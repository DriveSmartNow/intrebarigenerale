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1230" w:rsidRPr="009316C1" w:rsidRDefault="00AE1230" w:rsidP="00B928BE">
      <w:pPr>
        <w:spacing w:after="0" w:line="240" w:lineRule="auto"/>
        <w:outlineLvl w:val="1"/>
        <w:rPr>
          <w:rFonts w:ascii="Tahoma" w:hAnsi="Tahoma" w:cs="Tahoma"/>
          <w:b/>
          <w:bCs/>
          <w:color w:val="222222"/>
          <w:sz w:val="21"/>
          <w:szCs w:val="21"/>
          <w:lang w:val="it-IT"/>
        </w:rPr>
      </w:pPr>
      <w:hyperlink r:id="rId5" w:history="1">
        <w:r w:rsidRPr="009316C1">
          <w:rPr>
            <w:rFonts w:ascii="Tahoma" w:hAnsi="Tahoma" w:cs="Tahoma"/>
            <w:b/>
            <w:bCs/>
            <w:color w:val="000000"/>
            <w:sz w:val="21"/>
            <w:lang w:val="it-IT"/>
          </w:rPr>
          <w:t>7. Viteza se va reduce obligatoriu:</w:t>
        </w:r>
      </w:hyperlink>
    </w:p>
    <w:p w:rsidR="00AE1230" w:rsidRPr="009316C1" w:rsidRDefault="00AE1230" w:rsidP="00B928BE">
      <w:pPr>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la trecerile pentru pietoni;</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la semnalul poliţistului de frontieră;</w:t>
      </w:r>
    </w:p>
    <w:p w:rsidR="00AE1230" w:rsidRPr="009316C1" w:rsidRDefault="00AE1230" w:rsidP="008061A1">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la întâlnirea indicatorului „Cedează trecerea”.</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6" w:history="1">
        <w:r w:rsidRPr="009316C1">
          <w:rPr>
            <w:rFonts w:ascii="Tahoma" w:hAnsi="Tahoma" w:cs="Tahoma"/>
            <w:b/>
            <w:bCs/>
            <w:color w:val="000000"/>
            <w:sz w:val="21"/>
            <w:lang w:val="it-IT"/>
          </w:rPr>
          <w:t>963. Cum veţi semnaliza faptul că autovehiculul cu care circulaţi a rămas în pană pe partea carosabilă?</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prin folosirea luminilor de poziţie;</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prin instalarea triunghiurilor reflectorizante şi prin folosirea luminilor de avarie;</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prin purtarea vestei reflectorizante.</w:t>
      </w:r>
    </w:p>
    <w:p w:rsidR="00AE1230" w:rsidRPr="009316C1" w:rsidRDefault="00AE1230" w:rsidP="00B928BE">
      <w:pPr>
        <w:shd w:val="clear" w:color="auto" w:fill="FCFDFD"/>
        <w:spacing w:after="30" w:line="240" w:lineRule="auto"/>
        <w:rPr>
          <w:rFonts w:ascii="Arial" w:hAnsi="Arial" w:cs="Arial"/>
          <w:color w:val="222222"/>
          <w:sz w:val="18"/>
          <w:szCs w:val="18"/>
          <w:lang w:val="pt-BR"/>
        </w:rPr>
      </w:pP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70% | Tags:</w:t>
      </w:r>
      <w:r w:rsidRPr="009316C1">
        <w:rPr>
          <w:rFonts w:ascii="Arial" w:hAnsi="Arial" w:cs="Arial"/>
          <w:color w:val="222222"/>
          <w:sz w:val="18"/>
          <w:lang w:val="it-IT"/>
        </w:rPr>
        <w:t> </w:t>
      </w:r>
      <w:hyperlink r:id="rId7" w:history="1">
        <w:r w:rsidRPr="009316C1">
          <w:rPr>
            <w:rFonts w:ascii="Arial" w:hAnsi="Arial" w:cs="Arial"/>
            <w:b/>
            <w:bCs/>
            <w:color w:val="000000"/>
            <w:sz w:val="18"/>
            <w:lang w:val="it-IT"/>
          </w:rPr>
          <w:t>chestionare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8" w:history="1">
        <w:r w:rsidRPr="009316C1">
          <w:rPr>
            <w:rFonts w:ascii="Arial" w:hAnsi="Arial" w:cs="Arial"/>
            <w:b/>
            <w:bCs/>
            <w:color w:val="000000"/>
            <w:sz w:val="18"/>
            <w:lang w:val="it-IT"/>
          </w:rPr>
          <w:t>www drpciv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9" w:history="1">
        <w:r w:rsidRPr="009316C1">
          <w:rPr>
            <w:rFonts w:ascii="Tahoma" w:hAnsi="Tahoma" w:cs="Tahoma"/>
            <w:b/>
            <w:bCs/>
            <w:color w:val="000000"/>
            <w:sz w:val="21"/>
            <w:lang w:val="it-IT"/>
          </w:rPr>
          <w:t>791. Pentru care dintre situaţiile de mai jos se dispune reţinerea permisului de conducere?</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pentru neacordarea priorităţii de trecere;</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permisul de conducere este deteriorat;</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permisul de conducere prezintă modificări, ştersături sau adăugiri.</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24 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65% | Tags:</w:t>
      </w:r>
      <w:r w:rsidRPr="009316C1">
        <w:rPr>
          <w:rFonts w:ascii="Arial" w:hAnsi="Arial" w:cs="Arial"/>
          <w:color w:val="222222"/>
          <w:sz w:val="18"/>
          <w:lang w:val="it-IT"/>
        </w:rPr>
        <w:t> </w:t>
      </w:r>
      <w:hyperlink r:id="rId10" w:history="1">
        <w:r w:rsidRPr="009316C1">
          <w:rPr>
            <w:rFonts w:ascii="Arial" w:hAnsi="Arial" w:cs="Arial"/>
            <w:b/>
            <w:bCs/>
            <w:color w:val="000000"/>
            <w:sz w:val="18"/>
            <w:lang w:val="it-IT"/>
          </w:rPr>
          <w:t>examen permis</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1" w:history="1">
        <w:r w:rsidRPr="009316C1">
          <w:rPr>
            <w:rFonts w:ascii="Arial" w:hAnsi="Arial" w:cs="Arial"/>
            <w:b/>
            <w:bCs/>
            <w:color w:val="000000"/>
            <w:sz w:val="18"/>
            <w:lang w:val="it-IT"/>
          </w:rPr>
          <w:t>drpciv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2" w:history="1">
        <w:r w:rsidRPr="009316C1">
          <w:rPr>
            <w:rFonts w:ascii="Tahoma" w:hAnsi="Tahoma" w:cs="Tahoma"/>
            <w:b/>
            <w:bCs/>
            <w:color w:val="000000"/>
            <w:sz w:val="21"/>
            <w:lang w:val="it-IT"/>
          </w:rPr>
          <w:t>216. Nu se poate circula cu un autoturism dacă:</w:t>
        </w:r>
      </w:hyperlink>
    </w:p>
    <w:p w:rsidR="00AE1230" w:rsidRPr="009316C1" w:rsidRDefault="00AE1230" w:rsidP="009316C1">
      <w:pPr>
        <w:shd w:val="clear" w:color="auto" w:fill="33FF33"/>
        <w:spacing w:after="30" w:line="240" w:lineRule="auto"/>
        <w:jc w:val="both"/>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se depăşeşte masa maximă admisă, înscrisă în certificatul de înmatriculare;</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anvelopele sunt de mărimi şi caracteristici diferite faţă de cele înscrise în certificatul de înmatriculare;</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autovehiculul depăşeşte înălţimea înscrisă în certificatul de înmatriculare.</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13 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67% | Tags:</w:t>
      </w:r>
      <w:r w:rsidRPr="009316C1">
        <w:rPr>
          <w:rFonts w:ascii="Arial" w:hAnsi="Arial" w:cs="Arial"/>
          <w:color w:val="222222"/>
          <w:sz w:val="18"/>
          <w:lang w:val="it-IT"/>
        </w:rPr>
        <w:t> </w:t>
      </w:r>
      <w:hyperlink r:id="rId13" w:history="1">
        <w:r w:rsidRPr="009316C1">
          <w:rPr>
            <w:rFonts w:ascii="Arial" w:hAnsi="Arial" w:cs="Arial"/>
            <w:color w:val="000000"/>
            <w:sz w:val="18"/>
            <w:lang w:val="it-IT"/>
          </w:rPr>
          <w:t>teste 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4" w:history="1">
        <w:r w:rsidRPr="009316C1">
          <w:rPr>
            <w:rFonts w:ascii="Arial" w:hAnsi="Arial" w:cs="Arial"/>
            <w:color w:val="000000"/>
            <w:sz w:val="18"/>
            <w:lang w:val="it-IT"/>
          </w:rPr>
          <w:t>intrebari cat b1</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5" w:history="1">
        <w:r w:rsidRPr="009316C1">
          <w:rPr>
            <w:rFonts w:ascii="Tahoma" w:hAnsi="Tahoma" w:cs="Tahoma"/>
            <w:b/>
            <w:bCs/>
            <w:color w:val="000000"/>
            <w:sz w:val="21"/>
            <w:lang w:val="it-IT"/>
          </w:rPr>
          <w:t>492. În care dintre situaţii este interzisă schimbarea direcţiei de mers spre stânga?</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când conducătorul de vehicul este încadrat pe banda din dreapta;</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când drumul pe care urmează să se intre este semnalizat cu indicatorul „Circulaţia interzisă în ambele sensuri”;</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când strada pe care urmează să se intre este semnalizată cu indicatorul „Drum fără ieşire”.</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22 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66% | Tags:</w:t>
      </w:r>
      <w:r w:rsidRPr="009316C1">
        <w:rPr>
          <w:rFonts w:ascii="Arial" w:hAnsi="Arial" w:cs="Arial"/>
          <w:color w:val="222222"/>
          <w:sz w:val="18"/>
          <w:lang w:val="it-IT"/>
        </w:rPr>
        <w:t> </w:t>
      </w:r>
      <w:hyperlink r:id="rId16" w:history="1">
        <w:r w:rsidRPr="009316C1">
          <w:rPr>
            <w:rFonts w:ascii="Arial" w:hAnsi="Arial" w:cs="Arial"/>
            <w:b/>
            <w:bCs/>
            <w:color w:val="000000"/>
            <w:sz w:val="18"/>
            <w:lang w:val="it-IT"/>
          </w:rPr>
          <w:t>examen auto cat b1</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7" w:history="1">
        <w:r w:rsidRPr="009316C1">
          <w:rPr>
            <w:rFonts w:ascii="Arial" w:hAnsi="Arial" w:cs="Arial"/>
            <w:color w:val="000000"/>
            <w:sz w:val="18"/>
            <w:lang w:val="it-IT"/>
          </w:rPr>
          <w:t>chestionare auto 2014</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8" w:history="1">
        <w:r w:rsidRPr="009316C1">
          <w:rPr>
            <w:rFonts w:ascii="Tahoma" w:hAnsi="Tahoma" w:cs="Tahoma"/>
            <w:b/>
            <w:bCs/>
            <w:color w:val="000000"/>
            <w:sz w:val="21"/>
            <w:lang w:val="it-IT"/>
          </w:rPr>
          <w:t>371. În care dintre situaţii este permisă depăşirea?</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în intersecţia semnalizată cu indicatoare de prioritate;</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în intersecţia dirijată prin semnale luminoase;</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în intersecţia dirijată prin semnale ale poliţistului.</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32 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66% | Tags:</w:t>
      </w:r>
      <w:r w:rsidRPr="009316C1">
        <w:rPr>
          <w:rFonts w:ascii="Arial" w:hAnsi="Arial" w:cs="Arial"/>
          <w:color w:val="222222"/>
          <w:sz w:val="18"/>
          <w:lang w:val="it-IT"/>
        </w:rPr>
        <w:t> </w:t>
      </w:r>
      <w:hyperlink r:id="rId19" w:history="1">
        <w:r w:rsidRPr="009316C1">
          <w:rPr>
            <w:rFonts w:ascii="Arial" w:hAnsi="Arial" w:cs="Arial"/>
            <w:b/>
            <w:bCs/>
            <w:color w:val="000000"/>
            <w:sz w:val="18"/>
            <w:lang w:val="it-IT"/>
          </w:rPr>
          <w:t>intrebari cat tr</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0" w:history="1">
        <w:r w:rsidRPr="009316C1">
          <w:rPr>
            <w:rFonts w:ascii="Arial" w:hAnsi="Arial" w:cs="Arial"/>
            <w:b/>
            <w:bCs/>
            <w:color w:val="000000"/>
            <w:sz w:val="18"/>
            <w:lang w:val="it-IT"/>
          </w:rPr>
          <w:t>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fr-FR"/>
        </w:rPr>
      </w:pPr>
      <w:hyperlink r:id="rId21" w:history="1">
        <w:r w:rsidRPr="009316C1">
          <w:rPr>
            <w:rFonts w:ascii="Tahoma" w:hAnsi="Tahoma" w:cs="Tahoma"/>
            <w:b/>
            <w:bCs/>
            <w:color w:val="000000"/>
            <w:sz w:val="21"/>
            <w:lang w:val="fr-FR"/>
          </w:rPr>
          <w:t>867. Ce categorii de vehicule au obligaţia de a folosi luminile de întâlnire pe timp de zi?</w:t>
        </w:r>
      </w:hyperlink>
    </w:p>
    <w:p w:rsidR="00AE1230" w:rsidRPr="009316C1" w:rsidRDefault="00AE1230" w:rsidP="00B928BE">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A.</w:t>
      </w:r>
      <w:r w:rsidRPr="009316C1">
        <w:rPr>
          <w:rFonts w:ascii="Arial" w:hAnsi="Arial" w:cs="Arial"/>
          <w:color w:val="222222"/>
          <w:sz w:val="18"/>
          <w:lang w:val="fr-FR"/>
        </w:rPr>
        <w:t> </w:t>
      </w:r>
      <w:r w:rsidRPr="009316C1">
        <w:rPr>
          <w:rFonts w:ascii="Arial" w:hAnsi="Arial" w:cs="Arial"/>
          <w:color w:val="222222"/>
          <w:sz w:val="18"/>
          <w:szCs w:val="18"/>
          <w:lang w:val="fr-FR"/>
        </w:rPr>
        <w:t>motocicletele şi mopedele;</w:t>
      </w:r>
    </w:p>
    <w:p w:rsidR="00AE1230" w:rsidRPr="009316C1" w:rsidRDefault="00AE1230" w:rsidP="00B928BE">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B.</w:t>
      </w:r>
      <w:r w:rsidRPr="009316C1">
        <w:rPr>
          <w:rFonts w:ascii="Arial" w:hAnsi="Arial" w:cs="Arial"/>
          <w:color w:val="222222"/>
          <w:sz w:val="18"/>
          <w:lang w:val="fr-FR"/>
        </w:rPr>
        <w:t> </w:t>
      </w:r>
      <w:r w:rsidRPr="009316C1">
        <w:rPr>
          <w:rFonts w:ascii="Arial" w:hAnsi="Arial" w:cs="Arial"/>
          <w:color w:val="222222"/>
          <w:sz w:val="18"/>
          <w:szCs w:val="18"/>
          <w:lang w:val="fr-FR"/>
        </w:rPr>
        <w:t>autovehiculele care însoţesc coloane militare sau transportă grupuri de persoane;</w:t>
      </w:r>
    </w:p>
    <w:p w:rsidR="00AE1230" w:rsidRPr="009316C1" w:rsidRDefault="00AE1230" w:rsidP="00B928BE">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C.</w:t>
      </w:r>
      <w:r w:rsidRPr="009316C1">
        <w:rPr>
          <w:rFonts w:ascii="Arial" w:hAnsi="Arial" w:cs="Arial"/>
          <w:color w:val="222222"/>
          <w:sz w:val="18"/>
          <w:lang w:val="fr-FR"/>
        </w:rPr>
        <w:t> </w:t>
      </w:r>
      <w:r w:rsidRPr="009316C1">
        <w:rPr>
          <w:rFonts w:ascii="Arial" w:hAnsi="Arial" w:cs="Arial"/>
          <w:color w:val="222222"/>
          <w:sz w:val="18"/>
          <w:szCs w:val="18"/>
          <w:lang w:val="fr-FR"/>
        </w:rPr>
        <w:t>autovehiculele care tractează alte vehicule sau care transportă produse periculoase.</w:t>
      </w:r>
    </w:p>
    <w:p w:rsidR="00AE1230" w:rsidRPr="009316C1" w:rsidRDefault="00AE1230" w:rsidP="00B928BE">
      <w:pPr>
        <w:shd w:val="clear" w:color="auto" w:fill="5C9CCC"/>
        <w:spacing w:after="0" w:line="240" w:lineRule="auto"/>
        <w:rPr>
          <w:rFonts w:ascii="Arial" w:hAnsi="Arial" w:cs="Arial"/>
          <w:b/>
          <w:bCs/>
          <w:color w:val="FFFFFF"/>
          <w:sz w:val="18"/>
          <w:szCs w:val="18"/>
          <w:lang w:val="fr-FR"/>
        </w:rPr>
      </w:pPr>
      <w:r w:rsidRPr="009316C1">
        <w:rPr>
          <w:rFonts w:ascii="Arial" w:hAnsi="Arial" w:cs="Arial"/>
          <w:b/>
          <w:bCs/>
          <w:color w:val="FFFFFF"/>
          <w:sz w:val="18"/>
          <w:lang w:val="fr-FR"/>
        </w:rPr>
        <w:t>11 </w:t>
      </w:r>
      <w:r w:rsidRPr="009316C1">
        <w:rPr>
          <w:rFonts w:ascii="Arial" w:hAnsi="Arial" w:cs="Arial"/>
          <w:b/>
          <w:bCs/>
          <w:color w:val="FFFFFF"/>
          <w:sz w:val="18"/>
          <w:szCs w:val="18"/>
          <w:lang w:val="fr-F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fr-FR"/>
        </w:rPr>
      </w:pPr>
      <w:r w:rsidRPr="009316C1">
        <w:rPr>
          <w:rFonts w:ascii="Arial" w:hAnsi="Arial" w:cs="Arial"/>
          <w:color w:val="222222"/>
          <w:sz w:val="18"/>
          <w:szCs w:val="18"/>
          <w:lang w:val="fr-FR"/>
        </w:rPr>
        <w:t>Categoria:</w:t>
      </w:r>
      <w:r w:rsidRPr="009316C1">
        <w:rPr>
          <w:rFonts w:ascii="Arial" w:hAnsi="Arial" w:cs="Arial"/>
          <w:color w:val="222222"/>
          <w:sz w:val="18"/>
          <w:lang w:val="fr-FR"/>
        </w:rPr>
        <w:t> </w:t>
      </w:r>
      <w:r w:rsidRPr="009316C1">
        <w:rPr>
          <w:rFonts w:ascii="Arial" w:hAnsi="Arial" w:cs="Arial"/>
          <w:b/>
          <w:bCs/>
          <w:color w:val="222222"/>
          <w:sz w:val="18"/>
          <w:lang w:val="fr-FR"/>
        </w:rPr>
        <w:t>B, B1, Tr</w:t>
      </w:r>
      <w:r w:rsidRPr="009316C1">
        <w:rPr>
          <w:rFonts w:ascii="Arial" w:hAnsi="Arial" w:cs="Arial"/>
          <w:color w:val="222222"/>
          <w:sz w:val="18"/>
          <w:lang w:val="fr-FR"/>
        </w:rPr>
        <w:t> </w:t>
      </w:r>
      <w:r w:rsidRPr="009316C1">
        <w:rPr>
          <w:rFonts w:ascii="Arial" w:hAnsi="Arial" w:cs="Arial"/>
          <w:color w:val="222222"/>
          <w:sz w:val="18"/>
          <w:szCs w:val="18"/>
          <w:lang w:val="fr-FR"/>
        </w:rPr>
        <w:t>| Grad dificultate: 65% | Tags:</w:t>
      </w:r>
      <w:r w:rsidRPr="009316C1">
        <w:rPr>
          <w:rFonts w:ascii="Arial" w:hAnsi="Arial" w:cs="Arial"/>
          <w:color w:val="222222"/>
          <w:sz w:val="18"/>
          <w:lang w:val="fr-FR"/>
        </w:rPr>
        <w:t> </w:t>
      </w:r>
      <w:hyperlink r:id="rId22" w:history="1">
        <w:r w:rsidRPr="009316C1">
          <w:rPr>
            <w:rFonts w:ascii="Arial" w:hAnsi="Arial" w:cs="Arial"/>
            <w:color w:val="000000"/>
            <w:sz w:val="18"/>
            <w:lang w:val="fr-FR"/>
          </w:rPr>
          <w:t>permis auto categoria TR</w:t>
        </w:r>
      </w:hyperlink>
      <w:r w:rsidRPr="009316C1">
        <w:rPr>
          <w:rFonts w:ascii="Arial" w:hAnsi="Arial" w:cs="Arial"/>
          <w:color w:val="222222"/>
          <w:sz w:val="18"/>
          <w:lang w:val="fr-FR"/>
        </w:rPr>
        <w:t> </w:t>
      </w:r>
      <w:r w:rsidRPr="009316C1">
        <w:rPr>
          <w:rFonts w:ascii="Arial" w:hAnsi="Arial" w:cs="Arial"/>
          <w:color w:val="222222"/>
          <w:sz w:val="18"/>
          <w:szCs w:val="18"/>
          <w:lang w:val="fr-FR"/>
        </w:rPr>
        <w:t> </w:t>
      </w:r>
      <w:r w:rsidRPr="009316C1">
        <w:rPr>
          <w:rFonts w:ascii="Arial" w:hAnsi="Arial" w:cs="Arial"/>
          <w:color w:val="222222"/>
          <w:sz w:val="18"/>
          <w:lang w:val="fr-FR"/>
        </w:rPr>
        <w:t> </w:t>
      </w:r>
      <w:hyperlink r:id="rId23" w:history="1">
        <w:r w:rsidRPr="009316C1">
          <w:rPr>
            <w:rFonts w:ascii="Arial" w:hAnsi="Arial" w:cs="Arial"/>
            <w:color w:val="000000"/>
            <w:sz w:val="18"/>
            <w:lang w:val="fr-FR"/>
          </w:rPr>
          <w:t>simulare examen auto</w:t>
        </w:r>
      </w:hyperlink>
      <w:r w:rsidRPr="009316C1">
        <w:rPr>
          <w:rFonts w:ascii="Arial" w:hAnsi="Arial" w:cs="Arial"/>
          <w:color w:val="222222"/>
          <w:sz w:val="18"/>
          <w:lang w:val="fr-FR"/>
        </w:rPr>
        <w:t> </w:t>
      </w:r>
      <w:r w:rsidRPr="009316C1">
        <w:rPr>
          <w:rFonts w:ascii="Arial" w:hAnsi="Arial" w:cs="Arial"/>
          <w:color w:val="222222"/>
          <w:sz w:val="18"/>
          <w:szCs w:val="18"/>
          <w:lang w:val="fr-F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fr-FR"/>
        </w:rPr>
      </w:pPr>
      <w:hyperlink r:id="rId24" w:history="1">
        <w:r w:rsidRPr="009316C1">
          <w:rPr>
            <w:rFonts w:ascii="Tahoma" w:hAnsi="Tahoma" w:cs="Tahoma"/>
            <w:b/>
            <w:bCs/>
            <w:color w:val="000000"/>
            <w:sz w:val="21"/>
            <w:lang w:val="fr-FR"/>
          </w:rPr>
          <w:t>515. În care dintre situaţii sunteţi obligat să reduceţi viteza?</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la trecerea la nivel cu calea ferată curentă cu bariere;</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la trecerea la nivel cu calea ferată curentă fără bariere;</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la trecerea la nivel cu calea ferată curentă industrială.</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27 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67% | Tags:</w:t>
      </w:r>
      <w:r w:rsidRPr="009316C1">
        <w:rPr>
          <w:rFonts w:ascii="Arial" w:hAnsi="Arial" w:cs="Arial"/>
          <w:color w:val="222222"/>
          <w:sz w:val="18"/>
          <w:lang w:val="it-IT"/>
        </w:rPr>
        <w:t> </w:t>
      </w:r>
      <w:hyperlink r:id="rId25" w:history="1">
        <w:r w:rsidRPr="009316C1">
          <w:rPr>
            <w:rFonts w:ascii="Arial" w:hAnsi="Arial" w:cs="Arial"/>
            <w:color w:val="000000"/>
            <w:sz w:val="18"/>
            <w:lang w:val="it-IT"/>
          </w:rPr>
          <w:t>simulare 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6" w:history="1">
        <w:r w:rsidRPr="009316C1">
          <w:rPr>
            <w:rFonts w:ascii="Arial" w:hAnsi="Arial" w:cs="Arial"/>
            <w:color w:val="000000"/>
            <w:sz w:val="18"/>
            <w:lang w:val="it-IT"/>
          </w:rPr>
          <w:t>permis cat b1</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27" w:history="1">
        <w:r w:rsidRPr="009316C1">
          <w:rPr>
            <w:rFonts w:ascii="Tahoma" w:hAnsi="Tahoma" w:cs="Tahoma"/>
            <w:b/>
            <w:bCs/>
            <w:color w:val="000000"/>
            <w:sz w:val="21"/>
            <w:lang w:val="it-IT"/>
          </w:rPr>
          <w:t>652. Ce obligaţii vă revin în timpul conducerii autovehiculului cu privire la viteză?</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să respectaţi viteza maximă admisă pe sectorul de drum pe care circulaţi, corespunzătoare categoriei din care face parte autovehiculul condus;</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să vă conformaţi limitelor de viteză impuse prin mijloacele de semnalizare specifice;</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să rulaţi pe cât posibil în treptele inferioare de viteză, pentru a nu polua mediul.</w:t>
      </w:r>
    </w:p>
    <w:p w:rsidR="00AE1230" w:rsidRPr="009316C1" w:rsidRDefault="00AE1230" w:rsidP="00B928BE">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14 </w:t>
      </w:r>
      <w:r w:rsidRPr="009316C1">
        <w:rPr>
          <w:rFonts w:ascii="Arial" w:hAnsi="Arial" w:cs="Arial"/>
          <w:b/>
          <w:bCs/>
          <w:color w:val="FFFFFF"/>
          <w:sz w:val="18"/>
          <w:szCs w:val="18"/>
          <w:lang w:val="pt-B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63% | Tags:</w:t>
      </w:r>
      <w:r w:rsidRPr="009316C1">
        <w:rPr>
          <w:rFonts w:ascii="Arial" w:hAnsi="Arial" w:cs="Arial"/>
          <w:color w:val="222222"/>
          <w:sz w:val="18"/>
          <w:lang w:val="pt-BR"/>
        </w:rPr>
        <w:t> </w:t>
      </w:r>
      <w:hyperlink r:id="rId28" w:history="1">
        <w:r w:rsidRPr="009316C1">
          <w:rPr>
            <w:rFonts w:ascii="Arial" w:hAnsi="Arial" w:cs="Arial"/>
            <w:color w:val="000000"/>
            <w:sz w:val="18"/>
            <w:lang w:val="pt-BR"/>
          </w:rPr>
          <w:t>teste drpciv</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9" w:history="1">
        <w:r w:rsidRPr="009316C1">
          <w:rPr>
            <w:rFonts w:ascii="Arial" w:hAnsi="Arial" w:cs="Arial"/>
            <w:b/>
            <w:bCs/>
            <w:color w:val="000000"/>
            <w:sz w:val="18"/>
            <w:lang w:val="pt-BR"/>
          </w:rPr>
          <w:t>examen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30" w:history="1">
        <w:r w:rsidRPr="009316C1">
          <w:rPr>
            <w:rFonts w:ascii="Tahoma" w:hAnsi="Tahoma" w:cs="Tahoma"/>
            <w:b/>
            <w:bCs/>
            <w:color w:val="000000"/>
            <w:sz w:val="21"/>
            <w:lang w:val="pt-BR"/>
          </w:rPr>
          <w:t>187. Când este permisă depăşirea prin stânga a tramvaielor aflate în mers?</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atunci când drumul public este cu sens unic;</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când între şina de tramvai din dreapta şi marginea trotuarului nu există suficient spaţiu pentru depăşire;</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în nicio situaţie.</w:t>
      </w:r>
    </w:p>
    <w:p w:rsidR="00AE1230" w:rsidRPr="009316C1" w:rsidRDefault="00AE1230" w:rsidP="00B928BE">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9 </w:t>
      </w:r>
      <w:r w:rsidRPr="009316C1">
        <w:rPr>
          <w:rFonts w:ascii="Arial" w:hAnsi="Arial" w:cs="Arial"/>
          <w:b/>
          <w:bCs/>
          <w:color w:val="FFFFFF"/>
          <w:sz w:val="18"/>
          <w:szCs w:val="18"/>
          <w:lang w:val="pt-B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63% | Tags:</w:t>
      </w:r>
      <w:r w:rsidRPr="009316C1">
        <w:rPr>
          <w:rFonts w:ascii="Arial" w:hAnsi="Arial" w:cs="Arial"/>
          <w:color w:val="222222"/>
          <w:sz w:val="18"/>
          <w:lang w:val="pt-BR"/>
        </w:rPr>
        <w:t> </w:t>
      </w:r>
      <w:hyperlink r:id="rId31" w:history="1">
        <w:r w:rsidRPr="009316C1">
          <w:rPr>
            <w:rFonts w:ascii="Arial" w:hAnsi="Arial" w:cs="Arial"/>
            <w:b/>
            <w:bCs/>
            <w:color w:val="000000"/>
            <w:sz w:val="18"/>
            <w:lang w:val="pt-BR"/>
          </w:rPr>
          <w:t>drpciv</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32" w:history="1">
        <w:r w:rsidRPr="009316C1">
          <w:rPr>
            <w:rFonts w:ascii="Arial" w:hAnsi="Arial" w:cs="Arial"/>
            <w:color w:val="000000"/>
            <w:sz w:val="18"/>
            <w:lang w:val="pt-BR"/>
          </w:rPr>
          <w:t>permis categoria B1</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33" w:history="1">
        <w:r w:rsidRPr="009316C1">
          <w:rPr>
            <w:rFonts w:ascii="Tahoma" w:hAnsi="Tahoma" w:cs="Tahoma"/>
            <w:b/>
            <w:bCs/>
            <w:color w:val="000000"/>
            <w:sz w:val="21"/>
            <w:lang w:val="pt-BR"/>
          </w:rPr>
          <w:t>337. Ce condiţii tehnice trebuie să îndeplinească un autovehicul pentru a circula pe drumurile publice?</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să nu depăşească masa totală maximă autorizată înscrisă în certificatul de înmatriculare;</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să nu depăşească gabaritul înscris în certificatul de înmatriculare;</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să fie înmatriculat şi să corespundă condiţiilor tehnice legale.</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14 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65% | Tags:</w:t>
      </w:r>
      <w:r w:rsidRPr="009316C1">
        <w:rPr>
          <w:rFonts w:ascii="Arial" w:hAnsi="Arial" w:cs="Arial"/>
          <w:color w:val="222222"/>
          <w:sz w:val="18"/>
          <w:lang w:val="it-IT"/>
        </w:rPr>
        <w:t> </w:t>
      </w:r>
      <w:hyperlink r:id="rId34" w:history="1">
        <w:r w:rsidRPr="009316C1">
          <w:rPr>
            <w:rFonts w:ascii="Arial" w:hAnsi="Arial" w:cs="Arial"/>
            <w:color w:val="000000"/>
            <w:sz w:val="18"/>
            <w:lang w:val="it-IT"/>
          </w:rPr>
          <w:t>chestionare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35" w:history="1">
        <w:r w:rsidRPr="009316C1">
          <w:rPr>
            <w:rFonts w:ascii="Arial" w:hAnsi="Arial" w:cs="Arial"/>
            <w:color w:val="000000"/>
            <w:sz w:val="18"/>
            <w:lang w:val="it-IT"/>
          </w:rPr>
          <w:t>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36" w:history="1">
        <w:r w:rsidRPr="009316C1">
          <w:rPr>
            <w:rFonts w:ascii="Tahoma" w:hAnsi="Tahoma" w:cs="Tahoma"/>
            <w:b/>
            <w:bCs/>
            <w:color w:val="000000"/>
            <w:sz w:val="21"/>
            <w:lang w:val="pt-BR"/>
          </w:rPr>
          <w:t>804. Se aplică puncte de penalizare pentru:</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nerespectarea semnificaţiei indicatorului „Oprire”, instalat la trecerea la nivel cu o cale ferată;</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depăşirea cu 31-40 km/h a vitezei maxime admise pe sectorul de drum respectiv pentru categoria din care face parte autovehiculul condus;</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depăşirea cu 10-20 km/h a vitezei maxime admise pe sectorul de drum respectiv pentru categoria din care face parte autovehiculul condus.</w:t>
      </w:r>
    </w:p>
    <w:p w:rsidR="00AE1230" w:rsidRPr="00B928BE" w:rsidRDefault="00AE1230" w:rsidP="00B928BE">
      <w:pPr>
        <w:shd w:val="clear" w:color="auto" w:fill="5C9CCC"/>
        <w:spacing w:after="0" w:line="240" w:lineRule="auto"/>
        <w:rPr>
          <w:rFonts w:ascii="Arial" w:hAnsi="Arial" w:cs="Arial"/>
          <w:b/>
          <w:bCs/>
          <w:color w:val="FFFFFF"/>
          <w:sz w:val="18"/>
          <w:szCs w:val="18"/>
        </w:rPr>
      </w:pPr>
      <w:r w:rsidRPr="00B928BE">
        <w:rPr>
          <w:rFonts w:ascii="Arial" w:hAnsi="Arial" w:cs="Arial"/>
          <w:b/>
          <w:bCs/>
          <w:color w:val="FFFFFF"/>
          <w:sz w:val="18"/>
        </w:rPr>
        <w:t>30 </w:t>
      </w:r>
      <w:r w:rsidRPr="00B928BE">
        <w:rPr>
          <w:rFonts w:ascii="Arial" w:hAnsi="Arial" w:cs="Arial"/>
          <w:b/>
          <w:bCs/>
          <w:color w:val="FFFFFF"/>
          <w:sz w:val="18"/>
          <w:szCs w:val="18"/>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66% | Tags:</w:t>
      </w:r>
      <w:r w:rsidRPr="009316C1">
        <w:rPr>
          <w:rFonts w:ascii="Arial" w:hAnsi="Arial" w:cs="Arial"/>
          <w:color w:val="222222"/>
          <w:sz w:val="18"/>
          <w:lang w:val="it-IT"/>
        </w:rPr>
        <w:t> </w:t>
      </w:r>
      <w:hyperlink r:id="rId37" w:history="1">
        <w:r w:rsidRPr="009316C1">
          <w:rPr>
            <w:rFonts w:ascii="Arial" w:hAnsi="Arial" w:cs="Arial"/>
            <w:color w:val="000000"/>
            <w:sz w:val="18"/>
            <w:lang w:val="it-IT"/>
          </w:rPr>
          <w:t>examen sala</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38" w:history="1">
        <w:r w:rsidRPr="009316C1">
          <w:rPr>
            <w:rFonts w:ascii="Arial" w:hAnsi="Arial" w:cs="Arial"/>
            <w:color w:val="000000"/>
            <w:sz w:val="18"/>
            <w:lang w:val="it-IT"/>
          </w:rPr>
          <w:t>teste auto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39" w:history="1">
        <w:r w:rsidRPr="009316C1">
          <w:rPr>
            <w:rFonts w:ascii="Tahoma" w:hAnsi="Tahoma" w:cs="Tahoma"/>
            <w:b/>
            <w:bCs/>
            <w:color w:val="000000"/>
            <w:sz w:val="21"/>
            <w:lang w:val="it-IT"/>
          </w:rPr>
          <w:t>352. Cu ce viteză sunteţi obligat să circulaţi pe drumurile publice din afara localităţilor, când partea carosabilă este acoperită cu piatră cubică umedă?</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cu o viteză care să nu depăşească 50 km/h;</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cu o viteză care să permită efectuarea oricărei manevre în condiţii de siguranţă;</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cu o viteză care să nu depăşească limita maximă de 90 km/h.</w:t>
      </w:r>
    </w:p>
    <w:p w:rsidR="00AE1230" w:rsidRPr="009316C1" w:rsidRDefault="00AE1230" w:rsidP="00B928BE">
      <w:pPr>
        <w:spacing w:after="0" w:line="240" w:lineRule="auto"/>
        <w:outlineLvl w:val="1"/>
        <w:rPr>
          <w:rFonts w:ascii="Tahoma" w:hAnsi="Tahoma" w:cs="Tahoma"/>
          <w:b/>
          <w:bCs/>
          <w:color w:val="222222"/>
          <w:sz w:val="21"/>
          <w:szCs w:val="21"/>
          <w:lang w:val="pt-BR"/>
        </w:rPr>
      </w:pPr>
      <w:hyperlink r:id="rId40" w:history="1">
        <w:r w:rsidRPr="009316C1">
          <w:rPr>
            <w:rFonts w:ascii="Tahoma" w:hAnsi="Tahoma" w:cs="Tahoma"/>
            <w:b/>
            <w:bCs/>
            <w:color w:val="000000"/>
            <w:sz w:val="21"/>
            <w:lang w:val="pt-BR"/>
          </w:rPr>
          <w:t>768. Cum veţi proceda la întâlnirea semnalului intermitent de culoare galbenă?</w:t>
        </w:r>
      </w:hyperlink>
    </w:p>
    <w:p w:rsidR="00AE1230" w:rsidRPr="009316C1" w:rsidRDefault="00AE1230" w:rsidP="00B928BE">
      <w:pPr>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acest semnal nu vă permite trecerea;</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veţi circula cu viteză redusă;</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veţi respecta semnificaţia semnalizării rutiere şi a regulilor de circulaţie aplicabile în acel loc.</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41" w:history="1">
        <w:r w:rsidRPr="009316C1">
          <w:rPr>
            <w:rFonts w:ascii="Tahoma" w:hAnsi="Tahoma" w:cs="Tahoma"/>
            <w:b/>
            <w:bCs/>
            <w:color w:val="000000"/>
            <w:sz w:val="21"/>
            <w:lang w:val="pt-BR"/>
          </w:rPr>
          <w:t>527. La trecerea autovehiculelor cu regim de circulaţie prioritar, care au în funcţiune mijloacele de avertizare sonoră şi luminoasă de culoare albastră, sunteţi obligat:</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să reduceţi viteza;</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să ci21rculaţi cât mai aproape de marginea drumului în sensul de deplasare;</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să acordaţi prioritate de trecere.</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6 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64% | Tags:</w:t>
      </w:r>
      <w:r w:rsidRPr="009316C1">
        <w:rPr>
          <w:rFonts w:ascii="Arial" w:hAnsi="Arial" w:cs="Arial"/>
          <w:color w:val="222222"/>
          <w:sz w:val="18"/>
          <w:lang w:val="it-IT"/>
        </w:rPr>
        <w:t> </w:t>
      </w:r>
      <w:hyperlink r:id="rId42" w:history="1">
        <w:r w:rsidRPr="009316C1">
          <w:rPr>
            <w:rFonts w:ascii="Arial" w:hAnsi="Arial" w:cs="Arial"/>
            <w:color w:val="000000"/>
            <w:sz w:val="18"/>
            <w:lang w:val="it-IT"/>
          </w:rPr>
          <w:t>examen sala</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43" w:history="1">
        <w:r w:rsidRPr="009316C1">
          <w:rPr>
            <w:rFonts w:ascii="Arial" w:hAnsi="Arial" w:cs="Arial"/>
            <w:b/>
            <w:bCs/>
            <w:color w:val="000000"/>
            <w:sz w:val="18"/>
            <w:lang w:val="it-IT"/>
          </w:rPr>
          <w:t>intrebari categoria TR</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fr-FR"/>
        </w:rPr>
      </w:pPr>
      <w:hyperlink r:id="rId44" w:history="1">
        <w:r w:rsidRPr="009316C1">
          <w:rPr>
            <w:rFonts w:ascii="Tahoma" w:hAnsi="Tahoma" w:cs="Tahoma"/>
            <w:b/>
            <w:bCs/>
            <w:color w:val="000000"/>
            <w:sz w:val="21"/>
            <w:lang w:val="fr-FR"/>
          </w:rPr>
          <w:t>783. În ce situaţie poate fi reţinut certificatul de înmatriculare al unui vehicul?</w:t>
        </w:r>
      </w:hyperlink>
    </w:p>
    <w:p w:rsidR="00AE1230" w:rsidRPr="009316C1" w:rsidRDefault="00AE1230" w:rsidP="00B928BE">
      <w:pPr>
        <w:shd w:val="clear" w:color="auto" w:fill="FCFDFD"/>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A.</w:t>
      </w:r>
      <w:r w:rsidRPr="009316C1">
        <w:rPr>
          <w:rFonts w:ascii="Arial" w:hAnsi="Arial" w:cs="Arial"/>
          <w:color w:val="222222"/>
          <w:sz w:val="18"/>
          <w:lang w:val="fr-FR"/>
        </w:rPr>
        <w:t> </w:t>
      </w:r>
      <w:r w:rsidRPr="009316C1">
        <w:rPr>
          <w:rFonts w:ascii="Arial" w:hAnsi="Arial" w:cs="Arial"/>
          <w:color w:val="222222"/>
          <w:sz w:val="18"/>
          <w:szCs w:val="18"/>
          <w:lang w:val="fr-FR"/>
        </w:rPr>
        <w:t>autovehiculul are aplicate afişe publicitare;</w:t>
      </w:r>
    </w:p>
    <w:p w:rsidR="00AE1230" w:rsidRPr="009316C1" w:rsidRDefault="00AE1230" w:rsidP="00B928BE">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B.</w:t>
      </w:r>
      <w:r w:rsidRPr="009316C1">
        <w:rPr>
          <w:rFonts w:ascii="Arial" w:hAnsi="Arial" w:cs="Arial"/>
          <w:color w:val="222222"/>
          <w:sz w:val="18"/>
          <w:lang w:val="fr-FR"/>
        </w:rPr>
        <w:t> </w:t>
      </w:r>
      <w:r w:rsidRPr="009316C1">
        <w:rPr>
          <w:rFonts w:ascii="Arial" w:hAnsi="Arial" w:cs="Arial"/>
          <w:color w:val="222222"/>
          <w:sz w:val="18"/>
          <w:szCs w:val="18"/>
          <w:lang w:val="fr-FR"/>
        </w:rPr>
        <w:t>datele din certificatul de înmatriculare nu concordă cu caracteristicile tehnice ale vehiculului;</w:t>
      </w:r>
    </w:p>
    <w:p w:rsidR="00AE1230" w:rsidRPr="009316C1" w:rsidRDefault="00AE1230" w:rsidP="00B928BE">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C.</w:t>
      </w:r>
      <w:r w:rsidRPr="009316C1">
        <w:rPr>
          <w:rFonts w:ascii="Arial" w:hAnsi="Arial" w:cs="Arial"/>
          <w:color w:val="222222"/>
          <w:sz w:val="18"/>
          <w:lang w:val="fr-FR"/>
        </w:rPr>
        <w:t> </w:t>
      </w:r>
      <w:r w:rsidRPr="009316C1">
        <w:rPr>
          <w:rFonts w:ascii="Arial" w:hAnsi="Arial" w:cs="Arial"/>
          <w:color w:val="222222"/>
          <w:sz w:val="18"/>
          <w:szCs w:val="18"/>
          <w:lang w:val="fr-FR"/>
        </w:rPr>
        <w:t>deţinătorul nu face dovada încheierii asigurării auto de răspundere civilă.</w:t>
      </w:r>
    </w:p>
    <w:p w:rsidR="00AE1230" w:rsidRPr="009316C1" w:rsidRDefault="00AE1230" w:rsidP="00B928BE">
      <w:pPr>
        <w:shd w:val="clear" w:color="auto" w:fill="5C9CCC"/>
        <w:spacing w:after="0" w:line="240" w:lineRule="auto"/>
        <w:rPr>
          <w:rFonts w:ascii="Arial" w:hAnsi="Arial" w:cs="Arial"/>
          <w:b/>
          <w:bCs/>
          <w:color w:val="FFFFFF"/>
          <w:sz w:val="18"/>
          <w:szCs w:val="18"/>
          <w:lang w:val="fr-FR"/>
        </w:rPr>
      </w:pPr>
      <w:r w:rsidRPr="009316C1">
        <w:rPr>
          <w:rFonts w:ascii="Arial" w:hAnsi="Arial" w:cs="Arial"/>
          <w:b/>
          <w:bCs/>
          <w:color w:val="FFFFFF"/>
          <w:sz w:val="18"/>
          <w:lang w:val="fr-FR"/>
        </w:rPr>
        <w:t>20 </w:t>
      </w:r>
      <w:r w:rsidRPr="009316C1">
        <w:rPr>
          <w:rFonts w:ascii="Arial" w:hAnsi="Arial" w:cs="Arial"/>
          <w:b/>
          <w:bCs/>
          <w:color w:val="FFFFFF"/>
          <w:sz w:val="18"/>
          <w:szCs w:val="18"/>
          <w:lang w:val="fr-F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fr-FR"/>
        </w:rPr>
      </w:pPr>
      <w:r w:rsidRPr="009316C1">
        <w:rPr>
          <w:rFonts w:ascii="Arial" w:hAnsi="Arial" w:cs="Arial"/>
          <w:color w:val="222222"/>
          <w:sz w:val="18"/>
          <w:szCs w:val="18"/>
          <w:lang w:val="fr-FR"/>
        </w:rPr>
        <w:t>Categoria:</w:t>
      </w:r>
      <w:r w:rsidRPr="009316C1">
        <w:rPr>
          <w:rFonts w:ascii="Arial" w:hAnsi="Arial" w:cs="Arial"/>
          <w:color w:val="222222"/>
          <w:sz w:val="18"/>
          <w:lang w:val="fr-FR"/>
        </w:rPr>
        <w:t> </w:t>
      </w:r>
      <w:r w:rsidRPr="009316C1">
        <w:rPr>
          <w:rFonts w:ascii="Arial" w:hAnsi="Arial" w:cs="Arial"/>
          <w:b/>
          <w:bCs/>
          <w:color w:val="222222"/>
          <w:sz w:val="18"/>
          <w:lang w:val="fr-FR"/>
        </w:rPr>
        <w:t>B, B1, Tr</w:t>
      </w:r>
      <w:r w:rsidRPr="009316C1">
        <w:rPr>
          <w:rFonts w:ascii="Arial" w:hAnsi="Arial" w:cs="Arial"/>
          <w:color w:val="222222"/>
          <w:sz w:val="18"/>
          <w:lang w:val="fr-FR"/>
        </w:rPr>
        <w:t> </w:t>
      </w:r>
      <w:r w:rsidRPr="009316C1">
        <w:rPr>
          <w:rFonts w:ascii="Arial" w:hAnsi="Arial" w:cs="Arial"/>
          <w:color w:val="222222"/>
          <w:sz w:val="18"/>
          <w:szCs w:val="18"/>
          <w:lang w:val="fr-FR"/>
        </w:rPr>
        <w:t>| Grad dificultate: 60% | Tags:</w:t>
      </w:r>
      <w:r w:rsidRPr="009316C1">
        <w:rPr>
          <w:rFonts w:ascii="Arial" w:hAnsi="Arial" w:cs="Arial"/>
          <w:color w:val="222222"/>
          <w:sz w:val="18"/>
          <w:lang w:val="fr-FR"/>
        </w:rPr>
        <w:t> </w:t>
      </w:r>
      <w:hyperlink r:id="rId45" w:history="1">
        <w:r w:rsidRPr="009316C1">
          <w:rPr>
            <w:rFonts w:ascii="Arial" w:hAnsi="Arial" w:cs="Arial"/>
            <w:b/>
            <w:bCs/>
            <w:color w:val="000000"/>
            <w:sz w:val="18"/>
            <w:lang w:val="fr-FR"/>
          </w:rPr>
          <w:t>permis auto categoria B</w:t>
        </w:r>
      </w:hyperlink>
      <w:r w:rsidRPr="009316C1">
        <w:rPr>
          <w:rFonts w:ascii="Arial" w:hAnsi="Arial" w:cs="Arial"/>
          <w:color w:val="222222"/>
          <w:sz w:val="18"/>
          <w:lang w:val="fr-FR"/>
        </w:rPr>
        <w:t> </w:t>
      </w:r>
      <w:r w:rsidRPr="009316C1">
        <w:rPr>
          <w:rFonts w:ascii="Arial" w:hAnsi="Arial" w:cs="Arial"/>
          <w:color w:val="222222"/>
          <w:sz w:val="18"/>
          <w:szCs w:val="18"/>
          <w:lang w:val="fr-FR"/>
        </w:rPr>
        <w:t> </w:t>
      </w:r>
      <w:r w:rsidRPr="009316C1">
        <w:rPr>
          <w:rFonts w:ascii="Arial" w:hAnsi="Arial" w:cs="Arial"/>
          <w:color w:val="222222"/>
          <w:sz w:val="18"/>
          <w:lang w:val="fr-FR"/>
        </w:rPr>
        <w:t> </w:t>
      </w:r>
      <w:hyperlink r:id="rId46" w:history="1">
        <w:r w:rsidRPr="009316C1">
          <w:rPr>
            <w:rFonts w:ascii="Arial" w:hAnsi="Arial" w:cs="Arial"/>
            <w:color w:val="000000"/>
            <w:sz w:val="18"/>
            <w:lang w:val="fr-FR"/>
          </w:rPr>
          <w:t>examen permis auto</w:t>
        </w:r>
      </w:hyperlink>
      <w:r w:rsidRPr="009316C1">
        <w:rPr>
          <w:rFonts w:ascii="Arial" w:hAnsi="Arial" w:cs="Arial"/>
          <w:color w:val="222222"/>
          <w:sz w:val="18"/>
          <w:lang w:val="fr-FR"/>
        </w:rPr>
        <w:t> </w:t>
      </w:r>
      <w:r w:rsidRPr="009316C1">
        <w:rPr>
          <w:rFonts w:ascii="Arial" w:hAnsi="Arial" w:cs="Arial"/>
          <w:color w:val="222222"/>
          <w:sz w:val="18"/>
          <w:szCs w:val="18"/>
          <w:lang w:val="fr-F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fr-FR"/>
        </w:rPr>
      </w:pPr>
      <w:hyperlink r:id="rId47" w:history="1">
        <w:r w:rsidRPr="009316C1">
          <w:rPr>
            <w:rFonts w:ascii="Tahoma" w:hAnsi="Tahoma" w:cs="Tahoma"/>
            <w:b/>
            <w:bCs/>
            <w:color w:val="000000"/>
            <w:sz w:val="21"/>
            <w:lang w:val="fr-FR"/>
          </w:rPr>
          <w:t>431. Se interzice circulaţia pe drumurile publice a autovehiculelor dacă:</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echipamentul de frânare este defect;</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emisia de gaze atinge limita legală admisă;</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au montate dispozitive de iluminare şi de semnalizare, altele decât cele omologate de autoritatea competentă.</w:t>
      </w:r>
    </w:p>
    <w:p w:rsidR="00AE1230" w:rsidRPr="009316C1" w:rsidRDefault="00AE1230" w:rsidP="00B928BE">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15 </w:t>
      </w:r>
      <w:r w:rsidRPr="009316C1">
        <w:rPr>
          <w:rFonts w:ascii="Arial" w:hAnsi="Arial" w:cs="Arial"/>
          <w:b/>
          <w:bCs/>
          <w:color w:val="FFFFFF"/>
          <w:sz w:val="18"/>
          <w:szCs w:val="18"/>
          <w:lang w:val="pt-B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62% | Tags:</w:t>
      </w:r>
      <w:r w:rsidRPr="009316C1">
        <w:rPr>
          <w:rFonts w:ascii="Arial" w:hAnsi="Arial" w:cs="Arial"/>
          <w:color w:val="222222"/>
          <w:sz w:val="18"/>
          <w:lang w:val="pt-BR"/>
        </w:rPr>
        <w:t> </w:t>
      </w:r>
      <w:hyperlink r:id="rId48" w:history="1">
        <w:r w:rsidRPr="009316C1">
          <w:rPr>
            <w:rFonts w:ascii="Arial" w:hAnsi="Arial" w:cs="Arial"/>
            <w:b/>
            <w:bCs/>
            <w:color w:val="000000"/>
            <w:sz w:val="18"/>
            <w:lang w:val="pt-BR"/>
          </w:rPr>
          <w:t>www drpciv chestionare</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49" w:history="1">
        <w:r w:rsidRPr="009316C1">
          <w:rPr>
            <w:rFonts w:ascii="Arial" w:hAnsi="Arial" w:cs="Arial"/>
            <w:color w:val="000000"/>
            <w:sz w:val="18"/>
            <w:lang w:val="pt-BR"/>
          </w:rPr>
          <w:t>auto chestionare</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50" w:history="1">
        <w:r w:rsidRPr="009316C1">
          <w:rPr>
            <w:rFonts w:ascii="Tahoma" w:hAnsi="Tahoma" w:cs="Tahoma"/>
            <w:b/>
            <w:bCs/>
            <w:color w:val="000000"/>
            <w:sz w:val="21"/>
            <w:lang w:val="pt-BR"/>
          </w:rPr>
          <w:t>476. Circulaţia autovehiculelor pe drumurile publice se interzice atunci când:</w:t>
        </w:r>
      </w:hyperlink>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certificatul de înmatriculare este deteriorat;</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acestea nu corespund normelor tehnice cu privire la siguranţa rutieră şi la protecţia mediului înconjurător;</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termenul de valabilitate a inspecţiei tehnice periodice a expirat.</w:t>
      </w:r>
    </w:p>
    <w:p w:rsidR="00AE1230" w:rsidRPr="009316C1" w:rsidRDefault="00AE1230" w:rsidP="00B928BE">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9 </w:t>
      </w:r>
      <w:r w:rsidRPr="009316C1">
        <w:rPr>
          <w:rFonts w:ascii="Arial" w:hAnsi="Arial" w:cs="Arial"/>
          <w:b/>
          <w:bCs/>
          <w:color w:val="FFFFFF"/>
          <w:sz w:val="18"/>
          <w:szCs w:val="18"/>
          <w:lang w:val="pt-B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62% | Tags:</w:t>
      </w:r>
      <w:r w:rsidRPr="009316C1">
        <w:rPr>
          <w:rFonts w:ascii="Arial" w:hAnsi="Arial" w:cs="Arial"/>
          <w:color w:val="222222"/>
          <w:sz w:val="18"/>
          <w:lang w:val="pt-BR"/>
        </w:rPr>
        <w:t> </w:t>
      </w:r>
      <w:hyperlink r:id="rId51" w:history="1">
        <w:r w:rsidRPr="009316C1">
          <w:rPr>
            <w:rFonts w:ascii="Arial" w:hAnsi="Arial" w:cs="Arial"/>
            <w:b/>
            <w:bCs/>
            <w:color w:val="000000"/>
            <w:sz w:val="18"/>
            <w:lang w:val="pt-BR"/>
          </w:rPr>
          <w:t>drpciv.ro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52" w:history="1">
        <w:r w:rsidRPr="009316C1">
          <w:rPr>
            <w:rFonts w:ascii="Arial" w:hAnsi="Arial" w:cs="Arial"/>
            <w:b/>
            <w:bCs/>
            <w:color w:val="000000"/>
            <w:sz w:val="18"/>
            <w:lang w:val="pt-BR"/>
          </w:rPr>
          <w:t>examen auto cat b</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53" w:history="1">
        <w:r w:rsidRPr="009316C1">
          <w:rPr>
            <w:rFonts w:ascii="Tahoma" w:hAnsi="Tahoma" w:cs="Tahoma"/>
            <w:b/>
            <w:bCs/>
            <w:color w:val="000000"/>
            <w:sz w:val="21"/>
            <w:lang w:val="pt-BR"/>
          </w:rPr>
          <w:t>401. Sunteţi obligat să nu depăşiţi viteza de 50 km/h în afara localităţilor, în următoarele situaţii:</w:t>
        </w:r>
      </w:hyperlink>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pe poduri sau sub poduri;</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la trecerea pe lângă grupuri organizate, coloane militare sau cortegii, pe drumurile cu o singură bandă pe sens;</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în curbe deosebit de periculoase sau cu vizibilitate mai mică de 50 m.</w:t>
      </w:r>
    </w:p>
    <w:p w:rsidR="00AE1230" w:rsidRPr="009316C1" w:rsidRDefault="00AE1230" w:rsidP="00B928BE">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3 </w:t>
      </w:r>
      <w:r w:rsidRPr="009316C1">
        <w:rPr>
          <w:rFonts w:ascii="Arial" w:hAnsi="Arial" w:cs="Arial"/>
          <w:b/>
          <w:bCs/>
          <w:color w:val="FFFFFF"/>
          <w:sz w:val="18"/>
          <w:szCs w:val="18"/>
          <w:lang w:val="pt-B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62% | Tags:</w:t>
      </w:r>
      <w:r w:rsidRPr="009316C1">
        <w:rPr>
          <w:rFonts w:ascii="Arial" w:hAnsi="Arial" w:cs="Arial"/>
          <w:color w:val="222222"/>
          <w:sz w:val="18"/>
          <w:lang w:val="pt-BR"/>
        </w:rPr>
        <w:t> </w:t>
      </w:r>
      <w:hyperlink r:id="rId54" w:history="1">
        <w:r w:rsidRPr="009316C1">
          <w:rPr>
            <w:rFonts w:ascii="Arial" w:hAnsi="Arial" w:cs="Arial"/>
            <w:color w:val="000000"/>
            <w:sz w:val="18"/>
            <w:lang w:val="pt-BR"/>
          </w:rPr>
          <w:t>drpciv.ro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55" w:history="1">
        <w:r w:rsidRPr="009316C1">
          <w:rPr>
            <w:rFonts w:ascii="Arial" w:hAnsi="Arial" w:cs="Arial"/>
            <w:color w:val="000000"/>
            <w:sz w:val="18"/>
            <w:lang w:val="pt-BR"/>
          </w:rPr>
          <w:t>examen sala</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56" w:history="1">
        <w:r w:rsidRPr="009316C1">
          <w:rPr>
            <w:rFonts w:ascii="Tahoma" w:hAnsi="Tahoma" w:cs="Tahoma"/>
            <w:b/>
            <w:bCs/>
            <w:color w:val="000000"/>
            <w:sz w:val="21"/>
            <w:lang w:val="pt-BR"/>
          </w:rPr>
          <w:t>517. Pentru care dintre faptele de mai jos se aplică măsura reţinerii permisului de conducere?</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pentru neoprirea la semnalul regulamentar al poliţistului;</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pentru nerespectarea dispoziţiilor legale referitoare la depăşire;</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pentru nerespectarea normelor privind folosirea luminilor pe timp de noapte.</w:t>
      </w:r>
    </w:p>
    <w:p w:rsidR="00AE1230" w:rsidRPr="009316C1" w:rsidRDefault="00AE1230" w:rsidP="00B928BE">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4 </w:t>
      </w:r>
      <w:r w:rsidRPr="009316C1">
        <w:rPr>
          <w:rFonts w:ascii="Arial" w:hAnsi="Arial" w:cs="Arial"/>
          <w:b/>
          <w:bCs/>
          <w:color w:val="FFFFFF"/>
          <w:sz w:val="18"/>
          <w:szCs w:val="18"/>
          <w:lang w:val="pt-B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60% | Tags:</w:t>
      </w:r>
      <w:r w:rsidRPr="009316C1">
        <w:rPr>
          <w:rFonts w:ascii="Arial" w:hAnsi="Arial" w:cs="Arial"/>
          <w:color w:val="222222"/>
          <w:sz w:val="18"/>
          <w:lang w:val="pt-BR"/>
        </w:rPr>
        <w:t> </w:t>
      </w:r>
      <w:hyperlink r:id="rId57" w:history="1">
        <w:r w:rsidRPr="009316C1">
          <w:rPr>
            <w:rFonts w:ascii="Arial" w:hAnsi="Arial" w:cs="Arial"/>
            <w:b/>
            <w:bCs/>
            <w:color w:val="000000"/>
            <w:sz w:val="18"/>
            <w:lang w:val="pt-BR"/>
          </w:rPr>
          <w:t>permis auto cat B</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58" w:history="1">
        <w:r w:rsidRPr="009316C1">
          <w:rPr>
            <w:rFonts w:ascii="Arial" w:hAnsi="Arial" w:cs="Arial"/>
            <w:color w:val="000000"/>
            <w:sz w:val="18"/>
            <w:lang w:val="pt-BR"/>
          </w:rPr>
          <w:t>examen permis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59" w:history="1">
        <w:r w:rsidRPr="009316C1">
          <w:rPr>
            <w:rFonts w:ascii="Tahoma" w:hAnsi="Tahoma" w:cs="Tahoma"/>
            <w:b/>
            <w:bCs/>
            <w:color w:val="000000"/>
            <w:sz w:val="21"/>
            <w:lang w:val="pt-BR"/>
          </w:rPr>
          <w:t>279. În care dintre situaţii este interzisă întoarcerea vehiculului?</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în locul în care este instalat indicatorul cu semnificaţia „Întoarcerea interzisă“;</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în locurile în care oprirea este interzisă, cu excepţia intersecţiilor;</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în zona de acţiune a indicatorului „Staţionarea interzisă“.</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21 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60% | Tags:</w:t>
      </w:r>
      <w:r w:rsidRPr="009316C1">
        <w:rPr>
          <w:rFonts w:ascii="Arial" w:hAnsi="Arial" w:cs="Arial"/>
          <w:color w:val="222222"/>
          <w:sz w:val="18"/>
          <w:lang w:val="it-IT"/>
        </w:rPr>
        <w:t> </w:t>
      </w:r>
      <w:hyperlink r:id="rId60" w:history="1">
        <w:r w:rsidRPr="009316C1">
          <w:rPr>
            <w:rFonts w:ascii="Arial" w:hAnsi="Arial" w:cs="Arial"/>
            <w:b/>
            <w:bCs/>
            <w:color w:val="000000"/>
            <w:sz w:val="18"/>
            <w:lang w:val="it-IT"/>
          </w:rPr>
          <w:t>permis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61" w:history="1">
        <w:r w:rsidRPr="009316C1">
          <w:rPr>
            <w:rFonts w:ascii="Arial" w:hAnsi="Arial" w:cs="Arial"/>
            <w:color w:val="000000"/>
            <w:sz w:val="18"/>
            <w:lang w:val="it-IT"/>
          </w:rPr>
          <w:t>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62" w:history="1">
        <w:r w:rsidRPr="009316C1">
          <w:rPr>
            <w:rFonts w:ascii="Tahoma" w:hAnsi="Tahoma" w:cs="Tahoma"/>
            <w:b/>
            <w:bCs/>
            <w:color w:val="000000"/>
            <w:sz w:val="21"/>
            <w:lang w:val="it-IT"/>
          </w:rPr>
          <w:t>420. Transportarea victimelor la spital se poate realiza cu:</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o ambulanţă special dotată în acest sens;</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o ambulanţă însoţită de un medic;</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vehiculul care a provocat accidentul, dacă starea victimei permite acest lucru.</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19 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64% | Tags:</w:t>
      </w:r>
      <w:r w:rsidRPr="009316C1">
        <w:rPr>
          <w:rFonts w:ascii="Arial" w:hAnsi="Arial" w:cs="Arial"/>
          <w:color w:val="222222"/>
          <w:sz w:val="18"/>
          <w:lang w:val="it-IT"/>
        </w:rPr>
        <w:t> </w:t>
      </w:r>
      <w:hyperlink r:id="rId63" w:history="1">
        <w:r w:rsidRPr="009316C1">
          <w:rPr>
            <w:rFonts w:ascii="Arial" w:hAnsi="Arial" w:cs="Arial"/>
            <w:b/>
            <w:bCs/>
            <w:color w:val="000000"/>
            <w:sz w:val="18"/>
            <w:lang w:val="it-IT"/>
          </w:rPr>
          <w:t>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64" w:history="1">
        <w:r w:rsidRPr="009316C1">
          <w:rPr>
            <w:rFonts w:ascii="Arial" w:hAnsi="Arial" w:cs="Arial"/>
            <w:b/>
            <w:bCs/>
            <w:color w:val="000000"/>
            <w:sz w:val="18"/>
            <w:lang w:val="it-IT"/>
          </w:rPr>
          <w:t>teste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65" w:history="1">
        <w:r w:rsidRPr="009316C1">
          <w:rPr>
            <w:rFonts w:ascii="Tahoma" w:hAnsi="Tahoma" w:cs="Tahoma"/>
            <w:b/>
            <w:bCs/>
            <w:color w:val="000000"/>
            <w:sz w:val="21"/>
            <w:lang w:val="it-IT"/>
          </w:rPr>
          <w:t>239. În care dintre situaţii se reţine certificatul de înmatriculare sau înregistrare?</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când inspecţia tehnică periodică a expirat;</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dacă zgomotul în mers sau staţionare depăşeşte limita legală admisă;</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când motorul emite noxe poluante peste limitele legale admise.</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18 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61% | Tags:</w:t>
      </w:r>
      <w:r w:rsidRPr="009316C1">
        <w:rPr>
          <w:rFonts w:ascii="Arial" w:hAnsi="Arial" w:cs="Arial"/>
          <w:color w:val="222222"/>
          <w:sz w:val="18"/>
          <w:lang w:val="it-IT"/>
        </w:rPr>
        <w:t> </w:t>
      </w:r>
      <w:hyperlink r:id="rId66" w:history="1">
        <w:r w:rsidRPr="009316C1">
          <w:rPr>
            <w:rFonts w:ascii="Arial" w:hAnsi="Arial" w:cs="Arial"/>
            <w:color w:val="000000"/>
            <w:sz w:val="18"/>
            <w:lang w:val="it-IT"/>
          </w:rPr>
          <w:t>www drpciv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67" w:history="1">
        <w:r w:rsidRPr="009316C1">
          <w:rPr>
            <w:rFonts w:ascii="Arial" w:hAnsi="Arial" w:cs="Arial"/>
            <w:b/>
            <w:bCs/>
            <w:color w:val="000000"/>
            <w:sz w:val="18"/>
            <w:lang w:val="it-IT"/>
          </w:rPr>
          <w:t>simulare 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68" w:history="1">
        <w:r w:rsidRPr="009316C1">
          <w:rPr>
            <w:rFonts w:ascii="Tahoma" w:hAnsi="Tahoma" w:cs="Tahoma"/>
            <w:b/>
            <w:bCs/>
            <w:color w:val="000000"/>
            <w:sz w:val="21"/>
            <w:lang w:val="it-IT"/>
          </w:rPr>
          <w:t>653. Care dintre faptele de mai jos constituie infracţiune şi se pedepseşte ca atare?</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conducerea pe drumul public a unui autovehicul neînmatriculat;</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conducerea pe drumul public a unui autovehicul fără certificat de înmatriculare;</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conducerea pe drumul public a unui autovehicul cu număr de înmatriculare fals.</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14 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61% | Tags:</w:t>
      </w:r>
      <w:r w:rsidRPr="009316C1">
        <w:rPr>
          <w:rFonts w:ascii="Arial" w:hAnsi="Arial" w:cs="Arial"/>
          <w:color w:val="222222"/>
          <w:sz w:val="18"/>
          <w:lang w:val="it-IT"/>
        </w:rPr>
        <w:t> </w:t>
      </w:r>
      <w:hyperlink r:id="rId69" w:history="1">
        <w:r w:rsidRPr="009316C1">
          <w:rPr>
            <w:rFonts w:ascii="Arial" w:hAnsi="Arial" w:cs="Arial"/>
            <w:color w:val="000000"/>
            <w:sz w:val="18"/>
            <w:lang w:val="it-IT"/>
          </w:rPr>
          <w:t>teste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70" w:history="1">
        <w:r w:rsidRPr="009316C1">
          <w:rPr>
            <w:rFonts w:ascii="Arial" w:hAnsi="Arial" w:cs="Arial"/>
            <w:b/>
            <w:bCs/>
            <w:color w:val="000000"/>
            <w:sz w:val="18"/>
            <w:lang w:val="it-IT"/>
          </w:rPr>
          <w:t>www drpciv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71" w:history="1">
        <w:r w:rsidRPr="009316C1">
          <w:rPr>
            <w:rFonts w:ascii="Tahoma" w:hAnsi="Tahoma" w:cs="Tahoma"/>
            <w:b/>
            <w:bCs/>
            <w:color w:val="000000"/>
            <w:sz w:val="21"/>
            <w:lang w:val="it-IT"/>
          </w:rPr>
          <w:t>280. În care dintre situaţiile prezentate mai jos nu este permisă oprirea voluntară a vehiculelor?</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la o distanţă mai mică de 50 m de trecerea la nivel cu calea ferată;</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pe pistele obligatorii pentru pietoni;</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pe platforma căii ferate sau de tramvai, dacă prin aceasta este stânjenită circulaţia vehiculelor pe şine.</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3 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60% | Tags:</w:t>
      </w:r>
      <w:r w:rsidRPr="009316C1">
        <w:rPr>
          <w:rFonts w:ascii="Arial" w:hAnsi="Arial" w:cs="Arial"/>
          <w:color w:val="222222"/>
          <w:sz w:val="18"/>
          <w:lang w:val="it-IT"/>
        </w:rPr>
        <w:t> </w:t>
      </w:r>
      <w:hyperlink r:id="rId72" w:history="1">
        <w:r w:rsidRPr="009316C1">
          <w:rPr>
            <w:rFonts w:ascii="Arial" w:hAnsi="Arial" w:cs="Arial"/>
            <w:color w:val="000000"/>
            <w:sz w:val="18"/>
            <w:lang w:val="it-IT"/>
          </w:rPr>
          <w:t>intrebari categoria b</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73" w:history="1">
        <w:r w:rsidRPr="009316C1">
          <w:rPr>
            <w:rFonts w:ascii="Arial" w:hAnsi="Arial" w:cs="Arial"/>
            <w:color w:val="000000"/>
            <w:sz w:val="18"/>
            <w:lang w:val="it-IT"/>
          </w:rPr>
          <w:t>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74" w:history="1">
        <w:r w:rsidRPr="009316C1">
          <w:rPr>
            <w:rFonts w:ascii="Tahoma" w:hAnsi="Tahoma" w:cs="Tahoma"/>
            <w:b/>
            <w:bCs/>
            <w:color w:val="000000"/>
            <w:sz w:val="21"/>
            <w:lang w:val="it-IT"/>
          </w:rPr>
          <w:t>812. În ce situaţii se interzice circulaţia pe drumurile publice a autovehiculelor?</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atunci când zgomotul în mers sau în staţionare depăşeşte limita legală admisă pentru tipul respectiv de vehicul;</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atunci când nu se respectă regulile referitoare la transportul produselor periculoase;</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atunci când sunt montate alte dispozitive de avertizare sonoră decât cele omologate de autoritatea competentă.</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6 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60% | Tags:</w:t>
      </w:r>
      <w:r w:rsidRPr="009316C1">
        <w:rPr>
          <w:rFonts w:ascii="Arial" w:hAnsi="Arial" w:cs="Arial"/>
          <w:color w:val="222222"/>
          <w:sz w:val="18"/>
          <w:lang w:val="it-IT"/>
        </w:rPr>
        <w:t> </w:t>
      </w:r>
      <w:hyperlink r:id="rId75" w:history="1">
        <w:r w:rsidRPr="009316C1">
          <w:rPr>
            <w:rFonts w:ascii="Arial" w:hAnsi="Arial" w:cs="Arial"/>
            <w:b/>
            <w:bCs/>
            <w:color w:val="000000"/>
            <w:sz w:val="18"/>
            <w:lang w:val="it-IT"/>
          </w:rPr>
          <w:t>auto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76" w:history="1">
        <w:r w:rsidRPr="009316C1">
          <w:rPr>
            <w:rFonts w:ascii="Arial" w:hAnsi="Arial" w:cs="Arial"/>
            <w:color w:val="000000"/>
            <w:sz w:val="18"/>
            <w:lang w:val="it-IT"/>
          </w:rPr>
          <w:t>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77" w:history="1">
        <w:r w:rsidRPr="009316C1">
          <w:rPr>
            <w:rFonts w:ascii="Tahoma" w:hAnsi="Tahoma" w:cs="Tahoma"/>
            <w:b/>
            <w:bCs/>
            <w:color w:val="000000"/>
            <w:sz w:val="21"/>
            <w:lang w:val="it-IT"/>
          </w:rPr>
          <w:t>215. Cum veţi proceda corect pentru a intra pe autostradă folosind banda de intrare (accelerare):</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veţi mări viteza, întrucât banda pe care circulaţi este special creată în acest scop;</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cedaţi trecerea autovehiculelor care circulă pe prima bandă a autostrăzii şi nu stânjeniţi în niciun fel circulaţia acestora;</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nu aveţi nicio obligaţie, deoarece autostrada are suficiente benzi pentru a permite circulaţia tuturor vehiculelor.</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28 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60% | Tags:</w:t>
      </w:r>
      <w:r w:rsidRPr="009316C1">
        <w:rPr>
          <w:rFonts w:ascii="Arial" w:hAnsi="Arial" w:cs="Arial"/>
          <w:color w:val="222222"/>
          <w:sz w:val="18"/>
          <w:lang w:val="it-IT"/>
        </w:rPr>
        <w:t> </w:t>
      </w:r>
      <w:hyperlink r:id="rId78" w:history="1">
        <w:r w:rsidRPr="009316C1">
          <w:rPr>
            <w:rFonts w:ascii="Arial" w:hAnsi="Arial" w:cs="Arial"/>
            <w:b/>
            <w:bCs/>
            <w:color w:val="000000"/>
            <w:sz w:val="18"/>
            <w:lang w:val="it-IT"/>
          </w:rPr>
          <w:t>chestionare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79" w:history="1">
        <w:r w:rsidRPr="009316C1">
          <w:rPr>
            <w:rFonts w:ascii="Arial" w:hAnsi="Arial" w:cs="Arial"/>
            <w:b/>
            <w:bCs/>
            <w:color w:val="000000"/>
            <w:sz w:val="18"/>
            <w:lang w:val="it-IT"/>
          </w:rPr>
          <w:t>examen auto categoria B1</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80" w:history="1">
        <w:r w:rsidRPr="009316C1">
          <w:rPr>
            <w:rFonts w:ascii="Tahoma" w:hAnsi="Tahoma" w:cs="Tahoma"/>
            <w:b/>
            <w:bCs/>
            <w:color w:val="000000"/>
            <w:sz w:val="21"/>
            <w:lang w:val="it-IT"/>
          </w:rPr>
          <w:t>237. În care dintre situaţii este interzisă depăşirea unui moped?</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pe trecerile pentru pietoni, semnalizate cu indicator sau cu marcaj;</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la mai puţin de 50 m de trecerile la nivel cu calea ferată;</w:t>
      </w:r>
    </w:p>
    <w:p w:rsidR="00AE1230" w:rsidRPr="009316C1" w:rsidRDefault="00AE1230" w:rsidP="0067606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în zona de acţiune a indicatorului „Depăşirea autovehiculelor, cu excepţia motocicletelor fără ataş, interzisă“.</w:t>
      </w:r>
    </w:p>
    <w:p w:rsidR="00AE1230" w:rsidRPr="009316C1" w:rsidRDefault="00AE1230" w:rsidP="00B928BE">
      <w:pPr>
        <w:spacing w:after="0" w:line="240" w:lineRule="auto"/>
        <w:outlineLvl w:val="1"/>
        <w:rPr>
          <w:rFonts w:ascii="Tahoma" w:hAnsi="Tahoma" w:cs="Tahoma"/>
          <w:b/>
          <w:bCs/>
          <w:color w:val="222222"/>
          <w:sz w:val="21"/>
          <w:szCs w:val="21"/>
          <w:lang w:val="it-IT"/>
        </w:rPr>
      </w:pPr>
      <w:hyperlink r:id="rId81" w:history="1">
        <w:r w:rsidRPr="009316C1">
          <w:rPr>
            <w:rFonts w:ascii="Tahoma" w:hAnsi="Tahoma" w:cs="Tahoma"/>
            <w:b/>
            <w:bCs/>
            <w:color w:val="000000"/>
            <w:sz w:val="21"/>
            <w:lang w:val="it-IT"/>
          </w:rPr>
          <w:t>419. În care dintre următoarele situaţii sunteţi obligat să circulaţi cu o viteză care să nu depăşească 30 km/h în localităţi?</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în zona de acţiune a indicatorului de avertizare "Accident";</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când vizibilitatea este sub 100 m, în condiţii de ceaţă;</w:t>
      </w:r>
    </w:p>
    <w:p w:rsidR="00AE1230" w:rsidRPr="009316C1" w:rsidRDefault="00AE1230" w:rsidP="009316C1">
      <w:pPr>
        <w:spacing w:after="30" w:line="240" w:lineRule="auto"/>
        <w:jc w:val="both"/>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la intersectarea cu vehiculele care circulă din sens opus.</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82" w:history="1">
        <w:r w:rsidRPr="009316C1">
          <w:rPr>
            <w:rFonts w:ascii="Tahoma" w:hAnsi="Tahoma" w:cs="Tahoma"/>
            <w:b/>
            <w:bCs/>
            <w:color w:val="000000"/>
            <w:sz w:val="21"/>
            <w:lang w:val="pt-BR"/>
          </w:rPr>
          <w:t>844. Conducătorii de autovehicule au următoarele obligaţii, înainte de a pleca la drum:</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să verifice sistemul de lumini şi semnalizare;</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să verifice instalaţia de climatizare;</w:t>
      </w:r>
    </w:p>
    <w:p w:rsidR="00AE1230" w:rsidRPr="009316C1" w:rsidRDefault="00AE1230" w:rsidP="00B928BE">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C.</w:t>
      </w:r>
      <w:r w:rsidRPr="009316C1">
        <w:rPr>
          <w:rFonts w:ascii="Arial" w:hAnsi="Arial" w:cs="Arial"/>
          <w:color w:val="222222"/>
          <w:sz w:val="18"/>
          <w:lang w:val="fr-FR"/>
        </w:rPr>
        <w:t> </w:t>
      </w:r>
      <w:r w:rsidRPr="009316C1">
        <w:rPr>
          <w:rFonts w:ascii="Arial" w:hAnsi="Arial" w:cs="Arial"/>
          <w:color w:val="222222"/>
          <w:sz w:val="18"/>
          <w:szCs w:val="18"/>
          <w:lang w:val="fr-FR"/>
        </w:rPr>
        <w:t>să menţină permanent curat parbrizul.</w:t>
      </w:r>
    </w:p>
    <w:p w:rsidR="00AE1230" w:rsidRPr="009316C1" w:rsidRDefault="00AE1230" w:rsidP="00B928BE">
      <w:pPr>
        <w:shd w:val="clear" w:color="auto" w:fill="5C9CCC"/>
        <w:spacing w:after="0" w:line="240" w:lineRule="auto"/>
        <w:rPr>
          <w:rFonts w:ascii="Arial" w:hAnsi="Arial" w:cs="Arial"/>
          <w:b/>
          <w:bCs/>
          <w:color w:val="FFFFFF"/>
          <w:sz w:val="18"/>
          <w:szCs w:val="18"/>
          <w:lang w:val="fr-FR"/>
        </w:rPr>
      </w:pPr>
      <w:r w:rsidRPr="009316C1">
        <w:rPr>
          <w:rFonts w:ascii="Arial" w:hAnsi="Arial" w:cs="Arial"/>
          <w:b/>
          <w:bCs/>
          <w:color w:val="FFFFFF"/>
          <w:sz w:val="18"/>
          <w:lang w:val="fr-FR"/>
        </w:rPr>
        <w:t>17 </w:t>
      </w:r>
      <w:r w:rsidRPr="009316C1">
        <w:rPr>
          <w:rFonts w:ascii="Arial" w:hAnsi="Arial" w:cs="Arial"/>
          <w:b/>
          <w:bCs/>
          <w:color w:val="FFFFFF"/>
          <w:sz w:val="18"/>
          <w:szCs w:val="18"/>
          <w:lang w:val="fr-F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fr-FR"/>
        </w:rPr>
      </w:pPr>
      <w:r w:rsidRPr="009316C1">
        <w:rPr>
          <w:rFonts w:ascii="Arial" w:hAnsi="Arial" w:cs="Arial"/>
          <w:color w:val="222222"/>
          <w:sz w:val="18"/>
          <w:szCs w:val="18"/>
          <w:lang w:val="fr-FR"/>
        </w:rPr>
        <w:t>Categoria:</w:t>
      </w:r>
      <w:r w:rsidRPr="009316C1">
        <w:rPr>
          <w:rFonts w:ascii="Arial" w:hAnsi="Arial" w:cs="Arial"/>
          <w:color w:val="222222"/>
          <w:sz w:val="18"/>
          <w:lang w:val="fr-FR"/>
        </w:rPr>
        <w:t> </w:t>
      </w:r>
      <w:r w:rsidRPr="009316C1">
        <w:rPr>
          <w:rFonts w:ascii="Arial" w:hAnsi="Arial" w:cs="Arial"/>
          <w:b/>
          <w:bCs/>
          <w:color w:val="222222"/>
          <w:sz w:val="18"/>
          <w:lang w:val="fr-FR"/>
        </w:rPr>
        <w:t>B, B1, Tr</w:t>
      </w:r>
      <w:r w:rsidRPr="009316C1">
        <w:rPr>
          <w:rFonts w:ascii="Arial" w:hAnsi="Arial" w:cs="Arial"/>
          <w:color w:val="222222"/>
          <w:sz w:val="18"/>
          <w:lang w:val="fr-FR"/>
        </w:rPr>
        <w:t> </w:t>
      </w:r>
      <w:r w:rsidRPr="009316C1">
        <w:rPr>
          <w:rFonts w:ascii="Arial" w:hAnsi="Arial" w:cs="Arial"/>
          <w:color w:val="222222"/>
          <w:sz w:val="18"/>
          <w:szCs w:val="18"/>
          <w:lang w:val="fr-FR"/>
        </w:rPr>
        <w:t>| Grad dificultate: 60% | Tags:</w:t>
      </w:r>
      <w:r w:rsidRPr="009316C1">
        <w:rPr>
          <w:rFonts w:ascii="Arial" w:hAnsi="Arial" w:cs="Arial"/>
          <w:color w:val="222222"/>
          <w:sz w:val="18"/>
          <w:lang w:val="fr-FR"/>
        </w:rPr>
        <w:t> </w:t>
      </w:r>
      <w:hyperlink r:id="rId83" w:history="1">
        <w:r w:rsidRPr="009316C1">
          <w:rPr>
            <w:rFonts w:ascii="Arial" w:hAnsi="Arial" w:cs="Arial"/>
            <w:color w:val="000000"/>
            <w:sz w:val="18"/>
            <w:lang w:val="fr-FR"/>
          </w:rPr>
          <w:t>examen auto cat tr</w:t>
        </w:r>
      </w:hyperlink>
      <w:r w:rsidRPr="009316C1">
        <w:rPr>
          <w:rFonts w:ascii="Arial" w:hAnsi="Arial" w:cs="Arial"/>
          <w:color w:val="222222"/>
          <w:sz w:val="18"/>
          <w:lang w:val="fr-FR"/>
        </w:rPr>
        <w:t> </w:t>
      </w:r>
      <w:r w:rsidRPr="009316C1">
        <w:rPr>
          <w:rFonts w:ascii="Arial" w:hAnsi="Arial" w:cs="Arial"/>
          <w:color w:val="222222"/>
          <w:sz w:val="18"/>
          <w:szCs w:val="18"/>
          <w:lang w:val="fr-FR"/>
        </w:rPr>
        <w:t> </w:t>
      </w:r>
      <w:r w:rsidRPr="009316C1">
        <w:rPr>
          <w:rFonts w:ascii="Arial" w:hAnsi="Arial" w:cs="Arial"/>
          <w:color w:val="222222"/>
          <w:sz w:val="18"/>
          <w:lang w:val="fr-FR"/>
        </w:rPr>
        <w:t> </w:t>
      </w:r>
      <w:hyperlink r:id="rId84" w:history="1">
        <w:r w:rsidRPr="009316C1">
          <w:rPr>
            <w:rFonts w:ascii="Arial" w:hAnsi="Arial" w:cs="Arial"/>
            <w:color w:val="000000"/>
            <w:sz w:val="18"/>
            <w:lang w:val="fr-FR"/>
          </w:rPr>
          <w:t>raspunsuri drpciv</w:t>
        </w:r>
      </w:hyperlink>
      <w:r w:rsidRPr="009316C1">
        <w:rPr>
          <w:rFonts w:ascii="Arial" w:hAnsi="Arial" w:cs="Arial"/>
          <w:color w:val="222222"/>
          <w:sz w:val="18"/>
          <w:lang w:val="fr-FR"/>
        </w:rPr>
        <w:t> </w:t>
      </w:r>
      <w:r w:rsidRPr="009316C1">
        <w:rPr>
          <w:rFonts w:ascii="Arial" w:hAnsi="Arial" w:cs="Arial"/>
          <w:color w:val="222222"/>
          <w:sz w:val="18"/>
          <w:szCs w:val="18"/>
          <w:lang w:val="fr-F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85" w:history="1">
        <w:r w:rsidRPr="009316C1">
          <w:rPr>
            <w:rFonts w:ascii="Tahoma" w:hAnsi="Tahoma" w:cs="Tahoma"/>
            <w:b/>
            <w:bCs/>
            <w:color w:val="000000"/>
            <w:sz w:val="21"/>
            <w:lang w:val="it-IT"/>
          </w:rPr>
          <w:t>298. Viteza se reduce la semnalul:</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personalului autorizat din zona lucrărilor drumului public;</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agentului de cale ferată;</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poliţistului de frontieră.</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28 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58% | Tags:</w:t>
      </w:r>
      <w:r w:rsidRPr="009316C1">
        <w:rPr>
          <w:rFonts w:ascii="Arial" w:hAnsi="Arial" w:cs="Arial"/>
          <w:color w:val="222222"/>
          <w:sz w:val="18"/>
          <w:lang w:val="it-IT"/>
        </w:rPr>
        <w:t> </w:t>
      </w:r>
      <w:hyperlink r:id="rId86" w:history="1">
        <w:r w:rsidRPr="009316C1">
          <w:rPr>
            <w:rFonts w:ascii="Arial" w:hAnsi="Arial" w:cs="Arial"/>
            <w:b/>
            <w:bCs/>
            <w:color w:val="000000"/>
            <w:sz w:val="18"/>
            <w:lang w:val="it-IT"/>
          </w:rPr>
          <w:t>raspunsuri 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87" w:history="1">
        <w:r w:rsidRPr="009316C1">
          <w:rPr>
            <w:rFonts w:ascii="Arial" w:hAnsi="Arial" w:cs="Arial"/>
            <w:color w:val="000000"/>
            <w:sz w:val="18"/>
            <w:lang w:val="it-IT"/>
          </w:rPr>
          <w:t>examen permis</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88" w:history="1">
        <w:r w:rsidRPr="009316C1">
          <w:rPr>
            <w:rFonts w:ascii="Tahoma" w:hAnsi="Tahoma" w:cs="Tahoma"/>
            <w:b/>
            <w:bCs/>
            <w:color w:val="000000"/>
            <w:sz w:val="21"/>
            <w:lang w:val="it-IT"/>
          </w:rPr>
          <w:t>109. Conducătorul de autovehicul poate efectua depăşirea pe partea dreaptă a autovehiculului al cărui conducător a semnalizat intenţia schimbării direcţiei de mers spre stânga?</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da, dacă vehiculul din faţă s-a angajat corespunzător părăsirii sensului de mers;</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da, dacă s-a creat spaţiu suficient pentru această manevră;</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nu.</w:t>
      </w:r>
    </w:p>
    <w:p w:rsidR="00AE1230" w:rsidRPr="009316C1" w:rsidRDefault="00AE1230" w:rsidP="00B928BE">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22 </w:t>
      </w:r>
      <w:r w:rsidRPr="009316C1">
        <w:rPr>
          <w:rFonts w:ascii="Arial" w:hAnsi="Arial" w:cs="Arial"/>
          <w:b/>
          <w:bCs/>
          <w:color w:val="FFFFFF"/>
          <w:sz w:val="18"/>
          <w:szCs w:val="18"/>
          <w:lang w:val="pt-B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59% | Tags:</w:t>
      </w:r>
      <w:r w:rsidRPr="009316C1">
        <w:rPr>
          <w:rFonts w:ascii="Arial" w:hAnsi="Arial" w:cs="Arial"/>
          <w:color w:val="222222"/>
          <w:sz w:val="18"/>
          <w:lang w:val="pt-BR"/>
        </w:rPr>
        <w:t> </w:t>
      </w:r>
      <w:hyperlink r:id="rId89" w:history="1">
        <w:r w:rsidRPr="009316C1">
          <w:rPr>
            <w:rFonts w:ascii="Arial" w:hAnsi="Arial" w:cs="Arial"/>
            <w:b/>
            <w:bCs/>
            <w:color w:val="000000"/>
            <w:sz w:val="18"/>
            <w:lang w:val="pt-BR"/>
          </w:rPr>
          <w:t>examen permis</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90" w:history="1">
        <w:r w:rsidRPr="009316C1">
          <w:rPr>
            <w:rFonts w:ascii="Arial" w:hAnsi="Arial" w:cs="Arial"/>
            <w:color w:val="000000"/>
            <w:sz w:val="18"/>
            <w:lang w:val="pt-BR"/>
          </w:rPr>
          <w:t>permis auto cat B1</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91" w:history="1">
        <w:r w:rsidRPr="009316C1">
          <w:rPr>
            <w:rFonts w:ascii="Tahoma" w:hAnsi="Tahoma" w:cs="Tahoma"/>
            <w:b/>
            <w:bCs/>
            <w:color w:val="000000"/>
            <w:sz w:val="21"/>
            <w:lang w:val="pt-BR"/>
          </w:rPr>
          <w:t>888. Ce bunuri sunt supuse confiscării, în conformitate cu legea circulaţiei?</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mijloacele speciale de avertizare luminoasă şi sonoră deţinute ilegal;</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farurile suplimentare şi portbagajul suplimentar neautorizat;</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mijloacele tehnice de detectare a prezenţei aparatelor radar.</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13 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59% | Tags:</w:t>
      </w:r>
      <w:r w:rsidRPr="009316C1">
        <w:rPr>
          <w:rFonts w:ascii="Arial" w:hAnsi="Arial" w:cs="Arial"/>
          <w:color w:val="222222"/>
          <w:sz w:val="18"/>
          <w:lang w:val="it-IT"/>
        </w:rPr>
        <w:t> </w:t>
      </w:r>
      <w:hyperlink r:id="rId92" w:history="1">
        <w:r w:rsidRPr="009316C1">
          <w:rPr>
            <w:rFonts w:ascii="Arial" w:hAnsi="Arial" w:cs="Arial"/>
            <w:b/>
            <w:bCs/>
            <w:color w:val="000000"/>
            <w:sz w:val="18"/>
            <w:lang w:val="it-IT"/>
          </w:rPr>
          <w:t>auto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93" w:history="1">
        <w:r w:rsidRPr="009316C1">
          <w:rPr>
            <w:rFonts w:ascii="Arial" w:hAnsi="Arial" w:cs="Arial"/>
            <w:b/>
            <w:bCs/>
            <w:color w:val="000000"/>
            <w:sz w:val="18"/>
            <w:lang w:val="it-IT"/>
          </w:rPr>
          <w:t>examen auto cat B</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94" w:history="1">
        <w:r w:rsidRPr="009316C1">
          <w:rPr>
            <w:rFonts w:ascii="Tahoma" w:hAnsi="Tahoma" w:cs="Tahoma"/>
            <w:b/>
            <w:bCs/>
            <w:color w:val="000000"/>
            <w:sz w:val="21"/>
            <w:lang w:val="it-IT"/>
          </w:rPr>
          <w:t>256. Precizaţi în care dintre situaţii este interzisă staţionarea voluntară a vehiculelor?</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în dreptul căilor de acces care deservesc proprietăţile alăturate drumurilor publice;</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în zona aglomerată a pieţelor;</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în pante şi în rampe.</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6 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58% | Tags:</w:t>
      </w:r>
      <w:r w:rsidRPr="009316C1">
        <w:rPr>
          <w:rFonts w:ascii="Arial" w:hAnsi="Arial" w:cs="Arial"/>
          <w:color w:val="222222"/>
          <w:sz w:val="18"/>
          <w:lang w:val="it-IT"/>
        </w:rPr>
        <w:t> </w:t>
      </w:r>
      <w:hyperlink r:id="rId95" w:history="1">
        <w:r w:rsidRPr="009316C1">
          <w:rPr>
            <w:rFonts w:ascii="Arial" w:hAnsi="Arial" w:cs="Arial"/>
            <w:color w:val="000000"/>
            <w:sz w:val="18"/>
            <w:lang w:val="it-IT"/>
          </w:rPr>
          <w:t>examen permis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96" w:history="1">
        <w:r w:rsidRPr="009316C1">
          <w:rPr>
            <w:rFonts w:ascii="Arial" w:hAnsi="Arial" w:cs="Arial"/>
            <w:b/>
            <w:bCs/>
            <w:color w:val="000000"/>
            <w:sz w:val="18"/>
            <w:lang w:val="it-IT"/>
          </w:rPr>
          <w:t>teste 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97" w:history="1">
        <w:r w:rsidRPr="009316C1">
          <w:rPr>
            <w:rFonts w:ascii="Tahoma" w:hAnsi="Tahoma" w:cs="Tahoma"/>
            <w:b/>
            <w:bCs/>
            <w:color w:val="000000"/>
            <w:sz w:val="21"/>
            <w:lang w:val="it-IT"/>
          </w:rPr>
          <w:t>317. Când se restituie permisul de conducere reţinut de către poliţie în vederea suspendării exercitării dreptului de a conduce?</w:t>
        </w:r>
      </w:hyperlink>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la hotărârea agentului de circulaţie;</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la expirarea termenului de suspendare, dacă a fost promovat testul de verificare a cunoştinţelor, în situaţiile prevăzute de lege;</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atunci când procesul verbal de contravenţie a fost anulat printr-o hotărâre judecătorească definitivă.</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98" w:history="1">
        <w:r w:rsidRPr="009316C1">
          <w:rPr>
            <w:rFonts w:ascii="Tahoma" w:hAnsi="Tahoma" w:cs="Tahoma"/>
            <w:b/>
            <w:bCs/>
            <w:color w:val="000000"/>
            <w:sz w:val="21"/>
            <w:lang w:val="it-IT"/>
          </w:rPr>
          <w:t>448. Ce se poate ataşa unui autovehicul din categoria B?</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o remorcă uşoară, a cărei masă să nu depăşească 750 kg;</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o remorcă sau o semiremorcă, cu masa maximă autorizată de până la 1 t;</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o remorcă, dar care, împreună cu autovehiculul trăgător de categorie B, să nu depăşească 4250 kg.</w:t>
      </w:r>
    </w:p>
    <w:p w:rsidR="00AE1230" w:rsidRPr="009316C1" w:rsidRDefault="00AE1230" w:rsidP="00B928BE">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26 </w:t>
      </w:r>
      <w:r w:rsidRPr="009316C1">
        <w:rPr>
          <w:rFonts w:ascii="Arial" w:hAnsi="Arial" w:cs="Arial"/>
          <w:b/>
          <w:bCs/>
          <w:color w:val="FFFFFF"/>
          <w:sz w:val="18"/>
          <w:szCs w:val="18"/>
          <w:lang w:val="pt-B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60% | Tags:</w:t>
      </w:r>
      <w:r w:rsidRPr="009316C1">
        <w:rPr>
          <w:rFonts w:ascii="Arial" w:hAnsi="Arial" w:cs="Arial"/>
          <w:color w:val="222222"/>
          <w:sz w:val="18"/>
          <w:lang w:val="pt-BR"/>
        </w:rPr>
        <w:t> </w:t>
      </w:r>
      <w:hyperlink r:id="rId99" w:history="1">
        <w:r w:rsidRPr="009316C1">
          <w:rPr>
            <w:rFonts w:ascii="Arial" w:hAnsi="Arial" w:cs="Arial"/>
            <w:color w:val="000000"/>
            <w:sz w:val="18"/>
            <w:lang w:val="pt-BR"/>
          </w:rPr>
          <w:t>intrebari cat b</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100" w:history="1">
        <w:r w:rsidRPr="009316C1">
          <w:rPr>
            <w:rFonts w:ascii="Arial" w:hAnsi="Arial" w:cs="Arial"/>
            <w:color w:val="000000"/>
            <w:sz w:val="18"/>
            <w:lang w:val="pt-BR"/>
          </w:rPr>
          <w:t>intrebari drpciv</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B928BE">
      <w:pPr>
        <w:shd w:val="clear" w:color="auto" w:fill="FCFDFD"/>
        <w:spacing w:after="0" w:line="240" w:lineRule="auto"/>
        <w:rPr>
          <w:rFonts w:ascii="Arial" w:hAnsi="Arial" w:cs="Arial"/>
          <w:color w:val="222222"/>
          <w:sz w:val="18"/>
          <w:szCs w:val="18"/>
          <w:lang w:val="pt-BR"/>
        </w:rPr>
      </w:pPr>
      <w:hyperlink r:id="rId101" w:history="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alt="http://e-drpciv.ro/poze2/1015.jpg" href="http://e-drpciv.ro/poze2/1015.j" style="position:absolute;margin-left:65pt;margin-top:0;width:105pt;height:78.75pt;z-index:251658240;visibility:visible;mso-wrap-distance-left:0;mso-wrap-distance-right:0;mso-position-horizontal:right;mso-position-horizontal-relative:text;mso-position-vertical-relative:line" o:allowoverlap="f" o:button="t">
              <v:fill o:detectmouseclick="t"/>
              <v:imagedata r:id="rId102" o:title=""/>
              <w10:wrap type="square"/>
            </v:shape>
          </w:pict>
        </w:r>
      </w:hyperlink>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103" w:history="1">
        <w:r w:rsidRPr="009316C1">
          <w:rPr>
            <w:rFonts w:ascii="Tahoma" w:hAnsi="Tahoma" w:cs="Tahoma"/>
            <w:b/>
            <w:bCs/>
            <w:color w:val="000000"/>
            <w:sz w:val="21"/>
            <w:lang w:val="pt-BR"/>
          </w:rPr>
          <w:t>1015. La întâlnirea panoului de pe stâlp aveţi obligaţia:</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să vă deplasaţi cu atenţie pe sectorul de drum îngustat;</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să acordaţi prioritate numai autocamioanelor şi autobuzelor care circulă din sens opus;</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să acordaţi prioritate vehiculelor care circulă din sens opus.</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53 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59% | Tags:</w:t>
      </w:r>
      <w:r w:rsidRPr="009316C1">
        <w:rPr>
          <w:rFonts w:ascii="Arial" w:hAnsi="Arial" w:cs="Arial"/>
          <w:color w:val="222222"/>
          <w:sz w:val="18"/>
          <w:lang w:val="it-IT"/>
        </w:rPr>
        <w:t> </w:t>
      </w:r>
      <w:hyperlink r:id="rId104" w:history="1">
        <w:r w:rsidRPr="009316C1">
          <w:rPr>
            <w:rFonts w:ascii="Arial" w:hAnsi="Arial" w:cs="Arial"/>
            <w:color w:val="000000"/>
            <w:sz w:val="18"/>
            <w:lang w:val="it-IT"/>
          </w:rPr>
          <w:t>simulare 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05" w:history="1">
        <w:r w:rsidRPr="009316C1">
          <w:rPr>
            <w:rFonts w:ascii="Arial" w:hAnsi="Arial" w:cs="Arial"/>
            <w:b/>
            <w:bCs/>
            <w:color w:val="000000"/>
            <w:sz w:val="18"/>
            <w:lang w:val="it-IT"/>
          </w:rPr>
          <w:t>chestionare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06" w:history="1">
        <w:r w:rsidRPr="009316C1">
          <w:rPr>
            <w:rFonts w:ascii="Tahoma" w:hAnsi="Tahoma" w:cs="Tahoma"/>
            <w:b/>
            <w:bCs/>
            <w:color w:val="000000"/>
            <w:sz w:val="21"/>
            <w:lang w:val="it-IT"/>
          </w:rPr>
          <w:t>658. În ce situaţie se dispune imobilizarea vehiculului?</w:t>
        </w:r>
      </w:hyperlink>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când există date sau indicii că acesta face obiectul unei contravenţii;</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când are defecţiuni grave la sistemul de direcţie;</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când este în imposibilitatea de a se deplasa, din cauza unor defecţiuni la motor.</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9 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58% | Tags:</w:t>
      </w:r>
      <w:r w:rsidRPr="009316C1">
        <w:rPr>
          <w:rFonts w:ascii="Arial" w:hAnsi="Arial" w:cs="Arial"/>
          <w:color w:val="222222"/>
          <w:sz w:val="18"/>
          <w:lang w:val="it-IT"/>
        </w:rPr>
        <w:t> </w:t>
      </w:r>
      <w:hyperlink r:id="rId107" w:history="1">
        <w:r w:rsidRPr="009316C1">
          <w:rPr>
            <w:rFonts w:ascii="Arial" w:hAnsi="Arial" w:cs="Arial"/>
            <w:color w:val="000000"/>
            <w:sz w:val="18"/>
            <w:lang w:val="it-IT"/>
          </w:rPr>
          <w:t>auto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08" w:history="1">
        <w:r w:rsidRPr="009316C1">
          <w:rPr>
            <w:rFonts w:ascii="Arial" w:hAnsi="Arial" w:cs="Arial"/>
            <w:b/>
            <w:bCs/>
            <w:color w:val="000000"/>
            <w:sz w:val="18"/>
            <w:lang w:val="it-IT"/>
          </w:rPr>
          <w:t>chestionare 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09" w:history="1">
        <w:r w:rsidRPr="009316C1">
          <w:rPr>
            <w:rFonts w:ascii="Tahoma" w:hAnsi="Tahoma" w:cs="Tahoma"/>
            <w:b/>
            <w:bCs/>
            <w:color w:val="000000"/>
            <w:sz w:val="21"/>
            <w:lang w:val="it-IT"/>
          </w:rPr>
          <w:t>447. Ce obligaţii aveţi când sesizaţi că urmează să fiţi depăşit de un alt autovehicul?</w:t>
        </w:r>
      </w:hyperlink>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să reduceţi viteza de mers;</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să nu măriţi viteza de mers;</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să circulaţi cât mai aproape de marginea din dreapta a carosabilului sau a benzii pe care vă deplasaţi.</w:t>
      </w:r>
    </w:p>
    <w:p w:rsidR="00AE1230" w:rsidRPr="009316C1" w:rsidRDefault="00AE1230" w:rsidP="00B928BE">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2 </w:t>
      </w:r>
      <w:r w:rsidRPr="009316C1">
        <w:rPr>
          <w:rFonts w:ascii="Arial" w:hAnsi="Arial" w:cs="Arial"/>
          <w:b/>
          <w:bCs/>
          <w:color w:val="FFFFFF"/>
          <w:sz w:val="18"/>
          <w:szCs w:val="18"/>
          <w:lang w:val="pt-B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58% | Tags:</w:t>
      </w:r>
      <w:r w:rsidRPr="009316C1">
        <w:rPr>
          <w:rFonts w:ascii="Arial" w:hAnsi="Arial" w:cs="Arial"/>
          <w:color w:val="222222"/>
          <w:sz w:val="18"/>
          <w:lang w:val="pt-BR"/>
        </w:rPr>
        <w:t> </w:t>
      </w:r>
      <w:hyperlink r:id="rId110" w:history="1">
        <w:r w:rsidRPr="009316C1">
          <w:rPr>
            <w:rFonts w:ascii="Arial" w:hAnsi="Arial" w:cs="Arial"/>
            <w:color w:val="000000"/>
            <w:sz w:val="18"/>
            <w:lang w:val="pt-BR"/>
          </w:rPr>
          <w:t>permis auto categoria tr</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111" w:history="1">
        <w:r w:rsidRPr="009316C1">
          <w:rPr>
            <w:rFonts w:ascii="Arial" w:hAnsi="Arial" w:cs="Arial"/>
            <w:color w:val="000000"/>
            <w:sz w:val="18"/>
            <w:lang w:val="pt-BR"/>
          </w:rPr>
          <w:t>teste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12" w:history="1">
        <w:r w:rsidRPr="009316C1">
          <w:rPr>
            <w:rFonts w:ascii="Tahoma" w:hAnsi="Tahoma" w:cs="Tahoma"/>
            <w:b/>
            <w:bCs/>
            <w:color w:val="000000"/>
            <w:sz w:val="21"/>
            <w:lang w:val="it-IT"/>
          </w:rPr>
          <w:t>238. În care dintre situaţii oprirea este interzisă?</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în zona de acţiune a indicatorului care interzice depăşirea;</w:t>
      </w:r>
    </w:p>
    <w:p w:rsidR="00AE1230" w:rsidRPr="009316C1" w:rsidRDefault="00AE1230" w:rsidP="00B928BE">
      <w:pPr>
        <w:shd w:val="clear" w:color="auto" w:fill="FCFDFD"/>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B.</w:t>
      </w:r>
      <w:r w:rsidRPr="009316C1">
        <w:rPr>
          <w:rFonts w:ascii="Arial" w:hAnsi="Arial" w:cs="Arial"/>
          <w:color w:val="222222"/>
          <w:sz w:val="18"/>
          <w:lang w:val="fr-FR"/>
        </w:rPr>
        <w:t> </w:t>
      </w:r>
      <w:r w:rsidRPr="009316C1">
        <w:rPr>
          <w:rFonts w:ascii="Arial" w:hAnsi="Arial" w:cs="Arial"/>
          <w:color w:val="222222"/>
          <w:sz w:val="18"/>
          <w:szCs w:val="18"/>
          <w:lang w:val="fr-FR"/>
        </w:rPr>
        <w:t>pe străzile unde circulaţia se desfăşoară în sens unic;</w:t>
      </w:r>
    </w:p>
    <w:p w:rsidR="00AE1230" w:rsidRPr="009316C1" w:rsidRDefault="00AE1230" w:rsidP="00B928BE">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C.</w:t>
      </w:r>
      <w:r w:rsidRPr="009316C1">
        <w:rPr>
          <w:rFonts w:ascii="Arial" w:hAnsi="Arial" w:cs="Arial"/>
          <w:color w:val="222222"/>
          <w:sz w:val="18"/>
          <w:lang w:val="fr-FR"/>
        </w:rPr>
        <w:t> </w:t>
      </w:r>
      <w:r w:rsidRPr="009316C1">
        <w:rPr>
          <w:rFonts w:ascii="Arial" w:hAnsi="Arial" w:cs="Arial"/>
          <w:color w:val="222222"/>
          <w:sz w:val="18"/>
          <w:szCs w:val="18"/>
          <w:lang w:val="fr-FR"/>
        </w:rPr>
        <w:t>în dreptul altui vehicul care se află oprit, dacă prin aceasta se stânjeneşte circulaţia a două vehicule venind din sensuri opuse.</w:t>
      </w:r>
    </w:p>
    <w:p w:rsidR="00AE1230" w:rsidRPr="009316C1" w:rsidRDefault="00AE1230" w:rsidP="00B928BE">
      <w:pPr>
        <w:shd w:val="clear" w:color="auto" w:fill="5C9CCC"/>
        <w:spacing w:after="0" w:line="240" w:lineRule="auto"/>
        <w:rPr>
          <w:rFonts w:ascii="Arial" w:hAnsi="Arial" w:cs="Arial"/>
          <w:b/>
          <w:bCs/>
          <w:color w:val="FFFFFF"/>
          <w:sz w:val="18"/>
          <w:szCs w:val="18"/>
          <w:lang w:val="fr-FR"/>
        </w:rPr>
      </w:pPr>
      <w:r w:rsidRPr="009316C1">
        <w:rPr>
          <w:rFonts w:ascii="Arial" w:hAnsi="Arial" w:cs="Arial"/>
          <w:b/>
          <w:bCs/>
          <w:color w:val="FFFFFF"/>
          <w:sz w:val="18"/>
          <w:lang w:val="fr-FR"/>
        </w:rPr>
        <w:t>10 </w:t>
      </w:r>
      <w:r w:rsidRPr="009316C1">
        <w:rPr>
          <w:rFonts w:ascii="Arial" w:hAnsi="Arial" w:cs="Arial"/>
          <w:b/>
          <w:bCs/>
          <w:color w:val="FFFFFF"/>
          <w:sz w:val="18"/>
          <w:szCs w:val="18"/>
          <w:lang w:val="fr-F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fr-FR"/>
        </w:rPr>
      </w:pPr>
      <w:r w:rsidRPr="009316C1">
        <w:rPr>
          <w:rFonts w:ascii="Arial" w:hAnsi="Arial" w:cs="Arial"/>
          <w:color w:val="222222"/>
          <w:sz w:val="18"/>
          <w:szCs w:val="18"/>
          <w:lang w:val="fr-FR"/>
        </w:rPr>
        <w:t>Categoria:</w:t>
      </w:r>
      <w:r w:rsidRPr="009316C1">
        <w:rPr>
          <w:rFonts w:ascii="Arial" w:hAnsi="Arial" w:cs="Arial"/>
          <w:color w:val="222222"/>
          <w:sz w:val="18"/>
          <w:lang w:val="fr-FR"/>
        </w:rPr>
        <w:t> </w:t>
      </w:r>
      <w:r w:rsidRPr="009316C1">
        <w:rPr>
          <w:rFonts w:ascii="Arial" w:hAnsi="Arial" w:cs="Arial"/>
          <w:b/>
          <w:bCs/>
          <w:color w:val="222222"/>
          <w:sz w:val="18"/>
          <w:lang w:val="fr-FR"/>
        </w:rPr>
        <w:t>B, B1, Tr</w:t>
      </w:r>
      <w:r w:rsidRPr="009316C1">
        <w:rPr>
          <w:rFonts w:ascii="Arial" w:hAnsi="Arial" w:cs="Arial"/>
          <w:color w:val="222222"/>
          <w:sz w:val="18"/>
          <w:lang w:val="fr-FR"/>
        </w:rPr>
        <w:t> </w:t>
      </w:r>
      <w:r w:rsidRPr="009316C1">
        <w:rPr>
          <w:rFonts w:ascii="Arial" w:hAnsi="Arial" w:cs="Arial"/>
          <w:color w:val="222222"/>
          <w:sz w:val="18"/>
          <w:szCs w:val="18"/>
          <w:lang w:val="fr-FR"/>
        </w:rPr>
        <w:t>| Grad dificultate: 58% | Tags:</w:t>
      </w:r>
      <w:r w:rsidRPr="009316C1">
        <w:rPr>
          <w:rFonts w:ascii="Arial" w:hAnsi="Arial" w:cs="Arial"/>
          <w:color w:val="222222"/>
          <w:sz w:val="18"/>
          <w:lang w:val="fr-FR"/>
        </w:rPr>
        <w:t> </w:t>
      </w:r>
      <w:hyperlink r:id="rId113" w:history="1">
        <w:r w:rsidRPr="009316C1">
          <w:rPr>
            <w:rFonts w:ascii="Arial" w:hAnsi="Arial" w:cs="Arial"/>
            <w:b/>
            <w:bCs/>
            <w:color w:val="000000"/>
            <w:sz w:val="18"/>
            <w:lang w:val="fr-FR"/>
          </w:rPr>
          <w:t>teste auto</w:t>
        </w:r>
      </w:hyperlink>
      <w:r w:rsidRPr="009316C1">
        <w:rPr>
          <w:rFonts w:ascii="Arial" w:hAnsi="Arial" w:cs="Arial"/>
          <w:color w:val="222222"/>
          <w:sz w:val="18"/>
          <w:lang w:val="fr-FR"/>
        </w:rPr>
        <w:t> </w:t>
      </w:r>
      <w:r w:rsidRPr="009316C1">
        <w:rPr>
          <w:rFonts w:ascii="Arial" w:hAnsi="Arial" w:cs="Arial"/>
          <w:color w:val="222222"/>
          <w:sz w:val="18"/>
          <w:szCs w:val="18"/>
          <w:lang w:val="fr-FR"/>
        </w:rPr>
        <w:t> </w:t>
      </w:r>
      <w:r w:rsidRPr="009316C1">
        <w:rPr>
          <w:rFonts w:ascii="Arial" w:hAnsi="Arial" w:cs="Arial"/>
          <w:color w:val="222222"/>
          <w:sz w:val="18"/>
          <w:lang w:val="fr-FR"/>
        </w:rPr>
        <w:t> </w:t>
      </w:r>
      <w:hyperlink r:id="rId114" w:history="1">
        <w:r w:rsidRPr="009316C1">
          <w:rPr>
            <w:rFonts w:ascii="Arial" w:hAnsi="Arial" w:cs="Arial"/>
            <w:b/>
            <w:bCs/>
            <w:color w:val="000000"/>
            <w:sz w:val="18"/>
            <w:lang w:val="fr-FR"/>
          </w:rPr>
          <w:t>examen permis auto</w:t>
        </w:r>
      </w:hyperlink>
      <w:r w:rsidRPr="009316C1">
        <w:rPr>
          <w:rFonts w:ascii="Arial" w:hAnsi="Arial" w:cs="Arial"/>
          <w:color w:val="222222"/>
          <w:sz w:val="18"/>
          <w:lang w:val="fr-FR"/>
        </w:rPr>
        <w:t> </w:t>
      </w:r>
      <w:r w:rsidRPr="009316C1">
        <w:rPr>
          <w:rFonts w:ascii="Arial" w:hAnsi="Arial" w:cs="Arial"/>
          <w:color w:val="222222"/>
          <w:sz w:val="18"/>
          <w:szCs w:val="18"/>
          <w:lang w:val="fr-F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fr-FR"/>
        </w:rPr>
      </w:pPr>
      <w:hyperlink r:id="rId115" w:history="1">
        <w:r w:rsidRPr="009316C1">
          <w:rPr>
            <w:rFonts w:ascii="Tahoma" w:hAnsi="Tahoma" w:cs="Tahoma"/>
            <w:b/>
            <w:bCs/>
            <w:color w:val="000000"/>
            <w:sz w:val="21"/>
            <w:lang w:val="fr-FR"/>
          </w:rPr>
          <w:t>537. Care dintre următorii factori reprezintă baza conduitei preventive?</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cunoaşterea normelor de circulaţie şi a regulilor de conducere a autovehiculului;</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capacitatea de a fi politicos şi disciplinat în traficul rutier;</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încadrarea în baremele legale privind sănătatea.</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16 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56% | Tags:</w:t>
      </w:r>
      <w:r w:rsidRPr="009316C1">
        <w:rPr>
          <w:rFonts w:ascii="Arial" w:hAnsi="Arial" w:cs="Arial"/>
          <w:color w:val="222222"/>
          <w:sz w:val="18"/>
          <w:lang w:val="it-IT"/>
        </w:rPr>
        <w:t> </w:t>
      </w:r>
      <w:hyperlink r:id="rId116" w:history="1">
        <w:r w:rsidRPr="009316C1">
          <w:rPr>
            <w:rFonts w:ascii="Arial" w:hAnsi="Arial" w:cs="Arial"/>
            <w:color w:val="000000"/>
            <w:sz w:val="18"/>
            <w:lang w:val="it-IT"/>
          </w:rPr>
          <w:t>examen auto categoria B1</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17" w:history="1">
        <w:r w:rsidRPr="009316C1">
          <w:rPr>
            <w:rFonts w:ascii="Arial" w:hAnsi="Arial" w:cs="Arial"/>
            <w:color w:val="000000"/>
            <w:sz w:val="18"/>
            <w:lang w:val="it-IT"/>
          </w:rPr>
          <w:t>teste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pacing w:after="0" w:line="240" w:lineRule="auto"/>
        <w:outlineLvl w:val="1"/>
        <w:rPr>
          <w:rFonts w:ascii="Tahoma" w:hAnsi="Tahoma" w:cs="Tahoma"/>
          <w:b/>
          <w:bCs/>
          <w:color w:val="222222"/>
          <w:sz w:val="21"/>
          <w:szCs w:val="21"/>
          <w:lang w:val="it-IT"/>
        </w:rPr>
      </w:pPr>
      <w:hyperlink r:id="rId118" w:history="1">
        <w:r w:rsidRPr="009316C1">
          <w:rPr>
            <w:rFonts w:ascii="Tahoma" w:hAnsi="Tahoma" w:cs="Tahoma"/>
            <w:b/>
            <w:bCs/>
            <w:color w:val="000000"/>
            <w:sz w:val="21"/>
            <w:lang w:val="it-IT"/>
          </w:rPr>
          <w:t>221. Poliţistul rutier poate dispune imobilizarea unui vehicul atunci când:</w:t>
        </w:r>
      </w:hyperlink>
    </w:p>
    <w:p w:rsidR="00AE1230" w:rsidRPr="009316C1" w:rsidRDefault="00AE1230" w:rsidP="00B928BE">
      <w:pPr>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vehiculul nu are efectuată inspecţia tehnică periodică;</w:t>
      </w:r>
    </w:p>
    <w:p w:rsidR="00AE1230" w:rsidRPr="009316C1" w:rsidRDefault="00AE1230" w:rsidP="00B928BE">
      <w:pPr>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anvelopele au alte dimensiuni decât cele prevăzute în cartea de identitate a vehiculului;</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conducătorul auto refuză să se legitimeze.</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119" w:history="1">
        <w:r w:rsidRPr="009316C1">
          <w:rPr>
            <w:rFonts w:ascii="Tahoma" w:hAnsi="Tahoma" w:cs="Tahoma"/>
            <w:b/>
            <w:bCs/>
            <w:color w:val="000000"/>
            <w:sz w:val="21"/>
            <w:lang w:val="pt-BR"/>
          </w:rPr>
          <w:t>402. Se pedepsesc penal următoarele acţiuni:</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instalarea de mijloace de semnalizare rutieră sau modificarea poziţiei acestora fără autorizaţie legală;</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organizarea sau participarea, în calitate de conducător auto sau de animale, la întreceri neautorizate pe drumurile publice;</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blocarea cu intenţie a drumului public, dacă se pune în pericol siguranţa circulaţiei.</w:t>
      </w:r>
    </w:p>
    <w:p w:rsidR="00AE1230" w:rsidRPr="009316C1" w:rsidRDefault="00AE1230" w:rsidP="00B928BE">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5 </w:t>
      </w:r>
      <w:r w:rsidRPr="009316C1">
        <w:rPr>
          <w:rFonts w:ascii="Arial" w:hAnsi="Arial" w:cs="Arial"/>
          <w:b/>
          <w:bCs/>
          <w:color w:val="FFFFFF"/>
          <w:sz w:val="18"/>
          <w:szCs w:val="18"/>
          <w:lang w:val="pt-B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58% | Tags:</w:t>
      </w:r>
      <w:r w:rsidRPr="009316C1">
        <w:rPr>
          <w:rFonts w:ascii="Arial" w:hAnsi="Arial" w:cs="Arial"/>
          <w:color w:val="222222"/>
          <w:sz w:val="18"/>
          <w:lang w:val="pt-BR"/>
        </w:rPr>
        <w:t> </w:t>
      </w:r>
      <w:hyperlink r:id="rId120" w:history="1">
        <w:r w:rsidRPr="009316C1">
          <w:rPr>
            <w:rFonts w:ascii="Arial" w:hAnsi="Arial" w:cs="Arial"/>
            <w:color w:val="000000"/>
            <w:sz w:val="18"/>
            <w:lang w:val="pt-BR"/>
          </w:rPr>
          <w:t>intrebari cat b</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121" w:history="1">
        <w:r w:rsidRPr="009316C1">
          <w:rPr>
            <w:rFonts w:ascii="Arial" w:hAnsi="Arial" w:cs="Arial"/>
            <w:b/>
            <w:bCs/>
            <w:color w:val="000000"/>
            <w:sz w:val="18"/>
            <w:lang w:val="pt-BR"/>
          </w:rPr>
          <w:t>simulare examen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22" w:history="1">
        <w:r w:rsidRPr="009316C1">
          <w:rPr>
            <w:rFonts w:ascii="Tahoma" w:hAnsi="Tahoma" w:cs="Tahoma"/>
            <w:b/>
            <w:bCs/>
            <w:color w:val="000000"/>
            <w:sz w:val="21"/>
            <w:lang w:val="it-IT"/>
          </w:rPr>
          <w:t>403. Pentru a conduce ecologic un autovehiculul, este necesar:</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să verificaţi o dată pe lună, la rece, presiunea din pneuri;</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să schimbaţi între ele pneurile, la aproximativ 10 000 km;</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să înlocuiţi pneurile la fiecare 1000 km.</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23" w:history="1">
        <w:r w:rsidRPr="009316C1">
          <w:rPr>
            <w:rFonts w:ascii="Tahoma" w:hAnsi="Tahoma" w:cs="Tahoma"/>
            <w:b/>
            <w:bCs/>
            <w:color w:val="000000"/>
            <w:sz w:val="21"/>
            <w:lang w:val="it-IT"/>
          </w:rPr>
          <w:t>493. Când se folosesc luminile de avarie?</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când un vehicul a rămas în pană sau a fost avariat, fiind imobilizat pe carosabil;</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când vehiculul se deplasează foarte lent şi constituie un pericol pentru ceilalţi participanţi la trafic;</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când autovehiculul este remorcat.</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16 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57% | Tags:</w:t>
      </w:r>
      <w:r w:rsidRPr="009316C1">
        <w:rPr>
          <w:rFonts w:ascii="Arial" w:hAnsi="Arial" w:cs="Arial"/>
          <w:color w:val="222222"/>
          <w:sz w:val="18"/>
          <w:lang w:val="it-IT"/>
        </w:rPr>
        <w:t> </w:t>
      </w:r>
      <w:hyperlink r:id="rId124" w:history="1">
        <w:r w:rsidRPr="009316C1">
          <w:rPr>
            <w:rFonts w:ascii="Arial" w:hAnsi="Arial" w:cs="Arial"/>
            <w:color w:val="000000"/>
            <w:sz w:val="18"/>
            <w:lang w:val="it-IT"/>
          </w:rPr>
          <w:t>permis auto categoria B</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25" w:history="1">
        <w:r w:rsidRPr="009316C1">
          <w:rPr>
            <w:rFonts w:ascii="Arial" w:hAnsi="Arial" w:cs="Arial"/>
            <w:color w:val="000000"/>
            <w:sz w:val="18"/>
            <w:lang w:val="it-IT"/>
          </w:rPr>
          <w:t>teste auto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26" w:history="1">
        <w:r w:rsidRPr="009316C1">
          <w:rPr>
            <w:rFonts w:ascii="Tahoma" w:hAnsi="Tahoma" w:cs="Tahoma"/>
            <w:b/>
            <w:bCs/>
            <w:color w:val="000000"/>
            <w:sz w:val="21"/>
            <w:lang w:val="it-IT"/>
          </w:rPr>
          <w:t>432. Remorcarea unui autoturism rămas în pană se face cu:</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o legătură flexibilă omologată, în lungime de 3-5 m, dacă mecanismul de direcţie şi sistemul de frânare nu sunt defecte;</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o bară rigidă, lungă de maximum 4 m;</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o bară metalică, însoţită de un lanţ de siguranţă.</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127" w:history="1">
        <w:r w:rsidRPr="009316C1">
          <w:rPr>
            <w:rFonts w:ascii="Tahoma" w:hAnsi="Tahoma" w:cs="Tahoma"/>
            <w:b/>
            <w:bCs/>
            <w:color w:val="000000"/>
            <w:sz w:val="21"/>
            <w:lang w:val="pt-BR"/>
          </w:rPr>
          <w:t>891. Care dintre următoarele fapte constituie infracţiuni?</w:t>
        </w:r>
      </w:hyperlink>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nerespectarea semnalelor poliţiştilor la trecerea coloanelor oficiale;</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conducerea sub influenţa unor produse sau substanţe stupefiante sau a unor medicamente cu efecte similare;</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depăşirea limitei legale de viteză cu peste 50 km/h.</w:t>
      </w:r>
    </w:p>
    <w:p w:rsidR="00AE1230" w:rsidRPr="009316C1" w:rsidRDefault="00AE1230" w:rsidP="00B928BE">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7 </w:t>
      </w:r>
      <w:r w:rsidRPr="009316C1">
        <w:rPr>
          <w:rFonts w:ascii="Arial" w:hAnsi="Arial" w:cs="Arial"/>
          <w:b/>
          <w:bCs/>
          <w:color w:val="FFFFFF"/>
          <w:sz w:val="18"/>
          <w:szCs w:val="18"/>
          <w:lang w:val="pt-BR"/>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57% | Tags:</w:t>
      </w:r>
      <w:r w:rsidRPr="009316C1">
        <w:rPr>
          <w:rFonts w:ascii="Arial" w:hAnsi="Arial" w:cs="Arial"/>
          <w:color w:val="222222"/>
          <w:sz w:val="18"/>
          <w:lang w:val="pt-BR"/>
        </w:rPr>
        <w:t> </w:t>
      </w:r>
      <w:hyperlink r:id="rId128" w:history="1">
        <w:r w:rsidRPr="009316C1">
          <w:rPr>
            <w:rFonts w:ascii="Arial" w:hAnsi="Arial" w:cs="Arial"/>
            <w:b/>
            <w:bCs/>
            <w:color w:val="000000"/>
            <w:sz w:val="18"/>
            <w:lang w:val="pt-BR"/>
          </w:rPr>
          <w:t>drpciv</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129" w:history="1">
        <w:r w:rsidRPr="009316C1">
          <w:rPr>
            <w:rFonts w:ascii="Arial" w:hAnsi="Arial" w:cs="Arial"/>
            <w:color w:val="000000"/>
            <w:sz w:val="18"/>
            <w:lang w:val="pt-BR"/>
          </w:rPr>
          <w:t>permis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130" w:history="1">
        <w:r w:rsidRPr="009316C1">
          <w:rPr>
            <w:rFonts w:ascii="Tahoma" w:hAnsi="Tahoma" w:cs="Tahoma"/>
            <w:b/>
            <w:bCs/>
            <w:color w:val="000000"/>
            <w:sz w:val="21"/>
            <w:lang w:val="pt-BR"/>
          </w:rPr>
          <w:t>262. Care dintre faptele de mai jos se consideră infracţiune şi se pedepseşte ca atare?</w:t>
        </w:r>
      </w:hyperlink>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sustragerea de la obligaţia de a supune autovehiculul inspecţiei tehnice periodice;</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părăsirea locului accidentului care a avut ca urmare avarii;</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repararea autovehicului ce prezintă urme de accident, fără autorizaţia poliţiei.</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16 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57% | Tags:</w:t>
      </w:r>
      <w:r w:rsidRPr="009316C1">
        <w:rPr>
          <w:rFonts w:ascii="Arial" w:hAnsi="Arial" w:cs="Arial"/>
          <w:color w:val="222222"/>
          <w:sz w:val="18"/>
          <w:lang w:val="it-IT"/>
        </w:rPr>
        <w:t> </w:t>
      </w:r>
      <w:hyperlink r:id="rId131" w:history="1">
        <w:r w:rsidRPr="009316C1">
          <w:rPr>
            <w:rFonts w:ascii="Arial" w:hAnsi="Arial" w:cs="Arial"/>
            <w:b/>
            <w:bCs/>
            <w:color w:val="000000"/>
            <w:sz w:val="18"/>
            <w:lang w:val="it-IT"/>
          </w:rPr>
          <w:t>www drpciv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32" w:history="1">
        <w:r w:rsidRPr="009316C1">
          <w:rPr>
            <w:rFonts w:ascii="Arial" w:hAnsi="Arial" w:cs="Arial"/>
            <w:b/>
            <w:bCs/>
            <w:color w:val="000000"/>
            <w:sz w:val="18"/>
            <w:lang w:val="it-IT"/>
          </w:rPr>
          <w:t>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33" w:history="1">
        <w:r w:rsidRPr="009316C1">
          <w:rPr>
            <w:rFonts w:ascii="Tahoma" w:hAnsi="Tahoma" w:cs="Tahoma"/>
            <w:b/>
            <w:bCs/>
            <w:color w:val="000000"/>
            <w:sz w:val="21"/>
            <w:lang w:val="it-IT"/>
          </w:rPr>
          <w:t>372. În care dintre situaţii se dispune imobilizarea unui vehicul?</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când starea tehnică a vehiculului pune în pericol grav siguranţa circulaţiei;</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când starea tehnică a vehiculului deteriorează drumul public sau afectează mediul;</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când conducătorul autovehiculului nu are asupra sa certificatul de înmatriculare.</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7 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57% | Tags:</w:t>
      </w:r>
      <w:r w:rsidRPr="009316C1">
        <w:rPr>
          <w:rFonts w:ascii="Arial" w:hAnsi="Arial" w:cs="Arial"/>
          <w:color w:val="222222"/>
          <w:sz w:val="18"/>
          <w:lang w:val="it-IT"/>
        </w:rPr>
        <w:t> </w:t>
      </w:r>
      <w:hyperlink r:id="rId134" w:history="1">
        <w:r w:rsidRPr="009316C1">
          <w:rPr>
            <w:rFonts w:ascii="Arial" w:hAnsi="Arial" w:cs="Arial"/>
            <w:color w:val="000000"/>
            <w:sz w:val="18"/>
            <w:lang w:val="it-IT"/>
          </w:rPr>
          <w:t>examen sala</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35" w:history="1">
        <w:r w:rsidRPr="009316C1">
          <w:rPr>
            <w:rFonts w:ascii="Arial" w:hAnsi="Arial" w:cs="Arial"/>
            <w:color w:val="000000"/>
            <w:sz w:val="18"/>
            <w:lang w:val="it-IT"/>
          </w:rPr>
          <w:t>raspunsuri 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pt-BR"/>
        </w:rPr>
      </w:pPr>
      <w:hyperlink r:id="rId136" w:history="1">
        <w:r w:rsidRPr="009316C1">
          <w:rPr>
            <w:rFonts w:ascii="Tahoma" w:hAnsi="Tahoma" w:cs="Tahoma"/>
            <w:b/>
            <w:bCs/>
            <w:color w:val="000000"/>
            <w:sz w:val="21"/>
            <w:lang w:val="pt-BR"/>
          </w:rPr>
          <w:t>388. Oprirea este interzisă:</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pe sectoarele de drum unde depăşirea este interzisă;</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în zona de acţiune a indicatorului „Staţionarea interzisă“;</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în dreptul căilor de acces care deservesc proprietăţile alăturate drumurilor publice.</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11 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56% | Tags:</w:t>
      </w:r>
      <w:r w:rsidRPr="009316C1">
        <w:rPr>
          <w:rFonts w:ascii="Arial" w:hAnsi="Arial" w:cs="Arial"/>
          <w:color w:val="222222"/>
          <w:sz w:val="18"/>
          <w:lang w:val="it-IT"/>
        </w:rPr>
        <w:t> </w:t>
      </w:r>
      <w:hyperlink r:id="rId137" w:history="1">
        <w:r w:rsidRPr="009316C1">
          <w:rPr>
            <w:rFonts w:ascii="Arial" w:hAnsi="Arial" w:cs="Arial"/>
            <w:b/>
            <w:bCs/>
            <w:color w:val="000000"/>
            <w:sz w:val="18"/>
            <w:lang w:val="it-IT"/>
          </w:rPr>
          <w:t>examen permis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38" w:history="1">
        <w:r w:rsidRPr="009316C1">
          <w:rPr>
            <w:rFonts w:ascii="Arial" w:hAnsi="Arial" w:cs="Arial"/>
            <w:color w:val="000000"/>
            <w:sz w:val="18"/>
            <w:lang w:val="it-IT"/>
          </w:rPr>
          <w:t>drpciv.ro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39" w:history="1">
        <w:r w:rsidRPr="009316C1">
          <w:rPr>
            <w:rFonts w:ascii="Tahoma" w:hAnsi="Tahoma" w:cs="Tahoma"/>
            <w:b/>
            <w:bCs/>
            <w:color w:val="000000"/>
            <w:sz w:val="21"/>
            <w:lang w:val="it-IT"/>
          </w:rPr>
          <w:t>101. În care dintre următoarele situaţii sunteţi obligat să circulaţi cu o viteză care să nu depăşească 30 km/h în localităţi?</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în curbele deosebit de periculoase, semnalizate ca atare;</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în curbele în care vizibilitatea este sub 50 m;</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în zonele în care este interzisă depăşirea.</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54% | Tags:</w:t>
      </w:r>
      <w:r w:rsidRPr="009316C1">
        <w:rPr>
          <w:rFonts w:ascii="Arial" w:hAnsi="Arial" w:cs="Arial"/>
          <w:color w:val="222222"/>
          <w:sz w:val="18"/>
          <w:lang w:val="it-IT"/>
        </w:rPr>
        <w:t> </w:t>
      </w:r>
      <w:hyperlink r:id="rId140" w:history="1">
        <w:r w:rsidRPr="009316C1">
          <w:rPr>
            <w:rFonts w:ascii="Arial" w:hAnsi="Arial" w:cs="Arial"/>
            <w:color w:val="000000"/>
            <w:sz w:val="18"/>
            <w:lang w:val="it-IT"/>
          </w:rPr>
          <w:t>permis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41" w:history="1">
        <w:r w:rsidRPr="009316C1">
          <w:rPr>
            <w:rFonts w:ascii="Arial" w:hAnsi="Arial" w:cs="Arial"/>
            <w:color w:val="000000"/>
            <w:sz w:val="18"/>
            <w:lang w:val="it-IT"/>
          </w:rPr>
          <w:t>examen auto cat B</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42" w:history="1">
        <w:r w:rsidRPr="009316C1">
          <w:rPr>
            <w:rFonts w:ascii="Tahoma" w:hAnsi="Tahoma" w:cs="Tahoma"/>
            <w:b/>
            <w:bCs/>
            <w:color w:val="000000"/>
            <w:sz w:val="21"/>
            <w:lang w:val="it-IT"/>
          </w:rPr>
          <w:t>67. Ce obligaţii vă revin în ceea ce priveşte regimul vitezei de circulaţie?</w:t>
        </w:r>
      </w:hyperlink>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să respectaţi regimul legal de viteză aplicabil pe traseul pe care vă deplasaţi;</w:t>
      </w:r>
    </w:p>
    <w:p w:rsidR="00AE1230" w:rsidRPr="009316C1" w:rsidRDefault="00AE1230" w:rsidP="00B928BE">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să adaptaţi viteza în funcţie de condiţiile de drum, astfel încât să puteţi efectua orice manevră în condiţii de siguranţă;</w:t>
      </w:r>
    </w:p>
    <w:p w:rsidR="00AE1230" w:rsidRPr="009316C1" w:rsidRDefault="00AE1230" w:rsidP="00B928BE">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să nu depăşiţi viteza legală în zonele în care este instalată aparatura radar.</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15 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53% | Tags:</w:t>
      </w:r>
      <w:r w:rsidRPr="009316C1">
        <w:rPr>
          <w:rFonts w:ascii="Arial" w:hAnsi="Arial" w:cs="Arial"/>
          <w:color w:val="222222"/>
          <w:sz w:val="18"/>
          <w:lang w:val="it-IT"/>
        </w:rPr>
        <w:t> </w:t>
      </w:r>
      <w:hyperlink r:id="rId143" w:history="1">
        <w:r w:rsidRPr="009316C1">
          <w:rPr>
            <w:rFonts w:ascii="Arial" w:hAnsi="Arial" w:cs="Arial"/>
            <w:color w:val="000000"/>
            <w:sz w:val="18"/>
            <w:lang w:val="it-IT"/>
          </w:rPr>
          <w:t>permis categoria tr</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44" w:history="1">
        <w:r w:rsidRPr="009316C1">
          <w:rPr>
            <w:rFonts w:ascii="Arial" w:hAnsi="Arial" w:cs="Arial"/>
            <w:color w:val="000000"/>
            <w:sz w:val="18"/>
            <w:lang w:val="it-IT"/>
          </w:rPr>
          <w:t>chestionare auto 2014</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45" w:history="1">
        <w:r w:rsidRPr="009316C1">
          <w:rPr>
            <w:rFonts w:ascii="Tahoma" w:hAnsi="Tahoma" w:cs="Tahoma"/>
            <w:b/>
            <w:bCs/>
            <w:color w:val="000000"/>
            <w:sz w:val="21"/>
            <w:lang w:val="it-IT"/>
          </w:rPr>
          <w:t>387. În care dintre situaţii este interzisă oprirea?</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la o distanţă mai mică de 25 m înainte şi după indicatorul de staţie pentru mijloacele de transport public de persoane;</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la o distanţă mai mică de 25 m de colţul intersecţiei;</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la o distanţă de 5 m în spatele ultimului vagon de tramvai oprit într-o staţie fără refugiu pentru pietoni.</w:t>
      </w:r>
    </w:p>
    <w:p w:rsidR="00AE1230" w:rsidRPr="009316C1" w:rsidRDefault="00AE1230" w:rsidP="00B928BE">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2 </w:t>
      </w:r>
      <w:r w:rsidRPr="009316C1">
        <w:rPr>
          <w:rFonts w:ascii="Arial" w:hAnsi="Arial" w:cs="Arial"/>
          <w:b/>
          <w:bCs/>
          <w:color w:val="FFFFFF"/>
          <w:sz w:val="18"/>
          <w:szCs w:val="18"/>
          <w:lang w:val="it-IT"/>
        </w:rPr>
        <w:t>comentarii</w:t>
      </w:r>
    </w:p>
    <w:p w:rsidR="00AE1230" w:rsidRPr="009316C1" w:rsidRDefault="00AE1230" w:rsidP="00B928BE">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55% | Tags:</w:t>
      </w:r>
      <w:r w:rsidRPr="009316C1">
        <w:rPr>
          <w:rFonts w:ascii="Arial" w:hAnsi="Arial" w:cs="Arial"/>
          <w:color w:val="222222"/>
          <w:sz w:val="18"/>
          <w:lang w:val="it-IT"/>
        </w:rPr>
        <w:t> </w:t>
      </w:r>
      <w:hyperlink r:id="rId146" w:history="1">
        <w:r w:rsidRPr="009316C1">
          <w:rPr>
            <w:rFonts w:ascii="Arial" w:hAnsi="Arial" w:cs="Arial"/>
            <w:color w:val="000000"/>
            <w:sz w:val="18"/>
            <w:lang w:val="it-IT"/>
          </w:rPr>
          <w:t>auto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47" w:history="1">
        <w:r w:rsidRPr="009316C1">
          <w:rPr>
            <w:rFonts w:ascii="Arial" w:hAnsi="Arial" w:cs="Arial"/>
            <w:b/>
            <w:bCs/>
            <w:color w:val="000000"/>
            <w:sz w:val="18"/>
            <w:lang w:val="it-IT"/>
          </w:rPr>
          <w:t>simulare 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B928BE">
      <w:pPr>
        <w:shd w:val="clear" w:color="auto" w:fill="FCFDFD"/>
        <w:spacing w:after="0" w:line="240" w:lineRule="auto"/>
        <w:outlineLvl w:val="1"/>
        <w:rPr>
          <w:rFonts w:ascii="Tahoma" w:hAnsi="Tahoma" w:cs="Tahoma"/>
          <w:b/>
          <w:bCs/>
          <w:color w:val="222222"/>
          <w:sz w:val="21"/>
          <w:szCs w:val="21"/>
          <w:lang w:val="it-IT"/>
        </w:rPr>
      </w:pPr>
      <w:hyperlink r:id="rId148" w:history="1">
        <w:r w:rsidRPr="009316C1">
          <w:rPr>
            <w:rFonts w:ascii="Tahoma" w:hAnsi="Tahoma" w:cs="Tahoma"/>
            <w:b/>
            <w:bCs/>
            <w:color w:val="000000"/>
            <w:sz w:val="21"/>
            <w:lang w:val="it-IT"/>
          </w:rPr>
          <w:t>386. În care dintre situaţiile de mai jos este interzisă întoarcerea?</w:t>
        </w:r>
      </w:hyperlink>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în curbele cu vizibilitatea redusă sub 50 m;</w:t>
      </w:r>
    </w:p>
    <w:p w:rsidR="00AE1230" w:rsidRPr="009316C1" w:rsidRDefault="00AE1230" w:rsidP="00B928BE">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la întâlnirea indicatorului „Drum cu prioritate“;</w:t>
      </w:r>
    </w:p>
    <w:p w:rsidR="00AE1230" w:rsidRPr="009316C1" w:rsidRDefault="00AE1230" w:rsidP="00B928BE">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la întâlnirea indicatorului „Drum îngustat“.</w:t>
      </w:r>
    </w:p>
    <w:p w:rsidR="00AE1230" w:rsidRPr="009316C1" w:rsidRDefault="00AE1230" w:rsidP="008B2475">
      <w:pPr>
        <w:spacing w:after="0" w:line="240" w:lineRule="auto"/>
        <w:outlineLvl w:val="1"/>
        <w:rPr>
          <w:rFonts w:ascii="Tahoma" w:hAnsi="Tahoma" w:cs="Tahoma"/>
          <w:b/>
          <w:bCs/>
          <w:color w:val="222222"/>
          <w:sz w:val="21"/>
          <w:szCs w:val="21"/>
          <w:lang w:val="it-IT"/>
        </w:rPr>
      </w:pPr>
      <w:hyperlink r:id="rId149" w:history="1">
        <w:r w:rsidRPr="009316C1">
          <w:rPr>
            <w:rFonts w:ascii="Tahoma" w:hAnsi="Tahoma" w:cs="Tahoma"/>
            <w:b/>
            <w:bCs/>
            <w:color w:val="000000"/>
            <w:sz w:val="21"/>
            <w:lang w:val="it-IT"/>
          </w:rPr>
          <w:t>704. Se interzice oprirea voluntară:</w:t>
        </w:r>
      </w:hyperlink>
    </w:p>
    <w:p w:rsidR="00AE1230" w:rsidRPr="009316C1" w:rsidRDefault="00AE1230" w:rsidP="008B2475">
      <w:pPr>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la mai puţin de 100 m de calea ferată industrială;</w:t>
      </w:r>
    </w:p>
    <w:p w:rsidR="00AE1230" w:rsidRPr="009316C1" w:rsidRDefault="00AE1230" w:rsidP="008B2475">
      <w:pPr>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pe trotuar;</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în zona de acţiune a indicatorului „Prioritate faţă de circulaţia din sens invers".</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50" w:history="1">
        <w:r w:rsidRPr="009316C1">
          <w:rPr>
            <w:rFonts w:ascii="Tahoma" w:hAnsi="Tahoma" w:cs="Tahoma"/>
            <w:b/>
            <w:bCs/>
            <w:color w:val="000000"/>
            <w:sz w:val="21"/>
            <w:lang w:val="it-IT"/>
          </w:rPr>
          <w:t>583. Oprirea este interzisă:</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în zona în care este instalat indicatorul „Staţionarea interzisă“;</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în zona indicatorului „Depăşirea interzisă“;</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în dreptul căilor de acces care deservesc proprietăţile alăturate drumurilor publice.</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10 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55% | Tags:</w:t>
      </w:r>
      <w:r w:rsidRPr="009316C1">
        <w:rPr>
          <w:rFonts w:ascii="Arial" w:hAnsi="Arial" w:cs="Arial"/>
          <w:color w:val="222222"/>
          <w:sz w:val="18"/>
          <w:lang w:val="it-IT"/>
        </w:rPr>
        <w:t> </w:t>
      </w:r>
      <w:hyperlink r:id="rId151" w:history="1">
        <w:r w:rsidRPr="009316C1">
          <w:rPr>
            <w:rFonts w:ascii="Arial" w:hAnsi="Arial" w:cs="Arial"/>
            <w:b/>
            <w:bCs/>
            <w:color w:val="000000"/>
            <w:sz w:val="18"/>
            <w:lang w:val="it-IT"/>
          </w:rPr>
          <w:t>teste auto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52" w:history="1">
        <w:r w:rsidRPr="009316C1">
          <w:rPr>
            <w:rFonts w:ascii="Arial" w:hAnsi="Arial" w:cs="Arial"/>
            <w:color w:val="000000"/>
            <w:sz w:val="18"/>
            <w:lang w:val="it-IT"/>
          </w:rPr>
          <w:t>chestionare 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53" w:history="1">
        <w:r w:rsidRPr="009316C1">
          <w:rPr>
            <w:rFonts w:ascii="Tahoma" w:hAnsi="Tahoma" w:cs="Tahoma"/>
            <w:b/>
            <w:bCs/>
            <w:color w:val="000000"/>
            <w:sz w:val="21"/>
            <w:lang w:val="it-IT"/>
          </w:rPr>
          <w:t>631. În sensul conducerii ecologice a unui autovehicul, se recomandă:</w:t>
        </w:r>
      </w:hyperlink>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să evitaţi transportul obiectelor inutile în portbagaj sau în habitaclu;</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să nu aveţi montat în permanenţă pe autovehicul portbagajul suplimentar;</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să utilizaţi spoilere şi faruri suplimentare.</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6 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55% | Tags:</w:t>
      </w:r>
      <w:r w:rsidRPr="009316C1">
        <w:rPr>
          <w:rFonts w:ascii="Arial" w:hAnsi="Arial" w:cs="Arial"/>
          <w:color w:val="222222"/>
          <w:sz w:val="18"/>
          <w:lang w:val="it-IT"/>
        </w:rPr>
        <w:t> </w:t>
      </w:r>
      <w:hyperlink r:id="rId154" w:history="1">
        <w:r w:rsidRPr="009316C1">
          <w:rPr>
            <w:rFonts w:ascii="Arial" w:hAnsi="Arial" w:cs="Arial"/>
            <w:b/>
            <w:bCs/>
            <w:color w:val="000000"/>
            <w:sz w:val="18"/>
            <w:lang w:val="it-IT"/>
          </w:rPr>
          <w:t>permis cat b1</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55" w:history="1">
        <w:r w:rsidRPr="009316C1">
          <w:rPr>
            <w:rFonts w:ascii="Arial" w:hAnsi="Arial" w:cs="Arial"/>
            <w:b/>
            <w:bCs/>
            <w:color w:val="000000"/>
            <w:sz w:val="18"/>
            <w:lang w:val="it-IT"/>
          </w:rPr>
          <w:t>www drpciv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56" w:history="1">
        <w:r w:rsidRPr="009316C1">
          <w:rPr>
            <w:rFonts w:ascii="Tahoma" w:hAnsi="Tahoma" w:cs="Tahoma"/>
            <w:b/>
            <w:bCs/>
            <w:color w:val="000000"/>
            <w:sz w:val="21"/>
            <w:lang w:val="it-IT"/>
          </w:rPr>
          <w:t>581. Comportamentul ecologic în conducerea unui autovehiculul presupune:</w:t>
        </w:r>
      </w:hyperlink>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planificarea traseului pentru a economisi timp şi combustibil;</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evitarea zonelor cu circulaţie densă, cu lucrări pe carosabil sau cu teren accidentat;</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viteză şi acceleraţie mai mari, pentru a scurta timpul de deplasare.</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0 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54% | Tags:</w:t>
      </w:r>
      <w:r w:rsidRPr="009316C1">
        <w:rPr>
          <w:rFonts w:ascii="Arial" w:hAnsi="Arial" w:cs="Arial"/>
          <w:color w:val="222222"/>
          <w:sz w:val="18"/>
          <w:lang w:val="it-IT"/>
        </w:rPr>
        <w:t> </w:t>
      </w:r>
      <w:hyperlink r:id="rId157" w:history="1">
        <w:r w:rsidRPr="009316C1">
          <w:rPr>
            <w:rFonts w:ascii="Arial" w:hAnsi="Arial" w:cs="Arial"/>
            <w:b/>
            <w:bCs/>
            <w:color w:val="000000"/>
            <w:sz w:val="18"/>
            <w:lang w:val="it-IT"/>
          </w:rPr>
          <w:t>examen sala</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58" w:history="1">
        <w:r w:rsidRPr="009316C1">
          <w:rPr>
            <w:rFonts w:ascii="Arial" w:hAnsi="Arial" w:cs="Arial"/>
            <w:b/>
            <w:bCs/>
            <w:color w:val="000000"/>
            <w:sz w:val="18"/>
            <w:lang w:val="it-IT"/>
          </w:rPr>
          <w:t>permis auto categoria TR</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59" w:history="1">
        <w:r w:rsidRPr="009316C1">
          <w:rPr>
            <w:rFonts w:ascii="Tahoma" w:hAnsi="Tahoma" w:cs="Tahoma"/>
            <w:b/>
            <w:bCs/>
            <w:color w:val="000000"/>
            <w:sz w:val="21"/>
            <w:lang w:val="it-IT"/>
          </w:rPr>
          <w:t>477. Oprirea vehiculelor este interzisă:</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pe partea carosabilă a drumurilor naţionale;</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în zona de acţiune a indicatorului „Oprirea interzisă“, până la prima intersecţie;</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în dreptul căilor de acces care deservesc proprietăţile alăturate drumurilor publice.</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17 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53% | Tags:</w:t>
      </w:r>
      <w:r w:rsidRPr="009316C1">
        <w:rPr>
          <w:rFonts w:ascii="Arial" w:hAnsi="Arial" w:cs="Arial"/>
          <w:color w:val="222222"/>
          <w:sz w:val="18"/>
          <w:lang w:val="it-IT"/>
        </w:rPr>
        <w:t> </w:t>
      </w:r>
      <w:hyperlink r:id="rId160" w:history="1">
        <w:r w:rsidRPr="009316C1">
          <w:rPr>
            <w:rFonts w:ascii="Arial" w:hAnsi="Arial" w:cs="Arial"/>
            <w:b/>
            <w:bCs/>
            <w:color w:val="000000"/>
            <w:sz w:val="18"/>
            <w:lang w:val="it-IT"/>
          </w:rPr>
          <w:t>drpciv.ro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61" w:history="1">
        <w:r w:rsidRPr="009316C1">
          <w:rPr>
            <w:rFonts w:ascii="Arial" w:hAnsi="Arial" w:cs="Arial"/>
            <w:b/>
            <w:bCs/>
            <w:color w:val="000000"/>
            <w:sz w:val="18"/>
            <w:lang w:val="it-IT"/>
          </w:rPr>
          <w:t>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62" w:history="1">
        <w:r w:rsidRPr="009316C1">
          <w:rPr>
            <w:rFonts w:ascii="Tahoma" w:hAnsi="Tahoma" w:cs="Tahoma"/>
            <w:b/>
            <w:bCs/>
            <w:color w:val="000000"/>
            <w:sz w:val="21"/>
            <w:lang w:val="it-IT"/>
          </w:rPr>
          <w:t>601. În care dintre următoarele situaţii sunteţi obligat să circulaţi cu o viteză care să nu depăşească 30 km/h în localităţi?</w:t>
        </w:r>
      </w:hyperlink>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într-o zonă rezidenţială, semnalizată ca atare;</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la trecerea prin intersecţiile cu circulaţie nedirijată;</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într-o zonă pietonală, semnalizată ca atare.</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13 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53% | Tags:</w:t>
      </w:r>
      <w:r w:rsidRPr="009316C1">
        <w:rPr>
          <w:rFonts w:ascii="Arial" w:hAnsi="Arial" w:cs="Arial"/>
          <w:color w:val="222222"/>
          <w:sz w:val="18"/>
          <w:lang w:val="it-IT"/>
        </w:rPr>
        <w:t> </w:t>
      </w:r>
      <w:hyperlink r:id="rId163" w:history="1">
        <w:r w:rsidRPr="009316C1">
          <w:rPr>
            <w:rFonts w:ascii="Arial" w:hAnsi="Arial" w:cs="Arial"/>
            <w:color w:val="000000"/>
            <w:sz w:val="18"/>
            <w:lang w:val="it-IT"/>
          </w:rPr>
          <w:t>permis categoria TR</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64" w:history="1">
        <w:r w:rsidRPr="009316C1">
          <w:rPr>
            <w:rFonts w:ascii="Arial" w:hAnsi="Arial" w:cs="Arial"/>
            <w:color w:val="000000"/>
            <w:sz w:val="18"/>
            <w:lang w:val="it-IT"/>
          </w:rPr>
          <w:t>drpciv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65" w:history="1">
        <w:r w:rsidRPr="009316C1">
          <w:rPr>
            <w:rFonts w:ascii="Tahoma" w:hAnsi="Tahoma" w:cs="Tahoma"/>
            <w:b/>
            <w:bCs/>
            <w:color w:val="000000"/>
            <w:sz w:val="21"/>
            <w:lang w:val="it-IT"/>
          </w:rPr>
          <w:t>1041. În care dintre situaţiile de mai jos este interzisă oprirea vehiculelor pe drumurile publice?</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pe partea carosabilă a drumurilor naţionale;</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la o distanţă mai mică de 25 m înainte şi după indicatorul staţiei pentru mijloacele de transport public de persoane;</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la mai puţin de 50 m de cel mai apropiat colţ al intersecţiei.</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5 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53% | Tags:</w:t>
      </w:r>
      <w:r w:rsidRPr="009316C1">
        <w:rPr>
          <w:rFonts w:ascii="Arial" w:hAnsi="Arial" w:cs="Arial"/>
          <w:color w:val="222222"/>
          <w:sz w:val="18"/>
          <w:lang w:val="it-IT"/>
        </w:rPr>
        <w:t> </w:t>
      </w:r>
      <w:hyperlink r:id="rId166" w:history="1">
        <w:r w:rsidRPr="009316C1">
          <w:rPr>
            <w:rFonts w:ascii="Arial" w:hAnsi="Arial" w:cs="Arial"/>
            <w:color w:val="000000"/>
            <w:sz w:val="18"/>
            <w:lang w:val="it-IT"/>
          </w:rPr>
          <w:t>teste 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67" w:history="1">
        <w:r w:rsidRPr="009316C1">
          <w:rPr>
            <w:rFonts w:ascii="Arial" w:hAnsi="Arial" w:cs="Arial"/>
            <w:color w:val="000000"/>
            <w:sz w:val="18"/>
            <w:lang w:val="it-IT"/>
          </w:rPr>
          <w:t>permis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68" w:history="1">
        <w:r w:rsidRPr="009316C1">
          <w:rPr>
            <w:rFonts w:ascii="Tahoma" w:hAnsi="Tahoma" w:cs="Tahoma"/>
            <w:b/>
            <w:bCs/>
            <w:color w:val="000000"/>
            <w:sz w:val="21"/>
            <w:lang w:val="it-IT"/>
          </w:rPr>
          <w:t>553. Se interzice circulaţia pe drumurile publice a autovehiculului dacă:</w:t>
        </w:r>
      </w:hyperlink>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mecanismul de direcţie prezintă uzuri peste limitele admise;</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autovehiculul are aplicate inscripţii, desene, semne distinctive sau reclame de natură să împiedice ori să diminueze eficacitatea dispozitivelor de iluminare şi de semnalizare luminoasă sau citirea numărului de înmatriculare;</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autovehiculul are montate accesorii pe parbrize ori pe geamurile laterale, care restrâng sau estompează vizibilitatea conducătorului în timpul mersului.</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53% | Tags:</w:t>
      </w:r>
      <w:r w:rsidRPr="009316C1">
        <w:rPr>
          <w:rFonts w:ascii="Arial" w:hAnsi="Arial" w:cs="Arial"/>
          <w:color w:val="222222"/>
          <w:sz w:val="18"/>
          <w:lang w:val="it-IT"/>
        </w:rPr>
        <w:t> </w:t>
      </w:r>
      <w:hyperlink r:id="rId169" w:history="1">
        <w:r w:rsidRPr="009316C1">
          <w:rPr>
            <w:rFonts w:ascii="Arial" w:hAnsi="Arial" w:cs="Arial"/>
            <w:b/>
            <w:bCs/>
            <w:color w:val="000000"/>
            <w:sz w:val="18"/>
            <w:lang w:val="it-IT"/>
          </w:rPr>
          <w:t>raspunsuri 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70" w:history="1">
        <w:r w:rsidRPr="009316C1">
          <w:rPr>
            <w:rFonts w:ascii="Arial" w:hAnsi="Arial" w:cs="Arial"/>
            <w:color w:val="000000"/>
            <w:sz w:val="18"/>
            <w:lang w:val="it-IT"/>
          </w:rPr>
          <w:t>intrebari categoria TR</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71" w:history="1">
        <w:r w:rsidRPr="009316C1">
          <w:rPr>
            <w:rFonts w:ascii="Tahoma" w:hAnsi="Tahoma" w:cs="Tahoma"/>
            <w:b/>
            <w:bCs/>
            <w:color w:val="000000"/>
            <w:sz w:val="21"/>
            <w:lang w:val="it-IT"/>
          </w:rPr>
          <w:t>613. Întoarcerea este interzisă:</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pe drumurile cu circulaţie intensă;</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când există riscul ca marginea drumului să cedeze, respectiv soliditatea drumului nu permite;</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pe poduri.</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8 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52% | Tags:</w:t>
      </w:r>
      <w:r w:rsidRPr="009316C1">
        <w:rPr>
          <w:rFonts w:ascii="Arial" w:hAnsi="Arial" w:cs="Arial"/>
          <w:color w:val="222222"/>
          <w:sz w:val="18"/>
          <w:lang w:val="it-IT"/>
        </w:rPr>
        <w:t> </w:t>
      </w:r>
      <w:hyperlink r:id="rId172" w:history="1">
        <w:r w:rsidRPr="009316C1">
          <w:rPr>
            <w:rFonts w:ascii="Arial" w:hAnsi="Arial" w:cs="Arial"/>
            <w:b/>
            <w:bCs/>
            <w:color w:val="000000"/>
            <w:sz w:val="18"/>
            <w:lang w:val="it-IT"/>
          </w:rPr>
          <w:t>permis cat B</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73" w:history="1">
        <w:r w:rsidRPr="009316C1">
          <w:rPr>
            <w:rFonts w:ascii="Arial" w:hAnsi="Arial" w:cs="Arial"/>
            <w:color w:val="000000"/>
            <w:sz w:val="18"/>
            <w:lang w:val="it-IT"/>
          </w:rPr>
          <w:t>simulare 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74" w:history="1">
        <w:r w:rsidRPr="009316C1">
          <w:rPr>
            <w:rFonts w:ascii="Tahoma" w:hAnsi="Tahoma" w:cs="Tahoma"/>
            <w:b/>
            <w:bCs/>
            <w:color w:val="000000"/>
            <w:sz w:val="21"/>
            <w:lang w:val="it-IT"/>
          </w:rPr>
          <w:t>188. Oprirea este interzisă:</w:t>
        </w:r>
      </w:hyperlink>
    </w:p>
    <w:p w:rsidR="00AE1230" w:rsidRPr="009316C1" w:rsidRDefault="00AE1230" w:rsidP="008B2475">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A.</w:t>
      </w:r>
      <w:r w:rsidRPr="009316C1">
        <w:rPr>
          <w:rFonts w:ascii="Arial" w:hAnsi="Arial" w:cs="Arial"/>
          <w:color w:val="222222"/>
          <w:sz w:val="18"/>
          <w:lang w:val="fr-FR"/>
        </w:rPr>
        <w:t> </w:t>
      </w:r>
      <w:r w:rsidRPr="009316C1">
        <w:rPr>
          <w:rFonts w:ascii="Arial" w:hAnsi="Arial" w:cs="Arial"/>
          <w:color w:val="222222"/>
          <w:sz w:val="18"/>
          <w:szCs w:val="18"/>
          <w:lang w:val="fr-FR"/>
        </w:rPr>
        <w:t>la mai puţin de 25 m de colţul unei intersecţii;</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în zona de acţiune a indicatorului „Staţionarea interzisă“;</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în curbe şi pe sectoarele de drum cu vizibilitate redusă sub 50 m.</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17 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52% | Tags:</w:t>
      </w:r>
      <w:r w:rsidRPr="009316C1">
        <w:rPr>
          <w:rFonts w:ascii="Arial" w:hAnsi="Arial" w:cs="Arial"/>
          <w:color w:val="222222"/>
          <w:sz w:val="18"/>
          <w:lang w:val="it-IT"/>
        </w:rPr>
        <w:t> </w:t>
      </w:r>
      <w:hyperlink r:id="rId175" w:history="1">
        <w:r w:rsidRPr="009316C1">
          <w:rPr>
            <w:rFonts w:ascii="Arial" w:hAnsi="Arial" w:cs="Arial"/>
            <w:color w:val="000000"/>
            <w:sz w:val="18"/>
            <w:lang w:val="it-IT"/>
          </w:rPr>
          <w:t>chestionare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76" w:history="1">
        <w:r w:rsidRPr="009316C1">
          <w:rPr>
            <w:rFonts w:ascii="Arial" w:hAnsi="Arial" w:cs="Arial"/>
            <w:b/>
            <w:bCs/>
            <w:color w:val="000000"/>
            <w:sz w:val="18"/>
            <w:lang w:val="it-IT"/>
          </w:rPr>
          <w:t>www drpciv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77" w:history="1">
        <w:r w:rsidRPr="009316C1">
          <w:rPr>
            <w:rFonts w:ascii="Tahoma" w:hAnsi="Tahoma" w:cs="Tahoma"/>
            <w:b/>
            <w:bCs/>
            <w:color w:val="000000"/>
            <w:sz w:val="21"/>
            <w:lang w:val="it-IT"/>
          </w:rPr>
          <w:t>147. Aveţi obligaţia de a opri imediat autovehiculul la semnalele adresate de:</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personalul autorizat de la trecerile la nivel cu calea ferată industrială;</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conducătorii unor grupuri organizate;</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nevăzătorii, prin ridicarea bastonului alb, atunci când aceştia traversează strada.</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32 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50% | Tags:</w:t>
      </w:r>
      <w:r w:rsidRPr="009316C1">
        <w:rPr>
          <w:rFonts w:ascii="Arial" w:hAnsi="Arial" w:cs="Arial"/>
          <w:color w:val="222222"/>
          <w:sz w:val="18"/>
          <w:lang w:val="it-IT"/>
        </w:rPr>
        <w:t> </w:t>
      </w:r>
      <w:hyperlink r:id="rId178" w:history="1">
        <w:r w:rsidRPr="009316C1">
          <w:rPr>
            <w:rFonts w:ascii="Arial" w:hAnsi="Arial" w:cs="Arial"/>
            <w:color w:val="000000"/>
            <w:sz w:val="18"/>
            <w:lang w:val="it-IT"/>
          </w:rPr>
          <w:t>examen permis</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79" w:history="1">
        <w:r w:rsidRPr="009316C1">
          <w:rPr>
            <w:rFonts w:ascii="Arial" w:hAnsi="Arial" w:cs="Arial"/>
            <w:color w:val="000000"/>
            <w:sz w:val="18"/>
            <w:lang w:val="it-IT"/>
          </w:rPr>
          <w:t>intrebari 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80" w:history="1">
        <w:r w:rsidRPr="009316C1">
          <w:rPr>
            <w:rFonts w:ascii="Tahoma" w:hAnsi="Tahoma" w:cs="Tahoma"/>
            <w:b/>
            <w:bCs/>
            <w:color w:val="000000"/>
            <w:sz w:val="21"/>
            <w:lang w:val="it-IT"/>
          </w:rPr>
          <w:t>526. Mersul înapoi este interzis:</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la mai puţin de 100 m de trecerile la nivel cu calea ferată;</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la ieşirea din curţi, garaje sau ganguri;</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pe străzile unde circulaţia se desfăşoară într-un singur sens.</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23 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53% | Tags:</w:t>
      </w:r>
      <w:r w:rsidRPr="009316C1">
        <w:rPr>
          <w:rFonts w:ascii="Arial" w:hAnsi="Arial" w:cs="Arial"/>
          <w:color w:val="222222"/>
          <w:sz w:val="18"/>
          <w:lang w:val="it-IT"/>
        </w:rPr>
        <w:t> </w:t>
      </w:r>
      <w:hyperlink r:id="rId181" w:history="1">
        <w:r w:rsidRPr="009316C1">
          <w:rPr>
            <w:rFonts w:ascii="Arial" w:hAnsi="Arial" w:cs="Arial"/>
            <w:b/>
            <w:bCs/>
            <w:color w:val="000000"/>
            <w:sz w:val="18"/>
            <w:lang w:val="it-IT"/>
          </w:rPr>
          <w:t>www drpciv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82" w:history="1">
        <w:r w:rsidRPr="009316C1">
          <w:rPr>
            <w:rFonts w:ascii="Arial" w:hAnsi="Arial" w:cs="Arial"/>
            <w:color w:val="000000"/>
            <w:sz w:val="18"/>
            <w:lang w:val="it-IT"/>
          </w:rPr>
          <w:t>chestionare auto B</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83" w:history="1">
        <w:r w:rsidRPr="009316C1">
          <w:rPr>
            <w:rFonts w:ascii="Tahoma" w:hAnsi="Tahoma" w:cs="Tahoma"/>
            <w:b/>
            <w:bCs/>
            <w:color w:val="000000"/>
            <w:sz w:val="21"/>
            <w:lang w:val="it-IT"/>
          </w:rPr>
          <w:t>245. Conduita ecologică în conducerea unui autovehicul înseamnă:</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să nu poluaţi fonic mediul înconjurător, folosind sistemul de sonorizare la putere maximă;</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să întreţineţi în permanenţă autovehiculul curat, prin spălare şi degresare zilnică;</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să fiţi calm şi să anticipaţi situaţiile astfel încât să evitaţi accelerarea şi frânarea bruscă.</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6 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51% | Tags:</w:t>
      </w:r>
      <w:r w:rsidRPr="009316C1">
        <w:rPr>
          <w:rFonts w:ascii="Arial" w:hAnsi="Arial" w:cs="Arial"/>
          <w:color w:val="222222"/>
          <w:sz w:val="18"/>
          <w:lang w:val="it-IT"/>
        </w:rPr>
        <w:t> </w:t>
      </w:r>
      <w:hyperlink r:id="rId184" w:history="1">
        <w:r w:rsidRPr="009316C1">
          <w:rPr>
            <w:rFonts w:ascii="Arial" w:hAnsi="Arial" w:cs="Arial"/>
            <w:b/>
            <w:bCs/>
            <w:color w:val="000000"/>
            <w:sz w:val="18"/>
            <w:lang w:val="it-IT"/>
          </w:rPr>
          <w:t>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85" w:history="1">
        <w:r w:rsidRPr="009316C1">
          <w:rPr>
            <w:rFonts w:ascii="Arial" w:hAnsi="Arial" w:cs="Arial"/>
            <w:color w:val="000000"/>
            <w:sz w:val="18"/>
            <w:lang w:val="it-IT"/>
          </w:rPr>
          <w:t>examen permis</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86" w:history="1">
        <w:r w:rsidRPr="009316C1">
          <w:rPr>
            <w:rFonts w:ascii="Tahoma" w:hAnsi="Tahoma" w:cs="Tahoma"/>
            <w:b/>
            <w:bCs/>
            <w:color w:val="000000"/>
            <w:sz w:val="21"/>
            <w:lang w:val="it-IT"/>
          </w:rPr>
          <w:t>762. Staţionarea este interzisă:</w:t>
        </w:r>
      </w:hyperlink>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în zona de acţiune a indicatorului „Circulaţie în ambele sensuri“;</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pe sectoarele de drum unde este interzisă depăşirea prin indicator;</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pe partea carosabilă a drumurilor naţionale.</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22 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50% | Tags:</w:t>
      </w:r>
      <w:r w:rsidRPr="009316C1">
        <w:rPr>
          <w:rFonts w:ascii="Arial" w:hAnsi="Arial" w:cs="Arial"/>
          <w:color w:val="222222"/>
          <w:sz w:val="18"/>
          <w:lang w:val="pt-BR"/>
        </w:rPr>
        <w:t> </w:t>
      </w:r>
      <w:hyperlink r:id="rId187" w:history="1">
        <w:r w:rsidRPr="009316C1">
          <w:rPr>
            <w:rFonts w:ascii="Arial" w:hAnsi="Arial" w:cs="Arial"/>
            <w:b/>
            <w:bCs/>
            <w:color w:val="000000"/>
            <w:sz w:val="18"/>
            <w:lang w:val="pt-BR"/>
          </w:rPr>
          <w:t>chestionare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188" w:history="1">
        <w:r w:rsidRPr="009316C1">
          <w:rPr>
            <w:rFonts w:ascii="Arial" w:hAnsi="Arial" w:cs="Arial"/>
            <w:color w:val="000000"/>
            <w:sz w:val="18"/>
            <w:lang w:val="pt-BR"/>
          </w:rPr>
          <w:t>examen permis</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89" w:history="1">
        <w:r w:rsidRPr="009316C1">
          <w:rPr>
            <w:rFonts w:ascii="Tahoma" w:hAnsi="Tahoma" w:cs="Tahoma"/>
            <w:b/>
            <w:bCs/>
            <w:color w:val="000000"/>
            <w:sz w:val="21"/>
            <w:lang w:val="it-IT"/>
          </w:rPr>
          <w:t>979. Conducătorii auto aflaţi la o trecere la nivel cu o cale ferată industrială trebuie:</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să sporească atenţia;</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să respecte semnalele agentului de cale ferată;</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să se asigure şi să oprească, dacă observă că se apropie vreun tren.</w:t>
      </w:r>
    </w:p>
    <w:p w:rsidR="00AE1230" w:rsidRPr="009316C1" w:rsidRDefault="00AE1230" w:rsidP="008B2475">
      <w:pPr>
        <w:spacing w:after="0" w:line="240" w:lineRule="auto"/>
        <w:outlineLvl w:val="1"/>
        <w:rPr>
          <w:rFonts w:ascii="Tahoma" w:hAnsi="Tahoma" w:cs="Tahoma"/>
          <w:b/>
          <w:bCs/>
          <w:color w:val="222222"/>
          <w:sz w:val="21"/>
          <w:szCs w:val="21"/>
          <w:lang w:val="pt-BR"/>
        </w:rPr>
      </w:pPr>
      <w:hyperlink r:id="rId190" w:history="1">
        <w:r w:rsidRPr="009316C1">
          <w:rPr>
            <w:rFonts w:ascii="Tahoma" w:hAnsi="Tahoma" w:cs="Tahoma"/>
            <w:b/>
            <w:bCs/>
            <w:color w:val="000000"/>
            <w:sz w:val="21"/>
            <w:lang w:val="pt-BR"/>
          </w:rPr>
          <w:t>775. Nu este permis unui autovehicul să circule atunci când:</w:t>
        </w:r>
      </w:hyperlink>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poluează fonic, în timpul mersului sau staţionării, peste pragul admis de lege;</w:t>
      </w:r>
    </w:p>
    <w:p w:rsidR="00AE1230" w:rsidRPr="009316C1" w:rsidRDefault="00AE1230" w:rsidP="008B2475">
      <w:pPr>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nu este dotat cu roată de rezervă;</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plăcuţele cu numărul de înmatriculare sunt deteriorate.</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fr-FR"/>
        </w:rPr>
      </w:pPr>
      <w:hyperlink r:id="rId191" w:history="1">
        <w:r w:rsidRPr="009316C1">
          <w:rPr>
            <w:rFonts w:ascii="Tahoma" w:hAnsi="Tahoma" w:cs="Tahoma"/>
            <w:b/>
            <w:bCs/>
            <w:color w:val="000000"/>
            <w:sz w:val="21"/>
            <w:lang w:val="fr-FR"/>
          </w:rPr>
          <w:t>856. În ce condiţii pot circula pe drumurile publice autovehiculele şi remorcile?</w:t>
        </w:r>
      </w:hyperlink>
    </w:p>
    <w:p w:rsidR="00AE1230" w:rsidRPr="009316C1" w:rsidRDefault="00AE1230" w:rsidP="008B2475">
      <w:pPr>
        <w:shd w:val="clear" w:color="auto" w:fill="FCFDFD"/>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A.</w:t>
      </w:r>
      <w:r w:rsidRPr="009316C1">
        <w:rPr>
          <w:rFonts w:ascii="Arial" w:hAnsi="Arial" w:cs="Arial"/>
          <w:color w:val="222222"/>
          <w:sz w:val="18"/>
          <w:lang w:val="fr-FR"/>
        </w:rPr>
        <w:t> </w:t>
      </w:r>
      <w:r w:rsidRPr="009316C1">
        <w:rPr>
          <w:rFonts w:ascii="Arial" w:hAnsi="Arial" w:cs="Arial"/>
          <w:color w:val="222222"/>
          <w:sz w:val="18"/>
          <w:szCs w:val="18"/>
          <w:lang w:val="fr-FR"/>
        </w:rPr>
        <w:t>când au un aspect civilizat;</w:t>
      </w:r>
    </w:p>
    <w:p w:rsidR="00AE1230" w:rsidRPr="009316C1" w:rsidRDefault="00AE1230" w:rsidP="008B2475">
      <w:pPr>
        <w:shd w:val="clear" w:color="auto" w:fill="FCFDFD"/>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B.</w:t>
      </w:r>
      <w:r w:rsidRPr="009316C1">
        <w:rPr>
          <w:rFonts w:ascii="Arial" w:hAnsi="Arial" w:cs="Arial"/>
          <w:color w:val="222222"/>
          <w:sz w:val="18"/>
          <w:lang w:val="fr-FR"/>
        </w:rPr>
        <w:t> </w:t>
      </w:r>
      <w:r w:rsidRPr="009316C1">
        <w:rPr>
          <w:rFonts w:ascii="Arial" w:hAnsi="Arial" w:cs="Arial"/>
          <w:color w:val="222222"/>
          <w:sz w:val="18"/>
          <w:szCs w:val="18"/>
          <w:lang w:val="fr-FR"/>
        </w:rPr>
        <w:t>când nu depăşesc greutatea şi gabaritul înscrise în certificatul de înmatriculare;</w:t>
      </w:r>
    </w:p>
    <w:p w:rsidR="00AE1230" w:rsidRPr="009316C1" w:rsidRDefault="00AE1230" w:rsidP="008B2475">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C.</w:t>
      </w:r>
      <w:r w:rsidRPr="009316C1">
        <w:rPr>
          <w:rFonts w:ascii="Arial" w:hAnsi="Arial" w:cs="Arial"/>
          <w:color w:val="222222"/>
          <w:sz w:val="18"/>
          <w:lang w:val="fr-FR"/>
        </w:rPr>
        <w:t> </w:t>
      </w:r>
      <w:r w:rsidRPr="009316C1">
        <w:rPr>
          <w:rFonts w:ascii="Arial" w:hAnsi="Arial" w:cs="Arial"/>
          <w:color w:val="222222"/>
          <w:sz w:val="18"/>
          <w:szCs w:val="18"/>
          <w:lang w:val="fr-FR"/>
        </w:rPr>
        <w:t>când sunt în bună stare de funcţionare şi îndeplinesc condiţiile tehnice stabilite prin lege.</w:t>
      </w:r>
    </w:p>
    <w:p w:rsidR="00AE1230" w:rsidRPr="009316C1" w:rsidRDefault="00AE1230" w:rsidP="008B2475">
      <w:pPr>
        <w:shd w:val="clear" w:color="auto" w:fill="5C9CCC"/>
        <w:spacing w:after="0" w:line="240" w:lineRule="auto"/>
        <w:rPr>
          <w:rFonts w:ascii="Arial" w:hAnsi="Arial" w:cs="Arial"/>
          <w:b/>
          <w:bCs/>
          <w:color w:val="FFFFFF"/>
          <w:sz w:val="18"/>
          <w:szCs w:val="18"/>
          <w:lang w:val="fr-FR"/>
        </w:rPr>
      </w:pPr>
      <w:r w:rsidRPr="009316C1">
        <w:rPr>
          <w:rFonts w:ascii="Arial" w:hAnsi="Arial" w:cs="Arial"/>
          <w:b/>
          <w:bCs/>
          <w:color w:val="FFFFFF"/>
          <w:sz w:val="18"/>
          <w:lang w:val="fr-FR"/>
        </w:rPr>
        <w:t>20 </w:t>
      </w:r>
      <w:r w:rsidRPr="009316C1">
        <w:rPr>
          <w:rFonts w:ascii="Arial" w:hAnsi="Arial" w:cs="Arial"/>
          <w:b/>
          <w:bCs/>
          <w:color w:val="FFFFFF"/>
          <w:sz w:val="18"/>
          <w:szCs w:val="18"/>
          <w:lang w:val="fr-F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fr-FR"/>
        </w:rPr>
      </w:pPr>
      <w:r w:rsidRPr="009316C1">
        <w:rPr>
          <w:rFonts w:ascii="Arial" w:hAnsi="Arial" w:cs="Arial"/>
          <w:color w:val="222222"/>
          <w:sz w:val="18"/>
          <w:szCs w:val="18"/>
          <w:lang w:val="fr-FR"/>
        </w:rPr>
        <w:t>Categoria:</w:t>
      </w:r>
      <w:r w:rsidRPr="009316C1">
        <w:rPr>
          <w:rFonts w:ascii="Arial" w:hAnsi="Arial" w:cs="Arial"/>
          <w:color w:val="222222"/>
          <w:sz w:val="18"/>
          <w:lang w:val="fr-FR"/>
        </w:rPr>
        <w:t> </w:t>
      </w:r>
      <w:r w:rsidRPr="009316C1">
        <w:rPr>
          <w:rFonts w:ascii="Arial" w:hAnsi="Arial" w:cs="Arial"/>
          <w:b/>
          <w:bCs/>
          <w:color w:val="222222"/>
          <w:sz w:val="18"/>
          <w:lang w:val="fr-FR"/>
        </w:rPr>
        <w:t>B, B1, Tr</w:t>
      </w:r>
      <w:r w:rsidRPr="009316C1">
        <w:rPr>
          <w:rFonts w:ascii="Arial" w:hAnsi="Arial" w:cs="Arial"/>
          <w:color w:val="222222"/>
          <w:sz w:val="18"/>
          <w:lang w:val="fr-FR"/>
        </w:rPr>
        <w:t> </w:t>
      </w:r>
      <w:r w:rsidRPr="009316C1">
        <w:rPr>
          <w:rFonts w:ascii="Arial" w:hAnsi="Arial" w:cs="Arial"/>
          <w:color w:val="222222"/>
          <w:sz w:val="18"/>
          <w:szCs w:val="18"/>
          <w:lang w:val="fr-FR"/>
        </w:rPr>
        <w:t>| Grad dificultate: 47% | Tags:</w:t>
      </w:r>
      <w:r w:rsidRPr="009316C1">
        <w:rPr>
          <w:rFonts w:ascii="Arial" w:hAnsi="Arial" w:cs="Arial"/>
          <w:color w:val="222222"/>
          <w:sz w:val="18"/>
          <w:lang w:val="fr-FR"/>
        </w:rPr>
        <w:t> </w:t>
      </w:r>
      <w:hyperlink r:id="rId192" w:history="1">
        <w:r w:rsidRPr="009316C1">
          <w:rPr>
            <w:rFonts w:ascii="Arial" w:hAnsi="Arial" w:cs="Arial"/>
            <w:b/>
            <w:bCs/>
            <w:color w:val="000000"/>
            <w:sz w:val="18"/>
            <w:lang w:val="fr-FR"/>
          </w:rPr>
          <w:t>intrebari cat tr</w:t>
        </w:r>
      </w:hyperlink>
      <w:r w:rsidRPr="009316C1">
        <w:rPr>
          <w:rFonts w:ascii="Arial" w:hAnsi="Arial" w:cs="Arial"/>
          <w:color w:val="222222"/>
          <w:sz w:val="18"/>
          <w:lang w:val="fr-FR"/>
        </w:rPr>
        <w:t> </w:t>
      </w:r>
      <w:r w:rsidRPr="009316C1">
        <w:rPr>
          <w:rFonts w:ascii="Arial" w:hAnsi="Arial" w:cs="Arial"/>
          <w:color w:val="222222"/>
          <w:sz w:val="18"/>
          <w:szCs w:val="18"/>
          <w:lang w:val="fr-FR"/>
        </w:rPr>
        <w:t> </w:t>
      </w:r>
      <w:r w:rsidRPr="009316C1">
        <w:rPr>
          <w:rFonts w:ascii="Arial" w:hAnsi="Arial" w:cs="Arial"/>
          <w:color w:val="222222"/>
          <w:sz w:val="18"/>
          <w:lang w:val="fr-FR"/>
        </w:rPr>
        <w:t> </w:t>
      </w:r>
      <w:hyperlink r:id="rId193" w:history="1">
        <w:r w:rsidRPr="009316C1">
          <w:rPr>
            <w:rFonts w:ascii="Arial" w:hAnsi="Arial" w:cs="Arial"/>
            <w:b/>
            <w:bCs/>
            <w:color w:val="000000"/>
            <w:sz w:val="18"/>
            <w:lang w:val="fr-FR"/>
          </w:rPr>
          <w:t>examen auto</w:t>
        </w:r>
      </w:hyperlink>
      <w:r w:rsidRPr="009316C1">
        <w:rPr>
          <w:rFonts w:ascii="Arial" w:hAnsi="Arial" w:cs="Arial"/>
          <w:color w:val="222222"/>
          <w:sz w:val="18"/>
          <w:lang w:val="fr-FR"/>
        </w:rPr>
        <w:t> </w:t>
      </w:r>
      <w:r w:rsidRPr="009316C1">
        <w:rPr>
          <w:rFonts w:ascii="Arial" w:hAnsi="Arial" w:cs="Arial"/>
          <w:color w:val="222222"/>
          <w:sz w:val="18"/>
          <w:szCs w:val="18"/>
          <w:lang w:val="fr-F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fr-FR"/>
        </w:rPr>
      </w:pPr>
      <w:hyperlink r:id="rId194" w:history="1">
        <w:r w:rsidRPr="009316C1">
          <w:rPr>
            <w:rFonts w:ascii="Tahoma" w:hAnsi="Tahoma" w:cs="Tahoma"/>
            <w:b/>
            <w:bCs/>
            <w:color w:val="000000"/>
            <w:sz w:val="21"/>
            <w:lang w:val="fr-FR"/>
          </w:rPr>
          <w:t>48. În care dintre următoarele situaţii sunteţi obligat să circulaţi cu o viteză care să nu depăşească 30 km/h în localităţi?</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la trecerile pentru pietoni semaforizate;</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la circulaţia pe poduri;</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pe drumurile cu denivelări semnalizate ca atare.</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11 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50% | Tags:</w:t>
      </w:r>
      <w:r w:rsidRPr="009316C1">
        <w:rPr>
          <w:rFonts w:ascii="Arial" w:hAnsi="Arial" w:cs="Arial"/>
          <w:color w:val="222222"/>
          <w:sz w:val="18"/>
          <w:lang w:val="it-IT"/>
        </w:rPr>
        <w:t> </w:t>
      </w:r>
      <w:hyperlink r:id="rId195" w:history="1">
        <w:r w:rsidRPr="009316C1">
          <w:rPr>
            <w:rFonts w:ascii="Arial" w:hAnsi="Arial" w:cs="Arial"/>
            <w:b/>
            <w:bCs/>
            <w:color w:val="000000"/>
            <w:sz w:val="18"/>
            <w:lang w:val="it-IT"/>
          </w:rPr>
          <w:t>examen auto cat B1</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96" w:history="1">
        <w:r w:rsidRPr="009316C1">
          <w:rPr>
            <w:rFonts w:ascii="Arial" w:hAnsi="Arial" w:cs="Arial"/>
            <w:b/>
            <w:bCs/>
            <w:color w:val="000000"/>
            <w:sz w:val="18"/>
            <w:lang w:val="it-IT"/>
          </w:rPr>
          <w:t>examen permis</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197" w:history="1">
        <w:r w:rsidRPr="009316C1">
          <w:rPr>
            <w:rFonts w:ascii="Tahoma" w:hAnsi="Tahoma" w:cs="Tahoma"/>
            <w:b/>
            <w:bCs/>
            <w:color w:val="000000"/>
            <w:sz w:val="21"/>
            <w:lang w:val="it-IT"/>
          </w:rPr>
          <w:t>752. Pentru care dintre faptele de mai jos se aplică sancţiuni contravenţionale?</w:t>
        </w:r>
      </w:hyperlink>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conducerea unui autovehicul sub influenţa băuturilor alcoolice, având o îmbibaţie sub 0,8 g/l alcool pur în sânge;</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punerea în circulaţie sau conducerea pe drumurile publice a unui autovehicul neînmatriculat;</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conducerea pe drumurile publice a unui autovehicul de către o persoană fără permis de conducere.</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27 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50% | Tags:</w:t>
      </w:r>
      <w:r w:rsidRPr="009316C1">
        <w:rPr>
          <w:rFonts w:ascii="Arial" w:hAnsi="Arial" w:cs="Arial"/>
          <w:color w:val="222222"/>
          <w:sz w:val="18"/>
          <w:lang w:val="it-IT"/>
        </w:rPr>
        <w:t> </w:t>
      </w:r>
      <w:hyperlink r:id="rId198" w:history="1">
        <w:r w:rsidRPr="009316C1">
          <w:rPr>
            <w:rFonts w:ascii="Arial" w:hAnsi="Arial" w:cs="Arial"/>
            <w:color w:val="000000"/>
            <w:sz w:val="18"/>
            <w:lang w:val="it-IT"/>
          </w:rPr>
          <w:t>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199" w:history="1">
        <w:r w:rsidRPr="009316C1">
          <w:rPr>
            <w:rFonts w:ascii="Arial" w:hAnsi="Arial" w:cs="Arial"/>
            <w:b/>
            <w:bCs/>
            <w:color w:val="000000"/>
            <w:sz w:val="18"/>
            <w:lang w:val="it-IT"/>
          </w:rPr>
          <w:t>chestionare auto tr</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200" w:history="1">
        <w:r w:rsidRPr="009316C1">
          <w:rPr>
            <w:rFonts w:ascii="Tahoma" w:hAnsi="Tahoma" w:cs="Tahoma"/>
            <w:b/>
            <w:bCs/>
            <w:color w:val="000000"/>
            <w:sz w:val="21"/>
            <w:lang w:val="it-IT"/>
          </w:rPr>
          <w:t>254. La întâlnirea unui vehicul care circulă noaptea, din sens opus, pe un drum neiluminat, conducătorul de autovehicul este obligat:</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să circule cât mai aproape de marginea din dreapta a drumului;</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să reducă viteza;</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să folosească avertizorul sonor.</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9 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45% | Tags:</w:t>
      </w:r>
      <w:r w:rsidRPr="009316C1">
        <w:rPr>
          <w:rFonts w:ascii="Arial" w:hAnsi="Arial" w:cs="Arial"/>
          <w:color w:val="222222"/>
          <w:sz w:val="18"/>
          <w:lang w:val="it-IT"/>
        </w:rPr>
        <w:t> </w:t>
      </w:r>
      <w:hyperlink r:id="rId201" w:history="1">
        <w:r w:rsidRPr="009316C1">
          <w:rPr>
            <w:rFonts w:ascii="Arial" w:hAnsi="Arial" w:cs="Arial"/>
            <w:color w:val="000000"/>
            <w:sz w:val="18"/>
            <w:lang w:val="it-IT"/>
          </w:rPr>
          <w:t>teste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02" w:history="1">
        <w:r w:rsidRPr="009316C1">
          <w:rPr>
            <w:rFonts w:ascii="Arial" w:hAnsi="Arial" w:cs="Arial"/>
            <w:b/>
            <w:bCs/>
            <w:color w:val="000000"/>
            <w:sz w:val="18"/>
            <w:lang w:val="it-IT"/>
          </w:rPr>
          <w:t>examen permis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203" w:history="1">
        <w:r w:rsidRPr="009316C1">
          <w:rPr>
            <w:rFonts w:ascii="Tahoma" w:hAnsi="Tahoma" w:cs="Tahoma"/>
            <w:b/>
            <w:bCs/>
            <w:color w:val="000000"/>
            <w:sz w:val="21"/>
            <w:lang w:val="it-IT"/>
          </w:rPr>
          <w:t>204. Schimbarea repetată a luminii de drum cu lumina de întâlnire se foloseşte pe timp de noapte:</w:t>
        </w:r>
      </w:hyperlink>
    </w:p>
    <w:p w:rsidR="00AE1230" w:rsidRPr="009316C1" w:rsidRDefault="00AE1230" w:rsidP="008B2475">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A.</w:t>
      </w:r>
      <w:r w:rsidRPr="009316C1">
        <w:rPr>
          <w:rFonts w:ascii="Arial" w:hAnsi="Arial" w:cs="Arial"/>
          <w:color w:val="222222"/>
          <w:sz w:val="18"/>
          <w:lang w:val="fr-FR"/>
        </w:rPr>
        <w:t> </w:t>
      </w:r>
      <w:r w:rsidRPr="009316C1">
        <w:rPr>
          <w:rFonts w:ascii="Arial" w:hAnsi="Arial" w:cs="Arial"/>
          <w:color w:val="222222"/>
          <w:sz w:val="18"/>
          <w:szCs w:val="18"/>
          <w:lang w:val="fr-FR"/>
        </w:rPr>
        <w:t>în intersecţiile care nu sunt dirijate prin semnale luminoase sau de către un poliţist rutier;</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la semnalizarea conducătorului de autovehicule care s-a angajat într-o depăşire periculoasă;</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la întâlnirea vehiculelor care vin din sens opus.</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14 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48% | Tags:</w:t>
      </w:r>
      <w:r w:rsidRPr="009316C1">
        <w:rPr>
          <w:rFonts w:ascii="Arial" w:hAnsi="Arial" w:cs="Arial"/>
          <w:color w:val="222222"/>
          <w:sz w:val="18"/>
          <w:lang w:val="it-IT"/>
        </w:rPr>
        <w:t> </w:t>
      </w:r>
      <w:hyperlink r:id="rId204" w:history="1">
        <w:r w:rsidRPr="009316C1">
          <w:rPr>
            <w:rFonts w:ascii="Arial" w:hAnsi="Arial" w:cs="Arial"/>
            <w:color w:val="000000"/>
            <w:sz w:val="18"/>
            <w:lang w:val="it-IT"/>
          </w:rPr>
          <w:t>chestionare auto 2014</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05" w:history="1">
        <w:r w:rsidRPr="009316C1">
          <w:rPr>
            <w:rFonts w:ascii="Arial" w:hAnsi="Arial" w:cs="Arial"/>
            <w:color w:val="000000"/>
            <w:sz w:val="18"/>
            <w:lang w:val="it-IT"/>
          </w:rPr>
          <w:t>permis categoria b1</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206" w:history="1">
        <w:r w:rsidRPr="008B2475">
          <w:rPr>
            <w:rFonts w:ascii="Tahoma" w:hAnsi="Tahoma" w:cs="Tahoma"/>
            <w:b/>
            <w:bCs/>
            <w:color w:val="000000"/>
            <w:sz w:val="21"/>
          </w:rPr>
          <w:t>24. Aveţi obligaţia de a opri imediat autovehiculul la semnalele adresate de:</w:t>
        </w:r>
      </w:hyperlink>
    </w:p>
    <w:p w:rsidR="00AE1230" w:rsidRPr="008A7BAC" w:rsidRDefault="00AE1230" w:rsidP="008A7BAC">
      <w:pPr>
        <w:pStyle w:val="ListParagraph"/>
        <w:numPr>
          <w:ilvl w:val="0"/>
          <w:numId w:val="1"/>
        </w:numPr>
        <w:shd w:val="clear" w:color="auto" w:fill="33FF33"/>
        <w:spacing w:after="30" w:line="240" w:lineRule="auto"/>
        <w:rPr>
          <w:rFonts w:ascii="Arial" w:hAnsi="Arial" w:cs="Arial"/>
          <w:color w:val="222222"/>
          <w:sz w:val="18"/>
          <w:szCs w:val="18"/>
        </w:rPr>
      </w:pPr>
      <w:r w:rsidRPr="008A7BAC">
        <w:rPr>
          <w:rFonts w:ascii="Arial" w:hAnsi="Arial" w:cs="Arial"/>
          <w:color w:val="222222"/>
          <w:sz w:val="18"/>
          <w:szCs w:val="18"/>
        </w:rPr>
        <w:t>membrii patrulelor şcolare de circulaţie, de la ulei</w:t>
      </w:r>
    </w:p>
    <w:p w:rsidR="00AE1230" w:rsidRPr="008A7BAC" w:rsidRDefault="00AE1230" w:rsidP="008A7BAC">
      <w:pPr>
        <w:pStyle w:val="ListParagraph"/>
        <w:numPr>
          <w:ilvl w:val="0"/>
          <w:numId w:val="1"/>
        </w:numPr>
        <w:shd w:val="clear" w:color="auto" w:fill="33FF33"/>
        <w:spacing w:after="30" w:line="240" w:lineRule="auto"/>
        <w:rPr>
          <w:rFonts w:ascii="Arial" w:hAnsi="Arial" w:cs="Arial"/>
          <w:color w:val="222222"/>
          <w:sz w:val="18"/>
          <w:szCs w:val="18"/>
        </w:rPr>
      </w:pPr>
      <w:r w:rsidRPr="008A7BAC">
        <w:rPr>
          <w:rFonts w:ascii="Arial" w:hAnsi="Arial" w:cs="Arial"/>
          <w:color w:val="222222"/>
          <w:sz w:val="18"/>
          <w:szCs w:val="18"/>
        </w:rPr>
        <w:t>ntru pietoni din apropierea unităţilor de învăţământ;</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personalul autorizat din cadrul Ministerului Transporturilor;</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lucrătorii ce îşi desfăşoară activitatea în cadrul Administraţiei Drumurilor.</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19 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48% | Tags:</w:t>
      </w:r>
      <w:r w:rsidRPr="008B2475">
        <w:rPr>
          <w:rFonts w:ascii="Arial" w:hAnsi="Arial" w:cs="Arial"/>
          <w:color w:val="222222"/>
          <w:sz w:val="18"/>
        </w:rPr>
        <w:t> </w:t>
      </w:r>
      <w:hyperlink r:id="rId207" w:history="1">
        <w:r w:rsidRPr="008B2475">
          <w:rPr>
            <w:rFonts w:ascii="Arial" w:hAnsi="Arial" w:cs="Arial"/>
            <w:color w:val="000000"/>
            <w:sz w:val="18"/>
          </w:rPr>
          <w:t>chestionare drpciv</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208" w:history="1">
        <w:r w:rsidRPr="008B2475">
          <w:rPr>
            <w:rFonts w:ascii="Arial" w:hAnsi="Arial" w:cs="Arial"/>
            <w:b/>
            <w:bCs/>
            <w:color w:val="000000"/>
            <w:sz w:val="18"/>
          </w:rPr>
          <w:t>permis cat B1</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209" w:history="1">
        <w:r w:rsidRPr="008B2475">
          <w:rPr>
            <w:rFonts w:ascii="Tahoma" w:hAnsi="Tahoma" w:cs="Tahoma"/>
            <w:b/>
            <w:bCs/>
            <w:color w:val="000000"/>
            <w:sz w:val="21"/>
          </w:rPr>
          <w:t>76. În ce situaţii nu vă este permisă depăşirea?</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când un autobuz se află oprit în staţie;</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pe un drum în rampă, când vizibilitatea este peste 50 m;</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într-o intersecţie nedirijată.</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22 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47% | Tags:</w:t>
      </w:r>
      <w:r w:rsidRPr="008B2475">
        <w:rPr>
          <w:rFonts w:ascii="Arial" w:hAnsi="Arial" w:cs="Arial"/>
          <w:color w:val="222222"/>
          <w:sz w:val="18"/>
        </w:rPr>
        <w:t> </w:t>
      </w:r>
      <w:hyperlink r:id="rId210" w:history="1">
        <w:r w:rsidRPr="008B2475">
          <w:rPr>
            <w:rFonts w:ascii="Arial" w:hAnsi="Arial" w:cs="Arial"/>
            <w:b/>
            <w:bCs/>
            <w:color w:val="000000"/>
            <w:sz w:val="18"/>
          </w:rPr>
          <w:t>permis auto</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211" w:history="1">
        <w:r w:rsidRPr="008B2475">
          <w:rPr>
            <w:rFonts w:ascii="Arial" w:hAnsi="Arial" w:cs="Arial"/>
            <w:color w:val="000000"/>
            <w:sz w:val="18"/>
          </w:rPr>
          <w:t>examen permis auto</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212" w:history="1">
        <w:r w:rsidRPr="008B2475">
          <w:rPr>
            <w:rFonts w:ascii="Tahoma" w:hAnsi="Tahoma" w:cs="Tahoma"/>
            <w:b/>
            <w:bCs/>
            <w:color w:val="000000"/>
            <w:sz w:val="21"/>
          </w:rPr>
          <w:t>390. În care dintre situaţiile de mai jos se anulează permisul de conducere?</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pentru conducerea unui autovehicul sub influenţa băuturilor alcoolice;</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pentru infracţiunile care s-au soldat cu moartea sau vătămarea gravă a unei persoane, săvârşite ca urmare a nerespectării regulilor de circulaţie;</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pentru nerespectarea semnalelor poliţiştilor la trecerea coloanelor oficiale.</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8 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48% | Tags:</w:t>
      </w:r>
      <w:r w:rsidRPr="009316C1">
        <w:rPr>
          <w:rFonts w:ascii="Arial" w:hAnsi="Arial" w:cs="Arial"/>
          <w:color w:val="222222"/>
          <w:sz w:val="18"/>
          <w:lang w:val="it-IT"/>
        </w:rPr>
        <w:t> </w:t>
      </w:r>
      <w:hyperlink r:id="rId213" w:history="1">
        <w:r w:rsidRPr="009316C1">
          <w:rPr>
            <w:rFonts w:ascii="Arial" w:hAnsi="Arial" w:cs="Arial"/>
            <w:color w:val="000000"/>
            <w:sz w:val="18"/>
            <w:lang w:val="it-IT"/>
          </w:rPr>
          <w:t>drpciv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14" w:history="1">
        <w:r w:rsidRPr="009316C1">
          <w:rPr>
            <w:rFonts w:ascii="Arial" w:hAnsi="Arial" w:cs="Arial"/>
            <w:color w:val="000000"/>
            <w:sz w:val="18"/>
            <w:lang w:val="it-IT"/>
          </w:rPr>
          <w:t>intrebari cat b</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215" w:history="1">
        <w:r w:rsidRPr="009316C1">
          <w:rPr>
            <w:rFonts w:ascii="Tahoma" w:hAnsi="Tahoma" w:cs="Tahoma"/>
            <w:b/>
            <w:bCs/>
            <w:color w:val="000000"/>
            <w:sz w:val="21"/>
            <w:lang w:val="it-IT"/>
          </w:rPr>
          <w:t>158. Sunteţi obligat să circulaţi cu o viteză care să nu depăşească 50 km/h în afara localităţilor, în următoarele situaţii:</w:t>
        </w:r>
      </w:hyperlink>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la trecerea pe lângă animale care se deplasează pe partea carosabilă sau pe acostament;</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la circulaţia prin tunele;</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în zona pietonală, semnalizată ca atare.</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4 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48% | Tags:</w:t>
      </w:r>
      <w:r w:rsidRPr="009316C1">
        <w:rPr>
          <w:rFonts w:ascii="Arial" w:hAnsi="Arial" w:cs="Arial"/>
          <w:color w:val="222222"/>
          <w:sz w:val="18"/>
          <w:lang w:val="it-IT"/>
        </w:rPr>
        <w:t> </w:t>
      </w:r>
      <w:hyperlink r:id="rId216" w:history="1">
        <w:r w:rsidRPr="009316C1">
          <w:rPr>
            <w:rFonts w:ascii="Arial" w:hAnsi="Arial" w:cs="Arial"/>
            <w:color w:val="000000"/>
            <w:sz w:val="18"/>
            <w:lang w:val="it-IT"/>
          </w:rPr>
          <w:t>www drpciv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17" w:history="1">
        <w:r w:rsidRPr="009316C1">
          <w:rPr>
            <w:rFonts w:ascii="Arial" w:hAnsi="Arial" w:cs="Arial"/>
            <w:color w:val="000000"/>
            <w:sz w:val="18"/>
            <w:lang w:val="it-IT"/>
          </w:rPr>
          <w:t>examen sala</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218" w:history="1">
        <w:r w:rsidRPr="009316C1">
          <w:rPr>
            <w:rFonts w:ascii="Tahoma" w:hAnsi="Tahoma" w:cs="Tahoma"/>
            <w:b/>
            <w:bCs/>
            <w:color w:val="000000"/>
            <w:sz w:val="21"/>
            <w:lang w:val="it-IT"/>
          </w:rPr>
          <w:t>351. În care dintre următoarele situaţii nu este permisă depăşirea?</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când autobuzul se află oprit în staţie;</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în apropierea vârfurilor de rampă, când vizibilitatea este sub 50 m;</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într-o intersecţie nedirijată.</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9 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47% | Tags:</w:t>
      </w:r>
      <w:r w:rsidRPr="009316C1">
        <w:rPr>
          <w:rFonts w:ascii="Arial" w:hAnsi="Arial" w:cs="Arial"/>
          <w:color w:val="222222"/>
          <w:sz w:val="18"/>
          <w:lang w:val="pt-BR"/>
        </w:rPr>
        <w:t> </w:t>
      </w:r>
      <w:hyperlink r:id="rId219" w:history="1">
        <w:r w:rsidRPr="009316C1">
          <w:rPr>
            <w:rFonts w:ascii="Arial" w:hAnsi="Arial" w:cs="Arial"/>
            <w:b/>
            <w:bCs/>
            <w:color w:val="000000"/>
            <w:sz w:val="18"/>
            <w:lang w:val="pt-BR"/>
          </w:rPr>
          <w:t>permis auto cat tr</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20" w:history="1">
        <w:r w:rsidRPr="009316C1">
          <w:rPr>
            <w:rFonts w:ascii="Arial" w:hAnsi="Arial" w:cs="Arial"/>
            <w:b/>
            <w:bCs/>
            <w:color w:val="000000"/>
            <w:sz w:val="18"/>
            <w:lang w:val="pt-BR"/>
          </w:rPr>
          <w:t>examen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21" w:history="1">
        <w:r w:rsidRPr="009316C1">
          <w:rPr>
            <w:rFonts w:ascii="Tahoma" w:hAnsi="Tahoma" w:cs="Tahoma"/>
            <w:b/>
            <w:bCs/>
            <w:color w:val="000000"/>
            <w:sz w:val="21"/>
            <w:lang w:val="pt-BR"/>
          </w:rPr>
          <w:t>135. Ce categorii de persoane sunt exceptate de la obligaţia de a purta centura de siguranţă?</w:t>
        </w:r>
      </w:hyperlink>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copiii sub 3 ani, dar transportaţi în dispozitive de reţinere omologate;</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conducătorii autoturismelor, atunci când execută manevra de mers înapoi sau când staţionează;</w:t>
      </w:r>
    </w:p>
    <w:p w:rsidR="00AE1230" w:rsidRPr="009316C1" w:rsidRDefault="00AE1230" w:rsidP="008B2475">
      <w:pPr>
        <w:shd w:val="clear" w:color="auto" w:fill="FCFDFD"/>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C.</w:t>
      </w:r>
      <w:r w:rsidRPr="009316C1">
        <w:rPr>
          <w:rFonts w:ascii="Arial" w:hAnsi="Arial" w:cs="Arial"/>
          <w:color w:val="222222"/>
          <w:sz w:val="18"/>
          <w:lang w:val="fr-FR"/>
        </w:rPr>
        <w:t> </w:t>
      </w:r>
      <w:r w:rsidRPr="009316C1">
        <w:rPr>
          <w:rFonts w:ascii="Arial" w:hAnsi="Arial" w:cs="Arial"/>
          <w:color w:val="222222"/>
          <w:sz w:val="18"/>
          <w:szCs w:val="18"/>
          <w:lang w:val="fr-FR"/>
        </w:rPr>
        <w:t>tinerii care nu au împlinit 14 ani.</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17 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48% | Tags:</w:t>
      </w:r>
      <w:r w:rsidRPr="009316C1">
        <w:rPr>
          <w:rFonts w:ascii="Arial" w:hAnsi="Arial" w:cs="Arial"/>
          <w:color w:val="222222"/>
          <w:sz w:val="18"/>
          <w:lang w:val="it-IT"/>
        </w:rPr>
        <w:t> </w:t>
      </w:r>
      <w:hyperlink r:id="rId222" w:history="1">
        <w:r w:rsidRPr="009316C1">
          <w:rPr>
            <w:rFonts w:ascii="Arial" w:hAnsi="Arial" w:cs="Arial"/>
            <w:b/>
            <w:bCs/>
            <w:color w:val="000000"/>
            <w:sz w:val="18"/>
            <w:lang w:val="it-IT"/>
          </w:rPr>
          <w:t>www.drpciv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23" w:history="1">
        <w:r w:rsidRPr="009316C1">
          <w:rPr>
            <w:rFonts w:ascii="Arial" w:hAnsi="Arial" w:cs="Arial"/>
            <w:b/>
            <w:bCs/>
            <w:color w:val="000000"/>
            <w:sz w:val="18"/>
            <w:lang w:val="it-IT"/>
          </w:rPr>
          <w:t>auto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224" w:history="1">
        <w:r w:rsidRPr="009316C1">
          <w:rPr>
            <w:rFonts w:ascii="Tahoma" w:hAnsi="Tahoma" w:cs="Tahoma"/>
            <w:b/>
            <w:bCs/>
            <w:color w:val="000000"/>
            <w:sz w:val="21"/>
            <w:lang w:val="it-IT"/>
          </w:rPr>
          <w:t>958. Ce trebuie să aveţi în vedere la scoaterea persoanelor accidentate din autovehicul?</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ca operaţiunea să se desfăşoare rapid şi fără să provoace alte traumatisme;</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să nu se agraveze leziunile;</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să nu se îndepărteze indiciile care ar putea ajuta la explicarea modului în care s-a produs accidentul.</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8 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47% | Tags:</w:t>
      </w:r>
      <w:r w:rsidRPr="009316C1">
        <w:rPr>
          <w:rFonts w:ascii="Arial" w:hAnsi="Arial" w:cs="Arial"/>
          <w:color w:val="222222"/>
          <w:sz w:val="18"/>
          <w:lang w:val="it-IT"/>
        </w:rPr>
        <w:t> </w:t>
      </w:r>
      <w:hyperlink r:id="rId225" w:history="1">
        <w:r w:rsidRPr="009316C1">
          <w:rPr>
            <w:rFonts w:ascii="Arial" w:hAnsi="Arial" w:cs="Arial"/>
            <w:color w:val="000000"/>
            <w:sz w:val="18"/>
            <w:lang w:val="it-IT"/>
          </w:rPr>
          <w:t>examen auto cat b1</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26" w:history="1">
        <w:r w:rsidRPr="009316C1">
          <w:rPr>
            <w:rFonts w:ascii="Arial" w:hAnsi="Arial" w:cs="Arial"/>
            <w:b/>
            <w:bCs/>
            <w:color w:val="000000"/>
            <w:sz w:val="18"/>
            <w:lang w:val="it-IT"/>
          </w:rPr>
          <w:t>drpciv.ro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227" w:history="1">
        <w:r w:rsidRPr="009316C1">
          <w:rPr>
            <w:rFonts w:ascii="Tahoma" w:hAnsi="Tahoma" w:cs="Tahoma"/>
            <w:b/>
            <w:bCs/>
            <w:color w:val="000000"/>
            <w:sz w:val="21"/>
            <w:lang w:val="it-IT"/>
          </w:rPr>
          <w:t>978. Ce măsuri trebuie să luaţi atunci când circulaţi în condiţii atmosferice ce împiedică mult vizibilitatea?</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să circulaţi pe distanţe scurte şi cu luminile de poziţie în funcţiune;</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să folosiţi luminile de poziţie şi să circulaţi cât mai aproape de marginea din dreapta a drumului;</w:t>
      </w:r>
    </w:p>
    <w:p w:rsidR="00AE1230" w:rsidRPr="009316C1" w:rsidRDefault="00AE1230" w:rsidP="008B2475">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C.</w:t>
      </w:r>
      <w:r w:rsidRPr="009316C1">
        <w:rPr>
          <w:rFonts w:ascii="Arial" w:hAnsi="Arial" w:cs="Arial"/>
          <w:color w:val="222222"/>
          <w:sz w:val="18"/>
          <w:lang w:val="fr-FR"/>
        </w:rPr>
        <w:t> </w:t>
      </w:r>
      <w:r w:rsidRPr="009316C1">
        <w:rPr>
          <w:rFonts w:ascii="Arial" w:hAnsi="Arial" w:cs="Arial"/>
          <w:color w:val="222222"/>
          <w:sz w:val="18"/>
          <w:szCs w:val="18"/>
          <w:lang w:val="fr-FR"/>
        </w:rPr>
        <w:t>să folosiţi luminile de întâlnire.</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3 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45% | Tags:</w:t>
      </w:r>
      <w:r w:rsidRPr="009316C1">
        <w:rPr>
          <w:rFonts w:ascii="Arial" w:hAnsi="Arial" w:cs="Arial"/>
          <w:color w:val="222222"/>
          <w:sz w:val="18"/>
          <w:lang w:val="it-IT"/>
        </w:rPr>
        <w:t> </w:t>
      </w:r>
      <w:hyperlink r:id="rId228" w:history="1">
        <w:r w:rsidRPr="009316C1">
          <w:rPr>
            <w:rFonts w:ascii="Arial" w:hAnsi="Arial" w:cs="Arial"/>
            <w:b/>
            <w:bCs/>
            <w:color w:val="000000"/>
            <w:sz w:val="18"/>
            <w:lang w:val="it-IT"/>
          </w:rPr>
          <w:t>examen sala</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29" w:history="1">
        <w:r w:rsidRPr="009316C1">
          <w:rPr>
            <w:rFonts w:ascii="Arial" w:hAnsi="Arial" w:cs="Arial"/>
            <w:color w:val="000000"/>
            <w:sz w:val="18"/>
            <w:lang w:val="it-IT"/>
          </w:rPr>
          <w:t>teste auto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30" w:history="1">
        <w:r w:rsidRPr="009316C1">
          <w:rPr>
            <w:rFonts w:ascii="Tahoma" w:hAnsi="Tahoma" w:cs="Tahoma"/>
            <w:b/>
            <w:bCs/>
            <w:color w:val="000000"/>
            <w:sz w:val="21"/>
            <w:lang w:val="pt-BR"/>
          </w:rPr>
          <w:t>564. Conducerea pe drumul public a autovehicului de către o persoană cu o alcoolemie în sânge de peste 0,8 g/l atrage:</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răspunderea contravenţională şi reţinerea permisului de conducere;</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răspunderea penală şi anularea permisului de conducere;</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răspunderea penală şi suspendarea exercitării dreptului de a conduce pe o perioadă de 90 de zile.</w:t>
      </w:r>
    </w:p>
    <w:p w:rsidR="00AE1230" w:rsidRPr="009316C1" w:rsidRDefault="00AE1230" w:rsidP="008B2475">
      <w:pPr>
        <w:spacing w:after="0" w:line="240" w:lineRule="auto"/>
        <w:outlineLvl w:val="1"/>
        <w:rPr>
          <w:rFonts w:ascii="Tahoma" w:hAnsi="Tahoma" w:cs="Tahoma"/>
          <w:b/>
          <w:bCs/>
          <w:color w:val="222222"/>
          <w:sz w:val="21"/>
          <w:szCs w:val="21"/>
          <w:lang w:val="pt-BR"/>
        </w:rPr>
      </w:pPr>
      <w:hyperlink r:id="rId231" w:history="1">
        <w:r w:rsidRPr="009316C1">
          <w:rPr>
            <w:rFonts w:ascii="Tahoma" w:hAnsi="Tahoma" w:cs="Tahoma"/>
            <w:b/>
            <w:bCs/>
            <w:color w:val="000000"/>
            <w:sz w:val="21"/>
            <w:lang w:val="pt-BR"/>
          </w:rPr>
          <w:t>423. În care dintre situaţii este interzis să circulaţi pe drumurile publice?</w:t>
        </w:r>
      </w:hyperlink>
    </w:p>
    <w:p w:rsidR="00AE1230" w:rsidRPr="009316C1" w:rsidRDefault="00AE1230" w:rsidP="008B2475">
      <w:pPr>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atunci când certificatul de înmatriculare este deteriorat;</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atunci când vehiculul nu este asigurat de răspundere civilă, în caz de pagube materiale produse terţilor prin accidente de circulaţie, conform legii;</w:t>
      </w:r>
    </w:p>
    <w:p w:rsidR="00AE1230" w:rsidRPr="009316C1" w:rsidRDefault="00AE1230" w:rsidP="008B2475">
      <w:pPr>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atunci când conducătorul auto nu a plătit taxa de folosire a drumurilor publice.</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32" w:history="1">
        <w:r w:rsidRPr="009316C1">
          <w:rPr>
            <w:rFonts w:ascii="Tahoma" w:hAnsi="Tahoma" w:cs="Tahoma"/>
            <w:b/>
            <w:bCs/>
            <w:color w:val="000000"/>
            <w:sz w:val="21"/>
            <w:lang w:val="pt-BR"/>
          </w:rPr>
          <w:t>475. Precizaţi în care dintre situaţiile de mai jos este interzisă depăşirea:</w:t>
        </w:r>
      </w:hyperlink>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la coborârile a căror pantă depăşeşte 10%;</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pe trecerile pentru pietoni sau pe cele la nivel cu calea ferată curentă şi la mai puţin de 50 m de acestea;</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în situaţia în care, din sens opus, un vehicul este nevoit să execute o manevră, pentru a evita coliziunea.</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7 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46% | Tags:</w:t>
      </w:r>
      <w:r w:rsidRPr="009316C1">
        <w:rPr>
          <w:rFonts w:ascii="Arial" w:hAnsi="Arial" w:cs="Arial"/>
          <w:color w:val="222222"/>
          <w:sz w:val="18"/>
          <w:lang w:val="pt-BR"/>
        </w:rPr>
        <w:t> </w:t>
      </w:r>
      <w:hyperlink r:id="rId233" w:history="1">
        <w:r w:rsidRPr="009316C1">
          <w:rPr>
            <w:rFonts w:ascii="Arial" w:hAnsi="Arial" w:cs="Arial"/>
            <w:color w:val="000000"/>
            <w:sz w:val="18"/>
            <w:lang w:val="pt-BR"/>
          </w:rPr>
          <w:t>examen auto cat B1</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34" w:history="1">
        <w:r w:rsidRPr="009316C1">
          <w:rPr>
            <w:rFonts w:ascii="Arial" w:hAnsi="Arial" w:cs="Arial"/>
            <w:b/>
            <w:bCs/>
            <w:color w:val="000000"/>
            <w:sz w:val="18"/>
            <w:lang w:val="pt-BR"/>
          </w:rPr>
          <w:t>drpciv.ro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35" w:history="1">
        <w:r w:rsidRPr="009316C1">
          <w:rPr>
            <w:rFonts w:ascii="Tahoma" w:hAnsi="Tahoma" w:cs="Tahoma"/>
            <w:b/>
            <w:bCs/>
            <w:color w:val="000000"/>
            <w:sz w:val="21"/>
            <w:lang w:val="pt-BR"/>
          </w:rPr>
          <w:t>203. În care dintre situaţii se suspendă exercitarea dreptului de a conduce autovehicule?</w:t>
        </w:r>
      </w:hyperlink>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în cazul depăşirii în mod repetat, cu mai mult de 20 km/h, a vitezei maxime legale;</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în cazul neopririi la semnalul agentului de cale ferată;</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în cazul neprezentării în termen de 24 de ore la unitatea de poliţie competentă pe raza căreia s-a produs un accident cu avarierea vehiculului.</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20 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46% | Tags:</w:t>
      </w:r>
      <w:r w:rsidRPr="009316C1">
        <w:rPr>
          <w:rFonts w:ascii="Arial" w:hAnsi="Arial" w:cs="Arial"/>
          <w:color w:val="222222"/>
          <w:sz w:val="18"/>
          <w:lang w:val="pt-BR"/>
        </w:rPr>
        <w:t> </w:t>
      </w:r>
      <w:hyperlink r:id="rId236" w:history="1">
        <w:r w:rsidRPr="009316C1">
          <w:rPr>
            <w:rFonts w:ascii="Arial" w:hAnsi="Arial" w:cs="Arial"/>
            <w:color w:val="000000"/>
            <w:sz w:val="18"/>
            <w:lang w:val="pt-BR"/>
          </w:rPr>
          <w:t>examen sala</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37" w:history="1">
        <w:r w:rsidRPr="009316C1">
          <w:rPr>
            <w:rFonts w:ascii="Arial" w:hAnsi="Arial" w:cs="Arial"/>
            <w:color w:val="000000"/>
            <w:sz w:val="18"/>
            <w:lang w:val="pt-BR"/>
          </w:rPr>
          <w:t>drpciv</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rPr>
          <w:rFonts w:ascii="Arial" w:hAnsi="Arial" w:cs="Arial"/>
          <w:color w:val="222222"/>
          <w:sz w:val="18"/>
          <w:szCs w:val="18"/>
          <w:lang w:val="pt-BR"/>
        </w:rPr>
      </w:pPr>
      <w:hyperlink r:id="rId238" w:history="1">
        <w:r>
          <w:rPr>
            <w:noProof/>
          </w:rPr>
          <w:pict>
            <v:shape id="Picture 3" o:spid="_x0000_s1027" type="#_x0000_t75" alt="http://e-drpciv.ro/poze2/863.jpg" href="http://e-drpciv.ro/poze2/863.j" style="position:absolute;margin-left:65pt;margin-top:0;width:105pt;height:78.75pt;z-index:251659264;visibility:visible;mso-wrap-distance-left:0;mso-wrap-distance-right:0;mso-position-horizontal:right;mso-position-horizontal-relative:text;mso-position-vertical-relative:line" o:allowoverlap="f" o:button="t">
              <v:fill o:detectmouseclick="t"/>
              <v:imagedata r:id="rId239" o:title=""/>
              <w10:wrap type="square"/>
            </v:shape>
          </w:pict>
        </w:r>
      </w:hyperlink>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40" w:history="1">
        <w:r w:rsidRPr="009316C1">
          <w:rPr>
            <w:rFonts w:ascii="Tahoma" w:hAnsi="Tahoma" w:cs="Tahoma"/>
            <w:b/>
            <w:bCs/>
            <w:color w:val="000000"/>
            <w:sz w:val="21"/>
            <w:lang w:val="pt-BR"/>
          </w:rPr>
          <w:t>863. Indicatorul interzice accesul:</w:t>
        </w:r>
      </w:hyperlink>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autoturismelor, motocicletelor fără ataş şi vehiculelor cu tracţiune animală;</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autovehiculelor şi vehiculelor cu tracţiune animală;</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autoturismelor, motocicletelor şi vehiculelor împinse sau trase cu mâna.</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21 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43% | Tags:</w:t>
      </w:r>
      <w:r w:rsidRPr="009316C1">
        <w:rPr>
          <w:rFonts w:ascii="Arial" w:hAnsi="Arial" w:cs="Arial"/>
          <w:color w:val="222222"/>
          <w:sz w:val="18"/>
          <w:lang w:val="pt-BR"/>
        </w:rPr>
        <w:t> </w:t>
      </w:r>
      <w:hyperlink r:id="rId241" w:history="1">
        <w:r w:rsidRPr="009316C1">
          <w:rPr>
            <w:rFonts w:ascii="Arial" w:hAnsi="Arial" w:cs="Arial"/>
            <w:color w:val="000000"/>
            <w:sz w:val="18"/>
            <w:lang w:val="pt-BR"/>
          </w:rPr>
          <w:t>examen drpciv</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42" w:history="1">
        <w:r w:rsidRPr="009316C1">
          <w:rPr>
            <w:rFonts w:ascii="Arial" w:hAnsi="Arial" w:cs="Arial"/>
            <w:color w:val="000000"/>
            <w:sz w:val="18"/>
            <w:lang w:val="pt-BR"/>
          </w:rPr>
          <w:t>permis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43" w:history="1">
        <w:r w:rsidRPr="009316C1">
          <w:rPr>
            <w:rFonts w:ascii="Tahoma" w:hAnsi="Tahoma" w:cs="Tahoma"/>
            <w:b/>
            <w:bCs/>
            <w:color w:val="000000"/>
            <w:sz w:val="21"/>
            <w:lang w:val="pt-BR"/>
          </w:rPr>
          <w:t>822. Întoarcerea este interzisă:</w:t>
        </w:r>
      </w:hyperlink>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în rampă, dacă vizibilitatea este sub 50 m;</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în dreptul unui garaj;</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la trecerile pentru pietoni.</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2 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44% | Tags:</w:t>
      </w:r>
      <w:r w:rsidRPr="009316C1">
        <w:rPr>
          <w:rFonts w:ascii="Arial" w:hAnsi="Arial" w:cs="Arial"/>
          <w:color w:val="222222"/>
          <w:sz w:val="18"/>
          <w:lang w:val="pt-BR"/>
        </w:rPr>
        <w:t> </w:t>
      </w:r>
      <w:hyperlink r:id="rId244" w:history="1">
        <w:r w:rsidRPr="009316C1">
          <w:rPr>
            <w:rFonts w:ascii="Arial" w:hAnsi="Arial" w:cs="Arial"/>
            <w:color w:val="000000"/>
            <w:sz w:val="18"/>
            <w:lang w:val="pt-BR"/>
          </w:rPr>
          <w:t>examen permis</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45" w:history="1">
        <w:r w:rsidRPr="009316C1">
          <w:rPr>
            <w:rFonts w:ascii="Arial" w:hAnsi="Arial" w:cs="Arial"/>
            <w:color w:val="000000"/>
            <w:sz w:val="18"/>
            <w:lang w:val="pt-BR"/>
          </w:rPr>
          <w:t>examen drpciv</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46" w:history="1">
        <w:r w:rsidRPr="009316C1">
          <w:rPr>
            <w:rFonts w:ascii="Tahoma" w:hAnsi="Tahoma" w:cs="Tahoma"/>
            <w:b/>
            <w:bCs/>
            <w:color w:val="000000"/>
            <w:sz w:val="21"/>
            <w:lang w:val="pt-BR"/>
          </w:rPr>
          <w:t>336. Căror categorii de autovehicule le este interzis să circule pe autostradă?</w:t>
        </w:r>
      </w:hyperlink>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celor care, prin construcţie, nu pot depăşi viteza de 50 km/oră;</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motocicletelor cu şi fără ataş;</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tractoarelor şi maşinilor agricole autopropulsate.</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10 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45% | Tags:</w:t>
      </w:r>
      <w:r w:rsidRPr="009316C1">
        <w:rPr>
          <w:rFonts w:ascii="Arial" w:hAnsi="Arial" w:cs="Arial"/>
          <w:color w:val="222222"/>
          <w:sz w:val="18"/>
          <w:lang w:val="pt-BR"/>
        </w:rPr>
        <w:t> </w:t>
      </w:r>
      <w:hyperlink r:id="rId247" w:history="1">
        <w:r w:rsidRPr="009316C1">
          <w:rPr>
            <w:rFonts w:ascii="Arial" w:hAnsi="Arial" w:cs="Arial"/>
            <w:b/>
            <w:bCs/>
            <w:color w:val="000000"/>
            <w:sz w:val="18"/>
            <w:lang w:val="pt-BR"/>
          </w:rPr>
          <w:t>intrebari cat tr</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48" w:history="1">
        <w:r w:rsidRPr="009316C1">
          <w:rPr>
            <w:rFonts w:ascii="Arial" w:hAnsi="Arial" w:cs="Arial"/>
            <w:color w:val="000000"/>
            <w:sz w:val="18"/>
            <w:lang w:val="pt-BR"/>
          </w:rPr>
          <w:t>examen permis</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49" w:history="1">
        <w:r w:rsidRPr="009316C1">
          <w:rPr>
            <w:rFonts w:ascii="Tahoma" w:hAnsi="Tahoma" w:cs="Tahoma"/>
            <w:b/>
            <w:bCs/>
            <w:color w:val="000000"/>
            <w:sz w:val="21"/>
            <w:lang w:val="pt-BR"/>
          </w:rPr>
          <w:t>851. Oprirea este interzisă:</w:t>
        </w:r>
      </w:hyperlink>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la mai puţin de 50 m de colţul intersecţiei;</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în locul în care se împiedică vizibilitatea unui semnal luminos;</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în curbe cu vizibilitatea sub 100 m.</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5 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46% | Tags:</w:t>
      </w:r>
      <w:r w:rsidRPr="009316C1">
        <w:rPr>
          <w:rFonts w:ascii="Arial" w:hAnsi="Arial" w:cs="Arial"/>
          <w:color w:val="222222"/>
          <w:sz w:val="18"/>
          <w:lang w:val="pt-BR"/>
        </w:rPr>
        <w:t> </w:t>
      </w:r>
      <w:hyperlink r:id="rId250" w:history="1">
        <w:r w:rsidRPr="009316C1">
          <w:rPr>
            <w:rFonts w:ascii="Arial" w:hAnsi="Arial" w:cs="Arial"/>
            <w:color w:val="000000"/>
            <w:sz w:val="18"/>
            <w:lang w:val="pt-BR"/>
          </w:rPr>
          <w:t>examen permis</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51" w:history="1">
        <w:r w:rsidRPr="009316C1">
          <w:rPr>
            <w:rFonts w:ascii="Arial" w:hAnsi="Arial" w:cs="Arial"/>
            <w:b/>
            <w:bCs/>
            <w:color w:val="000000"/>
            <w:sz w:val="18"/>
            <w:lang w:val="pt-BR"/>
          </w:rPr>
          <w:t>examen drpciv</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52" w:history="1">
        <w:r w:rsidRPr="009316C1">
          <w:rPr>
            <w:rFonts w:ascii="Tahoma" w:hAnsi="Tahoma" w:cs="Tahoma"/>
            <w:b/>
            <w:bCs/>
            <w:color w:val="000000"/>
            <w:sz w:val="21"/>
            <w:lang w:val="pt-BR"/>
          </w:rPr>
          <w:t>528. Cum este recomandat să procedaţi pentru a depăşi, în condiţii de siguranţă, un tramvai oprit într-o staţie cu refugiu?</w:t>
        </w:r>
      </w:hyperlink>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să avertizaţi sonor persoanele aflate în zona staţiei;</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să semnalizaţi din timp intenţia de depăşire a tramvaiului;</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să reduceţi viteza de deplasare.</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22 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42% | Tags:</w:t>
      </w:r>
      <w:r w:rsidRPr="009316C1">
        <w:rPr>
          <w:rFonts w:ascii="Arial" w:hAnsi="Arial" w:cs="Arial"/>
          <w:color w:val="222222"/>
          <w:sz w:val="18"/>
          <w:lang w:val="pt-BR"/>
        </w:rPr>
        <w:t> </w:t>
      </w:r>
      <w:hyperlink r:id="rId253" w:history="1">
        <w:r w:rsidRPr="009316C1">
          <w:rPr>
            <w:rFonts w:ascii="Arial" w:hAnsi="Arial" w:cs="Arial"/>
            <w:b/>
            <w:bCs/>
            <w:color w:val="000000"/>
            <w:sz w:val="18"/>
            <w:lang w:val="pt-BR"/>
          </w:rPr>
          <w:t>www drpciv chestionare</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54" w:history="1">
        <w:r w:rsidRPr="009316C1">
          <w:rPr>
            <w:rFonts w:ascii="Arial" w:hAnsi="Arial" w:cs="Arial"/>
            <w:color w:val="000000"/>
            <w:sz w:val="18"/>
            <w:lang w:val="pt-BR"/>
          </w:rPr>
          <w:t>examen permis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55" w:history="1">
        <w:r w:rsidRPr="009316C1">
          <w:rPr>
            <w:rFonts w:ascii="Tahoma" w:hAnsi="Tahoma" w:cs="Tahoma"/>
            <w:b/>
            <w:bCs/>
            <w:color w:val="000000"/>
            <w:sz w:val="21"/>
            <w:lang w:val="pt-BR"/>
          </w:rPr>
          <w:t>675. Luminile de poziţie se folosesc, pe timp de zi, atunci când autovehiculul este oprit:</w:t>
        </w:r>
      </w:hyperlink>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pentru urcarea sau coborârea pasagerilor;</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din cauza unor avarii;</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pentru că vizibilitatea este redusă.</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12 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43% | Tags:</w:t>
      </w:r>
      <w:r w:rsidRPr="009316C1">
        <w:rPr>
          <w:rFonts w:ascii="Arial" w:hAnsi="Arial" w:cs="Arial"/>
          <w:color w:val="222222"/>
          <w:sz w:val="18"/>
          <w:lang w:val="it-IT"/>
        </w:rPr>
        <w:t> </w:t>
      </w:r>
      <w:hyperlink r:id="rId256" w:history="1">
        <w:r w:rsidRPr="009316C1">
          <w:rPr>
            <w:rFonts w:ascii="Arial" w:hAnsi="Arial" w:cs="Arial"/>
            <w:color w:val="000000"/>
            <w:sz w:val="18"/>
            <w:lang w:val="it-IT"/>
          </w:rPr>
          <w:t>teste auto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57" w:history="1">
        <w:r w:rsidRPr="009316C1">
          <w:rPr>
            <w:rFonts w:ascii="Arial" w:hAnsi="Arial" w:cs="Arial"/>
            <w:color w:val="000000"/>
            <w:sz w:val="18"/>
            <w:lang w:val="it-IT"/>
          </w:rPr>
          <w:t>simulare 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58" w:history="1">
        <w:r w:rsidRPr="009316C1">
          <w:rPr>
            <w:rFonts w:ascii="Tahoma" w:hAnsi="Tahoma" w:cs="Tahoma"/>
            <w:b/>
            <w:bCs/>
            <w:color w:val="000000"/>
            <w:sz w:val="21"/>
            <w:lang w:val="pt-BR"/>
          </w:rPr>
          <w:t>124. Când nu vă este permisă întoarcerea vehiculului?</w:t>
        </w:r>
      </w:hyperlink>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când lăţimea drumului public este mai mică de 7 m;</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la urcarea pantelor;</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pe marcajul pietonal.</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10 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44% | Tags:</w:t>
      </w:r>
      <w:r w:rsidRPr="009316C1">
        <w:rPr>
          <w:rFonts w:ascii="Arial" w:hAnsi="Arial" w:cs="Arial"/>
          <w:color w:val="222222"/>
          <w:sz w:val="18"/>
          <w:lang w:val="pt-BR"/>
        </w:rPr>
        <w:t> </w:t>
      </w:r>
      <w:hyperlink r:id="rId259" w:history="1">
        <w:r w:rsidRPr="009316C1">
          <w:rPr>
            <w:rFonts w:ascii="Arial" w:hAnsi="Arial" w:cs="Arial"/>
            <w:color w:val="000000"/>
            <w:sz w:val="18"/>
            <w:lang w:val="pt-BR"/>
          </w:rPr>
          <w:t>examen permis</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60" w:history="1">
        <w:r w:rsidRPr="009316C1">
          <w:rPr>
            <w:rFonts w:ascii="Arial" w:hAnsi="Arial" w:cs="Arial"/>
            <w:b/>
            <w:bCs/>
            <w:color w:val="000000"/>
            <w:sz w:val="18"/>
            <w:lang w:val="pt-BR"/>
          </w:rPr>
          <w:t>chestionare auto 2014</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61" w:history="1">
        <w:r w:rsidRPr="009316C1">
          <w:rPr>
            <w:rFonts w:ascii="Tahoma" w:hAnsi="Tahoma" w:cs="Tahoma"/>
            <w:b/>
            <w:bCs/>
            <w:color w:val="000000"/>
            <w:sz w:val="21"/>
            <w:lang w:val="pt-BR"/>
          </w:rPr>
          <w:t>991. Punctele de penalizare se aplică pentru:</w:t>
        </w:r>
      </w:hyperlink>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nerespectarea semnificaţiei indicatorului „Copii“;</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nerespectarea semnificaţiei indicatorului „Drum cu denivelări“;</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nerespectarea semnificaţiei indicatorului „Oprire“, instalat la trecerea la nivel cu o cale ferată.</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8 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44% | Tags:</w:t>
      </w:r>
      <w:r w:rsidRPr="009316C1">
        <w:rPr>
          <w:rFonts w:ascii="Arial" w:hAnsi="Arial" w:cs="Arial"/>
          <w:color w:val="222222"/>
          <w:sz w:val="18"/>
          <w:lang w:val="it-IT"/>
        </w:rPr>
        <w:t> </w:t>
      </w:r>
      <w:hyperlink r:id="rId262" w:history="1">
        <w:r w:rsidRPr="009316C1">
          <w:rPr>
            <w:rFonts w:ascii="Arial" w:hAnsi="Arial" w:cs="Arial"/>
            <w:color w:val="000000"/>
            <w:sz w:val="18"/>
            <w:lang w:val="it-IT"/>
          </w:rPr>
          <w:t>auto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63" w:history="1">
        <w:r w:rsidRPr="009316C1">
          <w:rPr>
            <w:rFonts w:ascii="Arial" w:hAnsi="Arial" w:cs="Arial"/>
            <w:b/>
            <w:bCs/>
            <w:color w:val="000000"/>
            <w:sz w:val="18"/>
            <w:lang w:val="it-IT"/>
          </w:rPr>
          <w:t>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fr-FR"/>
        </w:rPr>
      </w:pPr>
      <w:hyperlink r:id="rId264" w:history="1">
        <w:r w:rsidRPr="009316C1">
          <w:rPr>
            <w:rFonts w:ascii="Tahoma" w:hAnsi="Tahoma" w:cs="Tahoma"/>
            <w:b/>
            <w:bCs/>
            <w:color w:val="000000"/>
            <w:sz w:val="21"/>
            <w:lang w:val="fr-FR"/>
          </w:rPr>
          <w:t>257. Conducătorilor de autovehicule le este interzis:</w:t>
        </w:r>
      </w:hyperlink>
    </w:p>
    <w:p w:rsidR="00AE1230" w:rsidRPr="009316C1" w:rsidRDefault="00AE1230" w:rsidP="008B2475">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A.</w:t>
      </w:r>
      <w:r w:rsidRPr="009316C1">
        <w:rPr>
          <w:rFonts w:ascii="Arial" w:hAnsi="Arial" w:cs="Arial"/>
          <w:color w:val="222222"/>
          <w:sz w:val="18"/>
          <w:lang w:val="fr-FR"/>
        </w:rPr>
        <w:t> </w:t>
      </w:r>
      <w:r w:rsidRPr="009316C1">
        <w:rPr>
          <w:rFonts w:ascii="Arial" w:hAnsi="Arial" w:cs="Arial"/>
          <w:color w:val="222222"/>
          <w:sz w:val="18"/>
          <w:szCs w:val="18"/>
          <w:lang w:val="fr-FR"/>
        </w:rPr>
        <w:t>să transporte în şi pe autoturism obiecte a căror lungime sau lăţime depăşeşte, împreună cu încărcătura, dimensiunile acestuia;</w:t>
      </w:r>
    </w:p>
    <w:p w:rsidR="00AE1230" w:rsidRPr="009316C1" w:rsidRDefault="00AE1230" w:rsidP="008B2475">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B.</w:t>
      </w:r>
      <w:r w:rsidRPr="009316C1">
        <w:rPr>
          <w:rFonts w:ascii="Arial" w:hAnsi="Arial" w:cs="Arial"/>
          <w:color w:val="222222"/>
          <w:sz w:val="18"/>
          <w:lang w:val="fr-FR"/>
        </w:rPr>
        <w:t> </w:t>
      </w:r>
      <w:r w:rsidRPr="009316C1">
        <w:rPr>
          <w:rFonts w:ascii="Arial" w:hAnsi="Arial" w:cs="Arial"/>
          <w:color w:val="222222"/>
          <w:sz w:val="18"/>
          <w:szCs w:val="18"/>
          <w:lang w:val="fr-FR"/>
        </w:rPr>
        <w:t>să aibă aplicate folii sau tratamente chimice pe parbrize, lunetă ori geamuri laterale, care reduc vizibilitatea;</w:t>
      </w:r>
    </w:p>
    <w:p w:rsidR="00AE1230" w:rsidRPr="009316C1" w:rsidRDefault="00AE1230" w:rsidP="008B2475">
      <w:pPr>
        <w:shd w:val="clear" w:color="auto" w:fill="33FF33"/>
        <w:spacing w:after="30" w:line="240" w:lineRule="auto"/>
        <w:rPr>
          <w:rFonts w:ascii="Arial" w:hAnsi="Arial" w:cs="Arial"/>
          <w:color w:val="222222"/>
          <w:sz w:val="18"/>
          <w:szCs w:val="18"/>
          <w:lang w:val="fr-FR"/>
        </w:rPr>
      </w:pPr>
      <w:r w:rsidRPr="009316C1">
        <w:rPr>
          <w:rFonts w:ascii="Arial" w:hAnsi="Arial" w:cs="Arial"/>
          <w:b/>
          <w:bCs/>
          <w:color w:val="222222"/>
          <w:sz w:val="18"/>
          <w:lang w:val="fr-FR"/>
        </w:rPr>
        <w:t>C.</w:t>
      </w:r>
      <w:r w:rsidRPr="009316C1">
        <w:rPr>
          <w:rFonts w:ascii="Arial" w:hAnsi="Arial" w:cs="Arial"/>
          <w:color w:val="222222"/>
          <w:sz w:val="18"/>
          <w:lang w:val="fr-FR"/>
        </w:rPr>
        <w:t> </w:t>
      </w:r>
      <w:r w:rsidRPr="009316C1">
        <w:rPr>
          <w:rFonts w:ascii="Arial" w:hAnsi="Arial" w:cs="Arial"/>
          <w:color w:val="222222"/>
          <w:sz w:val="18"/>
          <w:szCs w:val="18"/>
          <w:lang w:val="fr-FR"/>
        </w:rPr>
        <w:t>să circule cu vehiculele avariate mai mult de 30 de zile.</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5 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44% | Tags:</w:t>
      </w:r>
      <w:r w:rsidRPr="009316C1">
        <w:rPr>
          <w:rFonts w:ascii="Arial" w:hAnsi="Arial" w:cs="Arial"/>
          <w:color w:val="222222"/>
          <w:sz w:val="18"/>
          <w:lang w:val="it-IT"/>
        </w:rPr>
        <w:t> </w:t>
      </w:r>
      <w:hyperlink r:id="rId265" w:history="1">
        <w:r w:rsidRPr="009316C1">
          <w:rPr>
            <w:rFonts w:ascii="Arial" w:hAnsi="Arial" w:cs="Arial"/>
            <w:color w:val="000000"/>
            <w:sz w:val="18"/>
            <w:lang w:val="it-IT"/>
          </w:rPr>
          <w:t>examen permis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66" w:history="1">
        <w:r w:rsidRPr="009316C1">
          <w:rPr>
            <w:rFonts w:ascii="Arial" w:hAnsi="Arial" w:cs="Arial"/>
            <w:color w:val="000000"/>
            <w:sz w:val="18"/>
            <w:lang w:val="it-IT"/>
          </w:rPr>
          <w:t>chestionare auto 2014</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267" w:history="1">
        <w:r w:rsidRPr="009316C1">
          <w:rPr>
            <w:rFonts w:ascii="Tahoma" w:hAnsi="Tahoma" w:cs="Tahoma"/>
            <w:b/>
            <w:bCs/>
            <w:color w:val="000000"/>
            <w:sz w:val="21"/>
            <w:lang w:val="it-IT"/>
          </w:rPr>
          <w:t>801. În ce situaţie, pe timp de zi, conducătorii auto sunt obligaţi să folosească luminile de întâlnire?</w:t>
        </w:r>
      </w:hyperlink>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când tractează alte vehicule;</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când circulă pe drumurile judeţene;</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când circulă cu viteză redusă.</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16 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43% | Tags:</w:t>
      </w:r>
      <w:r w:rsidRPr="009316C1">
        <w:rPr>
          <w:rFonts w:ascii="Arial" w:hAnsi="Arial" w:cs="Arial"/>
          <w:color w:val="222222"/>
          <w:sz w:val="18"/>
          <w:lang w:val="pt-BR"/>
        </w:rPr>
        <w:t> </w:t>
      </w:r>
      <w:hyperlink r:id="rId268" w:history="1">
        <w:r w:rsidRPr="009316C1">
          <w:rPr>
            <w:rFonts w:ascii="Arial" w:hAnsi="Arial" w:cs="Arial"/>
            <w:b/>
            <w:bCs/>
            <w:color w:val="000000"/>
            <w:sz w:val="18"/>
            <w:lang w:val="pt-BR"/>
          </w:rPr>
          <w:t>examen drpciv</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69" w:history="1">
        <w:r w:rsidRPr="009316C1">
          <w:rPr>
            <w:rFonts w:ascii="Arial" w:hAnsi="Arial" w:cs="Arial"/>
            <w:color w:val="000000"/>
            <w:sz w:val="18"/>
            <w:lang w:val="pt-BR"/>
          </w:rPr>
          <w:t>permis auto cat tr</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70" w:history="1">
        <w:r w:rsidRPr="009316C1">
          <w:rPr>
            <w:rFonts w:ascii="Tahoma" w:hAnsi="Tahoma" w:cs="Tahoma"/>
            <w:b/>
            <w:bCs/>
            <w:color w:val="000000"/>
            <w:sz w:val="21"/>
            <w:lang w:val="pt-BR"/>
          </w:rPr>
          <w:t>1054. Care dintre faptele de mai jos atrag suspendarea exercitării dreptului de conduce pe o perioadă de 90 de zile?</w:t>
        </w:r>
      </w:hyperlink>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conducerea sub influenţa băuturilor alcoolice;</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conducerea sub influenţa produselor stupefiante;</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conducerea unui vehicul neînmatriculat.</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11 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43% | Tags:</w:t>
      </w:r>
      <w:r w:rsidRPr="009316C1">
        <w:rPr>
          <w:rFonts w:ascii="Arial" w:hAnsi="Arial" w:cs="Arial"/>
          <w:color w:val="222222"/>
          <w:sz w:val="18"/>
          <w:lang w:val="pt-BR"/>
        </w:rPr>
        <w:t> </w:t>
      </w:r>
      <w:hyperlink r:id="rId271" w:history="1">
        <w:r w:rsidRPr="009316C1">
          <w:rPr>
            <w:rFonts w:ascii="Arial" w:hAnsi="Arial" w:cs="Arial"/>
            <w:b/>
            <w:bCs/>
            <w:color w:val="000000"/>
            <w:sz w:val="18"/>
            <w:lang w:val="pt-BR"/>
          </w:rPr>
          <w:t>chestionare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72" w:history="1">
        <w:r w:rsidRPr="009316C1">
          <w:rPr>
            <w:rFonts w:ascii="Arial" w:hAnsi="Arial" w:cs="Arial"/>
            <w:color w:val="000000"/>
            <w:sz w:val="18"/>
            <w:lang w:val="pt-BR"/>
          </w:rPr>
          <w:t>intrebari drpciv</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fr-FR"/>
        </w:rPr>
      </w:pPr>
      <w:hyperlink r:id="rId273" w:history="1">
        <w:r w:rsidRPr="009316C1">
          <w:rPr>
            <w:rFonts w:ascii="Tahoma" w:hAnsi="Tahoma" w:cs="Tahoma"/>
            <w:b/>
            <w:bCs/>
            <w:color w:val="000000"/>
            <w:sz w:val="21"/>
            <w:lang w:val="fr-FR"/>
          </w:rPr>
          <w:t>756. Conducătorilor de vehicule le este interzis:</w:t>
        </w:r>
      </w:hyperlink>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să lase volanul liber;</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să claxoneze;</w:t>
      </w:r>
    </w:p>
    <w:p w:rsidR="00AE1230" w:rsidRPr="009316C1" w:rsidRDefault="00AE1230" w:rsidP="008B2475">
      <w:pPr>
        <w:spacing w:after="0" w:line="240" w:lineRule="auto"/>
        <w:outlineLvl w:val="1"/>
        <w:rPr>
          <w:rFonts w:ascii="Tahoma" w:hAnsi="Tahoma" w:cs="Tahoma"/>
          <w:b/>
          <w:bCs/>
          <w:color w:val="222222"/>
          <w:sz w:val="21"/>
          <w:szCs w:val="21"/>
          <w:lang w:val="it-IT"/>
        </w:rPr>
      </w:pPr>
      <w:hyperlink r:id="rId274" w:history="1">
        <w:r w:rsidRPr="009316C1">
          <w:rPr>
            <w:rFonts w:ascii="Tahoma" w:hAnsi="Tahoma" w:cs="Tahoma"/>
            <w:b/>
            <w:bCs/>
            <w:color w:val="000000"/>
            <w:sz w:val="21"/>
            <w:lang w:val="it-IT"/>
          </w:rPr>
          <w:t>205. Ce manevre sunt interzise pe autostradă?</w:t>
        </w:r>
      </w:hyperlink>
    </w:p>
    <w:p w:rsidR="00AE1230" w:rsidRPr="009316C1" w:rsidRDefault="00AE1230" w:rsidP="008B2475">
      <w:pPr>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oprirea şi efectuarea unei pene de cauciuc;</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învăţarea conducerii unui vehicul;</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încercarea prototipurilor de şasiuri şi de vehicule cu motor.</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275" w:history="1">
        <w:r w:rsidRPr="009316C1">
          <w:rPr>
            <w:rFonts w:ascii="Tahoma" w:hAnsi="Tahoma" w:cs="Tahoma"/>
            <w:b/>
            <w:bCs/>
            <w:color w:val="000000"/>
            <w:sz w:val="21"/>
            <w:lang w:val="it-IT"/>
          </w:rPr>
          <w:t>404. În care dintre situaţii este interzisă oprirea?</w:t>
        </w:r>
      </w:hyperlink>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în curbe şi pe sectoarele de drum cu vizibilitate redusă sub 50 m;</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la mai puţin de 50 m de cel mai apropiat colţ al intersecţiei;</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în zona de acţiune a indicatorului „Staţionarea interzisă“.</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9 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41% | Tags:</w:t>
      </w:r>
      <w:r w:rsidRPr="009316C1">
        <w:rPr>
          <w:rFonts w:ascii="Arial" w:hAnsi="Arial" w:cs="Arial"/>
          <w:color w:val="222222"/>
          <w:sz w:val="18"/>
          <w:lang w:val="it-IT"/>
        </w:rPr>
        <w:t> </w:t>
      </w:r>
      <w:hyperlink r:id="rId276" w:history="1">
        <w:r w:rsidRPr="009316C1">
          <w:rPr>
            <w:rFonts w:ascii="Arial" w:hAnsi="Arial" w:cs="Arial"/>
            <w:b/>
            <w:bCs/>
            <w:color w:val="000000"/>
            <w:sz w:val="18"/>
            <w:lang w:val="it-IT"/>
          </w:rPr>
          <w:t>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77" w:history="1">
        <w:r w:rsidRPr="009316C1">
          <w:rPr>
            <w:rFonts w:ascii="Arial" w:hAnsi="Arial" w:cs="Arial"/>
            <w:b/>
            <w:bCs/>
            <w:color w:val="000000"/>
            <w:sz w:val="18"/>
            <w:lang w:val="it-IT"/>
          </w:rPr>
          <w:t>examen auto cat tr</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rPr>
          <w:rFonts w:ascii="Arial" w:hAnsi="Arial" w:cs="Arial"/>
          <w:color w:val="222222"/>
          <w:sz w:val="18"/>
          <w:szCs w:val="18"/>
          <w:lang w:val="it-IT"/>
        </w:rPr>
      </w:pPr>
      <w:hyperlink r:id="rId278" w:history="1">
        <w:r>
          <w:rPr>
            <w:noProof/>
          </w:rPr>
          <w:pict>
            <v:shape id="Picture 4" o:spid="_x0000_s1028" type="#_x0000_t75" alt="http://e-drpciv.ro/poze2/1037.jpg" href="http://e-drpciv.ro/poze2/1037.j" style="position:absolute;margin-left:65pt;margin-top:0;width:105pt;height:78.75pt;z-index:251660288;visibility:visible;mso-wrap-distance-left:0;mso-wrap-distance-right:0;mso-position-horizontal:right;mso-position-horizontal-relative:text;mso-position-vertical-relative:line" o:allowoverlap="f" o:button="t">
              <v:fill o:detectmouseclick="t"/>
              <v:imagedata r:id="rId279" o:title=""/>
              <w10:wrap type="square"/>
            </v:shape>
          </w:pict>
        </w:r>
      </w:hyperlink>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280" w:history="1">
        <w:r w:rsidRPr="009316C1">
          <w:rPr>
            <w:rFonts w:ascii="Tahoma" w:hAnsi="Tahoma" w:cs="Tahoma"/>
            <w:b/>
            <w:bCs/>
            <w:color w:val="000000"/>
            <w:sz w:val="21"/>
            <w:lang w:val="it-IT"/>
          </w:rPr>
          <w:t>1037. Ce interdicţie aveţi în această situaţie?</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să acordaţi prioritate vehiculelor care intră în intersecţie;</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să opriţi autovehiculul;</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să circulaţi cu o viteză mai mică de 30 km pe oră.</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30 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41% | Tags:</w:t>
      </w:r>
      <w:r w:rsidRPr="009316C1">
        <w:rPr>
          <w:rFonts w:ascii="Arial" w:hAnsi="Arial" w:cs="Arial"/>
          <w:color w:val="222222"/>
          <w:sz w:val="18"/>
          <w:lang w:val="it-IT"/>
        </w:rPr>
        <w:t> </w:t>
      </w:r>
      <w:hyperlink r:id="rId281" w:history="1">
        <w:r w:rsidRPr="009316C1">
          <w:rPr>
            <w:rFonts w:ascii="Arial" w:hAnsi="Arial" w:cs="Arial"/>
            <w:b/>
            <w:bCs/>
            <w:color w:val="000000"/>
            <w:sz w:val="18"/>
            <w:lang w:val="it-IT"/>
          </w:rPr>
          <w:t>examen permis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82" w:history="1">
        <w:r w:rsidRPr="009316C1">
          <w:rPr>
            <w:rFonts w:ascii="Arial" w:hAnsi="Arial" w:cs="Arial"/>
            <w:color w:val="000000"/>
            <w:sz w:val="18"/>
            <w:lang w:val="it-IT"/>
          </w:rPr>
          <w:t>permis auto categoria B1</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83" w:history="1">
        <w:r w:rsidRPr="009316C1">
          <w:rPr>
            <w:rFonts w:ascii="Tahoma" w:hAnsi="Tahoma" w:cs="Tahoma"/>
            <w:b/>
            <w:bCs/>
            <w:color w:val="000000"/>
            <w:sz w:val="21"/>
            <w:lang w:val="pt-BR"/>
          </w:rPr>
          <w:t>725. Exercitarea dreptului de a conduce se suspendă pe o perioadă de 60 de zile pentru:</w:t>
        </w:r>
      </w:hyperlink>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circulaţia pe sens opus, cu excepţia cazurilor în care se efectuează regulamentar manevra de depăşire;</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depăşirea cu cel mult 30 km/h a vitezei maxime admise;</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cumul de 10 puncte de penalizare.</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2 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40% | Tags:</w:t>
      </w:r>
      <w:r w:rsidRPr="009316C1">
        <w:rPr>
          <w:rFonts w:ascii="Arial" w:hAnsi="Arial" w:cs="Arial"/>
          <w:color w:val="222222"/>
          <w:sz w:val="18"/>
          <w:lang w:val="it-IT"/>
        </w:rPr>
        <w:t> </w:t>
      </w:r>
      <w:hyperlink r:id="rId284" w:history="1">
        <w:r w:rsidRPr="009316C1">
          <w:rPr>
            <w:rFonts w:ascii="Arial" w:hAnsi="Arial" w:cs="Arial"/>
            <w:b/>
            <w:bCs/>
            <w:color w:val="000000"/>
            <w:sz w:val="18"/>
            <w:lang w:val="it-IT"/>
          </w:rPr>
          <w:t>examen auto</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85" w:history="1">
        <w:r w:rsidRPr="009316C1">
          <w:rPr>
            <w:rFonts w:ascii="Arial" w:hAnsi="Arial" w:cs="Arial"/>
            <w:b/>
            <w:bCs/>
            <w:color w:val="000000"/>
            <w:sz w:val="18"/>
            <w:lang w:val="it-IT"/>
          </w:rPr>
          <w:t>intrebari cat tr</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286" w:history="1">
        <w:r w:rsidRPr="009316C1">
          <w:rPr>
            <w:rFonts w:ascii="Tahoma" w:hAnsi="Tahoma" w:cs="Tahoma"/>
            <w:b/>
            <w:bCs/>
            <w:color w:val="000000"/>
            <w:sz w:val="21"/>
            <w:lang w:val="it-IT"/>
          </w:rPr>
          <w:t>962. Ce manevre sunt interzise pe autostradă?</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folosirea benzii de accelerare pentru a schimba direcţia de mers;</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circulaţia sau staţionarea pe banda de urgenţă, cu excepţia cazurilor justificate;</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deplasarea cu o viteză inferioară limitei maxime permise.</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18 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41% | Tags:</w:t>
      </w:r>
      <w:r w:rsidRPr="009316C1">
        <w:rPr>
          <w:rFonts w:ascii="Arial" w:hAnsi="Arial" w:cs="Arial"/>
          <w:color w:val="222222"/>
          <w:sz w:val="18"/>
          <w:lang w:val="pt-BR"/>
        </w:rPr>
        <w:t> </w:t>
      </w:r>
      <w:hyperlink r:id="rId287" w:history="1">
        <w:r w:rsidRPr="009316C1">
          <w:rPr>
            <w:rFonts w:ascii="Arial" w:hAnsi="Arial" w:cs="Arial"/>
            <w:color w:val="000000"/>
            <w:sz w:val="18"/>
            <w:lang w:val="pt-BR"/>
          </w:rPr>
          <w:t>teste drpciv</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88" w:history="1">
        <w:r w:rsidRPr="009316C1">
          <w:rPr>
            <w:rFonts w:ascii="Arial" w:hAnsi="Arial" w:cs="Arial"/>
            <w:color w:val="000000"/>
            <w:sz w:val="18"/>
            <w:lang w:val="pt-BR"/>
          </w:rPr>
          <w:t>examen permis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rPr>
          <w:rFonts w:ascii="Arial" w:hAnsi="Arial" w:cs="Arial"/>
          <w:color w:val="222222"/>
          <w:sz w:val="18"/>
          <w:szCs w:val="18"/>
          <w:lang w:val="pt-BR"/>
        </w:rPr>
      </w:pPr>
      <w:hyperlink r:id="rId289" w:history="1">
        <w:r>
          <w:rPr>
            <w:noProof/>
          </w:rPr>
          <w:pict>
            <v:shape id="Picture 5" o:spid="_x0000_s1029" type="#_x0000_t75" alt="http://e-drpciv.ro/poze2/1029.jpg" href="http://e-drpciv.ro/poze2/1029.j" style="position:absolute;margin-left:65pt;margin-top:0;width:105pt;height:78.75pt;z-index:251661312;visibility:visible;mso-wrap-distance-left:0;mso-wrap-distance-right:0;mso-position-horizontal:right;mso-position-horizontal-relative:text;mso-position-vertical-relative:line" o:allowoverlap="f" o:button="t">
              <v:fill o:detectmouseclick="t"/>
              <v:imagedata r:id="rId290" o:title=""/>
              <w10:wrap type="square"/>
            </v:shape>
          </w:pict>
        </w:r>
      </w:hyperlink>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291" w:history="1">
        <w:r w:rsidRPr="009316C1">
          <w:rPr>
            <w:rFonts w:ascii="Tahoma" w:hAnsi="Tahoma" w:cs="Tahoma"/>
            <w:b/>
            <w:bCs/>
            <w:color w:val="000000"/>
            <w:sz w:val="21"/>
            <w:lang w:val="pt-BR"/>
          </w:rPr>
          <w:t>1029. În ce ordine vor circula autovehiculele prin intersecţia prezentată, dacă semafoarele nu funcţionează?</w:t>
        </w:r>
      </w:hyperlink>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tramvaiul 1, tramvaiul 2, autoturismul;</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autoturismul, tramvaiul 1, tramvaiul 2;</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tramvaiul 1, autoturismul, tramvaiul 2.</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61 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38% | Tags:</w:t>
      </w:r>
      <w:r w:rsidRPr="009316C1">
        <w:rPr>
          <w:rFonts w:ascii="Arial" w:hAnsi="Arial" w:cs="Arial"/>
          <w:color w:val="222222"/>
          <w:sz w:val="18"/>
          <w:lang w:val="pt-BR"/>
        </w:rPr>
        <w:t> </w:t>
      </w:r>
      <w:hyperlink r:id="rId292" w:history="1">
        <w:r w:rsidRPr="009316C1">
          <w:rPr>
            <w:rFonts w:ascii="Arial" w:hAnsi="Arial" w:cs="Arial"/>
            <w:b/>
            <w:bCs/>
            <w:color w:val="000000"/>
            <w:sz w:val="18"/>
            <w:lang w:val="pt-BR"/>
          </w:rPr>
          <w:t>auto chestionare</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93" w:history="1">
        <w:r w:rsidRPr="009316C1">
          <w:rPr>
            <w:rFonts w:ascii="Arial" w:hAnsi="Arial" w:cs="Arial"/>
            <w:b/>
            <w:bCs/>
            <w:color w:val="000000"/>
            <w:sz w:val="18"/>
            <w:lang w:val="pt-BR"/>
          </w:rPr>
          <w:t>examen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rPr>
          <w:rFonts w:ascii="Arial" w:hAnsi="Arial" w:cs="Arial"/>
          <w:color w:val="222222"/>
          <w:sz w:val="18"/>
          <w:szCs w:val="18"/>
          <w:lang w:val="pt-BR"/>
        </w:rPr>
      </w:pPr>
      <w:hyperlink r:id="rId294" w:history="1">
        <w:r>
          <w:rPr>
            <w:noProof/>
          </w:rPr>
          <w:pict>
            <v:shape id="Picture 6" o:spid="_x0000_s1030" type="#_x0000_t75" alt="http://e-drpciv.ro/poze2/1011.jpg" href="http://e-drpciv.ro/poze2/1011.j" style="position:absolute;margin-left:65pt;margin-top:0;width:105pt;height:78.75pt;z-index:251662336;visibility:visible;mso-wrap-distance-left:0;mso-wrap-distance-right:0;mso-position-horizontal:right;mso-position-horizontal-relative:text;mso-position-vertical-relative:line" o:allowoverlap="f" o:button="t">
              <v:fill o:detectmouseclick="t"/>
              <v:imagedata r:id="rId295" o:title=""/>
              <w10:wrap type="square"/>
            </v:shape>
          </w:pict>
        </w:r>
      </w:hyperlink>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296" w:history="1">
        <w:r w:rsidRPr="009316C1">
          <w:rPr>
            <w:rFonts w:ascii="Tahoma" w:hAnsi="Tahoma" w:cs="Tahoma"/>
            <w:b/>
            <w:bCs/>
            <w:color w:val="000000"/>
            <w:sz w:val="21"/>
            <w:lang w:val="it-IT"/>
          </w:rPr>
          <w:t>1011. Care dintre cele trei autovehicule va trece ultimul prin intersecţia din imagine?</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motocicleta;</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autoturismul roşu;</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autoturismul verde.</w:t>
      </w:r>
    </w:p>
    <w:p w:rsidR="00AE1230" w:rsidRPr="009316C1" w:rsidRDefault="00AE1230" w:rsidP="008B2475">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39 </w:t>
      </w:r>
      <w:r w:rsidRPr="009316C1">
        <w:rPr>
          <w:rFonts w:ascii="Arial" w:hAnsi="Arial" w:cs="Arial"/>
          <w:b/>
          <w:bCs/>
          <w:color w:val="FFFFFF"/>
          <w:sz w:val="18"/>
          <w:szCs w:val="18"/>
          <w:lang w:val="it-IT"/>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38% | Tags:</w:t>
      </w:r>
      <w:r w:rsidRPr="009316C1">
        <w:rPr>
          <w:rFonts w:ascii="Arial" w:hAnsi="Arial" w:cs="Arial"/>
          <w:color w:val="222222"/>
          <w:sz w:val="18"/>
          <w:lang w:val="it-IT"/>
        </w:rPr>
        <w:t> </w:t>
      </w:r>
      <w:hyperlink r:id="rId297" w:history="1">
        <w:r w:rsidRPr="009316C1">
          <w:rPr>
            <w:rFonts w:ascii="Arial" w:hAnsi="Arial" w:cs="Arial"/>
            <w:color w:val="000000"/>
            <w:sz w:val="18"/>
            <w:lang w:val="it-IT"/>
          </w:rPr>
          <w:t>examen sala</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98" w:history="1">
        <w:r w:rsidRPr="009316C1">
          <w:rPr>
            <w:rFonts w:ascii="Arial" w:hAnsi="Arial" w:cs="Arial"/>
            <w:b/>
            <w:bCs/>
            <w:color w:val="000000"/>
            <w:sz w:val="18"/>
            <w:lang w:val="it-IT"/>
          </w:rPr>
          <w:t>www.drpciv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299" w:history="1">
        <w:r w:rsidRPr="009316C1">
          <w:rPr>
            <w:rFonts w:ascii="Tahoma" w:hAnsi="Tahoma" w:cs="Tahoma"/>
            <w:b/>
            <w:bCs/>
            <w:color w:val="000000"/>
            <w:sz w:val="21"/>
            <w:lang w:val="it-IT"/>
          </w:rPr>
          <w:t>134. Într-o zonă pietonală, semnalizată ca atare, sunteţi obligat să circulaţi cu o viteză de:</w:t>
        </w:r>
      </w:hyperlink>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cel mult 30 km/h;</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cel mult 20 km/h;</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cel mult 5 km/h.</w:t>
      </w:r>
    </w:p>
    <w:p w:rsidR="00AE1230" w:rsidRPr="009316C1" w:rsidRDefault="00AE1230" w:rsidP="008B2475">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14 </w:t>
      </w:r>
      <w:r w:rsidRPr="009316C1">
        <w:rPr>
          <w:rFonts w:ascii="Arial" w:hAnsi="Arial" w:cs="Arial"/>
          <w:b/>
          <w:bCs/>
          <w:color w:val="FFFFFF"/>
          <w:sz w:val="18"/>
          <w:szCs w:val="18"/>
          <w:lang w:val="pt-BR"/>
        </w:rPr>
        <w:t>comentarii</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39% | Tags:</w:t>
      </w:r>
      <w:r w:rsidRPr="009316C1">
        <w:rPr>
          <w:rFonts w:ascii="Arial" w:hAnsi="Arial" w:cs="Arial"/>
          <w:color w:val="222222"/>
          <w:sz w:val="18"/>
          <w:lang w:val="pt-BR"/>
        </w:rPr>
        <w:t> </w:t>
      </w:r>
      <w:hyperlink r:id="rId300" w:history="1">
        <w:r w:rsidRPr="009316C1">
          <w:rPr>
            <w:rFonts w:ascii="Arial" w:hAnsi="Arial" w:cs="Arial"/>
            <w:color w:val="000000"/>
            <w:sz w:val="18"/>
            <w:lang w:val="pt-BR"/>
          </w:rPr>
          <w:t>intrebari cat B1</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301" w:history="1">
        <w:r w:rsidRPr="009316C1">
          <w:rPr>
            <w:rFonts w:ascii="Arial" w:hAnsi="Arial" w:cs="Arial"/>
            <w:color w:val="000000"/>
            <w:sz w:val="18"/>
            <w:lang w:val="pt-BR"/>
          </w:rPr>
          <w:t>examen permis</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302" w:history="1">
        <w:r w:rsidRPr="009316C1">
          <w:rPr>
            <w:rFonts w:ascii="Tahoma" w:hAnsi="Tahoma" w:cs="Tahoma"/>
            <w:b/>
            <w:bCs/>
            <w:color w:val="000000"/>
            <w:sz w:val="21"/>
            <w:lang w:val="pt-BR"/>
          </w:rPr>
          <w:t>460. Viteza maximă cu care pot să conducă un autoturism, pe drumurile naţionale, altele decât cele europene (E), persoanele care au mai puţin de un an de practică de conducere, este de:</w:t>
        </w:r>
      </w:hyperlink>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70 km/h;</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90 km/h;</w:t>
      </w:r>
    </w:p>
    <w:p w:rsidR="00AE1230" w:rsidRPr="009316C1" w:rsidRDefault="00AE1230" w:rsidP="00745967">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80 km/h.</w:t>
      </w:r>
    </w:p>
    <w:p w:rsidR="00AE1230" w:rsidRPr="009316C1" w:rsidRDefault="00AE1230" w:rsidP="008B2475">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38% | Tags:</w:t>
      </w:r>
      <w:r w:rsidRPr="009316C1">
        <w:rPr>
          <w:rFonts w:ascii="Arial" w:hAnsi="Arial" w:cs="Arial"/>
          <w:color w:val="222222"/>
          <w:sz w:val="18"/>
          <w:lang w:val="pt-BR"/>
        </w:rPr>
        <w:t> </w:t>
      </w:r>
      <w:hyperlink r:id="rId303" w:history="1">
        <w:r w:rsidRPr="009316C1">
          <w:rPr>
            <w:rFonts w:ascii="Arial" w:hAnsi="Arial" w:cs="Arial"/>
            <w:b/>
            <w:bCs/>
            <w:color w:val="000000"/>
            <w:sz w:val="18"/>
            <w:lang w:val="pt-BR"/>
          </w:rPr>
          <w:t>examen sala</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304" w:history="1">
        <w:r w:rsidRPr="009316C1">
          <w:rPr>
            <w:rFonts w:ascii="Arial" w:hAnsi="Arial" w:cs="Arial"/>
            <w:color w:val="000000"/>
            <w:sz w:val="18"/>
            <w:lang w:val="pt-BR"/>
          </w:rPr>
          <w:t>permis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305" w:history="1">
        <w:r w:rsidRPr="009316C1">
          <w:rPr>
            <w:rFonts w:ascii="Tahoma" w:hAnsi="Tahoma" w:cs="Tahoma"/>
            <w:b/>
            <w:bCs/>
            <w:color w:val="000000"/>
            <w:sz w:val="21"/>
            <w:lang w:val="pt-BR"/>
          </w:rPr>
          <w:t>961. Întoarcerea este interzisă:</w:t>
        </w:r>
      </w:hyperlink>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pe străzile cu sens unic;</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în intersecţii şi la mai puţin de 50 m de cel mai apropiat colţ al intersecţiei;</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la mai puţin de 100 m de o trecere la nivel cu calea ferată.</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306" w:history="1">
        <w:r w:rsidRPr="009316C1">
          <w:rPr>
            <w:rFonts w:ascii="Tahoma" w:hAnsi="Tahoma" w:cs="Tahoma"/>
            <w:b/>
            <w:bCs/>
            <w:color w:val="000000"/>
            <w:sz w:val="21"/>
            <w:lang w:val="pt-BR"/>
          </w:rPr>
          <w:t>592. Viteza de deplasare trebuie redusă:</w:t>
        </w:r>
      </w:hyperlink>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la întâlnirea indicatorului „Cedează trecerea“;</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atunci când se circulă din direcţia opusă tramvaielor, troleibuzelor şi autobuzelor oprite în staţie, pe drumurile cu o singură bandă pe sens;</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la întâlnirea indicatorului „Prioritate faţă de circulaţia din sens invers“.</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307" w:history="1">
        <w:r w:rsidRPr="009316C1">
          <w:rPr>
            <w:rFonts w:ascii="Tahoma" w:hAnsi="Tahoma" w:cs="Tahoma"/>
            <w:b/>
            <w:bCs/>
            <w:color w:val="000000"/>
            <w:sz w:val="21"/>
            <w:lang w:val="it-IT"/>
          </w:rPr>
          <w:t>895. Cum se sancţionează depăşirea pe partea dreaptă a sensului de mers, fără semnalizare şi încadrare corespunzătoare direcţiei de deplasare?</w:t>
        </w:r>
      </w:hyperlink>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cu amendă contravenţională şi puncte de penalizare;</w:t>
      </w:r>
    </w:p>
    <w:p w:rsidR="00AE1230" w:rsidRPr="009316C1" w:rsidRDefault="00AE1230" w:rsidP="008B2475">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cu amendă contravenţională;</w:t>
      </w:r>
    </w:p>
    <w:p w:rsidR="00AE1230" w:rsidRPr="009316C1" w:rsidRDefault="00AE1230" w:rsidP="008B2475">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cu amendă contravenţională şi suspendarea exercitării dreptului de a conduce autovehiculul.</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pt-BR"/>
        </w:rPr>
      </w:pPr>
      <w:hyperlink r:id="rId308" w:history="1">
        <w:r w:rsidRPr="009316C1">
          <w:rPr>
            <w:rFonts w:ascii="Tahoma" w:hAnsi="Tahoma" w:cs="Tahoma"/>
            <w:b/>
            <w:bCs/>
            <w:color w:val="000000"/>
            <w:sz w:val="21"/>
            <w:lang w:val="pt-BR"/>
          </w:rPr>
          <w:t>12. Aveţi obligaţia de a opri imediat autovehiculul la semnalele adresate de:</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poliţiştii comunitari;</w:t>
      </w:r>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personalul autorizat din cadrul serviciului examinări;</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personalul autorizat din zona lucrărilor pe drumurile publice.</w:t>
      </w:r>
    </w:p>
    <w:p w:rsidR="00AE1230" w:rsidRPr="009316C1" w:rsidRDefault="00AE1230" w:rsidP="008B2475">
      <w:pPr>
        <w:shd w:val="clear" w:color="auto" w:fill="FCFDFD"/>
        <w:spacing w:after="0" w:line="240" w:lineRule="auto"/>
        <w:outlineLvl w:val="1"/>
        <w:rPr>
          <w:rFonts w:ascii="Tahoma" w:hAnsi="Tahoma" w:cs="Tahoma"/>
          <w:b/>
          <w:bCs/>
          <w:color w:val="222222"/>
          <w:sz w:val="21"/>
          <w:szCs w:val="21"/>
          <w:lang w:val="it-IT"/>
        </w:rPr>
      </w:pPr>
      <w:hyperlink r:id="rId309" w:history="1">
        <w:r w:rsidRPr="009316C1">
          <w:rPr>
            <w:rFonts w:ascii="Tahoma" w:hAnsi="Tahoma" w:cs="Tahoma"/>
            <w:b/>
            <w:bCs/>
            <w:color w:val="000000"/>
            <w:sz w:val="21"/>
            <w:lang w:val="it-IT"/>
          </w:rPr>
          <w:t>814. Într-o zonă rezidenţială semnalizată ca atare:</w:t>
        </w:r>
      </w:hyperlink>
    </w:p>
    <w:p w:rsidR="00AE1230" w:rsidRPr="009316C1" w:rsidRDefault="00AE1230" w:rsidP="008B2475">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copiii nu se pot juca pe partea carosabilă;</w:t>
      </w:r>
    </w:p>
    <w:p w:rsidR="00AE1230" w:rsidRPr="009316C1" w:rsidRDefault="00AE1230" w:rsidP="008B2475">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pietonii pot folosi toată lăţimea părţii carosabile;</w:t>
      </w:r>
    </w:p>
    <w:p w:rsidR="00AE1230" w:rsidRPr="009316C1" w:rsidRDefault="00AE1230" w:rsidP="00745967">
      <w:pPr>
        <w:shd w:val="clear" w:color="auto" w:fill="FCFDFD"/>
        <w:spacing w:after="30" w:line="240" w:lineRule="auto"/>
        <w:rPr>
          <w:ins w:id="0" w:author="Unknown"/>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 xml:space="preserve">viteza maximă admisă </w:t>
      </w:r>
      <w:r w:rsidRPr="008B2475">
        <w:rPr>
          <w:rFonts w:ascii="Arial" w:hAnsi="Arial" w:cs="Arial"/>
          <w:color w:val="222222"/>
          <w:sz w:val="18"/>
          <w:szCs w:val="18"/>
          <w:lang w:val="ro-RO"/>
        </w:rPr>
        <w:t>este</w:t>
      </w:r>
      <w:r w:rsidRPr="009316C1">
        <w:rPr>
          <w:rFonts w:ascii="Arial" w:hAnsi="Arial" w:cs="Arial"/>
          <w:color w:val="222222"/>
          <w:sz w:val="18"/>
          <w:szCs w:val="18"/>
          <w:lang w:val="pt-BR"/>
        </w:rPr>
        <w:t xml:space="preserve"> de 30 km/h.</w:t>
      </w:r>
      <w:ins w:id="1" w:author="Unknown">
        <w:r w:rsidRPr="009316C1">
          <w:rPr>
            <w:rFonts w:ascii="Arial" w:hAnsi="Arial" w:cs="Arial"/>
            <w:color w:val="222222"/>
            <w:sz w:val="18"/>
            <w:szCs w:val="18"/>
            <w:lang w:val="pt-BR"/>
          </w:rPr>
          <w:fldChar w:fldCharType="begin"/>
        </w:r>
        <w:r w:rsidRPr="009316C1">
          <w:rPr>
            <w:rFonts w:ascii="Arial" w:hAnsi="Arial" w:cs="Arial"/>
            <w:color w:val="222222"/>
            <w:sz w:val="18"/>
            <w:szCs w:val="18"/>
            <w:lang w:val="pt-BR"/>
          </w:rPr>
          <w:instrText xml:space="preserve"> HYPERLINK "http://e-drpciv.ro/poze2/731.jpg" </w:instrText>
        </w:r>
      </w:ins>
      <w:r w:rsidRPr="009316C1">
        <w:rPr>
          <w:rFonts w:ascii="Arial" w:hAnsi="Arial" w:cs="Arial"/>
          <w:color w:val="222222"/>
          <w:sz w:val="18"/>
          <w:szCs w:val="18"/>
        </w:rPr>
      </w:r>
      <w:ins w:id="2" w:author="Unknown">
        <w:r w:rsidRPr="009316C1">
          <w:rPr>
            <w:rFonts w:ascii="Arial" w:hAnsi="Arial" w:cs="Arial"/>
            <w:color w:val="222222"/>
            <w:sz w:val="18"/>
            <w:szCs w:val="18"/>
            <w:lang w:val="pt-BR"/>
          </w:rPr>
          <w:fldChar w:fldCharType="separate"/>
        </w:r>
      </w:ins>
      <w:r>
        <w:rPr>
          <w:noProof/>
        </w:rPr>
        <w:pict>
          <v:shape id="Picture 7" o:spid="_x0000_s1031" type="#_x0000_t75" alt="http://e-drpciv.ro/poze2/731.jpg" href="http://e-drpciv.ro/poze2/731.j" style="position:absolute;margin-left:65pt;margin-top:0;width:105pt;height:78.75pt;z-index:251663360;visibility:visible;mso-wrap-distance-left:0;mso-wrap-distance-right:0;mso-position-horizontal:right;mso-position-horizontal-relative:text;mso-position-vertical-relative:line" o:allowoverlap="f" o:button="t">
            <v:fill o:detectmouseclick="t"/>
            <v:imagedata r:id="rId310" o:title=""/>
            <w10:wrap type="square"/>
          </v:shape>
        </w:pict>
      </w:r>
      <w:ins w:id="3" w:author="Unknown">
        <w:r w:rsidRPr="009316C1">
          <w:rPr>
            <w:rFonts w:ascii="Arial" w:hAnsi="Arial" w:cs="Arial"/>
            <w:color w:val="222222"/>
            <w:sz w:val="18"/>
            <w:szCs w:val="18"/>
            <w:lang w:val="pt-BR"/>
          </w:rPr>
          <w:fldChar w:fldCharType="end"/>
        </w:r>
      </w:ins>
    </w:p>
    <w:p w:rsidR="00AE1230" w:rsidRPr="008B2475" w:rsidRDefault="00AE1230" w:rsidP="008B2475">
      <w:pPr>
        <w:shd w:val="clear" w:color="auto" w:fill="FCFDFD"/>
        <w:spacing w:after="0" w:line="240" w:lineRule="auto"/>
        <w:outlineLvl w:val="1"/>
        <w:rPr>
          <w:ins w:id="4" w:author="Unknown"/>
          <w:rFonts w:ascii="Tahoma" w:hAnsi="Tahoma" w:cs="Tahoma"/>
          <w:b/>
          <w:bCs/>
          <w:color w:val="222222"/>
          <w:sz w:val="21"/>
          <w:szCs w:val="21"/>
        </w:rPr>
      </w:pPr>
      <w:ins w:id="5"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"http://e-drpciv.ro/intrebare/731/executa_corect_autoturismul_manevra_de_depasire" </w:instrText>
        </w:r>
      </w:ins>
      <w:r w:rsidRPr="009316C1">
        <w:rPr>
          <w:rFonts w:ascii="Tahoma" w:hAnsi="Tahoma" w:cs="Tahoma"/>
          <w:b/>
          <w:bCs/>
          <w:color w:val="222222"/>
          <w:sz w:val="21"/>
          <w:szCs w:val="21"/>
        </w:rPr>
      </w:r>
      <w:ins w:id="6"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731. Execută corect autoturismul manevra de depăşire?</w:t>
        </w:r>
        <w:r w:rsidRPr="008B2475">
          <w:rPr>
            <w:rFonts w:ascii="Tahoma" w:hAnsi="Tahoma" w:cs="Tahoma"/>
            <w:b/>
            <w:bCs/>
            <w:color w:val="222222"/>
            <w:sz w:val="21"/>
            <w:szCs w:val="21"/>
          </w:rPr>
          <w:fldChar w:fldCharType="end"/>
        </w:r>
      </w:ins>
    </w:p>
    <w:p w:rsidR="00AE1230" w:rsidRPr="008B2475" w:rsidRDefault="00AE1230" w:rsidP="008B2475">
      <w:pPr>
        <w:shd w:val="clear" w:color="auto" w:fill="FCFDFD"/>
        <w:spacing w:after="30" w:line="240" w:lineRule="auto"/>
        <w:rPr>
          <w:ins w:id="7" w:author="Unknown"/>
          <w:rFonts w:ascii="Arial" w:hAnsi="Arial" w:cs="Arial"/>
          <w:color w:val="222222"/>
          <w:sz w:val="18"/>
          <w:szCs w:val="18"/>
        </w:rPr>
      </w:pPr>
      <w:ins w:id="8"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nu, deoarece autobuzul are prioritate la plecarea din staţie;</w:t>
        </w:r>
      </w:ins>
    </w:p>
    <w:p w:rsidR="00AE1230" w:rsidRPr="008B2475" w:rsidRDefault="00AE1230" w:rsidP="008B2475">
      <w:pPr>
        <w:shd w:val="clear" w:color="auto" w:fill="FCFDFD"/>
        <w:spacing w:after="30" w:line="240" w:lineRule="auto"/>
        <w:rPr>
          <w:ins w:id="9" w:author="Unknown"/>
          <w:rFonts w:ascii="Arial" w:hAnsi="Arial" w:cs="Arial"/>
          <w:color w:val="222222"/>
          <w:sz w:val="18"/>
          <w:szCs w:val="18"/>
        </w:rPr>
      </w:pPr>
      <w:ins w:id="10"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nu, deoarece această manevră nu este permisă în dreptul staţiilor mijloacelor de transport public de persoane;</w:t>
        </w:r>
      </w:ins>
    </w:p>
    <w:p w:rsidR="00AE1230" w:rsidRPr="008B2475" w:rsidRDefault="00AE1230" w:rsidP="008B2475">
      <w:pPr>
        <w:shd w:val="clear" w:color="auto" w:fill="33FF33"/>
        <w:spacing w:after="30" w:line="240" w:lineRule="auto"/>
        <w:rPr>
          <w:ins w:id="11" w:author="Unknown"/>
          <w:rFonts w:ascii="Arial" w:hAnsi="Arial" w:cs="Arial"/>
          <w:color w:val="222222"/>
          <w:sz w:val="18"/>
          <w:szCs w:val="18"/>
        </w:rPr>
      </w:pPr>
      <w:ins w:id="12"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da, manevra este regulamentară.</w:t>
        </w:r>
      </w:ins>
    </w:p>
    <w:p w:rsidR="00AE1230" w:rsidRPr="008B2475" w:rsidRDefault="00AE1230" w:rsidP="008B2475">
      <w:pPr>
        <w:shd w:val="clear" w:color="auto" w:fill="FCFDFD"/>
        <w:spacing w:after="0" w:line="240" w:lineRule="auto"/>
        <w:outlineLvl w:val="1"/>
        <w:rPr>
          <w:ins w:id="13" w:author="Unknown"/>
          <w:rFonts w:ascii="Tahoma" w:hAnsi="Tahoma" w:cs="Tahoma"/>
          <w:b/>
          <w:bCs/>
          <w:color w:val="222222"/>
          <w:sz w:val="21"/>
          <w:szCs w:val="21"/>
        </w:rPr>
      </w:pPr>
      <w:ins w:id="14"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"http://e-drpciv.ro/intrebare/976/suspendarea_exercitarii_dreptului_de_a_conduce_pentru_90_de_zile_se_aplica_in_cazul" </w:instrText>
        </w:r>
      </w:ins>
      <w:r w:rsidRPr="009316C1">
        <w:rPr>
          <w:rFonts w:ascii="Tahoma" w:hAnsi="Tahoma" w:cs="Tahoma"/>
          <w:b/>
          <w:bCs/>
          <w:color w:val="222222"/>
          <w:sz w:val="21"/>
          <w:szCs w:val="21"/>
        </w:rPr>
      </w:r>
      <w:ins w:id="15"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976. Suspendarea exercitării dreptului de a conduce pentru 90 de zile se aplică în cazul:</w:t>
        </w:r>
        <w:r w:rsidRPr="008B2475">
          <w:rPr>
            <w:rFonts w:ascii="Tahoma" w:hAnsi="Tahoma" w:cs="Tahoma"/>
            <w:b/>
            <w:bCs/>
            <w:color w:val="222222"/>
            <w:sz w:val="21"/>
            <w:szCs w:val="21"/>
          </w:rPr>
          <w:fldChar w:fldCharType="end"/>
        </w:r>
      </w:ins>
    </w:p>
    <w:p w:rsidR="00AE1230" w:rsidRPr="008B2475" w:rsidRDefault="00AE1230" w:rsidP="008B2475">
      <w:pPr>
        <w:shd w:val="clear" w:color="auto" w:fill="33FF33"/>
        <w:spacing w:after="30" w:line="240" w:lineRule="auto"/>
        <w:rPr>
          <w:ins w:id="16" w:author="Unknown"/>
          <w:rFonts w:ascii="Arial" w:hAnsi="Arial" w:cs="Arial"/>
          <w:color w:val="222222"/>
          <w:sz w:val="18"/>
          <w:szCs w:val="18"/>
        </w:rPr>
      </w:pPr>
      <w:ins w:id="17"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conducerii sub influenţa băuturilor alcoolice;</w:t>
        </w:r>
      </w:ins>
    </w:p>
    <w:p w:rsidR="00AE1230" w:rsidRPr="008B2475" w:rsidRDefault="00AE1230" w:rsidP="008B2475">
      <w:pPr>
        <w:shd w:val="clear" w:color="auto" w:fill="FCFDFD"/>
        <w:spacing w:after="30" w:line="240" w:lineRule="auto"/>
        <w:rPr>
          <w:ins w:id="18" w:author="Unknown"/>
          <w:rFonts w:ascii="Arial" w:hAnsi="Arial" w:cs="Arial"/>
          <w:color w:val="222222"/>
          <w:sz w:val="18"/>
          <w:szCs w:val="18"/>
        </w:rPr>
      </w:pPr>
      <w:ins w:id="19"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neacordării priorităţii de trecere vehiculelor care au acest drept;</w:t>
        </w:r>
      </w:ins>
    </w:p>
    <w:p w:rsidR="00AE1230" w:rsidRPr="008B2475" w:rsidRDefault="00AE1230" w:rsidP="008B2475">
      <w:pPr>
        <w:shd w:val="clear" w:color="auto" w:fill="FCFDFD"/>
        <w:spacing w:after="30" w:line="240" w:lineRule="auto"/>
        <w:rPr>
          <w:ins w:id="20" w:author="Unknown"/>
          <w:rFonts w:ascii="Arial" w:hAnsi="Arial" w:cs="Arial"/>
          <w:color w:val="222222"/>
          <w:sz w:val="18"/>
          <w:szCs w:val="18"/>
        </w:rPr>
      </w:pPr>
      <w:ins w:id="21"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nerespectării semnalelor poliţistului rutier aflat în exercitarea atribuţiilor de serviciu.</w:t>
        </w:r>
      </w:ins>
    </w:p>
    <w:p w:rsidR="00AE1230" w:rsidRPr="008B2475" w:rsidRDefault="00AE1230" w:rsidP="008B2475">
      <w:pPr>
        <w:shd w:val="clear" w:color="auto" w:fill="FCFDFD"/>
        <w:spacing w:after="0" w:line="240" w:lineRule="auto"/>
        <w:outlineLvl w:val="1"/>
        <w:rPr>
          <w:ins w:id="22" w:author="Unknown"/>
          <w:rFonts w:ascii="Tahoma" w:hAnsi="Tahoma" w:cs="Tahoma"/>
          <w:b/>
          <w:bCs/>
          <w:color w:val="222222"/>
          <w:sz w:val="21"/>
          <w:szCs w:val="21"/>
        </w:rPr>
      </w:pPr>
      <w:ins w:id="23"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"http://e-drpciv.ro/intrebare/734/in_care_dintre_situatii_se_dispune_imobilizarea_unui_vehicul" </w:instrText>
        </w:r>
      </w:ins>
      <w:r w:rsidRPr="009316C1">
        <w:rPr>
          <w:rFonts w:ascii="Tahoma" w:hAnsi="Tahoma" w:cs="Tahoma"/>
          <w:b/>
          <w:bCs/>
          <w:color w:val="222222"/>
          <w:sz w:val="21"/>
          <w:szCs w:val="21"/>
        </w:rPr>
      </w:r>
      <w:ins w:id="24"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734. În care dintre situaţii se dispune imobilizarea unui vehicul?</w:t>
        </w:r>
        <w:r w:rsidRPr="008B2475">
          <w:rPr>
            <w:rFonts w:ascii="Tahoma" w:hAnsi="Tahoma" w:cs="Tahoma"/>
            <w:b/>
            <w:bCs/>
            <w:color w:val="222222"/>
            <w:sz w:val="21"/>
            <w:szCs w:val="21"/>
          </w:rPr>
          <w:fldChar w:fldCharType="end"/>
        </w:r>
      </w:ins>
    </w:p>
    <w:p w:rsidR="00AE1230" w:rsidRPr="008B2475" w:rsidRDefault="00AE1230" w:rsidP="008B2475">
      <w:pPr>
        <w:shd w:val="clear" w:color="auto" w:fill="FCFDFD"/>
        <w:spacing w:after="30" w:line="240" w:lineRule="auto"/>
        <w:rPr>
          <w:ins w:id="25" w:author="Unknown"/>
          <w:rFonts w:ascii="Arial" w:hAnsi="Arial" w:cs="Arial"/>
          <w:color w:val="222222"/>
          <w:sz w:val="18"/>
          <w:szCs w:val="18"/>
        </w:rPr>
      </w:pPr>
      <w:ins w:id="26"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conducătorul acestuia nu are asupra sa permisul de conducere;</w:t>
        </w:r>
      </w:ins>
    </w:p>
    <w:p w:rsidR="00AE1230" w:rsidRPr="008B2475" w:rsidRDefault="00AE1230" w:rsidP="008B2475">
      <w:pPr>
        <w:shd w:val="clear" w:color="auto" w:fill="33FF33"/>
        <w:spacing w:after="30" w:line="240" w:lineRule="auto"/>
        <w:rPr>
          <w:ins w:id="27" w:author="Unknown"/>
          <w:rFonts w:ascii="Arial" w:hAnsi="Arial" w:cs="Arial"/>
          <w:color w:val="222222"/>
          <w:sz w:val="18"/>
          <w:szCs w:val="18"/>
        </w:rPr>
      </w:pPr>
      <w:ins w:id="28"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starea tehnică a vehiculului deteriorează drumul public sau afectează mediul;</w:t>
        </w:r>
      </w:ins>
    </w:p>
    <w:p w:rsidR="00AE1230" w:rsidRPr="008B2475" w:rsidRDefault="00AE1230" w:rsidP="00745967">
      <w:pPr>
        <w:shd w:val="clear" w:color="auto" w:fill="FCFDFD"/>
        <w:spacing w:after="30" w:line="240" w:lineRule="auto"/>
        <w:rPr>
          <w:ins w:id="29" w:author="Unknown"/>
          <w:rFonts w:ascii="Arial" w:hAnsi="Arial" w:cs="Arial"/>
          <w:color w:val="222222"/>
          <w:sz w:val="18"/>
          <w:szCs w:val="18"/>
        </w:rPr>
      </w:pPr>
      <w:ins w:id="30"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conducătorul autovehiculului nu are asupra sa certificatul de înmatriculare.</w:t>
        </w:r>
        <w:r w:rsidRPr="008B2475">
          <w:rPr>
            <w:rFonts w:ascii="Arial" w:hAnsi="Arial" w:cs="Arial"/>
            <w:color w:val="222222"/>
            <w:sz w:val="18"/>
          </w:rPr>
          <w:t> </w:t>
        </w:r>
        <w:r w:rsidRPr="008B2475">
          <w:rPr>
            <w:rFonts w:ascii="Arial" w:hAnsi="Arial" w:cs="Arial"/>
            <w:color w:val="222222"/>
            <w:sz w:val="18"/>
            <w:szCs w:val="18"/>
          </w:rPr>
          <w:fldChar w:fldCharType="begin"/>
        </w:r>
        <w:r w:rsidRPr="008B2475">
          <w:rPr>
            <w:rFonts w:ascii="Arial" w:hAnsi="Arial" w:cs="Arial"/>
            <w:color w:val="222222"/>
            <w:sz w:val="18"/>
            <w:szCs w:val="18"/>
          </w:rPr>
          <w:instrText xml:space="preserve"> HYPERLINK "http://e-drpciv.ro/poze2/382.jpg" </w:instrText>
        </w:r>
      </w:ins>
      <w:r w:rsidRPr="009316C1">
        <w:rPr>
          <w:rFonts w:ascii="Arial" w:hAnsi="Arial" w:cs="Arial"/>
          <w:color w:val="222222"/>
          <w:sz w:val="18"/>
          <w:szCs w:val="18"/>
        </w:rPr>
      </w:r>
      <w:ins w:id="31" w:author="Unknown">
        <w:r w:rsidRPr="008B2475">
          <w:rPr>
            <w:rFonts w:ascii="Arial" w:hAnsi="Arial" w:cs="Arial"/>
            <w:color w:val="222222"/>
            <w:sz w:val="18"/>
            <w:szCs w:val="18"/>
          </w:rPr>
          <w:fldChar w:fldCharType="separate"/>
        </w:r>
      </w:ins>
      <w:r>
        <w:rPr>
          <w:noProof/>
        </w:rPr>
        <w:pict>
          <v:shape id="Picture 8" o:spid="_x0000_s1032" type="#_x0000_t75" alt="http://e-drpciv.ro/poze2/382.jpg" href="http://e-drpciv.ro/poze2/382.j" style="position:absolute;margin-left:65pt;margin-top:0;width:105pt;height:78.75pt;z-index:251664384;visibility:visible;mso-wrap-distance-left:0;mso-wrap-distance-right:0;mso-position-horizontal:right;mso-position-horizontal-relative:text;mso-position-vertical-relative:line" o:allowoverlap="f" o:button="t">
            <v:fill o:detectmouseclick="t"/>
            <v:imagedata r:id="rId311" o:title=""/>
            <w10:wrap type="square"/>
          </v:shape>
        </w:pict>
      </w:r>
      <w:ins w:id="32" w:author="Unknown">
        <w:r w:rsidRPr="008B2475">
          <w:rPr>
            <w:rFonts w:ascii="Arial" w:hAnsi="Arial" w:cs="Arial"/>
            <w:color w:val="222222"/>
            <w:sz w:val="18"/>
            <w:szCs w:val="18"/>
          </w:rPr>
          <w:fldChar w:fldCharType="end"/>
        </w:r>
      </w:ins>
    </w:p>
    <w:p w:rsidR="00AE1230" w:rsidRPr="008B2475" w:rsidRDefault="00AE1230" w:rsidP="008B2475">
      <w:pPr>
        <w:shd w:val="clear" w:color="auto" w:fill="FCFDFD"/>
        <w:spacing w:after="0" w:line="240" w:lineRule="auto"/>
        <w:outlineLvl w:val="1"/>
        <w:rPr>
          <w:ins w:id="33" w:author="Unknown"/>
          <w:rFonts w:ascii="Tahoma" w:hAnsi="Tahoma" w:cs="Tahoma"/>
          <w:b/>
          <w:bCs/>
          <w:color w:val="222222"/>
          <w:sz w:val="21"/>
          <w:szCs w:val="21"/>
        </w:rPr>
      </w:pPr>
      <w:ins w:id="34"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"http://e-drpciv.ro/intrebare/382/autoturismul_stationeaza_regulamentar" </w:instrText>
        </w:r>
      </w:ins>
      <w:r w:rsidRPr="009316C1">
        <w:rPr>
          <w:rFonts w:ascii="Tahoma" w:hAnsi="Tahoma" w:cs="Tahoma"/>
          <w:b/>
          <w:bCs/>
          <w:color w:val="222222"/>
          <w:sz w:val="21"/>
          <w:szCs w:val="21"/>
        </w:rPr>
      </w:r>
      <w:ins w:id="35"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382. Autoturismul staţionează regulamentar?</w:t>
        </w:r>
        <w:r w:rsidRPr="008B2475">
          <w:rPr>
            <w:rFonts w:ascii="Tahoma" w:hAnsi="Tahoma" w:cs="Tahoma"/>
            <w:b/>
            <w:bCs/>
            <w:color w:val="222222"/>
            <w:sz w:val="21"/>
            <w:szCs w:val="21"/>
          </w:rPr>
          <w:fldChar w:fldCharType="end"/>
        </w:r>
      </w:ins>
    </w:p>
    <w:p w:rsidR="00AE1230" w:rsidRPr="008B2475" w:rsidRDefault="00AE1230" w:rsidP="008B2475">
      <w:pPr>
        <w:shd w:val="clear" w:color="auto" w:fill="33FF33"/>
        <w:spacing w:after="30" w:line="240" w:lineRule="auto"/>
        <w:rPr>
          <w:ins w:id="36" w:author="Unknown"/>
          <w:rFonts w:ascii="Arial" w:hAnsi="Arial" w:cs="Arial"/>
          <w:color w:val="222222"/>
          <w:sz w:val="18"/>
          <w:szCs w:val="18"/>
        </w:rPr>
      </w:pPr>
      <w:ins w:id="37"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da, deoarece în zonă nu sunt restricţii de circulaţie;</w:t>
        </w:r>
      </w:ins>
    </w:p>
    <w:p w:rsidR="00AE1230" w:rsidRPr="008B2475" w:rsidRDefault="00AE1230" w:rsidP="008B2475">
      <w:pPr>
        <w:shd w:val="clear" w:color="auto" w:fill="FCFDFD"/>
        <w:spacing w:after="30" w:line="240" w:lineRule="auto"/>
        <w:rPr>
          <w:ins w:id="38" w:author="Unknown"/>
          <w:rFonts w:ascii="Arial" w:hAnsi="Arial" w:cs="Arial"/>
          <w:color w:val="222222"/>
          <w:sz w:val="18"/>
          <w:szCs w:val="18"/>
        </w:rPr>
      </w:pPr>
      <w:ins w:id="39"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nu, deoarece se află pe un drum naţional;</w:t>
        </w:r>
      </w:ins>
    </w:p>
    <w:p w:rsidR="00AE1230" w:rsidRPr="008B2475" w:rsidRDefault="00AE1230" w:rsidP="008B2475">
      <w:pPr>
        <w:shd w:val="clear" w:color="auto" w:fill="FCFDFD"/>
        <w:spacing w:after="30" w:line="240" w:lineRule="auto"/>
        <w:rPr>
          <w:ins w:id="40" w:author="Unknown"/>
          <w:rFonts w:ascii="Arial" w:hAnsi="Arial" w:cs="Arial"/>
          <w:color w:val="222222"/>
          <w:sz w:val="18"/>
          <w:szCs w:val="18"/>
        </w:rPr>
      </w:pPr>
      <w:ins w:id="41"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nu, deoarece obligă camionul la depăşirea prin triplare.</w:t>
        </w:r>
      </w:ins>
    </w:p>
    <w:p w:rsidR="00AE1230" w:rsidRPr="008B2475" w:rsidRDefault="00AE1230" w:rsidP="008B2475">
      <w:pPr>
        <w:shd w:val="clear" w:color="auto" w:fill="5C9CCC"/>
        <w:spacing w:after="0" w:line="240" w:lineRule="auto"/>
        <w:rPr>
          <w:ins w:id="42" w:author="Unknown"/>
          <w:rFonts w:ascii="Arial" w:hAnsi="Arial" w:cs="Arial"/>
          <w:b/>
          <w:bCs/>
          <w:color w:val="FFFFFF"/>
          <w:sz w:val="18"/>
          <w:szCs w:val="18"/>
        </w:rPr>
      </w:pPr>
      <w:ins w:id="43" w:author="Unknown">
        <w:r w:rsidRPr="008B2475">
          <w:rPr>
            <w:rFonts w:ascii="Arial" w:hAnsi="Arial" w:cs="Arial"/>
            <w:b/>
            <w:bCs/>
            <w:color w:val="FFFFFF"/>
            <w:sz w:val="18"/>
          </w:rPr>
          <w:t>15 </w:t>
        </w:r>
        <w:r w:rsidRPr="008B2475">
          <w:rPr>
            <w:rFonts w:ascii="Arial" w:hAnsi="Arial" w:cs="Arial"/>
            <w:b/>
            <w:bCs/>
            <w:color w:val="FFFFFF"/>
            <w:sz w:val="18"/>
            <w:szCs w:val="18"/>
          </w:rPr>
          <w:t>comentarii</w:t>
        </w:r>
      </w:ins>
    </w:p>
    <w:p w:rsidR="00AE1230" w:rsidRPr="008B2475" w:rsidRDefault="00AE1230" w:rsidP="008B2475">
      <w:pPr>
        <w:shd w:val="clear" w:color="auto" w:fill="FCFDFD"/>
        <w:spacing w:after="0" w:line="240" w:lineRule="auto"/>
        <w:rPr>
          <w:ins w:id="44" w:author="Unknown"/>
          <w:rFonts w:ascii="Arial" w:hAnsi="Arial" w:cs="Arial"/>
          <w:color w:val="222222"/>
          <w:sz w:val="18"/>
          <w:szCs w:val="18"/>
        </w:rPr>
      </w:pPr>
      <w:ins w:id="45" w:author="Unknown">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38% | Tags:</w:t>
        </w:r>
        <w:r w:rsidRPr="008B2475">
          <w:rPr>
            <w:rFonts w:ascii="Arial" w:hAnsi="Arial" w:cs="Arial"/>
            <w:color w:val="222222"/>
            <w:sz w:val="18"/>
          </w:rPr>
          <w:t> </w:t>
        </w:r>
        <w:r w:rsidRPr="008B2475">
          <w:rPr>
            <w:rFonts w:ascii="Arial" w:hAnsi="Arial" w:cs="Arial"/>
            <w:color w:val="222222"/>
            <w:sz w:val="18"/>
            <w:szCs w:val="18"/>
          </w:rPr>
          <w:fldChar w:fldCharType="begin"/>
        </w:r>
        <w:r w:rsidRPr="008B2475">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46" w:author="Unknown">
        <w:r w:rsidRPr="008B2475">
          <w:rPr>
            <w:rFonts w:ascii="Arial" w:hAnsi="Arial" w:cs="Arial"/>
            <w:color w:val="222222"/>
            <w:sz w:val="18"/>
            <w:szCs w:val="18"/>
          </w:rPr>
          <w:fldChar w:fldCharType="separate"/>
        </w:r>
        <w:r w:rsidRPr="008B2475">
          <w:rPr>
            <w:rFonts w:ascii="Arial" w:hAnsi="Arial" w:cs="Arial"/>
            <w:b/>
            <w:bCs/>
            <w:color w:val="000000"/>
            <w:sz w:val="18"/>
          </w:rPr>
          <w:t>permis cat B1</w:t>
        </w:r>
        <w:r w:rsidRPr="008B2475">
          <w:rPr>
            <w:rFonts w:ascii="Arial" w:hAnsi="Arial" w:cs="Arial"/>
            <w:color w:val="222222"/>
            <w:sz w:val="18"/>
            <w:szCs w:val="18"/>
          </w:rPr>
          <w:fldChar w:fldCharType="end"/>
        </w:r>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r w:rsidRPr="008B2475">
          <w:rPr>
            <w:rFonts w:ascii="Arial" w:hAnsi="Arial" w:cs="Arial"/>
            <w:color w:val="222222"/>
            <w:sz w:val="18"/>
            <w:szCs w:val="18"/>
          </w:rPr>
          <w:fldChar w:fldCharType="begin"/>
        </w:r>
        <w:r w:rsidRPr="008B2475">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47" w:author="Unknown">
        <w:r w:rsidRPr="008B2475">
          <w:rPr>
            <w:rFonts w:ascii="Arial" w:hAnsi="Arial" w:cs="Arial"/>
            <w:color w:val="222222"/>
            <w:sz w:val="18"/>
            <w:szCs w:val="18"/>
          </w:rPr>
          <w:fldChar w:fldCharType="separate"/>
        </w:r>
        <w:r w:rsidRPr="008B2475">
          <w:rPr>
            <w:rFonts w:ascii="Arial" w:hAnsi="Arial" w:cs="Arial"/>
            <w:color w:val="000000"/>
            <w:sz w:val="18"/>
            <w:u w:val="single"/>
          </w:rPr>
          <w:t>chestionare auto</w:t>
        </w:r>
        <w:r w:rsidRPr="008B2475">
          <w:rPr>
            <w:rFonts w:ascii="Arial" w:hAnsi="Arial" w:cs="Arial"/>
            <w:color w:val="222222"/>
            <w:sz w:val="18"/>
            <w:szCs w:val="18"/>
          </w:rPr>
          <w:fldChar w:fldCharType="end"/>
        </w:r>
        <w:r w:rsidRPr="008B2475">
          <w:rPr>
            <w:rFonts w:ascii="Arial" w:hAnsi="Arial" w:cs="Arial"/>
            <w:color w:val="222222"/>
            <w:sz w:val="18"/>
          </w:rPr>
          <w:t> </w:t>
        </w:r>
        <w:r w:rsidRPr="008B2475">
          <w:rPr>
            <w:rFonts w:ascii="Arial" w:hAnsi="Arial" w:cs="Arial"/>
            <w:color w:val="222222"/>
            <w:sz w:val="18"/>
            <w:szCs w:val="18"/>
          </w:rPr>
          <w:t> </w:t>
        </w:r>
      </w:ins>
    </w:p>
    <w:p w:rsidR="00AE1230" w:rsidRPr="008B2475" w:rsidRDefault="00AE1230" w:rsidP="008B2475">
      <w:pPr>
        <w:shd w:val="clear" w:color="auto" w:fill="FCFDFD"/>
        <w:spacing w:after="0" w:line="240" w:lineRule="auto"/>
        <w:outlineLvl w:val="1"/>
        <w:rPr>
          <w:ins w:id="48" w:author="Unknown"/>
          <w:rFonts w:ascii="Tahoma" w:hAnsi="Tahoma" w:cs="Tahoma"/>
          <w:b/>
          <w:bCs/>
          <w:color w:val="222222"/>
          <w:sz w:val="21"/>
          <w:szCs w:val="21"/>
        </w:rPr>
      </w:pPr>
      <w:ins w:id="49"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"http://e-drpciv.ro/intrebare/582/oprirea_voluntara_a_unui_vehicul_este_interzisa" </w:instrText>
        </w:r>
      </w:ins>
      <w:r w:rsidRPr="009316C1">
        <w:rPr>
          <w:rFonts w:ascii="Tahoma" w:hAnsi="Tahoma" w:cs="Tahoma"/>
          <w:b/>
          <w:bCs/>
          <w:color w:val="222222"/>
          <w:sz w:val="21"/>
          <w:szCs w:val="21"/>
        </w:rPr>
      </w:r>
      <w:ins w:id="50"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582. Oprirea voluntară a unui vehicul este interzisă:</w:t>
        </w:r>
        <w:r w:rsidRPr="008B2475">
          <w:rPr>
            <w:rFonts w:ascii="Tahoma" w:hAnsi="Tahoma" w:cs="Tahoma"/>
            <w:b/>
            <w:bCs/>
            <w:color w:val="222222"/>
            <w:sz w:val="21"/>
            <w:szCs w:val="21"/>
          </w:rPr>
          <w:fldChar w:fldCharType="end"/>
        </w:r>
      </w:ins>
    </w:p>
    <w:p w:rsidR="00AE1230" w:rsidRPr="008B2475" w:rsidRDefault="00AE1230" w:rsidP="008B2475">
      <w:pPr>
        <w:shd w:val="clear" w:color="auto" w:fill="FCFDFD"/>
        <w:spacing w:after="30" w:line="240" w:lineRule="auto"/>
        <w:rPr>
          <w:ins w:id="51" w:author="Unknown"/>
          <w:rFonts w:ascii="Arial" w:hAnsi="Arial" w:cs="Arial"/>
          <w:color w:val="222222"/>
          <w:sz w:val="18"/>
          <w:szCs w:val="18"/>
        </w:rPr>
      </w:pPr>
      <w:ins w:id="52"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pe drumurile cu un singur sens de circulaţie;</w:t>
        </w:r>
      </w:ins>
    </w:p>
    <w:p w:rsidR="00AE1230" w:rsidRPr="008B2475" w:rsidRDefault="00AE1230" w:rsidP="008B2475">
      <w:pPr>
        <w:shd w:val="clear" w:color="auto" w:fill="FCFDFD"/>
        <w:spacing w:after="30" w:line="240" w:lineRule="auto"/>
        <w:rPr>
          <w:ins w:id="53" w:author="Unknown"/>
          <w:rFonts w:ascii="Arial" w:hAnsi="Arial" w:cs="Arial"/>
          <w:color w:val="222222"/>
          <w:sz w:val="18"/>
          <w:szCs w:val="18"/>
        </w:rPr>
      </w:pPr>
      <w:ins w:id="54"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pe drumurile cu o lăţime mai mică de 6 m;</w:t>
        </w:r>
      </w:ins>
    </w:p>
    <w:p w:rsidR="00AE1230" w:rsidRPr="008B2475" w:rsidRDefault="00AE1230" w:rsidP="008B2475">
      <w:pPr>
        <w:shd w:val="clear" w:color="auto" w:fill="33FF33"/>
        <w:spacing w:after="30" w:line="240" w:lineRule="auto"/>
        <w:rPr>
          <w:ins w:id="55" w:author="Unknown"/>
          <w:rFonts w:ascii="Arial" w:hAnsi="Arial" w:cs="Arial"/>
          <w:color w:val="222222"/>
          <w:sz w:val="18"/>
          <w:szCs w:val="18"/>
        </w:rPr>
      </w:pPr>
      <w:ins w:id="56"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în locurile unde s-ar împiedica observarea unui indicator sau a unui semnal luminos.</w:t>
        </w:r>
      </w:ins>
    </w:p>
    <w:p w:rsidR="00AE1230" w:rsidRPr="008B2475" w:rsidRDefault="00AE1230" w:rsidP="008B2475">
      <w:pPr>
        <w:shd w:val="clear" w:color="auto" w:fill="FCFDFD"/>
        <w:spacing w:after="0" w:line="240" w:lineRule="auto"/>
        <w:outlineLvl w:val="1"/>
        <w:rPr>
          <w:ins w:id="57" w:author="Unknown"/>
          <w:rFonts w:ascii="Tahoma" w:hAnsi="Tahoma" w:cs="Tahoma"/>
          <w:b/>
          <w:bCs/>
          <w:color w:val="222222"/>
          <w:sz w:val="21"/>
          <w:szCs w:val="21"/>
        </w:rPr>
      </w:pPr>
      <w:ins w:id="58"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"http://e-drpciv.ro/intrebare/552/in_intersectii_au_prioritate_de_trecere_vehiculele_care_intalnesc_unul_dintre_indicatoarele" </w:instrText>
        </w:r>
      </w:ins>
      <w:r w:rsidRPr="009316C1">
        <w:rPr>
          <w:rFonts w:ascii="Tahoma" w:hAnsi="Tahoma" w:cs="Tahoma"/>
          <w:b/>
          <w:bCs/>
          <w:color w:val="222222"/>
          <w:sz w:val="21"/>
          <w:szCs w:val="21"/>
        </w:rPr>
      </w:r>
      <w:ins w:id="59"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552. În intersecţii au prioritate de trecere vehiculele care întâlnesc unul dintre indicatoarele:</w:t>
        </w:r>
        <w:r w:rsidRPr="008B2475">
          <w:rPr>
            <w:rFonts w:ascii="Tahoma" w:hAnsi="Tahoma" w:cs="Tahoma"/>
            <w:b/>
            <w:bCs/>
            <w:color w:val="222222"/>
            <w:sz w:val="21"/>
            <w:szCs w:val="21"/>
          </w:rPr>
          <w:fldChar w:fldCharType="end"/>
        </w:r>
      </w:ins>
    </w:p>
    <w:p w:rsidR="00AE1230" w:rsidRPr="008B2475" w:rsidRDefault="00AE1230" w:rsidP="008B2475">
      <w:pPr>
        <w:shd w:val="clear" w:color="auto" w:fill="33FF33"/>
        <w:spacing w:after="30" w:line="240" w:lineRule="auto"/>
        <w:rPr>
          <w:ins w:id="60" w:author="Unknown"/>
          <w:rFonts w:ascii="Arial" w:hAnsi="Arial" w:cs="Arial"/>
          <w:color w:val="222222"/>
          <w:sz w:val="18"/>
          <w:szCs w:val="18"/>
        </w:rPr>
      </w:pPr>
      <w:ins w:id="61"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„Intersecţie cu un drum fără prioritate“;</w:t>
        </w:r>
      </w:ins>
    </w:p>
    <w:p w:rsidR="00AE1230" w:rsidRPr="008B2475" w:rsidRDefault="00AE1230" w:rsidP="008B2475">
      <w:pPr>
        <w:shd w:val="clear" w:color="auto" w:fill="FCFDFD"/>
        <w:spacing w:after="30" w:line="240" w:lineRule="auto"/>
        <w:rPr>
          <w:ins w:id="62" w:author="Unknown"/>
          <w:rFonts w:ascii="Arial" w:hAnsi="Arial" w:cs="Arial"/>
          <w:color w:val="222222"/>
          <w:sz w:val="18"/>
          <w:szCs w:val="18"/>
        </w:rPr>
      </w:pPr>
      <w:ins w:id="63"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„Înainte“;</w:t>
        </w:r>
      </w:ins>
    </w:p>
    <w:p w:rsidR="00AE1230" w:rsidRPr="008B2475" w:rsidRDefault="00AE1230" w:rsidP="008B2475">
      <w:pPr>
        <w:shd w:val="clear" w:color="auto" w:fill="FCFDFD"/>
        <w:spacing w:after="30" w:line="240" w:lineRule="auto"/>
        <w:rPr>
          <w:ins w:id="64" w:author="Unknown"/>
          <w:rFonts w:ascii="Arial" w:hAnsi="Arial" w:cs="Arial"/>
          <w:color w:val="222222"/>
          <w:sz w:val="18"/>
          <w:szCs w:val="18"/>
        </w:rPr>
      </w:pPr>
      <w:ins w:id="65"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„Circulaţie în ambele sensuri“.</w:t>
        </w:r>
      </w:ins>
    </w:p>
    <w:p w:rsidR="00AE1230" w:rsidRPr="008B2475" w:rsidRDefault="00AE1230" w:rsidP="008B2475">
      <w:pPr>
        <w:shd w:val="clear" w:color="auto" w:fill="FCFDFD"/>
        <w:spacing w:after="0" w:line="240" w:lineRule="auto"/>
        <w:outlineLvl w:val="1"/>
        <w:rPr>
          <w:ins w:id="66" w:author="Unknown"/>
          <w:rFonts w:ascii="Tahoma" w:hAnsi="Tahoma" w:cs="Tahoma"/>
          <w:b/>
          <w:bCs/>
          <w:color w:val="222222"/>
          <w:sz w:val="21"/>
          <w:szCs w:val="21"/>
        </w:rPr>
      </w:pPr>
      <w:ins w:id="67"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"http://e-drpciv.ro/intrebare/112/in_care_dintre_situatiile_de_mai_jos_este_interzisa_depasirea_vehiculelor" </w:instrText>
        </w:r>
      </w:ins>
      <w:r w:rsidRPr="009316C1">
        <w:rPr>
          <w:rFonts w:ascii="Tahoma" w:hAnsi="Tahoma" w:cs="Tahoma"/>
          <w:b/>
          <w:bCs/>
          <w:color w:val="222222"/>
          <w:sz w:val="21"/>
          <w:szCs w:val="21"/>
        </w:rPr>
      </w:r>
      <w:ins w:id="68"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112. În care dintre situaţiile de mai jos este interzisă depăşirea vehiculelor?</w:t>
        </w:r>
        <w:r w:rsidRPr="008B2475">
          <w:rPr>
            <w:rFonts w:ascii="Tahoma" w:hAnsi="Tahoma" w:cs="Tahoma"/>
            <w:b/>
            <w:bCs/>
            <w:color w:val="222222"/>
            <w:sz w:val="21"/>
            <w:szCs w:val="21"/>
          </w:rPr>
          <w:fldChar w:fldCharType="end"/>
        </w:r>
      </w:ins>
    </w:p>
    <w:p w:rsidR="00AE1230" w:rsidRPr="008B2475" w:rsidRDefault="00AE1230" w:rsidP="008B2475">
      <w:pPr>
        <w:shd w:val="clear" w:color="auto" w:fill="FCFDFD"/>
        <w:spacing w:after="30" w:line="240" w:lineRule="auto"/>
        <w:rPr>
          <w:ins w:id="69" w:author="Unknown"/>
          <w:rFonts w:ascii="Arial" w:hAnsi="Arial" w:cs="Arial"/>
          <w:color w:val="222222"/>
          <w:sz w:val="18"/>
          <w:szCs w:val="18"/>
        </w:rPr>
      </w:pPr>
      <w:ins w:id="70"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în zona de acţiune a indicatorului „Alte pericole“;</w:t>
        </w:r>
      </w:ins>
    </w:p>
    <w:p w:rsidR="00AE1230" w:rsidRPr="008B2475" w:rsidRDefault="00AE1230" w:rsidP="008B2475">
      <w:pPr>
        <w:shd w:val="clear" w:color="auto" w:fill="FCFDFD"/>
        <w:spacing w:after="30" w:line="240" w:lineRule="auto"/>
        <w:rPr>
          <w:ins w:id="71" w:author="Unknown"/>
          <w:rFonts w:ascii="Arial" w:hAnsi="Arial" w:cs="Arial"/>
          <w:color w:val="222222"/>
          <w:sz w:val="18"/>
          <w:szCs w:val="18"/>
        </w:rPr>
      </w:pPr>
      <w:ins w:id="72"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la mai puţin de 50 m de o intersecţie;</w:t>
        </w:r>
      </w:ins>
    </w:p>
    <w:p w:rsidR="00AE1230" w:rsidRPr="008B2475" w:rsidRDefault="00AE1230" w:rsidP="008B2475">
      <w:pPr>
        <w:shd w:val="clear" w:color="auto" w:fill="33FF33"/>
        <w:spacing w:after="30" w:line="240" w:lineRule="auto"/>
        <w:rPr>
          <w:ins w:id="73" w:author="Unknown"/>
          <w:rFonts w:ascii="Arial" w:hAnsi="Arial" w:cs="Arial"/>
          <w:color w:val="222222"/>
          <w:sz w:val="18"/>
          <w:szCs w:val="18"/>
        </w:rPr>
      </w:pPr>
      <w:ins w:id="74"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în curbe, unde vizibilitatea este redusă sub 50 m.</w:t>
        </w:r>
      </w:ins>
    </w:p>
    <w:p w:rsidR="00AE1230" w:rsidRPr="008B2475" w:rsidRDefault="00AE1230" w:rsidP="008B2475">
      <w:pPr>
        <w:shd w:val="clear" w:color="auto" w:fill="FCFDFD"/>
        <w:spacing w:after="0" w:line="240" w:lineRule="auto"/>
        <w:outlineLvl w:val="1"/>
        <w:rPr>
          <w:ins w:id="75" w:author="Unknown"/>
          <w:rFonts w:ascii="Tahoma" w:hAnsi="Tahoma" w:cs="Tahoma"/>
          <w:b/>
          <w:bCs/>
          <w:color w:val="222222"/>
          <w:sz w:val="21"/>
          <w:szCs w:val="21"/>
        </w:rPr>
      </w:pPr>
      <w:ins w:id="76"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"http://e-drpciv.ro/intrebare/903/hemoragia_nazala_se_poate_opri_daca_accidentatul" </w:instrText>
        </w:r>
      </w:ins>
      <w:r w:rsidRPr="009316C1">
        <w:rPr>
          <w:rFonts w:ascii="Tahoma" w:hAnsi="Tahoma" w:cs="Tahoma"/>
          <w:b/>
          <w:bCs/>
          <w:color w:val="222222"/>
          <w:sz w:val="21"/>
          <w:szCs w:val="21"/>
        </w:rPr>
      </w:r>
      <w:ins w:id="77"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903. Hemoragia nazală se poate opri dacă accidentatul:</w:t>
        </w:r>
        <w:r w:rsidRPr="008B2475">
          <w:rPr>
            <w:rFonts w:ascii="Tahoma" w:hAnsi="Tahoma" w:cs="Tahoma"/>
            <w:b/>
            <w:bCs/>
            <w:color w:val="222222"/>
            <w:sz w:val="21"/>
            <w:szCs w:val="21"/>
          </w:rPr>
          <w:fldChar w:fldCharType="end"/>
        </w:r>
      </w:ins>
    </w:p>
    <w:p w:rsidR="00AE1230" w:rsidRPr="008B2475" w:rsidRDefault="00AE1230" w:rsidP="008B2475">
      <w:pPr>
        <w:shd w:val="clear" w:color="auto" w:fill="FCFDFD"/>
        <w:spacing w:after="30" w:line="240" w:lineRule="auto"/>
        <w:rPr>
          <w:ins w:id="78" w:author="Unknown"/>
          <w:rFonts w:ascii="Arial" w:hAnsi="Arial" w:cs="Arial"/>
          <w:color w:val="222222"/>
          <w:sz w:val="18"/>
          <w:szCs w:val="18"/>
        </w:rPr>
      </w:pPr>
      <w:ins w:id="79"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stă culcat cu capul pe spate;</w:t>
        </w:r>
      </w:ins>
    </w:p>
    <w:p w:rsidR="00AE1230" w:rsidRPr="008B2475" w:rsidRDefault="00AE1230" w:rsidP="008B2475">
      <w:pPr>
        <w:shd w:val="clear" w:color="auto" w:fill="33FF33"/>
        <w:spacing w:after="30" w:line="240" w:lineRule="auto"/>
        <w:rPr>
          <w:ins w:id="80" w:author="Unknown"/>
          <w:rFonts w:ascii="Arial" w:hAnsi="Arial" w:cs="Arial"/>
          <w:color w:val="222222"/>
          <w:sz w:val="18"/>
          <w:szCs w:val="18"/>
        </w:rPr>
      </w:pPr>
      <w:ins w:id="81"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stă în picioare şi îşi strânge ambele nări timp de aproximativ 5-10 minute;</w:t>
        </w:r>
      </w:ins>
    </w:p>
    <w:p w:rsidR="00AE1230" w:rsidRPr="008B2475" w:rsidRDefault="00AE1230" w:rsidP="008B2475">
      <w:pPr>
        <w:shd w:val="clear" w:color="auto" w:fill="FCFDFD"/>
        <w:spacing w:after="30" w:line="240" w:lineRule="auto"/>
        <w:rPr>
          <w:ins w:id="82" w:author="Unknown"/>
          <w:rFonts w:ascii="Arial" w:hAnsi="Arial" w:cs="Arial"/>
          <w:color w:val="222222"/>
          <w:sz w:val="18"/>
          <w:szCs w:val="18"/>
        </w:rPr>
      </w:pPr>
      <w:ins w:id="83"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ridică mâna dreaptă.</w:t>
        </w:r>
      </w:ins>
    </w:p>
    <w:p w:rsidR="00AE1230" w:rsidRPr="008B2475" w:rsidRDefault="00AE1230" w:rsidP="008B2475">
      <w:pPr>
        <w:shd w:val="clear" w:color="auto" w:fill="FCFDFD"/>
        <w:spacing w:after="0" w:line="240" w:lineRule="auto"/>
        <w:outlineLvl w:val="1"/>
        <w:rPr>
          <w:ins w:id="84" w:author="Unknown"/>
          <w:rFonts w:ascii="Tahoma" w:hAnsi="Tahoma" w:cs="Tahoma"/>
          <w:b/>
          <w:bCs/>
          <w:color w:val="222222"/>
          <w:sz w:val="21"/>
          <w:szCs w:val="21"/>
        </w:rPr>
      </w:pPr>
      <w:ins w:id="85"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"http://e-drpciv.ro/intrebare/26/puteti_depasi_tramvaiul_oprit_intr-o_statie_fara_refugiu_pentru_pietoni_pe_o_strada_cu_sens_unic" </w:instrText>
        </w:r>
      </w:ins>
      <w:r w:rsidRPr="009316C1">
        <w:rPr>
          <w:rFonts w:ascii="Tahoma" w:hAnsi="Tahoma" w:cs="Tahoma"/>
          <w:b/>
          <w:bCs/>
          <w:color w:val="222222"/>
          <w:sz w:val="21"/>
          <w:szCs w:val="21"/>
        </w:rPr>
      </w:r>
      <w:ins w:id="86"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26. Puteţi depăşi tramvaiul oprit într-o staţie fără refugiu pentru pietoni, pe o stradă cu sens unic?</w:t>
        </w:r>
        <w:r w:rsidRPr="008B2475">
          <w:rPr>
            <w:rFonts w:ascii="Tahoma" w:hAnsi="Tahoma" w:cs="Tahoma"/>
            <w:b/>
            <w:bCs/>
            <w:color w:val="222222"/>
            <w:sz w:val="21"/>
            <w:szCs w:val="21"/>
          </w:rPr>
          <w:fldChar w:fldCharType="end"/>
        </w:r>
      </w:ins>
    </w:p>
    <w:p w:rsidR="00AE1230" w:rsidRPr="008B2475" w:rsidRDefault="00AE1230" w:rsidP="008B2475">
      <w:pPr>
        <w:shd w:val="clear" w:color="auto" w:fill="FCFDFD"/>
        <w:spacing w:after="30" w:line="240" w:lineRule="auto"/>
        <w:rPr>
          <w:ins w:id="87" w:author="Unknown"/>
          <w:rFonts w:ascii="Arial" w:hAnsi="Arial" w:cs="Arial"/>
          <w:color w:val="222222"/>
          <w:sz w:val="18"/>
          <w:szCs w:val="18"/>
        </w:rPr>
      </w:pPr>
      <w:ins w:id="88"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da, dar numai pe partea stângă;</w:t>
        </w:r>
      </w:ins>
    </w:p>
    <w:p w:rsidR="00AE1230" w:rsidRPr="008B2475" w:rsidRDefault="00AE1230" w:rsidP="008B2475">
      <w:pPr>
        <w:shd w:val="clear" w:color="auto" w:fill="FCFDFD"/>
        <w:spacing w:after="30" w:line="240" w:lineRule="auto"/>
        <w:rPr>
          <w:ins w:id="89" w:author="Unknown"/>
          <w:rFonts w:ascii="Arial" w:hAnsi="Arial" w:cs="Arial"/>
          <w:color w:val="222222"/>
          <w:sz w:val="18"/>
          <w:szCs w:val="18"/>
        </w:rPr>
      </w:pPr>
      <w:ins w:id="90"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da, dar numai dacă nu există pietoni în staţia de tramvai;</w:t>
        </w:r>
      </w:ins>
    </w:p>
    <w:p w:rsidR="00AE1230" w:rsidRPr="008B2475" w:rsidRDefault="00AE1230" w:rsidP="008B2475">
      <w:pPr>
        <w:shd w:val="clear" w:color="auto" w:fill="33FF33"/>
        <w:spacing w:after="30" w:line="240" w:lineRule="auto"/>
        <w:rPr>
          <w:ins w:id="91" w:author="Unknown"/>
          <w:rFonts w:ascii="Arial" w:hAnsi="Arial" w:cs="Arial"/>
          <w:color w:val="222222"/>
          <w:sz w:val="18"/>
          <w:szCs w:val="18"/>
        </w:rPr>
      </w:pPr>
      <w:ins w:id="92"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nu, deoarece depăşirea este interzisă.</w:t>
        </w:r>
      </w:ins>
    </w:p>
    <w:p w:rsidR="00AE1230" w:rsidRPr="008B2475" w:rsidRDefault="00AE1230" w:rsidP="008B2475">
      <w:pPr>
        <w:shd w:val="clear" w:color="auto" w:fill="FCFDFD"/>
        <w:spacing w:after="0" w:line="240" w:lineRule="auto"/>
        <w:outlineLvl w:val="1"/>
        <w:rPr>
          <w:ins w:id="93" w:author="Unknown"/>
          <w:rFonts w:ascii="Tahoma" w:hAnsi="Tahoma" w:cs="Tahoma"/>
          <w:b/>
          <w:bCs/>
          <w:color w:val="222222"/>
          <w:sz w:val="21"/>
          <w:szCs w:val="21"/>
        </w:rPr>
      </w:pPr>
      <w:ins w:id="94"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"http://e-drpciv.ro/intrebare/4/care_este_limita_maxima_de_viteza_in_afara_localitatilor_pe_drumurile_expres_sau_pe_cele_nationale_europene_e" </w:instrText>
        </w:r>
      </w:ins>
      <w:r w:rsidRPr="009316C1">
        <w:rPr>
          <w:rFonts w:ascii="Tahoma" w:hAnsi="Tahoma" w:cs="Tahoma"/>
          <w:b/>
          <w:bCs/>
          <w:color w:val="222222"/>
          <w:sz w:val="21"/>
          <w:szCs w:val="21"/>
        </w:rPr>
      </w:r>
      <w:ins w:id="95"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4. Care este limita maximă de viteză în afara localităţilor, pe drumurile expres sau pe cele naţionale europene (E)?</w:t>
        </w:r>
        <w:r w:rsidRPr="008B2475">
          <w:rPr>
            <w:rFonts w:ascii="Tahoma" w:hAnsi="Tahoma" w:cs="Tahoma"/>
            <w:b/>
            <w:bCs/>
            <w:color w:val="222222"/>
            <w:sz w:val="21"/>
            <w:szCs w:val="21"/>
          </w:rPr>
          <w:fldChar w:fldCharType="end"/>
        </w:r>
      </w:ins>
    </w:p>
    <w:p w:rsidR="00AE1230" w:rsidRPr="008B2475" w:rsidRDefault="00AE1230" w:rsidP="008B2475">
      <w:pPr>
        <w:shd w:val="clear" w:color="auto" w:fill="33FF33"/>
        <w:spacing w:after="30" w:line="240" w:lineRule="auto"/>
        <w:rPr>
          <w:ins w:id="96" w:author="Unknown"/>
          <w:rFonts w:ascii="Arial" w:hAnsi="Arial" w:cs="Arial"/>
          <w:color w:val="222222"/>
          <w:sz w:val="18"/>
          <w:szCs w:val="18"/>
        </w:rPr>
      </w:pPr>
      <w:ins w:id="97"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100 km/h;</w:t>
        </w:r>
      </w:ins>
    </w:p>
    <w:p w:rsidR="00AE1230" w:rsidRPr="008B2475" w:rsidRDefault="00AE1230" w:rsidP="008B2475">
      <w:pPr>
        <w:shd w:val="clear" w:color="auto" w:fill="FCFDFD"/>
        <w:spacing w:after="30" w:line="240" w:lineRule="auto"/>
        <w:rPr>
          <w:ins w:id="98" w:author="Unknown"/>
          <w:rFonts w:ascii="Arial" w:hAnsi="Arial" w:cs="Arial"/>
          <w:color w:val="222222"/>
          <w:sz w:val="18"/>
          <w:szCs w:val="18"/>
        </w:rPr>
      </w:pPr>
      <w:ins w:id="99"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110 km/h;</w:t>
        </w:r>
      </w:ins>
    </w:p>
    <w:p w:rsidR="00AE1230" w:rsidRPr="008B2475" w:rsidRDefault="00AE1230" w:rsidP="008B2475">
      <w:pPr>
        <w:shd w:val="clear" w:color="auto" w:fill="FCFDFD"/>
        <w:spacing w:after="30" w:line="240" w:lineRule="auto"/>
        <w:rPr>
          <w:ins w:id="100" w:author="Unknown"/>
          <w:rFonts w:ascii="Arial" w:hAnsi="Arial" w:cs="Arial"/>
          <w:color w:val="222222"/>
          <w:sz w:val="18"/>
          <w:szCs w:val="18"/>
        </w:rPr>
      </w:pPr>
      <w:ins w:id="101"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90 km/h.</w:t>
        </w:r>
      </w:ins>
    </w:p>
    <w:p w:rsidR="00AE1230" w:rsidRPr="008B2475" w:rsidRDefault="00AE1230" w:rsidP="008B2475">
      <w:pPr>
        <w:shd w:val="clear" w:color="auto" w:fill="FCFDFD"/>
        <w:spacing w:after="0" w:line="240" w:lineRule="auto"/>
        <w:outlineLvl w:val="1"/>
        <w:rPr>
          <w:ins w:id="102" w:author="Unknown"/>
          <w:rFonts w:ascii="Tahoma" w:hAnsi="Tahoma" w:cs="Tahoma"/>
          <w:b/>
          <w:bCs/>
          <w:color w:val="222222"/>
          <w:sz w:val="21"/>
          <w:szCs w:val="21"/>
        </w:rPr>
      </w:pPr>
      <w:ins w:id="103"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"http://e-drpciv.ro/intrebare/516/precizati_in_care_situatie_vehiculele_enumerate_mai_jos_au_prioritate_de_trecere" </w:instrText>
        </w:r>
      </w:ins>
      <w:r w:rsidRPr="009316C1">
        <w:rPr>
          <w:rFonts w:ascii="Tahoma" w:hAnsi="Tahoma" w:cs="Tahoma"/>
          <w:b/>
          <w:bCs/>
          <w:color w:val="222222"/>
          <w:sz w:val="21"/>
          <w:szCs w:val="21"/>
        </w:rPr>
      </w:r>
      <w:ins w:id="104"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516. Precizaţi în care situaţie vehiculele enumerate mai jos au prioritate de trecere:</w:t>
        </w:r>
        <w:r w:rsidRPr="008B2475">
          <w:rPr>
            <w:rFonts w:ascii="Tahoma" w:hAnsi="Tahoma" w:cs="Tahoma"/>
            <w:b/>
            <w:bCs/>
            <w:color w:val="222222"/>
            <w:sz w:val="21"/>
            <w:szCs w:val="21"/>
          </w:rPr>
          <w:fldChar w:fldCharType="end"/>
        </w:r>
      </w:ins>
    </w:p>
    <w:p w:rsidR="00AE1230" w:rsidRPr="008B2475" w:rsidRDefault="00AE1230" w:rsidP="008B2475">
      <w:pPr>
        <w:shd w:val="clear" w:color="auto" w:fill="33FF33"/>
        <w:spacing w:after="30" w:line="240" w:lineRule="auto"/>
        <w:rPr>
          <w:ins w:id="105" w:author="Unknown"/>
          <w:rFonts w:ascii="Arial" w:hAnsi="Arial" w:cs="Arial"/>
          <w:color w:val="222222"/>
          <w:sz w:val="18"/>
          <w:szCs w:val="18"/>
        </w:rPr>
      </w:pPr>
      <w:ins w:id="106"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vehiculele aflate în sensul giratoriu, faţă de cele care se pregătesc să intre în sensul giratoriu;</w:t>
        </w:r>
      </w:ins>
    </w:p>
    <w:p w:rsidR="00AE1230" w:rsidRPr="008B2475" w:rsidRDefault="00AE1230" w:rsidP="008B2475">
      <w:pPr>
        <w:shd w:val="clear" w:color="auto" w:fill="FCFDFD"/>
        <w:spacing w:after="30" w:line="240" w:lineRule="auto"/>
        <w:rPr>
          <w:ins w:id="107" w:author="Unknown"/>
          <w:rFonts w:ascii="Arial" w:hAnsi="Arial" w:cs="Arial"/>
          <w:color w:val="222222"/>
          <w:sz w:val="18"/>
          <w:szCs w:val="18"/>
        </w:rPr>
      </w:pPr>
      <w:ins w:id="108"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autovehiculele din serviciile regulate de transport public, care se pun în mişcare din staţie;</w:t>
        </w:r>
      </w:ins>
    </w:p>
    <w:p w:rsidR="00AE1230" w:rsidRPr="008B2475" w:rsidRDefault="00AE1230" w:rsidP="008B2475">
      <w:pPr>
        <w:shd w:val="clear" w:color="auto" w:fill="FCFDFD"/>
        <w:spacing w:after="30" w:line="240" w:lineRule="auto"/>
        <w:rPr>
          <w:ins w:id="109" w:author="Unknown"/>
          <w:rFonts w:ascii="Arial" w:hAnsi="Arial" w:cs="Arial"/>
          <w:color w:val="222222"/>
          <w:sz w:val="18"/>
          <w:szCs w:val="18"/>
        </w:rPr>
      </w:pPr>
      <w:ins w:id="110"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vehiculele care execută manevra de întoarcere.</w:t>
        </w:r>
      </w:ins>
    </w:p>
    <w:p w:rsidR="00AE1230" w:rsidRPr="008B2475" w:rsidRDefault="00AE1230" w:rsidP="008B2475">
      <w:pPr>
        <w:shd w:val="clear" w:color="auto" w:fill="FCFDFD"/>
        <w:spacing w:after="0" w:line="240" w:lineRule="auto"/>
        <w:outlineLvl w:val="1"/>
        <w:rPr>
          <w:ins w:id="111" w:author="Unknown"/>
          <w:rFonts w:ascii="Tahoma" w:hAnsi="Tahoma" w:cs="Tahoma"/>
          <w:b/>
          <w:bCs/>
          <w:color w:val="222222"/>
          <w:sz w:val="21"/>
          <w:szCs w:val="21"/>
        </w:rPr>
      </w:pPr>
      <w:ins w:id="112"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"http://e-drpciv.ro/intrebare/749/la_intersectia_nedirijata_dintre_un_drum_comunal_si_unul_local_prioritatea_de_trecere_se_acorda" </w:instrText>
        </w:r>
      </w:ins>
      <w:r w:rsidRPr="009316C1">
        <w:rPr>
          <w:rFonts w:ascii="Tahoma" w:hAnsi="Tahoma" w:cs="Tahoma"/>
          <w:b/>
          <w:bCs/>
          <w:color w:val="222222"/>
          <w:sz w:val="21"/>
          <w:szCs w:val="21"/>
        </w:rPr>
      </w:r>
      <w:ins w:id="113"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749. La intersecţia nedirijată dintre un drum comunal şi unul local, prioritatea de trecere se acordă:</w:t>
        </w:r>
        <w:r w:rsidRPr="008B2475">
          <w:rPr>
            <w:rFonts w:ascii="Tahoma" w:hAnsi="Tahoma" w:cs="Tahoma"/>
            <w:b/>
            <w:bCs/>
            <w:color w:val="222222"/>
            <w:sz w:val="21"/>
            <w:szCs w:val="21"/>
          </w:rPr>
          <w:fldChar w:fldCharType="end"/>
        </w:r>
      </w:ins>
    </w:p>
    <w:p w:rsidR="00AE1230" w:rsidRPr="008B2475" w:rsidRDefault="00AE1230" w:rsidP="008B2475">
      <w:pPr>
        <w:shd w:val="clear" w:color="auto" w:fill="33FF33"/>
        <w:spacing w:after="30" w:line="240" w:lineRule="auto"/>
        <w:rPr>
          <w:ins w:id="114" w:author="Unknown"/>
          <w:rFonts w:ascii="Arial" w:hAnsi="Arial" w:cs="Arial"/>
          <w:color w:val="222222"/>
          <w:sz w:val="18"/>
          <w:szCs w:val="18"/>
        </w:rPr>
      </w:pPr>
      <w:ins w:id="115"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vehiculelor care circulă pe drumul comunal;</w:t>
        </w:r>
      </w:ins>
    </w:p>
    <w:p w:rsidR="00AE1230" w:rsidRPr="008B2475" w:rsidRDefault="00AE1230" w:rsidP="008B2475">
      <w:pPr>
        <w:shd w:val="clear" w:color="auto" w:fill="FCFDFD"/>
        <w:spacing w:after="30" w:line="240" w:lineRule="auto"/>
        <w:rPr>
          <w:ins w:id="116" w:author="Unknown"/>
          <w:rFonts w:ascii="Arial" w:hAnsi="Arial" w:cs="Arial"/>
          <w:color w:val="222222"/>
          <w:sz w:val="18"/>
          <w:szCs w:val="18"/>
        </w:rPr>
      </w:pPr>
      <w:ins w:id="117"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vehiculelor care circulă pe drumul local;</w:t>
        </w:r>
      </w:ins>
    </w:p>
    <w:p w:rsidR="00AE1230" w:rsidRPr="008B2475" w:rsidRDefault="00AE1230" w:rsidP="00745967">
      <w:pPr>
        <w:shd w:val="clear" w:color="auto" w:fill="FCFDFD"/>
        <w:spacing w:after="30" w:line="240" w:lineRule="auto"/>
        <w:rPr>
          <w:ins w:id="118" w:author="Unknown"/>
          <w:rFonts w:ascii="Arial" w:hAnsi="Arial" w:cs="Arial"/>
          <w:color w:val="222222"/>
          <w:sz w:val="18"/>
          <w:szCs w:val="18"/>
        </w:rPr>
      </w:pPr>
      <w:ins w:id="119"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vehiculelor care vin din dreapta.</w:t>
        </w:r>
        <w:r w:rsidRPr="008B2475">
          <w:rPr>
            <w:rFonts w:ascii="Arial" w:hAnsi="Arial" w:cs="Arial"/>
            <w:color w:val="222222"/>
            <w:sz w:val="18"/>
            <w:szCs w:val="18"/>
          </w:rPr>
          <w:fldChar w:fldCharType="begin"/>
        </w:r>
        <w:r w:rsidRPr="008B2475">
          <w:rPr>
            <w:rFonts w:ascii="Arial" w:hAnsi="Arial" w:cs="Arial"/>
            <w:color w:val="222222"/>
            <w:sz w:val="18"/>
            <w:szCs w:val="18"/>
          </w:rPr>
          <w:instrText xml:space="preserve"> HYPERLINK "http://e-drpciv.ro/poze2/700.jpg" </w:instrText>
        </w:r>
      </w:ins>
      <w:r w:rsidRPr="009316C1">
        <w:rPr>
          <w:rFonts w:ascii="Arial" w:hAnsi="Arial" w:cs="Arial"/>
          <w:color w:val="222222"/>
          <w:sz w:val="18"/>
          <w:szCs w:val="18"/>
        </w:rPr>
      </w:r>
      <w:ins w:id="120" w:author="Unknown">
        <w:r w:rsidRPr="008B2475">
          <w:rPr>
            <w:rFonts w:ascii="Arial" w:hAnsi="Arial" w:cs="Arial"/>
            <w:color w:val="222222"/>
            <w:sz w:val="18"/>
            <w:szCs w:val="18"/>
          </w:rPr>
          <w:fldChar w:fldCharType="separate"/>
        </w:r>
      </w:ins>
      <w:r>
        <w:rPr>
          <w:noProof/>
        </w:rPr>
        <w:pict>
          <v:shape id="Picture 9" o:spid="_x0000_s1033" type="#_x0000_t75" alt="http://e-drpciv.ro/poze2/700.jpg" href="http://e-drpciv.ro/poze2/700.j" style="position:absolute;margin-left:65pt;margin-top:0;width:105pt;height:78.75pt;z-index:251665408;visibility:visible;mso-wrap-distance-left:0;mso-wrap-distance-right:0;mso-position-horizontal:right;mso-position-horizontal-relative:text;mso-position-vertical-relative:line" o:allowoverlap="f" o:button="t">
            <v:fill o:detectmouseclick="t"/>
            <v:imagedata r:id="rId312" o:title=""/>
            <w10:wrap type="square"/>
          </v:shape>
        </w:pict>
      </w:r>
      <w:ins w:id="121" w:author="Unknown">
        <w:r w:rsidRPr="008B2475">
          <w:rPr>
            <w:rFonts w:ascii="Arial" w:hAnsi="Arial" w:cs="Arial"/>
            <w:color w:val="222222"/>
            <w:sz w:val="18"/>
            <w:szCs w:val="18"/>
          </w:rPr>
          <w:fldChar w:fldCharType="end"/>
        </w:r>
      </w:ins>
    </w:p>
    <w:p w:rsidR="00AE1230" w:rsidRPr="008B2475" w:rsidRDefault="00AE1230" w:rsidP="008B2475">
      <w:pPr>
        <w:shd w:val="clear" w:color="auto" w:fill="FCFDFD"/>
        <w:spacing w:after="0" w:line="240" w:lineRule="auto"/>
        <w:outlineLvl w:val="1"/>
        <w:rPr>
          <w:ins w:id="122" w:author="Unknown"/>
          <w:rFonts w:ascii="Tahoma" w:hAnsi="Tahoma" w:cs="Tahoma"/>
          <w:b/>
          <w:bCs/>
          <w:color w:val="222222"/>
          <w:sz w:val="21"/>
          <w:szCs w:val="21"/>
        </w:rPr>
      </w:pPr>
      <w:ins w:id="123"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"http://e-drpciv.ro/intrebare/700/in_situatia_data_pentru_a_va_semnaliza_prezenta_veti_schimba_alternativ_luminile_de_drum_cu_luminile_de_intalnire" </w:instrText>
        </w:r>
      </w:ins>
      <w:r w:rsidRPr="009316C1">
        <w:rPr>
          <w:rFonts w:ascii="Tahoma" w:hAnsi="Tahoma" w:cs="Tahoma"/>
          <w:b/>
          <w:bCs/>
          <w:color w:val="222222"/>
          <w:sz w:val="21"/>
          <w:szCs w:val="21"/>
        </w:rPr>
      </w:r>
      <w:ins w:id="124"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700. În situaţia dată, pentru a vă semnaliza prezenţa, veţi schimba alternativ luminile de drum cu luminile de întâlnire?</w:t>
        </w:r>
        <w:r w:rsidRPr="008B2475">
          <w:rPr>
            <w:rFonts w:ascii="Tahoma" w:hAnsi="Tahoma" w:cs="Tahoma"/>
            <w:b/>
            <w:bCs/>
            <w:color w:val="222222"/>
            <w:sz w:val="21"/>
            <w:szCs w:val="21"/>
          </w:rPr>
          <w:fldChar w:fldCharType="end"/>
        </w:r>
      </w:ins>
    </w:p>
    <w:p w:rsidR="00AE1230" w:rsidRPr="008B2475" w:rsidRDefault="00AE1230" w:rsidP="008B2475">
      <w:pPr>
        <w:shd w:val="clear" w:color="auto" w:fill="33FF33"/>
        <w:spacing w:after="30" w:line="240" w:lineRule="auto"/>
        <w:rPr>
          <w:ins w:id="125" w:author="Unknown"/>
          <w:rFonts w:ascii="Arial" w:hAnsi="Arial" w:cs="Arial"/>
          <w:color w:val="222222"/>
          <w:sz w:val="18"/>
          <w:szCs w:val="18"/>
        </w:rPr>
      </w:pPr>
      <w:ins w:id="126"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da, după trecerea autocamionului;</w:t>
        </w:r>
      </w:ins>
    </w:p>
    <w:p w:rsidR="00AE1230" w:rsidRPr="008B2475" w:rsidRDefault="00AE1230" w:rsidP="008B2475">
      <w:pPr>
        <w:shd w:val="clear" w:color="auto" w:fill="FCFDFD"/>
        <w:spacing w:after="30" w:line="240" w:lineRule="auto"/>
        <w:rPr>
          <w:ins w:id="127" w:author="Unknown"/>
          <w:rFonts w:ascii="Arial" w:hAnsi="Arial" w:cs="Arial"/>
          <w:color w:val="222222"/>
          <w:sz w:val="18"/>
          <w:szCs w:val="18"/>
        </w:rPr>
      </w:pPr>
      <w:ins w:id="128"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nu;</w:t>
        </w:r>
      </w:ins>
    </w:p>
    <w:p w:rsidR="00AE1230" w:rsidRPr="008B2475" w:rsidRDefault="00AE1230" w:rsidP="008B2475">
      <w:pPr>
        <w:shd w:val="clear" w:color="auto" w:fill="FCFDFD"/>
        <w:spacing w:after="30" w:line="240" w:lineRule="auto"/>
        <w:rPr>
          <w:ins w:id="129" w:author="Unknown"/>
          <w:rFonts w:ascii="Arial" w:hAnsi="Arial" w:cs="Arial"/>
          <w:color w:val="222222"/>
          <w:sz w:val="18"/>
          <w:szCs w:val="18"/>
        </w:rPr>
      </w:pPr>
      <w:ins w:id="130"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se folosesc numai luminile de drum.</w:t>
        </w:r>
      </w:ins>
    </w:p>
    <w:p w:rsidR="00AE1230" w:rsidRPr="008B2475" w:rsidRDefault="00AE1230" w:rsidP="008B2475">
      <w:pPr>
        <w:spacing w:after="0" w:line="240" w:lineRule="auto"/>
        <w:outlineLvl w:val="1"/>
        <w:rPr>
          <w:rFonts w:ascii="Tahoma" w:hAnsi="Tahoma" w:cs="Tahoma"/>
          <w:b/>
          <w:bCs/>
          <w:color w:val="222222"/>
          <w:sz w:val="21"/>
          <w:szCs w:val="21"/>
        </w:rPr>
      </w:pPr>
      <w:hyperlink r:id="rId313" w:history="1">
        <w:r w:rsidRPr="008B2475">
          <w:rPr>
            <w:rFonts w:ascii="Tahoma" w:hAnsi="Tahoma" w:cs="Tahoma"/>
            <w:b/>
            <w:bCs/>
            <w:color w:val="000000"/>
            <w:sz w:val="21"/>
          </w:rPr>
          <w:t>263. Unde trebuie să declaraţi pierderea, furtul sau distrugerea permisului de conducere:</w:t>
        </w:r>
      </w:hyperlink>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la unitatea emitentă;</w:t>
      </w:r>
    </w:p>
    <w:p w:rsidR="00AE1230" w:rsidRPr="008B2475" w:rsidRDefault="00AE1230" w:rsidP="008B2475">
      <w:pPr>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la poliţia de care aparţineţi cu domiciliul;</w:t>
      </w:r>
    </w:p>
    <w:p w:rsidR="00AE1230" w:rsidRPr="008B2475" w:rsidRDefault="00AE1230" w:rsidP="008B2475">
      <w:pPr>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la cea mai apropiată secţie de poliţie.</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14" w:history="1">
        <w:r w:rsidRPr="008B2475">
          <w:rPr>
            <w:rFonts w:ascii="Tahoma" w:hAnsi="Tahoma" w:cs="Tahoma"/>
            <w:b/>
            <w:bCs/>
            <w:color w:val="000000"/>
            <w:sz w:val="21"/>
          </w:rPr>
          <w:t>930. În care dintre următoarele cazuri, pe lângă amenda contravenţională, se reţine şi permisul de conducere?</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neoprirea la semnalul persoanelor autorizate din zona de lucrări la drumul public;</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nerespectarea semnalelor poliţiştilor la trecerea coloanelor oficiale;</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neoprirea la semnalul agentului de cale ferată.</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15" w:history="1">
        <w:r w:rsidRPr="008B2475">
          <w:rPr>
            <w:rFonts w:ascii="Tahoma" w:hAnsi="Tahoma" w:cs="Tahoma"/>
            <w:b/>
            <w:bCs/>
            <w:color w:val="000000"/>
            <w:sz w:val="21"/>
          </w:rPr>
          <w:t>687. În care dintre următoarele situaţii este interzisă oprirea?</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pe sectoarele de drum neiluminate;</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la o distanţă mai mică de 5 m faţă de spatele unui tramvai;</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pe drumurile naţionale europene.</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16" w:history="1">
        <w:r w:rsidRPr="008B2475">
          <w:rPr>
            <w:rFonts w:ascii="Tahoma" w:hAnsi="Tahoma" w:cs="Tahoma"/>
            <w:b/>
            <w:bCs/>
            <w:color w:val="000000"/>
            <w:sz w:val="21"/>
          </w:rPr>
          <w:t>834. Oprirea voluntară a unui vehicul este interzisă:</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în zona de acţiune a indicatorului „Staţionarea interzisă“;</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în curbe şi în alte locuri unde vizibilitatea este redusă sub 100 m;</w:t>
      </w:r>
    </w:p>
    <w:p w:rsidR="00AE1230" w:rsidRPr="008B2475" w:rsidRDefault="00AE1230" w:rsidP="00745967">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în intersecţiile cu sens giratoriu.</w:t>
      </w:r>
      <w:hyperlink r:id="rId317" w:history="1">
        <w:r>
          <w:rPr>
            <w:noProof/>
          </w:rPr>
          <w:pict>
            <v:shape id="Picture 10" o:spid="_x0000_s1034" type="#_x0000_t75" alt="http://e-drpciv.ro/poze2/647.jpg" href="http://e-drpciv.ro/poze2/647.j" style="position:absolute;margin-left:65pt;margin-top:0;width:105pt;height:78.75pt;z-index:251666432;visibility:visible;mso-wrap-distance-left:0;mso-wrap-distance-right:0;mso-position-horizontal:right;mso-position-horizontal-relative:text;mso-position-vertical-relative:line" o:allowoverlap="f" o:button="t">
              <v:fill o:detectmouseclick="t"/>
              <v:imagedata r:id="rId318" o:title=""/>
              <w10:wrap type="square"/>
            </v:shape>
          </w:pict>
        </w:r>
      </w:hyperlink>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19" w:history="1">
        <w:r w:rsidRPr="008B2475">
          <w:rPr>
            <w:rFonts w:ascii="Tahoma" w:hAnsi="Tahoma" w:cs="Tahoma"/>
            <w:b/>
            <w:bCs/>
            <w:color w:val="000000"/>
            <w:sz w:val="21"/>
          </w:rPr>
          <w:t>647. Schimbarea direcţiei de mers la dreapta sau la stânga nu este permisă la întâlnirea:</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indicatorului 1;</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indicatorului 2;</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ambelor indicatoare.</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20" w:history="1">
        <w:r w:rsidRPr="008B2475">
          <w:rPr>
            <w:rFonts w:ascii="Tahoma" w:hAnsi="Tahoma" w:cs="Tahoma"/>
            <w:b/>
            <w:bCs/>
            <w:color w:val="000000"/>
            <w:sz w:val="21"/>
          </w:rPr>
          <w:t>391. Cum se penalizează pătrunderea într-o intersecţie dirijată prin semafoare, dacă prin aceasta se produce blocarea circulaţiei în intersecţie?</w:t>
        </w:r>
      </w:hyperlink>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cu amendă contravenţională şi aplicarea punctelor de penalizare;</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cu suspendarea exercitării dreptului de a conduce autovehicule pe o perioadă de 30 de zile;</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cu amendă contravenţională.</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4 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33% | Tags:</w:t>
      </w:r>
      <w:r w:rsidRPr="008B2475">
        <w:rPr>
          <w:rFonts w:ascii="Arial" w:hAnsi="Arial" w:cs="Arial"/>
          <w:color w:val="222222"/>
          <w:sz w:val="18"/>
        </w:rPr>
        <w:t> </w:t>
      </w:r>
      <w:hyperlink r:id="rId321" w:history="1">
        <w:r w:rsidRPr="008B2475">
          <w:rPr>
            <w:rFonts w:ascii="Arial" w:hAnsi="Arial" w:cs="Arial"/>
            <w:color w:val="000000"/>
            <w:sz w:val="18"/>
          </w:rPr>
          <w:t>chestionare auto</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22" w:history="1">
        <w:r w:rsidRPr="008B2475">
          <w:rPr>
            <w:rFonts w:ascii="Arial" w:hAnsi="Arial" w:cs="Arial"/>
            <w:b/>
            <w:bCs/>
            <w:color w:val="000000"/>
            <w:sz w:val="18"/>
          </w:rPr>
          <w:t>chestionare drpciv</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rPr>
          <w:rFonts w:ascii="Arial" w:hAnsi="Arial" w:cs="Arial"/>
          <w:color w:val="222222"/>
          <w:sz w:val="18"/>
          <w:szCs w:val="18"/>
        </w:rPr>
      </w:pPr>
      <w:hyperlink r:id="rId323" w:history="1">
        <w:r>
          <w:rPr>
            <w:noProof/>
          </w:rPr>
          <w:pict>
            <v:shape id="Picture 11" o:spid="_x0000_s1035" type="#_x0000_t75" alt="http://e-drpciv.ro/poze2/870.jpg" href="http://e-drpciv.ro/poze2/870.j" style="position:absolute;margin-left:65pt;margin-top:0;width:105pt;height:78.75pt;z-index:251667456;visibility:visible;mso-wrap-distance-left:0;mso-wrap-distance-right:0;mso-position-horizontal:right;mso-position-horizontal-relative:text;mso-position-vertical-relative:line" o:allowoverlap="f" o:button="t">
              <v:fill o:detectmouseclick="t"/>
              <v:imagedata r:id="rId324" o:title=""/>
              <w10:wrap type="square"/>
            </v:shape>
          </w:pict>
        </w:r>
      </w:hyperlink>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25" w:history="1">
        <w:r w:rsidRPr="008B2475">
          <w:rPr>
            <w:rFonts w:ascii="Tahoma" w:hAnsi="Tahoma" w:cs="Tahoma"/>
            <w:b/>
            <w:bCs/>
            <w:color w:val="000000"/>
            <w:sz w:val="21"/>
          </w:rPr>
          <w:t>870. Care dintre vehicule au prioritate de trecere?</w:t>
        </w:r>
      </w:hyperlink>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autobuzul şi autoturismul verde;</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autoturismul verde şi autocamionul;</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motocicleta şi autocamionul.</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32 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34% | Tags:</w:t>
      </w:r>
      <w:r w:rsidRPr="008B2475">
        <w:rPr>
          <w:rFonts w:ascii="Arial" w:hAnsi="Arial" w:cs="Arial"/>
          <w:color w:val="222222"/>
          <w:sz w:val="18"/>
        </w:rPr>
        <w:t> </w:t>
      </w:r>
      <w:hyperlink r:id="rId326" w:history="1">
        <w:r w:rsidRPr="008B2475">
          <w:rPr>
            <w:rFonts w:ascii="Arial" w:hAnsi="Arial" w:cs="Arial"/>
            <w:b/>
            <w:bCs/>
            <w:color w:val="000000"/>
            <w:sz w:val="18"/>
          </w:rPr>
          <w:t>teste auto</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27" w:history="1">
        <w:r w:rsidRPr="008B2475">
          <w:rPr>
            <w:rFonts w:ascii="Arial" w:hAnsi="Arial" w:cs="Arial"/>
            <w:b/>
            <w:bCs/>
            <w:color w:val="000000"/>
            <w:sz w:val="18"/>
          </w:rPr>
          <w:t>examen permis auto</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28" w:history="1">
        <w:r w:rsidRPr="008B2475">
          <w:rPr>
            <w:rFonts w:ascii="Tahoma" w:hAnsi="Tahoma" w:cs="Tahoma"/>
            <w:b/>
            <w:bCs/>
            <w:color w:val="000000"/>
            <w:sz w:val="21"/>
          </w:rPr>
          <w:t>50. Purtarea centurii de siguranţă nu este obligatorie în localităţi pentru:</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copiii cu vârsta de până la 12 ani;</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persoanele care posedă un document în acest sens, emis de o instituţie medicală de specialitate;</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femeia care prezintă o sarcinã vizibilă.</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3 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37% | Tags:</w:t>
      </w:r>
      <w:r w:rsidRPr="008B2475">
        <w:rPr>
          <w:rFonts w:ascii="Arial" w:hAnsi="Arial" w:cs="Arial"/>
          <w:color w:val="222222"/>
          <w:sz w:val="18"/>
        </w:rPr>
        <w:t> </w:t>
      </w:r>
      <w:hyperlink r:id="rId329" w:history="1">
        <w:r w:rsidRPr="008B2475">
          <w:rPr>
            <w:rFonts w:ascii="Arial" w:hAnsi="Arial" w:cs="Arial"/>
            <w:b/>
            <w:bCs/>
            <w:color w:val="000000"/>
            <w:sz w:val="18"/>
          </w:rPr>
          <w:t>simulare examen auto</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30" w:history="1">
        <w:r w:rsidRPr="008B2475">
          <w:rPr>
            <w:rFonts w:ascii="Arial" w:hAnsi="Arial" w:cs="Arial"/>
            <w:b/>
            <w:bCs/>
            <w:color w:val="000000"/>
            <w:sz w:val="18"/>
          </w:rPr>
          <w:t>permis categoria b1</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31" w:history="1">
        <w:r w:rsidRPr="008B2475">
          <w:rPr>
            <w:rFonts w:ascii="Tahoma" w:hAnsi="Tahoma" w:cs="Tahoma"/>
            <w:b/>
            <w:bCs/>
            <w:color w:val="000000"/>
            <w:sz w:val="21"/>
          </w:rPr>
          <w:t>183. Cum trebuie să procedeze conducătorul auto atunci când circulă pe un drum cu trei sau mai multe benzi pe sens?</w:t>
        </w:r>
      </w:hyperlink>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să circule pe banda situată lângă acostament;</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să nu circule pe liniile de tramvai;</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să circule pe banda a doua, respectiv a treia, cu o viteză mai mică de 100 km/h.</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13 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35% | Tags:</w:t>
      </w:r>
      <w:r w:rsidRPr="008B2475">
        <w:rPr>
          <w:rFonts w:ascii="Arial" w:hAnsi="Arial" w:cs="Arial"/>
          <w:color w:val="222222"/>
          <w:sz w:val="18"/>
        </w:rPr>
        <w:t> </w:t>
      </w:r>
      <w:hyperlink r:id="rId332" w:history="1">
        <w:r w:rsidRPr="008B2475">
          <w:rPr>
            <w:rFonts w:ascii="Arial" w:hAnsi="Arial" w:cs="Arial"/>
            <w:b/>
            <w:bCs/>
            <w:color w:val="000000"/>
            <w:sz w:val="18"/>
          </w:rPr>
          <w:t>examen sala</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33" w:history="1">
        <w:r w:rsidRPr="008B2475">
          <w:rPr>
            <w:rFonts w:ascii="Arial" w:hAnsi="Arial" w:cs="Arial"/>
            <w:color w:val="000000"/>
            <w:sz w:val="18"/>
          </w:rPr>
          <w:t>teste auto chestionare</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34" w:history="1">
        <w:r w:rsidRPr="008B2475">
          <w:rPr>
            <w:rFonts w:ascii="Tahoma" w:hAnsi="Tahoma" w:cs="Tahoma"/>
            <w:b/>
            <w:bCs/>
            <w:color w:val="000000"/>
            <w:sz w:val="21"/>
          </w:rPr>
          <w:t>926. Cum trebuie să conduceţi, astfel încât să reduceţi poluarea?</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porniţi motorul acţionând pedala de acceleraţie la un sfert din cursă şi aşteptaţi ca acesta să se încălzească, pentru a reduce ulterior consumul de carburant;</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porniţi motorul fără să acţionaţi pedala de acceleraţie şi demaraţi imediat;</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apăsaţi până la capăt pedala de acceleraţie, porniţi motorul şi demaraţi cu o viteză cât mai mare.</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13 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34% | Tags:</w:t>
      </w:r>
      <w:r w:rsidRPr="008B2475">
        <w:rPr>
          <w:rFonts w:ascii="Arial" w:hAnsi="Arial" w:cs="Arial"/>
          <w:color w:val="222222"/>
          <w:sz w:val="18"/>
        </w:rPr>
        <w:t> </w:t>
      </w:r>
      <w:hyperlink r:id="rId335" w:history="1">
        <w:r w:rsidRPr="008B2475">
          <w:rPr>
            <w:rFonts w:ascii="Arial" w:hAnsi="Arial" w:cs="Arial"/>
            <w:color w:val="000000"/>
            <w:sz w:val="18"/>
          </w:rPr>
          <w:t>drpciv.ro</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36" w:history="1">
        <w:r w:rsidRPr="008B2475">
          <w:rPr>
            <w:rFonts w:ascii="Arial" w:hAnsi="Arial" w:cs="Arial"/>
            <w:color w:val="000000"/>
            <w:sz w:val="18"/>
          </w:rPr>
          <w:t>permis categoria tr</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37" w:history="1">
        <w:r w:rsidRPr="008B2475">
          <w:rPr>
            <w:rFonts w:ascii="Tahoma" w:hAnsi="Tahoma" w:cs="Tahoma"/>
            <w:b/>
            <w:bCs/>
            <w:color w:val="000000"/>
            <w:sz w:val="21"/>
          </w:rPr>
          <w:t>611. În ce situaţie este interzisă întoarcerea?</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în apropierea staţiilor de tramvai;</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când vizibilitatea este redusă sub 100 m;</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în locurile unde soliditatea drumului nu permite.</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4 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36% | Tags:</w:t>
      </w:r>
      <w:r w:rsidRPr="008B2475">
        <w:rPr>
          <w:rFonts w:ascii="Arial" w:hAnsi="Arial" w:cs="Arial"/>
          <w:color w:val="222222"/>
          <w:sz w:val="18"/>
        </w:rPr>
        <w:t> </w:t>
      </w:r>
      <w:hyperlink r:id="rId338" w:history="1">
        <w:r w:rsidRPr="008B2475">
          <w:rPr>
            <w:rFonts w:ascii="Arial" w:hAnsi="Arial" w:cs="Arial"/>
            <w:color w:val="000000"/>
            <w:sz w:val="18"/>
          </w:rPr>
          <w:t>drpciv</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39" w:history="1">
        <w:r w:rsidRPr="008B2475">
          <w:rPr>
            <w:rFonts w:ascii="Arial" w:hAnsi="Arial" w:cs="Arial"/>
            <w:color w:val="000000"/>
            <w:sz w:val="18"/>
          </w:rPr>
          <w:t>examen auto cat tr</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40" w:history="1">
        <w:r w:rsidRPr="008B2475">
          <w:rPr>
            <w:rFonts w:ascii="Tahoma" w:hAnsi="Tahoma" w:cs="Tahoma"/>
            <w:b/>
            <w:bCs/>
            <w:color w:val="000000"/>
            <w:sz w:val="21"/>
          </w:rPr>
          <w:t>276. Ce obligaţii vă revin atunci când conduceţi un autovehicul pe timpul nopţii şi vă apropiaţi de un alt autovehicul care circulă în faţa dvs.?</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să reduceţi viteza şi să circulaţi cu atenţie sporită;</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să nu vă angajaţi în depăşirea acestuia;</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să folosiţi luminile de întâlnire de la o distanţă de cel puţin 100 m.</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4 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34% | Tags:</w:t>
      </w:r>
      <w:r w:rsidRPr="008B2475">
        <w:rPr>
          <w:rFonts w:ascii="Arial" w:hAnsi="Arial" w:cs="Arial"/>
          <w:color w:val="222222"/>
          <w:sz w:val="18"/>
        </w:rPr>
        <w:t> </w:t>
      </w:r>
      <w:hyperlink r:id="rId341" w:history="1">
        <w:r w:rsidRPr="008B2475">
          <w:rPr>
            <w:rFonts w:ascii="Arial" w:hAnsi="Arial" w:cs="Arial"/>
            <w:b/>
            <w:bCs/>
            <w:color w:val="000000"/>
            <w:sz w:val="18"/>
          </w:rPr>
          <w:t>raspunsuri drpciv</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42" w:history="1">
        <w:r w:rsidRPr="008B2475">
          <w:rPr>
            <w:rFonts w:ascii="Arial" w:hAnsi="Arial" w:cs="Arial"/>
            <w:color w:val="000000"/>
            <w:sz w:val="18"/>
          </w:rPr>
          <w:t>permis auto</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43" w:history="1">
        <w:r w:rsidRPr="008B2475">
          <w:rPr>
            <w:rFonts w:ascii="Tahoma" w:hAnsi="Tahoma" w:cs="Tahoma"/>
            <w:b/>
            <w:bCs/>
            <w:color w:val="000000"/>
            <w:sz w:val="21"/>
          </w:rPr>
          <w:t>885. Cum se recomandă să procedaţi pentru a conduce ecologic un autovehicul?</w:t>
        </w:r>
      </w:hyperlink>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să utilizaţi frâna de motor pentru a încetini;</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să scoateţi autovehiculul din viteză în timpul frânării;</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să folosiţi frâna de mână concomitent cu frâna de serviciu, pentru a obţine o frânare rapidă şi eficientă.</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4 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34% | Tags:</w:t>
      </w:r>
      <w:r w:rsidRPr="008B2475">
        <w:rPr>
          <w:rFonts w:ascii="Arial" w:hAnsi="Arial" w:cs="Arial"/>
          <w:color w:val="222222"/>
          <w:sz w:val="18"/>
        </w:rPr>
        <w:t> </w:t>
      </w:r>
      <w:hyperlink r:id="rId344" w:history="1">
        <w:r w:rsidRPr="008B2475">
          <w:rPr>
            <w:rFonts w:ascii="Arial" w:hAnsi="Arial" w:cs="Arial"/>
            <w:color w:val="000000"/>
            <w:sz w:val="18"/>
          </w:rPr>
          <w:t>intrebari categoria TR</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45" w:history="1">
        <w:r w:rsidRPr="008B2475">
          <w:rPr>
            <w:rFonts w:ascii="Arial" w:hAnsi="Arial" w:cs="Arial"/>
            <w:b/>
            <w:bCs/>
            <w:color w:val="000000"/>
            <w:sz w:val="18"/>
          </w:rPr>
          <w:t>permis auto</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46" w:history="1">
        <w:r w:rsidRPr="008B2475">
          <w:rPr>
            <w:rFonts w:ascii="Tahoma" w:hAnsi="Tahoma" w:cs="Tahoma"/>
            <w:b/>
            <w:bCs/>
            <w:color w:val="000000"/>
            <w:sz w:val="21"/>
          </w:rPr>
          <w:t>296. În care dintre următoarele situaţii sunteţi obligat să circulaţi cu viteză redusă?</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când sunteţi obosit şi autovehiculul are sistemul de frânare defect;</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la trecerea la nivel cu calea ferată curentă;</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pe drumurile judeţene şi comunale.</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3 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35% | Tags:</w:t>
      </w:r>
      <w:r w:rsidRPr="008B2475">
        <w:rPr>
          <w:rFonts w:ascii="Arial" w:hAnsi="Arial" w:cs="Arial"/>
          <w:color w:val="222222"/>
          <w:sz w:val="18"/>
        </w:rPr>
        <w:t> </w:t>
      </w:r>
      <w:hyperlink r:id="rId347" w:history="1">
        <w:r w:rsidRPr="008B2475">
          <w:rPr>
            <w:rFonts w:ascii="Arial" w:hAnsi="Arial" w:cs="Arial"/>
            <w:b/>
            <w:bCs/>
            <w:color w:val="000000"/>
            <w:sz w:val="18"/>
          </w:rPr>
          <w:t>chestionare auto 2014</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48" w:history="1">
        <w:r w:rsidRPr="008B2475">
          <w:rPr>
            <w:rFonts w:ascii="Arial" w:hAnsi="Arial" w:cs="Arial"/>
            <w:b/>
            <w:bCs/>
            <w:color w:val="000000"/>
            <w:sz w:val="18"/>
          </w:rPr>
          <w:t>examen permis auto</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49" w:history="1">
        <w:r w:rsidRPr="008B2475">
          <w:rPr>
            <w:rFonts w:ascii="Tahoma" w:hAnsi="Tahoma" w:cs="Tahoma"/>
            <w:b/>
            <w:bCs/>
            <w:color w:val="000000"/>
            <w:sz w:val="21"/>
          </w:rPr>
          <w:t>287. Ce trebuie să folosiţi pentru imobilizarea fracturilor de la membrele superioare?</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atele improvizate;</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o eşarfă simplă;</w:t>
      </w:r>
    </w:p>
    <w:p w:rsidR="00AE1230" w:rsidRPr="008B2475" w:rsidRDefault="00AE1230" w:rsidP="008B2475">
      <w:pPr>
        <w:shd w:val="clear" w:color="auto" w:fill="FCFDFD"/>
        <w:spacing w:after="30" w:line="240" w:lineRule="auto"/>
        <w:rPr>
          <w:ins w:id="131" w:author="Unknown"/>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în acest caz nu se intervine.</w:t>
      </w:r>
    </w:p>
    <w:p w:rsidR="00AE1230" w:rsidRPr="008B2475" w:rsidRDefault="00AE1230" w:rsidP="008B2475">
      <w:pPr>
        <w:shd w:val="clear" w:color="auto" w:fill="FCFDFD"/>
        <w:spacing w:after="0" w:line="240" w:lineRule="auto"/>
        <w:rPr>
          <w:ins w:id="132" w:author="Unknown"/>
          <w:rFonts w:ascii="Arial" w:hAnsi="Arial" w:cs="Arial"/>
          <w:color w:val="222222"/>
          <w:sz w:val="18"/>
          <w:szCs w:val="18"/>
        </w:rPr>
      </w:pPr>
      <w:ins w:id="133" w:author="Unknown">
        <w:r w:rsidRPr="008B2475">
          <w:rPr>
            <w:rFonts w:ascii="Arial" w:hAnsi="Arial" w:cs="Arial"/>
            <w:color w:val="222222"/>
            <w:sz w:val="18"/>
            <w:szCs w:val="18"/>
          </w:rPr>
          <w:fldChar w:fldCharType="begin"/>
        </w:r>
        <w:r w:rsidRPr="008B2475">
          <w:rPr>
            <w:rFonts w:ascii="Arial" w:hAnsi="Arial" w:cs="Arial"/>
            <w:color w:val="222222"/>
            <w:sz w:val="18"/>
            <w:szCs w:val="18"/>
          </w:rPr>
          <w:instrText xml:space="preserve"> HYPERLINK "http://e-drpciv.ro/poze2/525.jpg" </w:instrText>
        </w:r>
      </w:ins>
      <w:r w:rsidRPr="009316C1">
        <w:rPr>
          <w:rFonts w:ascii="Arial" w:hAnsi="Arial" w:cs="Arial"/>
          <w:color w:val="222222"/>
          <w:sz w:val="18"/>
          <w:szCs w:val="18"/>
        </w:rPr>
      </w:r>
      <w:ins w:id="134" w:author="Unknown">
        <w:r w:rsidRPr="008B2475">
          <w:rPr>
            <w:rFonts w:ascii="Arial" w:hAnsi="Arial" w:cs="Arial"/>
            <w:color w:val="222222"/>
            <w:sz w:val="18"/>
            <w:szCs w:val="18"/>
          </w:rPr>
          <w:fldChar w:fldCharType="separate"/>
        </w:r>
      </w:ins>
      <w:r>
        <w:rPr>
          <w:noProof/>
        </w:rPr>
        <w:pict>
          <v:shape id="Picture 12" o:spid="_x0000_s1036" type="#_x0000_t75" alt="http://e-drpciv.ro/poze2/525.jpg" href="http://e-drpciv.ro/poze2/525.j" style="position:absolute;margin-left:65pt;margin-top:0;width:105pt;height:78.75pt;z-index:251668480;visibility:visible;mso-wrap-distance-left:0;mso-wrap-distance-right:0;mso-position-horizontal:right;mso-position-horizontal-relative:text;mso-position-vertical-relative:line" o:allowoverlap="f" o:button="t">
            <v:fill o:detectmouseclick="t"/>
            <v:imagedata r:id="rId350" o:title=""/>
            <w10:wrap type="square"/>
          </v:shape>
        </w:pict>
      </w:r>
      <w:ins w:id="135" w:author="Unknown">
        <w:r w:rsidRPr="008B2475">
          <w:rPr>
            <w:rFonts w:ascii="Arial" w:hAnsi="Arial" w:cs="Arial"/>
            <w:color w:val="222222"/>
            <w:sz w:val="18"/>
            <w:szCs w:val="18"/>
          </w:rPr>
          <w:fldChar w:fldCharType="end"/>
        </w:r>
      </w:ins>
    </w:p>
    <w:p w:rsidR="00AE1230" w:rsidRPr="008B2475" w:rsidRDefault="00AE1230" w:rsidP="008B2475">
      <w:pPr>
        <w:shd w:val="clear" w:color="auto" w:fill="FCFDFD"/>
        <w:spacing w:after="0" w:line="240" w:lineRule="auto"/>
        <w:outlineLvl w:val="1"/>
        <w:rPr>
          <w:ins w:id="136" w:author="Unknown"/>
          <w:rFonts w:ascii="Tahoma" w:hAnsi="Tahoma" w:cs="Tahoma"/>
          <w:b/>
          <w:bCs/>
          <w:color w:val="222222"/>
          <w:sz w:val="21"/>
          <w:szCs w:val="21"/>
        </w:rPr>
      </w:pPr>
      <w:ins w:id="137" w:author="Unknown">
        <w:r w:rsidRPr="008B2475">
          <w:rPr>
            <w:rFonts w:ascii="Tahoma" w:hAnsi="Tahoma" w:cs="Tahoma"/>
            <w:b/>
            <w:bCs/>
            <w:color w:val="222222"/>
            <w:sz w:val="21"/>
            <w:szCs w:val="21"/>
          </w:rPr>
          <w:fldChar w:fldCharType="begin"/>
        </w:r>
        <w:r w:rsidRPr="008B2475">
          <w:rPr>
            <w:rFonts w:ascii="Tahoma" w:hAnsi="Tahoma" w:cs="Tahoma"/>
            <w:b/>
            <w:bCs/>
            <w:color w:val="222222"/>
            <w:sz w:val="21"/>
            <w:szCs w:val="21"/>
          </w:rPr>
          <w:instrText xml:space="preserve"> HYPERLINK "http://e-drpciv.ro/intrebare/525/in_ce_ordine_vor_trece_prin_intersectie_cele_trei_autovehicule" </w:instrText>
        </w:r>
      </w:ins>
      <w:r w:rsidRPr="009316C1">
        <w:rPr>
          <w:rFonts w:ascii="Tahoma" w:hAnsi="Tahoma" w:cs="Tahoma"/>
          <w:b/>
          <w:bCs/>
          <w:color w:val="222222"/>
          <w:sz w:val="21"/>
          <w:szCs w:val="21"/>
        </w:rPr>
      </w:r>
      <w:ins w:id="138" w:author="Unknown">
        <w:r w:rsidRPr="008B2475">
          <w:rPr>
            <w:rFonts w:ascii="Tahoma" w:hAnsi="Tahoma" w:cs="Tahoma"/>
            <w:b/>
            <w:bCs/>
            <w:color w:val="222222"/>
            <w:sz w:val="21"/>
            <w:szCs w:val="21"/>
          </w:rPr>
          <w:fldChar w:fldCharType="separate"/>
        </w:r>
        <w:r w:rsidRPr="008B2475">
          <w:rPr>
            <w:rFonts w:ascii="Tahoma" w:hAnsi="Tahoma" w:cs="Tahoma"/>
            <w:b/>
            <w:bCs/>
            <w:color w:val="000000"/>
            <w:sz w:val="21"/>
            <w:u w:val="single"/>
          </w:rPr>
          <w:t>525. În ce ordine vor trece prin intersecţie cele trei autovehicule?</w:t>
        </w:r>
        <w:r w:rsidRPr="008B2475">
          <w:rPr>
            <w:rFonts w:ascii="Tahoma" w:hAnsi="Tahoma" w:cs="Tahoma"/>
            <w:b/>
            <w:bCs/>
            <w:color w:val="222222"/>
            <w:sz w:val="21"/>
            <w:szCs w:val="21"/>
          </w:rPr>
          <w:fldChar w:fldCharType="end"/>
        </w:r>
      </w:ins>
    </w:p>
    <w:p w:rsidR="00AE1230" w:rsidRPr="008B2475" w:rsidRDefault="00AE1230" w:rsidP="008B2475">
      <w:pPr>
        <w:shd w:val="clear" w:color="auto" w:fill="FCFDFD"/>
        <w:spacing w:after="30" w:line="240" w:lineRule="auto"/>
        <w:rPr>
          <w:ins w:id="139" w:author="Unknown"/>
          <w:rFonts w:ascii="Arial" w:hAnsi="Arial" w:cs="Arial"/>
          <w:color w:val="222222"/>
          <w:sz w:val="18"/>
          <w:szCs w:val="18"/>
        </w:rPr>
      </w:pPr>
      <w:ins w:id="140" w:author="Unknown">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autobuzul, autocamionul, autoturismul;</w:t>
        </w:r>
      </w:ins>
    </w:p>
    <w:p w:rsidR="00AE1230" w:rsidRPr="008B2475" w:rsidRDefault="00AE1230" w:rsidP="008B2475">
      <w:pPr>
        <w:shd w:val="clear" w:color="auto" w:fill="FCFDFD"/>
        <w:spacing w:after="30" w:line="240" w:lineRule="auto"/>
        <w:rPr>
          <w:ins w:id="141" w:author="Unknown"/>
          <w:rFonts w:ascii="Arial" w:hAnsi="Arial" w:cs="Arial"/>
          <w:color w:val="222222"/>
          <w:sz w:val="18"/>
          <w:szCs w:val="18"/>
        </w:rPr>
      </w:pPr>
      <w:ins w:id="142" w:author="Unknown">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autocamionul, autobuzul, autoturismul;</w:t>
        </w:r>
      </w:ins>
    </w:p>
    <w:p w:rsidR="00AE1230" w:rsidRPr="008B2475" w:rsidRDefault="00AE1230" w:rsidP="008B2475">
      <w:pPr>
        <w:shd w:val="clear" w:color="auto" w:fill="33FF33"/>
        <w:spacing w:after="30" w:line="240" w:lineRule="auto"/>
        <w:rPr>
          <w:ins w:id="143" w:author="Unknown"/>
          <w:rFonts w:ascii="Arial" w:hAnsi="Arial" w:cs="Arial"/>
          <w:color w:val="222222"/>
          <w:sz w:val="18"/>
          <w:szCs w:val="18"/>
        </w:rPr>
      </w:pPr>
      <w:ins w:id="144" w:author="Unknown">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autoturismul, autobuzul, autocamionul.</w:t>
        </w:r>
      </w:ins>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51" w:history="1">
        <w:r w:rsidRPr="008B2475">
          <w:rPr>
            <w:rFonts w:ascii="Tahoma" w:hAnsi="Tahoma" w:cs="Tahoma"/>
            <w:b/>
            <w:bCs/>
            <w:color w:val="000000"/>
            <w:sz w:val="21"/>
          </w:rPr>
          <w:t>887. Care sunt vitezele maxime admise pentru categoria de autovehicule B1?</w:t>
        </w:r>
      </w:hyperlink>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90 km/h pe autostrăzi, 80 km/h pe drumurile expres sau naţionale europene şi 70 km/h pe celelalte categorii de drumuri;</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110 km/h pe autostrăzi, 90 km/h pe drumurile expres sau naţionale europene şi 80 km/h pe celelalte categorii de drumuri;</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130 km/h pe autostrăzi şi 90 km/h pe celelalte categorii de drumuri.</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6 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34% | Tags:</w:t>
      </w:r>
      <w:r w:rsidRPr="008B2475">
        <w:rPr>
          <w:rFonts w:ascii="Arial" w:hAnsi="Arial" w:cs="Arial"/>
          <w:color w:val="222222"/>
          <w:sz w:val="18"/>
        </w:rPr>
        <w:t> </w:t>
      </w:r>
      <w:hyperlink r:id="rId352" w:history="1">
        <w:r w:rsidRPr="008B2475">
          <w:rPr>
            <w:rFonts w:ascii="Arial" w:hAnsi="Arial" w:cs="Arial"/>
            <w:color w:val="000000"/>
            <w:sz w:val="18"/>
          </w:rPr>
          <w:t>raspunsuri drpciv</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53" w:history="1">
        <w:r w:rsidRPr="008B2475">
          <w:rPr>
            <w:rFonts w:ascii="Arial" w:hAnsi="Arial" w:cs="Arial"/>
            <w:b/>
            <w:bCs/>
            <w:color w:val="000000"/>
            <w:sz w:val="18"/>
          </w:rPr>
          <w:t>chestionare auto</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rPr>
          <w:rFonts w:ascii="Arial" w:hAnsi="Arial" w:cs="Arial"/>
          <w:color w:val="222222"/>
          <w:sz w:val="18"/>
          <w:szCs w:val="18"/>
        </w:rPr>
      </w:pPr>
      <w:hyperlink r:id="rId354" w:history="1">
        <w:r>
          <w:rPr>
            <w:noProof/>
          </w:rPr>
          <w:pict>
            <v:shape id="Picture 13" o:spid="_x0000_s1037" type="#_x0000_t75" alt="http://e-drpciv.ro/poze2/35.jpg" href="http://e-drpciv.ro/poze2/35.j" style="position:absolute;margin-left:65pt;margin-top:0;width:105pt;height:78.75pt;z-index:251669504;visibility:visible;mso-wrap-distance-left:0;mso-wrap-distance-right:0;mso-position-horizontal:right;mso-position-horizontal-relative:text;mso-position-vertical-relative:line" o:allowoverlap="f" o:button="t">
              <v:fill o:detectmouseclick="t"/>
              <v:imagedata r:id="rId355" o:title=""/>
              <w10:wrap type="square"/>
            </v:shape>
          </w:pict>
        </w:r>
      </w:hyperlink>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56" w:history="1">
        <w:r w:rsidRPr="008B2475">
          <w:rPr>
            <w:rFonts w:ascii="Tahoma" w:hAnsi="Tahoma" w:cs="Tahoma"/>
            <w:b/>
            <w:bCs/>
            <w:color w:val="000000"/>
            <w:sz w:val="21"/>
          </w:rPr>
          <w:t>35. Care dintre indicatoarele alăturate creează obligaţii pentru conducătorii de vehicule?</w:t>
        </w:r>
      </w:hyperlink>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indicatorul nr. 1;</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indicatorul nr. 2;</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ambele indicatoare.</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124 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33% | Tags:</w:t>
      </w:r>
      <w:r w:rsidRPr="008B2475">
        <w:rPr>
          <w:rFonts w:ascii="Arial" w:hAnsi="Arial" w:cs="Arial"/>
          <w:color w:val="222222"/>
          <w:sz w:val="18"/>
        </w:rPr>
        <w:t> </w:t>
      </w:r>
      <w:hyperlink r:id="rId357" w:history="1">
        <w:r w:rsidRPr="008B2475">
          <w:rPr>
            <w:rFonts w:ascii="Arial" w:hAnsi="Arial" w:cs="Arial"/>
            <w:color w:val="000000"/>
            <w:sz w:val="18"/>
          </w:rPr>
          <w:t>chestionare drpciv</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58" w:history="1">
        <w:r w:rsidRPr="008B2475">
          <w:rPr>
            <w:rFonts w:ascii="Arial" w:hAnsi="Arial" w:cs="Arial"/>
            <w:color w:val="000000"/>
            <w:sz w:val="18"/>
          </w:rPr>
          <w:t>chestionare auto 2014</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rPr>
          <w:rFonts w:ascii="Arial" w:hAnsi="Arial" w:cs="Arial"/>
          <w:color w:val="222222"/>
          <w:sz w:val="18"/>
          <w:szCs w:val="18"/>
        </w:rPr>
      </w:pPr>
      <w:hyperlink r:id="rId359" w:history="1">
        <w:r>
          <w:rPr>
            <w:noProof/>
          </w:rPr>
          <w:pict>
            <v:shape id="Picture 14" o:spid="_x0000_s1038" type="#_x0000_t75" alt="http://e-drpciv.ro/poze2/269.jpg" href="http://e-drpciv.ro/poze2/269.j" style="position:absolute;margin-left:65pt;margin-top:0;width:105pt;height:78.75pt;z-index:251670528;visibility:visible;mso-wrap-distance-left:0;mso-wrap-distance-right:0;mso-position-horizontal:right;mso-position-horizontal-relative:text;mso-position-vertical-relative:line" o:allowoverlap="f" o:button="t">
              <v:fill o:detectmouseclick="t"/>
              <v:imagedata r:id="rId360" o:title=""/>
              <w10:wrap type="square"/>
            </v:shape>
          </w:pict>
        </w:r>
      </w:hyperlink>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61" w:history="1">
        <w:r w:rsidRPr="008B2475">
          <w:rPr>
            <w:rFonts w:ascii="Tahoma" w:hAnsi="Tahoma" w:cs="Tahoma"/>
            <w:b/>
            <w:bCs/>
            <w:color w:val="000000"/>
            <w:sz w:val="21"/>
          </w:rPr>
          <w:t>269. Cum trebuie să procedaţi în situaţia prezentată?</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reduceţi viteza şi opriţi la limita de vizibilitate maximă;</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reduceţi viteza şi opriţi în dreptul ultimului panou suplimentar;</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reduceţi viteza şi vă asiguraţi că puteţi traversa fără niciun pericol.</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5 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33% | Tags:</w:t>
      </w:r>
      <w:r w:rsidRPr="008B2475">
        <w:rPr>
          <w:rFonts w:ascii="Arial" w:hAnsi="Arial" w:cs="Arial"/>
          <w:color w:val="222222"/>
          <w:sz w:val="18"/>
        </w:rPr>
        <w:t> </w:t>
      </w:r>
      <w:hyperlink r:id="rId362" w:history="1">
        <w:r w:rsidRPr="008B2475">
          <w:rPr>
            <w:rFonts w:ascii="Arial" w:hAnsi="Arial" w:cs="Arial"/>
            <w:b/>
            <w:bCs/>
            <w:color w:val="000000"/>
            <w:sz w:val="18"/>
          </w:rPr>
          <w:t>permis cat b1</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63" w:history="1">
        <w:r w:rsidRPr="008B2475">
          <w:rPr>
            <w:rFonts w:ascii="Arial" w:hAnsi="Arial" w:cs="Arial"/>
            <w:b/>
            <w:bCs/>
            <w:color w:val="000000"/>
            <w:sz w:val="18"/>
          </w:rPr>
          <w:t>chestionare auto 2014</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64" w:history="1">
        <w:r w:rsidRPr="008B2475">
          <w:rPr>
            <w:rFonts w:ascii="Tahoma" w:hAnsi="Tahoma" w:cs="Tahoma"/>
            <w:b/>
            <w:bCs/>
            <w:color w:val="000000"/>
            <w:sz w:val="21"/>
          </w:rPr>
          <w:t>712. Este permisă staţionarea autovehiculelor pe timpul nopţii pe partea carosabilă a unui drum comunal neiluminat?</w:t>
        </w:r>
      </w:hyperlink>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da, dacă se aprind luminile de poziţie sau de staţionare;</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nu, întrucât în toate cazurile se interzice pe timpul nopţii staţionarea pe partea carosabilă;</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da, dacă în afara luminilor de poziţie, prezenţa autovehiculului este semnalizată şi cu ajutorul triunghiurilor reflectorizante.</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2 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34% | Tags:</w:t>
      </w:r>
      <w:r w:rsidRPr="008B2475">
        <w:rPr>
          <w:rFonts w:ascii="Arial" w:hAnsi="Arial" w:cs="Arial"/>
          <w:color w:val="222222"/>
          <w:sz w:val="18"/>
        </w:rPr>
        <w:t> </w:t>
      </w:r>
      <w:hyperlink r:id="rId365" w:history="1">
        <w:r w:rsidRPr="008B2475">
          <w:rPr>
            <w:rFonts w:ascii="Arial" w:hAnsi="Arial" w:cs="Arial"/>
            <w:color w:val="000000"/>
            <w:sz w:val="18"/>
          </w:rPr>
          <w:t>examen auto cat b1</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66" w:history="1">
        <w:r w:rsidRPr="008B2475">
          <w:rPr>
            <w:rFonts w:ascii="Arial" w:hAnsi="Arial" w:cs="Arial"/>
            <w:b/>
            <w:bCs/>
            <w:color w:val="000000"/>
            <w:sz w:val="18"/>
          </w:rPr>
          <w:t>permis auto</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67" w:history="1">
        <w:r w:rsidRPr="008B2475">
          <w:rPr>
            <w:rFonts w:ascii="Tahoma" w:hAnsi="Tahoma" w:cs="Tahoma"/>
            <w:b/>
            <w:bCs/>
            <w:color w:val="000000"/>
            <w:sz w:val="21"/>
          </w:rPr>
          <w:t>621. Se interzice întoarcerea vehiculului:</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pe drumurile supuse restricţiilor de viteză;</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pe drumurile cu o singură bandă pe sens;</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în intersecţiile în care este interzis virajul la stânga.</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6 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35% | Tags:</w:t>
      </w:r>
      <w:r w:rsidRPr="008B2475">
        <w:rPr>
          <w:rFonts w:ascii="Arial" w:hAnsi="Arial" w:cs="Arial"/>
          <w:color w:val="222222"/>
          <w:sz w:val="18"/>
        </w:rPr>
        <w:t> </w:t>
      </w:r>
      <w:hyperlink r:id="rId368" w:history="1">
        <w:r w:rsidRPr="008B2475">
          <w:rPr>
            <w:rFonts w:ascii="Arial" w:hAnsi="Arial" w:cs="Arial"/>
            <w:color w:val="000000"/>
            <w:sz w:val="18"/>
          </w:rPr>
          <w:t>intrebari cat b</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69" w:history="1">
        <w:r w:rsidRPr="008B2475">
          <w:rPr>
            <w:rFonts w:ascii="Arial" w:hAnsi="Arial" w:cs="Arial"/>
            <w:b/>
            <w:bCs/>
            <w:color w:val="000000"/>
            <w:sz w:val="18"/>
          </w:rPr>
          <w:t>teste auto chestionare</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4 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34% | Tags:</w:t>
      </w:r>
      <w:r w:rsidRPr="008B2475">
        <w:rPr>
          <w:rFonts w:ascii="Arial" w:hAnsi="Arial" w:cs="Arial"/>
          <w:color w:val="222222"/>
          <w:sz w:val="18"/>
        </w:rPr>
        <w:t> </w:t>
      </w:r>
      <w:hyperlink r:id="rId370" w:history="1">
        <w:r w:rsidRPr="008B2475">
          <w:rPr>
            <w:rFonts w:ascii="Arial" w:hAnsi="Arial" w:cs="Arial"/>
            <w:color w:val="000000"/>
            <w:sz w:val="18"/>
          </w:rPr>
          <w:t>drpciv.ro</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71" w:history="1">
        <w:r w:rsidRPr="008B2475">
          <w:rPr>
            <w:rFonts w:ascii="Arial" w:hAnsi="Arial" w:cs="Arial"/>
            <w:color w:val="000000"/>
            <w:sz w:val="18"/>
          </w:rPr>
          <w:t>permis cat B1</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rPr>
          <w:rFonts w:ascii="Arial" w:hAnsi="Arial" w:cs="Arial"/>
          <w:color w:val="222222"/>
          <w:sz w:val="18"/>
          <w:szCs w:val="18"/>
        </w:rPr>
      </w:pPr>
      <w:hyperlink r:id="rId372" w:history="1">
        <w:r>
          <w:rPr>
            <w:noProof/>
          </w:rPr>
          <w:pict>
            <v:shape id="Picture 15" o:spid="_x0000_s1039" type="#_x0000_t75" alt="http://e-drpciv.ro/poze2/524.jpg" href="http://e-drpciv.ro/poze2/524.j" style="position:absolute;margin-left:65pt;margin-top:0;width:105pt;height:78.75pt;z-index:251671552;visibility:visible;mso-wrap-distance-left:0;mso-wrap-distance-right:0;mso-position-horizontal:right;mso-position-horizontal-relative:text;mso-position-vertical-relative:line" o:allowoverlap="f" o:button="t">
              <v:fill o:detectmouseclick="t"/>
              <v:imagedata r:id="rId373" o:title=""/>
              <w10:wrap type="square"/>
            </v:shape>
          </w:pict>
        </w:r>
      </w:hyperlink>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74" w:history="1">
        <w:r w:rsidRPr="008B2475">
          <w:rPr>
            <w:rFonts w:ascii="Tahoma" w:hAnsi="Tahoma" w:cs="Tahoma"/>
            <w:b/>
            <w:bCs/>
            <w:color w:val="000000"/>
            <w:sz w:val="21"/>
          </w:rPr>
          <w:t>524. Care este traseul de urmat pentru autoturismul din imagine?</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traseul 1;</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traseul 2;</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oricare dintre cele două, dacă respectă toate prevederile legii.</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4 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33% | Tags:</w:t>
      </w:r>
      <w:r w:rsidRPr="008B2475">
        <w:rPr>
          <w:rFonts w:ascii="Arial" w:hAnsi="Arial" w:cs="Arial"/>
          <w:color w:val="222222"/>
          <w:sz w:val="18"/>
        </w:rPr>
        <w:t> </w:t>
      </w:r>
      <w:hyperlink r:id="rId375" w:history="1">
        <w:r w:rsidRPr="008B2475">
          <w:rPr>
            <w:rFonts w:ascii="Arial" w:hAnsi="Arial" w:cs="Arial"/>
            <w:color w:val="000000"/>
            <w:sz w:val="18"/>
          </w:rPr>
          <w:t>teste auto chestionare</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76" w:history="1">
        <w:r w:rsidRPr="008B2475">
          <w:rPr>
            <w:rFonts w:ascii="Arial" w:hAnsi="Arial" w:cs="Arial"/>
            <w:color w:val="000000"/>
            <w:sz w:val="18"/>
          </w:rPr>
          <w:t>examen permis</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77" w:history="1">
        <w:r w:rsidRPr="008B2475">
          <w:rPr>
            <w:rFonts w:ascii="Tahoma" w:hAnsi="Tahoma" w:cs="Tahoma"/>
            <w:b/>
            <w:bCs/>
            <w:color w:val="000000"/>
            <w:sz w:val="21"/>
          </w:rPr>
          <w:t>630. La întâlnirea cărui indicator este permisă întoarcerea autovehiculului?</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„Sens unic“;</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„Înainte“;</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„Staţionarea interzisă“.</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13 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34% | Tags:</w:t>
      </w:r>
      <w:r w:rsidRPr="008B2475">
        <w:rPr>
          <w:rFonts w:ascii="Arial" w:hAnsi="Arial" w:cs="Arial"/>
          <w:color w:val="222222"/>
          <w:sz w:val="18"/>
        </w:rPr>
        <w:t> </w:t>
      </w:r>
      <w:hyperlink r:id="rId378" w:history="1">
        <w:r w:rsidRPr="008B2475">
          <w:rPr>
            <w:rFonts w:ascii="Arial" w:hAnsi="Arial" w:cs="Arial"/>
            <w:color w:val="000000"/>
            <w:sz w:val="18"/>
          </w:rPr>
          <w:t>www.drpciv</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79" w:history="1">
        <w:r w:rsidRPr="008B2475">
          <w:rPr>
            <w:rFonts w:ascii="Arial" w:hAnsi="Arial" w:cs="Arial"/>
            <w:color w:val="000000"/>
            <w:sz w:val="18"/>
          </w:rPr>
          <w:t>teste auto</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80" w:history="1">
        <w:r w:rsidRPr="008B2475">
          <w:rPr>
            <w:rFonts w:ascii="Tahoma" w:hAnsi="Tahoma" w:cs="Tahoma"/>
            <w:b/>
            <w:bCs/>
            <w:color w:val="000000"/>
            <w:sz w:val="21"/>
          </w:rPr>
          <w:t>369. Este interzisă depăşirea:</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tuturor vehiculelor, la 100 m de trecerile la nivel cu calea ferată curentă;</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vehiculelor cu tracţiune animală, motocicletelor fără ataş, mopedelor şi bicicletelor, dacă vizibilitatea asupra drumului este asigurată pe o distanţă mai mare de 20 m, iar lăţimea drumului este de cel puţin 7 m;</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în intersecţiile cu circulaţie nedirijată.</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0 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35% | Tags:</w:t>
      </w:r>
      <w:r w:rsidRPr="008B2475">
        <w:rPr>
          <w:rFonts w:ascii="Arial" w:hAnsi="Arial" w:cs="Arial"/>
          <w:color w:val="222222"/>
          <w:sz w:val="18"/>
        </w:rPr>
        <w:t> </w:t>
      </w:r>
      <w:hyperlink r:id="rId381" w:history="1">
        <w:r w:rsidRPr="008B2475">
          <w:rPr>
            <w:rFonts w:ascii="Arial" w:hAnsi="Arial" w:cs="Arial"/>
            <w:color w:val="000000"/>
            <w:sz w:val="18"/>
          </w:rPr>
          <w:t>chestionare auto</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82" w:history="1">
        <w:r w:rsidRPr="008B2475">
          <w:rPr>
            <w:rFonts w:ascii="Arial" w:hAnsi="Arial" w:cs="Arial"/>
            <w:b/>
            <w:bCs/>
            <w:color w:val="000000"/>
            <w:sz w:val="18"/>
          </w:rPr>
          <w:t>intrebari categoria b1</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83" w:history="1">
        <w:r w:rsidRPr="008B2475">
          <w:rPr>
            <w:rFonts w:ascii="Tahoma" w:hAnsi="Tahoma" w:cs="Tahoma"/>
            <w:b/>
            <w:bCs/>
            <w:color w:val="000000"/>
            <w:sz w:val="21"/>
          </w:rPr>
          <w:t>847. Oprirea voluntară a vehiculelor este interzisă:</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pe drumurile cu sens unic;</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în zonele rezidenţiale semnalizate ca atare;</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la mai puţin de 25 m înainte şi după staţiile mijloacelor de transport public de persoane.</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0 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35% | Tags:</w:t>
      </w:r>
      <w:r w:rsidRPr="008B2475">
        <w:rPr>
          <w:rFonts w:ascii="Arial" w:hAnsi="Arial" w:cs="Arial"/>
          <w:color w:val="222222"/>
          <w:sz w:val="18"/>
        </w:rPr>
        <w:t> </w:t>
      </w:r>
      <w:hyperlink r:id="rId384" w:history="1">
        <w:r w:rsidRPr="008B2475">
          <w:rPr>
            <w:rFonts w:ascii="Arial" w:hAnsi="Arial" w:cs="Arial"/>
            <w:b/>
            <w:bCs/>
            <w:color w:val="000000"/>
            <w:sz w:val="18"/>
          </w:rPr>
          <w:t>www drpciv chestionare</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85" w:history="1">
        <w:r w:rsidRPr="008B2475">
          <w:rPr>
            <w:rFonts w:ascii="Arial" w:hAnsi="Arial" w:cs="Arial"/>
            <w:b/>
            <w:bCs/>
            <w:color w:val="000000"/>
            <w:sz w:val="18"/>
          </w:rPr>
          <w:t>chestionare auto TR</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86" w:history="1">
        <w:r w:rsidRPr="008B2475">
          <w:rPr>
            <w:rFonts w:ascii="Tahoma" w:hAnsi="Tahoma" w:cs="Tahoma"/>
            <w:b/>
            <w:bCs/>
            <w:color w:val="000000"/>
            <w:sz w:val="21"/>
          </w:rPr>
          <w:t>817. Se aplică puncte de penalizare pentru:</w:t>
        </w:r>
      </w:hyperlink>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circulaţia sau staţionarea pe spaţiul interzis care separă sensurile de circulaţie pe autostradă;</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conducerea unui autovehicul cu permisul de conducere deteriorat;</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lipsa unui ştergător de parbriz.</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4 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34% | Tags:</w:t>
      </w:r>
      <w:r w:rsidRPr="008B2475">
        <w:rPr>
          <w:rFonts w:ascii="Arial" w:hAnsi="Arial" w:cs="Arial"/>
          <w:color w:val="222222"/>
          <w:sz w:val="18"/>
        </w:rPr>
        <w:t> </w:t>
      </w:r>
      <w:hyperlink r:id="rId387" w:history="1">
        <w:r w:rsidRPr="008B2475">
          <w:rPr>
            <w:rFonts w:ascii="Arial" w:hAnsi="Arial" w:cs="Arial"/>
            <w:b/>
            <w:bCs/>
            <w:color w:val="000000"/>
            <w:sz w:val="18"/>
          </w:rPr>
          <w:t>intrebari categoria B</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88" w:history="1">
        <w:r w:rsidRPr="008B2475">
          <w:rPr>
            <w:rFonts w:ascii="Arial" w:hAnsi="Arial" w:cs="Arial"/>
            <w:b/>
            <w:bCs/>
            <w:color w:val="000000"/>
            <w:sz w:val="18"/>
          </w:rPr>
          <w:t>simulare examen auto</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89" w:history="1">
        <w:r w:rsidRPr="008B2475">
          <w:rPr>
            <w:rFonts w:ascii="Tahoma" w:hAnsi="Tahoma" w:cs="Tahoma"/>
            <w:b/>
            <w:bCs/>
            <w:color w:val="000000"/>
            <w:sz w:val="21"/>
          </w:rPr>
          <w:t>2. Marcajul aplicat pe marginea din dreapta a părţii carosabile, format dintr-o linie în zig-zag, semnifică:</w:t>
        </w:r>
      </w:hyperlink>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interzicerea staţionării;</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interzicerea opririi;</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alte pericole.</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3 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33% | Tags:</w:t>
      </w:r>
      <w:r w:rsidRPr="008B2475">
        <w:rPr>
          <w:rFonts w:ascii="Arial" w:hAnsi="Arial" w:cs="Arial"/>
          <w:color w:val="222222"/>
          <w:sz w:val="18"/>
        </w:rPr>
        <w:t> </w:t>
      </w:r>
      <w:hyperlink r:id="rId390" w:history="1">
        <w:r w:rsidRPr="008B2475">
          <w:rPr>
            <w:rFonts w:ascii="Arial" w:hAnsi="Arial" w:cs="Arial"/>
            <w:color w:val="000000"/>
            <w:sz w:val="18"/>
          </w:rPr>
          <w:t>drpciv</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91" w:history="1">
        <w:r w:rsidRPr="008B2475">
          <w:rPr>
            <w:rFonts w:ascii="Arial" w:hAnsi="Arial" w:cs="Arial"/>
            <w:b/>
            <w:bCs/>
            <w:color w:val="000000"/>
            <w:sz w:val="18"/>
          </w:rPr>
          <w:t>permis auto</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92" w:history="1">
        <w:r w:rsidRPr="008B2475">
          <w:rPr>
            <w:rFonts w:ascii="Tahoma" w:hAnsi="Tahoma" w:cs="Tahoma"/>
            <w:b/>
            <w:bCs/>
            <w:color w:val="000000"/>
            <w:sz w:val="21"/>
          </w:rPr>
          <w:t>984. Cine nu este obligat să poarte centura de siguranţă?</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pasagerii din taxiuri;</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persoanele suferinde;</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examinatorul, în timpul desfăşurării probelor practice ale examenului.</w:t>
      </w:r>
    </w:p>
    <w:p w:rsidR="00AE1230" w:rsidRPr="008B2475" w:rsidRDefault="00AE1230" w:rsidP="008B2475">
      <w:pPr>
        <w:shd w:val="clear" w:color="auto" w:fill="5C9CCC"/>
        <w:spacing w:after="0" w:line="240" w:lineRule="auto"/>
        <w:rPr>
          <w:rFonts w:ascii="Arial" w:hAnsi="Arial" w:cs="Arial"/>
          <w:b/>
          <w:bCs/>
          <w:color w:val="FFFFFF"/>
          <w:sz w:val="18"/>
          <w:szCs w:val="18"/>
        </w:rPr>
      </w:pPr>
      <w:r w:rsidRPr="008B2475">
        <w:rPr>
          <w:rFonts w:ascii="Arial" w:hAnsi="Arial" w:cs="Arial"/>
          <w:b/>
          <w:bCs/>
          <w:color w:val="FFFFFF"/>
          <w:sz w:val="18"/>
        </w:rPr>
        <w:t>10 </w:t>
      </w:r>
      <w:r w:rsidRPr="008B2475">
        <w:rPr>
          <w:rFonts w:ascii="Arial" w:hAnsi="Arial" w:cs="Arial"/>
          <w:b/>
          <w:bCs/>
          <w:color w:val="FFFFFF"/>
          <w:sz w:val="18"/>
          <w:szCs w:val="18"/>
        </w:rPr>
        <w:t>comentarii</w:t>
      </w:r>
    </w:p>
    <w:p w:rsidR="00AE1230" w:rsidRPr="008B2475" w:rsidRDefault="00AE1230" w:rsidP="008B2475">
      <w:pPr>
        <w:shd w:val="clear" w:color="auto" w:fill="FCFDFD"/>
        <w:spacing w:after="0" w:line="240" w:lineRule="auto"/>
        <w:rPr>
          <w:rFonts w:ascii="Arial" w:hAnsi="Arial" w:cs="Arial"/>
          <w:color w:val="222222"/>
          <w:sz w:val="18"/>
          <w:szCs w:val="18"/>
        </w:rPr>
      </w:pPr>
      <w:r w:rsidRPr="008B2475">
        <w:rPr>
          <w:rFonts w:ascii="Arial" w:hAnsi="Arial" w:cs="Arial"/>
          <w:color w:val="222222"/>
          <w:sz w:val="18"/>
          <w:szCs w:val="18"/>
        </w:rPr>
        <w:t>Categoria:</w:t>
      </w:r>
      <w:r w:rsidRPr="008B2475">
        <w:rPr>
          <w:rFonts w:ascii="Arial" w:hAnsi="Arial" w:cs="Arial"/>
          <w:color w:val="222222"/>
          <w:sz w:val="18"/>
        </w:rPr>
        <w:t> </w:t>
      </w:r>
      <w:r w:rsidRPr="008B2475">
        <w:rPr>
          <w:rFonts w:ascii="Arial" w:hAnsi="Arial" w:cs="Arial"/>
          <w:b/>
          <w:bCs/>
          <w:color w:val="222222"/>
          <w:sz w:val="18"/>
        </w:rPr>
        <w:t>B, B1, Tr</w:t>
      </w:r>
      <w:r w:rsidRPr="008B2475">
        <w:rPr>
          <w:rFonts w:ascii="Arial" w:hAnsi="Arial" w:cs="Arial"/>
          <w:color w:val="222222"/>
          <w:sz w:val="18"/>
        </w:rPr>
        <w:t> </w:t>
      </w:r>
      <w:r w:rsidRPr="008B2475">
        <w:rPr>
          <w:rFonts w:ascii="Arial" w:hAnsi="Arial" w:cs="Arial"/>
          <w:color w:val="222222"/>
          <w:sz w:val="18"/>
          <w:szCs w:val="18"/>
        </w:rPr>
        <w:t>| Grad dificultate: 35% | Tags:</w:t>
      </w:r>
      <w:r w:rsidRPr="008B2475">
        <w:rPr>
          <w:rFonts w:ascii="Arial" w:hAnsi="Arial" w:cs="Arial"/>
          <w:color w:val="222222"/>
          <w:sz w:val="18"/>
        </w:rPr>
        <w:t> </w:t>
      </w:r>
      <w:hyperlink r:id="rId393" w:history="1">
        <w:r w:rsidRPr="008B2475">
          <w:rPr>
            <w:rFonts w:ascii="Arial" w:hAnsi="Arial" w:cs="Arial"/>
            <w:color w:val="000000"/>
            <w:sz w:val="18"/>
          </w:rPr>
          <w:t>examen sala</w:t>
        </w:r>
      </w:hyperlink>
      <w:r w:rsidRPr="008B2475">
        <w:rPr>
          <w:rFonts w:ascii="Arial" w:hAnsi="Arial" w:cs="Arial"/>
          <w:color w:val="222222"/>
          <w:sz w:val="18"/>
        </w:rPr>
        <w:t> </w:t>
      </w:r>
      <w:r w:rsidRPr="008B2475">
        <w:rPr>
          <w:rFonts w:ascii="Arial" w:hAnsi="Arial" w:cs="Arial"/>
          <w:color w:val="222222"/>
          <w:sz w:val="18"/>
          <w:szCs w:val="18"/>
        </w:rPr>
        <w:t> </w:t>
      </w:r>
      <w:r w:rsidRPr="008B2475">
        <w:rPr>
          <w:rFonts w:ascii="Arial" w:hAnsi="Arial" w:cs="Arial"/>
          <w:color w:val="222222"/>
          <w:sz w:val="18"/>
        </w:rPr>
        <w:t> </w:t>
      </w:r>
      <w:hyperlink r:id="rId394" w:history="1">
        <w:r w:rsidRPr="008B2475">
          <w:rPr>
            <w:rFonts w:ascii="Arial" w:hAnsi="Arial" w:cs="Arial"/>
            <w:b/>
            <w:bCs/>
            <w:color w:val="000000"/>
            <w:sz w:val="18"/>
          </w:rPr>
          <w:t>www drpciv chestionare</w:t>
        </w:r>
      </w:hyperlink>
      <w:r w:rsidRPr="008B2475">
        <w:rPr>
          <w:rFonts w:ascii="Arial" w:hAnsi="Arial" w:cs="Arial"/>
          <w:color w:val="222222"/>
          <w:sz w:val="18"/>
        </w:rPr>
        <w:t> </w:t>
      </w:r>
      <w:r w:rsidRPr="008B2475">
        <w:rPr>
          <w:rFonts w:ascii="Arial" w:hAnsi="Arial" w:cs="Arial"/>
          <w:color w:val="222222"/>
          <w:sz w:val="18"/>
          <w:szCs w:val="18"/>
        </w:rPr>
        <w:t> </w:t>
      </w:r>
    </w:p>
    <w:p w:rsidR="00AE1230" w:rsidRPr="008B2475" w:rsidRDefault="00AE1230" w:rsidP="008B2475">
      <w:pPr>
        <w:shd w:val="clear" w:color="auto" w:fill="FCFDFD"/>
        <w:spacing w:after="0" w:line="240" w:lineRule="auto"/>
        <w:outlineLvl w:val="1"/>
        <w:rPr>
          <w:rFonts w:ascii="Tahoma" w:hAnsi="Tahoma" w:cs="Tahoma"/>
          <w:b/>
          <w:bCs/>
          <w:color w:val="222222"/>
          <w:sz w:val="21"/>
          <w:szCs w:val="21"/>
        </w:rPr>
      </w:pPr>
      <w:hyperlink r:id="rId395" w:history="1">
        <w:r w:rsidRPr="008B2475">
          <w:rPr>
            <w:rFonts w:ascii="Tahoma" w:hAnsi="Tahoma" w:cs="Tahoma"/>
            <w:b/>
            <w:bCs/>
            <w:color w:val="000000"/>
            <w:sz w:val="21"/>
          </w:rPr>
          <w:t>384. Dacă semaforul în funcţiune se află instalat de cealaltă parte a intersecţiei, conducătorul de autovehicul:</w:t>
        </w:r>
      </w:hyperlink>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A.</w:t>
      </w:r>
      <w:r w:rsidRPr="008B2475">
        <w:rPr>
          <w:rFonts w:ascii="Arial" w:hAnsi="Arial" w:cs="Arial"/>
          <w:color w:val="222222"/>
          <w:sz w:val="18"/>
        </w:rPr>
        <w:t> </w:t>
      </w:r>
      <w:r w:rsidRPr="008B2475">
        <w:rPr>
          <w:rFonts w:ascii="Arial" w:hAnsi="Arial" w:cs="Arial"/>
          <w:color w:val="222222"/>
          <w:sz w:val="18"/>
          <w:szCs w:val="18"/>
        </w:rPr>
        <w:t>nu este obligat să respecte semnificaţia semnalelor luminoase, deoarece nu i se adresează;</w:t>
      </w:r>
    </w:p>
    <w:p w:rsidR="00AE1230" w:rsidRPr="008B2475" w:rsidRDefault="00AE1230" w:rsidP="008B2475">
      <w:pPr>
        <w:shd w:val="clear" w:color="auto" w:fill="FCFDFD"/>
        <w:spacing w:after="30" w:line="240" w:lineRule="auto"/>
        <w:rPr>
          <w:rFonts w:ascii="Arial" w:hAnsi="Arial" w:cs="Arial"/>
          <w:color w:val="222222"/>
          <w:sz w:val="18"/>
          <w:szCs w:val="18"/>
        </w:rPr>
      </w:pPr>
      <w:r w:rsidRPr="008B2475">
        <w:rPr>
          <w:rFonts w:ascii="Arial" w:hAnsi="Arial" w:cs="Arial"/>
          <w:b/>
          <w:bCs/>
          <w:color w:val="222222"/>
          <w:sz w:val="18"/>
        </w:rPr>
        <w:t>B.</w:t>
      </w:r>
      <w:r w:rsidRPr="008B2475">
        <w:rPr>
          <w:rFonts w:ascii="Arial" w:hAnsi="Arial" w:cs="Arial"/>
          <w:color w:val="222222"/>
          <w:sz w:val="18"/>
        </w:rPr>
        <w:t> </w:t>
      </w:r>
      <w:r w:rsidRPr="008B2475">
        <w:rPr>
          <w:rFonts w:ascii="Arial" w:hAnsi="Arial" w:cs="Arial"/>
          <w:color w:val="222222"/>
          <w:sz w:val="18"/>
          <w:szCs w:val="18"/>
        </w:rPr>
        <w:t>este obligat să respecte semnificaţia semnalelor luminoase, doar dacă semaforul este însoţit de un semn adiţional care indică direcţiile cărora li se adresează semnalele;</w:t>
      </w:r>
    </w:p>
    <w:p w:rsidR="00AE1230" w:rsidRPr="008B2475" w:rsidRDefault="00AE1230" w:rsidP="008B2475">
      <w:pPr>
        <w:shd w:val="clear" w:color="auto" w:fill="33FF33"/>
        <w:spacing w:after="30" w:line="240" w:lineRule="auto"/>
        <w:rPr>
          <w:rFonts w:ascii="Arial" w:hAnsi="Arial" w:cs="Arial"/>
          <w:color w:val="222222"/>
          <w:sz w:val="18"/>
          <w:szCs w:val="18"/>
        </w:rPr>
      </w:pPr>
      <w:r w:rsidRPr="008B2475">
        <w:rPr>
          <w:rFonts w:ascii="Arial" w:hAnsi="Arial" w:cs="Arial"/>
          <w:b/>
          <w:bCs/>
          <w:color w:val="222222"/>
          <w:sz w:val="18"/>
        </w:rPr>
        <w:t>C.</w:t>
      </w:r>
      <w:r w:rsidRPr="008B2475">
        <w:rPr>
          <w:rFonts w:ascii="Arial" w:hAnsi="Arial" w:cs="Arial"/>
          <w:color w:val="222222"/>
          <w:sz w:val="18"/>
        </w:rPr>
        <w:t> </w:t>
      </w:r>
      <w:r w:rsidRPr="008B2475">
        <w:rPr>
          <w:rFonts w:ascii="Arial" w:hAnsi="Arial" w:cs="Arial"/>
          <w:color w:val="222222"/>
          <w:sz w:val="18"/>
          <w:szCs w:val="18"/>
        </w:rPr>
        <w:t>este obligat să respecte semnificaţia semnalelor luminoase ale acestuia, dacă un alt semafor instalat la intrarea în intersecţie are în funcţiune un semnal similar.</w:t>
      </w:r>
    </w:p>
    <w:p w:rsidR="00AE1230" w:rsidRPr="00BE17DB" w:rsidRDefault="00AE1230" w:rsidP="00BE17DB">
      <w:pPr>
        <w:spacing w:after="0" w:line="240" w:lineRule="auto"/>
        <w:outlineLvl w:val="1"/>
        <w:rPr>
          <w:rFonts w:ascii="Tahoma" w:hAnsi="Tahoma" w:cs="Tahoma"/>
          <w:b/>
          <w:bCs/>
          <w:color w:val="222222"/>
          <w:sz w:val="21"/>
          <w:szCs w:val="21"/>
        </w:rPr>
      </w:pPr>
      <w:hyperlink r:id="rId396" w:history="1">
        <w:r w:rsidRPr="00BE17DB">
          <w:rPr>
            <w:rFonts w:ascii="Tahoma" w:hAnsi="Tahoma" w:cs="Tahoma"/>
            <w:b/>
            <w:bCs/>
            <w:color w:val="000000"/>
            <w:sz w:val="21"/>
          </w:rPr>
          <w:t>63. Puteţi opri sau staţiona regulamentar, cu toate luminile stinse, pe un drum iluminat, dacă vehiculul pe care îl conduceţi este vizibil de la o distanţă de cel puţin:</w:t>
        </w:r>
      </w:hyperlink>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50 m;</w:t>
      </w:r>
    </w:p>
    <w:p w:rsidR="00AE1230" w:rsidRPr="00BE17DB" w:rsidRDefault="00AE1230" w:rsidP="00BE17DB">
      <w:pPr>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100 m;</w:t>
      </w:r>
    </w:p>
    <w:p w:rsidR="00AE1230" w:rsidRPr="00BE17DB" w:rsidRDefault="00AE1230" w:rsidP="00BE17DB">
      <w:pPr>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150 m.</w:t>
      </w:r>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397" w:history="1">
        <w:r w:rsidRPr="00BE17DB">
          <w:rPr>
            <w:rFonts w:ascii="Tahoma" w:hAnsi="Tahoma" w:cs="Tahoma"/>
            <w:b/>
            <w:bCs/>
            <w:color w:val="000000"/>
            <w:sz w:val="21"/>
          </w:rPr>
          <w:t>763. Pe autostradă se interzice:</w:t>
        </w:r>
      </w:hyperlink>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circulaţia cu o viteză sub 80 km/h;</w:t>
      </w:r>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manevra de mers înapoi;</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folosirea benzii de lângă zona mediană ce desparte cele două părţi carosabile.</w:t>
      </w:r>
    </w:p>
    <w:p w:rsidR="00AE1230" w:rsidRPr="00BE17DB" w:rsidRDefault="00AE1230" w:rsidP="00BE17DB">
      <w:pPr>
        <w:shd w:val="clear" w:color="auto" w:fill="5C9CCC"/>
        <w:spacing w:after="0" w:line="240" w:lineRule="auto"/>
        <w:rPr>
          <w:rFonts w:ascii="Arial" w:hAnsi="Arial" w:cs="Arial"/>
          <w:b/>
          <w:bCs/>
          <w:color w:val="FFFFFF"/>
          <w:sz w:val="18"/>
          <w:szCs w:val="18"/>
        </w:rPr>
      </w:pPr>
      <w:r w:rsidRPr="00BE17DB">
        <w:rPr>
          <w:rFonts w:ascii="Arial" w:hAnsi="Arial" w:cs="Arial"/>
          <w:b/>
          <w:bCs/>
          <w:color w:val="FFFFFF"/>
          <w:sz w:val="18"/>
        </w:rPr>
        <w:t>5 </w:t>
      </w:r>
      <w:r w:rsidRPr="00BE17DB">
        <w:rPr>
          <w:rFonts w:ascii="Arial" w:hAnsi="Arial" w:cs="Arial"/>
          <w:b/>
          <w:bCs/>
          <w:color w:val="FFFFFF"/>
          <w:sz w:val="18"/>
          <w:szCs w:val="18"/>
        </w:rPr>
        <w:t>comentarii</w:t>
      </w:r>
    </w:p>
    <w:p w:rsidR="00AE1230" w:rsidRPr="00BE17DB" w:rsidRDefault="00AE1230" w:rsidP="00BE17DB">
      <w:pPr>
        <w:shd w:val="clear" w:color="auto" w:fill="FCFDFD"/>
        <w:spacing w:after="0" w:line="240" w:lineRule="auto"/>
        <w:rPr>
          <w:rFonts w:ascii="Arial" w:hAnsi="Arial" w:cs="Arial"/>
          <w:color w:val="222222"/>
          <w:sz w:val="18"/>
          <w:szCs w:val="18"/>
        </w:rPr>
      </w:pPr>
      <w:r w:rsidRPr="00BE17DB">
        <w:rPr>
          <w:rFonts w:ascii="Arial" w:hAnsi="Arial" w:cs="Arial"/>
          <w:color w:val="222222"/>
          <w:sz w:val="18"/>
          <w:szCs w:val="18"/>
        </w:rPr>
        <w:t>Categoria:</w:t>
      </w:r>
      <w:r w:rsidRPr="00BE17DB">
        <w:rPr>
          <w:rFonts w:ascii="Arial" w:hAnsi="Arial" w:cs="Arial"/>
          <w:color w:val="222222"/>
          <w:sz w:val="18"/>
        </w:rPr>
        <w:t> </w:t>
      </w:r>
      <w:r w:rsidRPr="00BE17DB">
        <w:rPr>
          <w:rFonts w:ascii="Arial" w:hAnsi="Arial" w:cs="Arial"/>
          <w:b/>
          <w:bCs/>
          <w:color w:val="222222"/>
          <w:sz w:val="18"/>
        </w:rPr>
        <w:t>B, B1, Tr</w:t>
      </w:r>
      <w:r w:rsidRPr="00BE17DB">
        <w:rPr>
          <w:rFonts w:ascii="Arial" w:hAnsi="Arial" w:cs="Arial"/>
          <w:color w:val="222222"/>
          <w:sz w:val="18"/>
        </w:rPr>
        <w:t> </w:t>
      </w:r>
      <w:r w:rsidRPr="00BE17DB">
        <w:rPr>
          <w:rFonts w:ascii="Arial" w:hAnsi="Arial" w:cs="Arial"/>
          <w:color w:val="222222"/>
          <w:sz w:val="18"/>
          <w:szCs w:val="18"/>
        </w:rPr>
        <w:t>| Grad dificultate: 33% | Tags:</w:t>
      </w:r>
      <w:r w:rsidRPr="00BE17DB">
        <w:rPr>
          <w:rFonts w:ascii="Arial" w:hAnsi="Arial" w:cs="Arial"/>
          <w:color w:val="222222"/>
          <w:sz w:val="18"/>
        </w:rPr>
        <w:t> </w:t>
      </w:r>
      <w:hyperlink r:id="rId398" w:history="1">
        <w:r w:rsidRPr="00BE17DB">
          <w:rPr>
            <w:rFonts w:ascii="Arial" w:hAnsi="Arial" w:cs="Arial"/>
            <w:b/>
            <w:bCs/>
            <w:color w:val="000000"/>
            <w:sz w:val="18"/>
          </w:rPr>
          <w:t>drpciv</w:t>
        </w:r>
      </w:hyperlink>
      <w:r w:rsidRPr="00BE17DB">
        <w:rPr>
          <w:rFonts w:ascii="Arial" w:hAnsi="Arial" w:cs="Arial"/>
          <w:color w:val="222222"/>
          <w:sz w:val="18"/>
        </w:rPr>
        <w:t> </w:t>
      </w:r>
      <w:r w:rsidRPr="00BE17DB">
        <w:rPr>
          <w:rFonts w:ascii="Arial" w:hAnsi="Arial" w:cs="Arial"/>
          <w:color w:val="222222"/>
          <w:sz w:val="18"/>
          <w:szCs w:val="18"/>
        </w:rPr>
        <w:t> </w:t>
      </w:r>
      <w:r w:rsidRPr="00BE17DB">
        <w:rPr>
          <w:rFonts w:ascii="Arial" w:hAnsi="Arial" w:cs="Arial"/>
          <w:color w:val="222222"/>
          <w:sz w:val="18"/>
        </w:rPr>
        <w:t> </w:t>
      </w:r>
      <w:hyperlink r:id="rId399" w:history="1">
        <w:r w:rsidRPr="00BE17DB">
          <w:rPr>
            <w:rFonts w:ascii="Arial" w:hAnsi="Arial" w:cs="Arial"/>
            <w:b/>
            <w:bCs/>
            <w:color w:val="000000"/>
            <w:sz w:val="18"/>
          </w:rPr>
          <w:t>examen permis</w:t>
        </w:r>
      </w:hyperlink>
      <w:r w:rsidRPr="00BE17DB">
        <w:rPr>
          <w:rFonts w:ascii="Arial" w:hAnsi="Arial" w:cs="Arial"/>
          <w:color w:val="222222"/>
          <w:sz w:val="18"/>
        </w:rPr>
        <w:t> </w:t>
      </w:r>
      <w:r w:rsidRPr="00BE17DB">
        <w:rPr>
          <w:rFonts w:ascii="Arial" w:hAnsi="Arial" w:cs="Arial"/>
          <w:color w:val="222222"/>
          <w:sz w:val="18"/>
          <w:szCs w:val="18"/>
        </w:rPr>
        <w:t> </w:t>
      </w:r>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400" w:history="1">
        <w:r w:rsidRPr="00BE17DB">
          <w:rPr>
            <w:rFonts w:ascii="Tahoma" w:hAnsi="Tahoma" w:cs="Tahoma"/>
            <w:b/>
            <w:bCs/>
            <w:color w:val="000000"/>
            <w:sz w:val="21"/>
          </w:rPr>
          <w:t>123. Balansarea, în plan vertical, a braţului drept al unui biciclist semnifică:</w:t>
        </w:r>
      </w:hyperlink>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intenţia de a schimba direcţia de mers la dreapta;</w:t>
      </w:r>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intenţia de a opri;</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intenţia de a se angaja în depăşire.</w:t>
      </w:r>
    </w:p>
    <w:p w:rsidR="00AE1230" w:rsidRPr="00BE17DB" w:rsidRDefault="00AE1230" w:rsidP="00BE17DB">
      <w:pPr>
        <w:shd w:val="clear" w:color="auto" w:fill="5C9CCC"/>
        <w:spacing w:after="0" w:line="240" w:lineRule="auto"/>
        <w:rPr>
          <w:rFonts w:ascii="Arial" w:hAnsi="Arial" w:cs="Arial"/>
          <w:b/>
          <w:bCs/>
          <w:color w:val="FFFFFF"/>
          <w:sz w:val="18"/>
          <w:szCs w:val="18"/>
        </w:rPr>
      </w:pPr>
      <w:r w:rsidRPr="00BE17DB">
        <w:rPr>
          <w:rFonts w:ascii="Arial" w:hAnsi="Arial" w:cs="Arial"/>
          <w:b/>
          <w:bCs/>
          <w:color w:val="FFFFFF"/>
          <w:sz w:val="18"/>
        </w:rPr>
        <w:t>10 </w:t>
      </w:r>
      <w:r w:rsidRPr="00BE17DB">
        <w:rPr>
          <w:rFonts w:ascii="Arial" w:hAnsi="Arial" w:cs="Arial"/>
          <w:b/>
          <w:bCs/>
          <w:color w:val="FFFFFF"/>
          <w:sz w:val="18"/>
          <w:szCs w:val="18"/>
        </w:rPr>
        <w:t>comentarii</w:t>
      </w:r>
    </w:p>
    <w:p w:rsidR="00AE1230" w:rsidRPr="00BE17DB" w:rsidRDefault="00AE1230" w:rsidP="00BE17DB">
      <w:pPr>
        <w:shd w:val="clear" w:color="auto" w:fill="FCFDFD"/>
        <w:spacing w:after="0" w:line="240" w:lineRule="auto"/>
        <w:rPr>
          <w:rFonts w:ascii="Arial" w:hAnsi="Arial" w:cs="Arial"/>
          <w:color w:val="222222"/>
          <w:sz w:val="18"/>
          <w:szCs w:val="18"/>
        </w:rPr>
      </w:pPr>
      <w:r w:rsidRPr="00BE17DB">
        <w:rPr>
          <w:rFonts w:ascii="Arial" w:hAnsi="Arial" w:cs="Arial"/>
          <w:color w:val="222222"/>
          <w:sz w:val="18"/>
          <w:szCs w:val="18"/>
        </w:rPr>
        <w:t>Categoria:</w:t>
      </w:r>
      <w:r w:rsidRPr="00BE17DB">
        <w:rPr>
          <w:rFonts w:ascii="Arial" w:hAnsi="Arial" w:cs="Arial"/>
          <w:color w:val="222222"/>
          <w:sz w:val="18"/>
        </w:rPr>
        <w:t> </w:t>
      </w:r>
      <w:r w:rsidRPr="00BE17DB">
        <w:rPr>
          <w:rFonts w:ascii="Arial" w:hAnsi="Arial" w:cs="Arial"/>
          <w:b/>
          <w:bCs/>
          <w:color w:val="222222"/>
          <w:sz w:val="18"/>
        </w:rPr>
        <w:t>B, B1, Tr</w:t>
      </w:r>
      <w:r w:rsidRPr="00BE17DB">
        <w:rPr>
          <w:rFonts w:ascii="Arial" w:hAnsi="Arial" w:cs="Arial"/>
          <w:color w:val="222222"/>
          <w:sz w:val="18"/>
        </w:rPr>
        <w:t> </w:t>
      </w:r>
      <w:r w:rsidRPr="00BE17DB">
        <w:rPr>
          <w:rFonts w:ascii="Arial" w:hAnsi="Arial" w:cs="Arial"/>
          <w:color w:val="222222"/>
          <w:sz w:val="18"/>
          <w:szCs w:val="18"/>
        </w:rPr>
        <w:t>| Grad dificultate: 33% | Tags:</w:t>
      </w:r>
      <w:r w:rsidRPr="00BE17DB">
        <w:rPr>
          <w:rFonts w:ascii="Arial" w:hAnsi="Arial" w:cs="Arial"/>
          <w:color w:val="222222"/>
          <w:sz w:val="18"/>
        </w:rPr>
        <w:t> </w:t>
      </w:r>
      <w:hyperlink r:id="rId401" w:history="1">
        <w:r w:rsidRPr="00BE17DB">
          <w:rPr>
            <w:rFonts w:ascii="Arial" w:hAnsi="Arial" w:cs="Arial"/>
            <w:color w:val="000000"/>
            <w:sz w:val="18"/>
          </w:rPr>
          <w:t>chestionare auto</w:t>
        </w:r>
      </w:hyperlink>
      <w:r w:rsidRPr="00BE17DB">
        <w:rPr>
          <w:rFonts w:ascii="Arial" w:hAnsi="Arial" w:cs="Arial"/>
          <w:color w:val="222222"/>
          <w:sz w:val="18"/>
        </w:rPr>
        <w:t> </w:t>
      </w:r>
      <w:r w:rsidRPr="00BE17DB">
        <w:rPr>
          <w:rFonts w:ascii="Arial" w:hAnsi="Arial" w:cs="Arial"/>
          <w:color w:val="222222"/>
          <w:sz w:val="18"/>
          <w:szCs w:val="18"/>
        </w:rPr>
        <w:t> </w:t>
      </w:r>
      <w:r w:rsidRPr="00BE17DB">
        <w:rPr>
          <w:rFonts w:ascii="Arial" w:hAnsi="Arial" w:cs="Arial"/>
          <w:color w:val="222222"/>
          <w:sz w:val="18"/>
        </w:rPr>
        <w:t> </w:t>
      </w:r>
      <w:hyperlink r:id="rId402" w:history="1">
        <w:r w:rsidRPr="00BE17DB">
          <w:rPr>
            <w:rFonts w:ascii="Arial" w:hAnsi="Arial" w:cs="Arial"/>
            <w:b/>
            <w:bCs/>
            <w:color w:val="000000"/>
            <w:sz w:val="18"/>
          </w:rPr>
          <w:t>chestionare auto B1</w:t>
        </w:r>
      </w:hyperlink>
      <w:r w:rsidRPr="00BE17DB">
        <w:rPr>
          <w:rFonts w:ascii="Arial" w:hAnsi="Arial" w:cs="Arial"/>
          <w:color w:val="222222"/>
          <w:sz w:val="18"/>
        </w:rPr>
        <w:t> </w:t>
      </w:r>
      <w:r w:rsidRPr="00BE17DB">
        <w:rPr>
          <w:rFonts w:ascii="Arial" w:hAnsi="Arial" w:cs="Arial"/>
          <w:color w:val="222222"/>
          <w:sz w:val="18"/>
          <w:szCs w:val="18"/>
        </w:rPr>
        <w:t> </w:t>
      </w:r>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403" w:history="1">
        <w:r w:rsidRPr="00BE17DB">
          <w:rPr>
            <w:rFonts w:ascii="Tahoma" w:hAnsi="Tahoma" w:cs="Tahoma"/>
            <w:b/>
            <w:bCs/>
            <w:color w:val="000000"/>
            <w:sz w:val="21"/>
          </w:rPr>
          <w:t>878. La trecerile pentru pietoni nesemaforizate, semnalizate corespunzător, când drumul are cel mult o bandă pe sens, iar pietonii aflaţi pe trotuar, în imediata apropiere a părţii carosabile, intenţionează să se angajeze în traversare, trebuie:</w:t>
        </w:r>
      </w:hyperlink>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să circulaţi cu o viteză care să nu depăşească 30 km/h în localităţi sau 50 km/h în afara acestora;</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să reduceţi brusc viteza şi să acordaţi prioritate de trecere pietonilor care au acest drept;</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nu aveţi nicio obligaţie legală şi nici vreo răspundere în cazul unui eventual accident.</w:t>
      </w:r>
    </w:p>
    <w:p w:rsidR="00AE1230" w:rsidRPr="00BE17DB" w:rsidRDefault="00AE1230" w:rsidP="00BE17DB">
      <w:pPr>
        <w:shd w:val="clear" w:color="auto" w:fill="5C9CCC"/>
        <w:spacing w:after="0" w:line="240" w:lineRule="auto"/>
        <w:rPr>
          <w:rFonts w:ascii="Arial" w:hAnsi="Arial" w:cs="Arial"/>
          <w:b/>
          <w:bCs/>
          <w:color w:val="FFFFFF"/>
          <w:sz w:val="18"/>
          <w:szCs w:val="18"/>
        </w:rPr>
      </w:pPr>
      <w:r w:rsidRPr="00BE17DB">
        <w:rPr>
          <w:rFonts w:ascii="Arial" w:hAnsi="Arial" w:cs="Arial"/>
          <w:b/>
          <w:bCs/>
          <w:color w:val="FFFFFF"/>
          <w:sz w:val="18"/>
        </w:rPr>
        <w:t>19 </w:t>
      </w:r>
      <w:r w:rsidRPr="00BE17DB">
        <w:rPr>
          <w:rFonts w:ascii="Arial" w:hAnsi="Arial" w:cs="Arial"/>
          <w:b/>
          <w:bCs/>
          <w:color w:val="FFFFFF"/>
          <w:sz w:val="18"/>
          <w:szCs w:val="18"/>
        </w:rPr>
        <w:t>comentarii</w:t>
      </w:r>
    </w:p>
    <w:p w:rsidR="00AE1230" w:rsidRPr="00BE17DB" w:rsidRDefault="00AE1230" w:rsidP="00BE17DB">
      <w:pPr>
        <w:shd w:val="clear" w:color="auto" w:fill="FCFDFD"/>
        <w:spacing w:after="0" w:line="240" w:lineRule="auto"/>
        <w:rPr>
          <w:rFonts w:ascii="Arial" w:hAnsi="Arial" w:cs="Arial"/>
          <w:color w:val="222222"/>
          <w:sz w:val="18"/>
          <w:szCs w:val="18"/>
        </w:rPr>
      </w:pPr>
      <w:r w:rsidRPr="00BE17DB">
        <w:rPr>
          <w:rFonts w:ascii="Arial" w:hAnsi="Arial" w:cs="Arial"/>
          <w:color w:val="222222"/>
          <w:sz w:val="18"/>
          <w:szCs w:val="18"/>
        </w:rPr>
        <w:t>Categoria:</w:t>
      </w:r>
      <w:r w:rsidRPr="00BE17DB">
        <w:rPr>
          <w:rFonts w:ascii="Arial" w:hAnsi="Arial" w:cs="Arial"/>
          <w:color w:val="222222"/>
          <w:sz w:val="18"/>
        </w:rPr>
        <w:t> </w:t>
      </w:r>
      <w:r w:rsidRPr="00BE17DB">
        <w:rPr>
          <w:rFonts w:ascii="Arial" w:hAnsi="Arial" w:cs="Arial"/>
          <w:b/>
          <w:bCs/>
          <w:color w:val="222222"/>
          <w:sz w:val="18"/>
        </w:rPr>
        <w:t>B, B1, Tr</w:t>
      </w:r>
      <w:r w:rsidRPr="00BE17DB">
        <w:rPr>
          <w:rFonts w:ascii="Arial" w:hAnsi="Arial" w:cs="Arial"/>
          <w:color w:val="222222"/>
          <w:sz w:val="18"/>
        </w:rPr>
        <w:t> </w:t>
      </w:r>
      <w:r w:rsidRPr="00BE17DB">
        <w:rPr>
          <w:rFonts w:ascii="Arial" w:hAnsi="Arial" w:cs="Arial"/>
          <w:color w:val="222222"/>
          <w:sz w:val="18"/>
          <w:szCs w:val="18"/>
        </w:rPr>
        <w:t>| Grad dificultate: 32% | Tags:</w:t>
      </w:r>
      <w:r w:rsidRPr="00BE17DB">
        <w:rPr>
          <w:rFonts w:ascii="Arial" w:hAnsi="Arial" w:cs="Arial"/>
          <w:color w:val="222222"/>
          <w:sz w:val="18"/>
        </w:rPr>
        <w:t> </w:t>
      </w:r>
      <w:hyperlink r:id="rId404" w:history="1">
        <w:r w:rsidRPr="00BE17DB">
          <w:rPr>
            <w:rFonts w:ascii="Arial" w:hAnsi="Arial" w:cs="Arial"/>
            <w:b/>
            <w:bCs/>
            <w:color w:val="000000"/>
            <w:sz w:val="18"/>
          </w:rPr>
          <w:t>permis categoria B</w:t>
        </w:r>
      </w:hyperlink>
      <w:r w:rsidRPr="00BE17DB">
        <w:rPr>
          <w:rFonts w:ascii="Arial" w:hAnsi="Arial" w:cs="Arial"/>
          <w:color w:val="222222"/>
          <w:sz w:val="18"/>
        </w:rPr>
        <w:t> </w:t>
      </w:r>
      <w:r w:rsidRPr="00BE17DB">
        <w:rPr>
          <w:rFonts w:ascii="Arial" w:hAnsi="Arial" w:cs="Arial"/>
          <w:color w:val="222222"/>
          <w:sz w:val="18"/>
          <w:szCs w:val="18"/>
        </w:rPr>
        <w:t> </w:t>
      </w:r>
      <w:r w:rsidRPr="00BE17DB">
        <w:rPr>
          <w:rFonts w:ascii="Arial" w:hAnsi="Arial" w:cs="Arial"/>
          <w:color w:val="222222"/>
          <w:sz w:val="18"/>
        </w:rPr>
        <w:t> </w:t>
      </w:r>
      <w:hyperlink r:id="rId405" w:history="1">
        <w:r w:rsidRPr="00BE17DB">
          <w:rPr>
            <w:rFonts w:ascii="Arial" w:hAnsi="Arial" w:cs="Arial"/>
            <w:color w:val="000000"/>
            <w:sz w:val="18"/>
          </w:rPr>
          <w:t>examen permis auto</w:t>
        </w:r>
      </w:hyperlink>
      <w:r w:rsidRPr="00BE17DB">
        <w:rPr>
          <w:rFonts w:ascii="Arial" w:hAnsi="Arial" w:cs="Arial"/>
          <w:color w:val="222222"/>
          <w:sz w:val="18"/>
        </w:rPr>
        <w:t> </w:t>
      </w:r>
      <w:r w:rsidRPr="00BE17DB">
        <w:rPr>
          <w:rFonts w:ascii="Arial" w:hAnsi="Arial" w:cs="Arial"/>
          <w:color w:val="222222"/>
          <w:sz w:val="18"/>
          <w:szCs w:val="18"/>
        </w:rPr>
        <w:t> </w:t>
      </w:r>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406" w:history="1">
        <w:r w:rsidRPr="00BE17DB">
          <w:rPr>
            <w:rFonts w:ascii="Tahoma" w:hAnsi="Tahoma" w:cs="Tahoma"/>
            <w:b/>
            <w:bCs/>
            <w:color w:val="000000"/>
            <w:sz w:val="21"/>
          </w:rPr>
          <w:t>324. Căile respiratorii pot fi deblocate:</w:t>
        </w:r>
      </w:hyperlink>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numai în unităţi medicale, folosindu-se instrumente speciale;</w:t>
      </w:r>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la locul accidentului, prin intervenţii specifice;</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indiferent unde, dacă victima suportă această intervenţie.</w:t>
      </w:r>
    </w:p>
    <w:p w:rsidR="00AE1230" w:rsidRPr="00BE17DB" w:rsidRDefault="00AE1230" w:rsidP="00BE17DB">
      <w:pPr>
        <w:shd w:val="clear" w:color="auto" w:fill="5C9CCC"/>
        <w:spacing w:after="0" w:line="240" w:lineRule="auto"/>
        <w:rPr>
          <w:rFonts w:ascii="Arial" w:hAnsi="Arial" w:cs="Arial"/>
          <w:b/>
          <w:bCs/>
          <w:color w:val="FFFFFF"/>
          <w:sz w:val="18"/>
          <w:szCs w:val="18"/>
        </w:rPr>
      </w:pPr>
      <w:r w:rsidRPr="00BE17DB">
        <w:rPr>
          <w:rFonts w:ascii="Arial" w:hAnsi="Arial" w:cs="Arial"/>
          <w:b/>
          <w:bCs/>
          <w:color w:val="FFFFFF"/>
          <w:sz w:val="18"/>
        </w:rPr>
        <w:t>1 </w:t>
      </w:r>
      <w:r w:rsidRPr="00BE17DB">
        <w:rPr>
          <w:rFonts w:ascii="Arial" w:hAnsi="Arial" w:cs="Arial"/>
          <w:b/>
          <w:bCs/>
          <w:color w:val="FFFFFF"/>
          <w:sz w:val="18"/>
          <w:szCs w:val="18"/>
        </w:rPr>
        <w:t>comentarii</w:t>
      </w:r>
    </w:p>
    <w:p w:rsidR="00AE1230" w:rsidRPr="00BE17DB" w:rsidRDefault="00AE1230" w:rsidP="00BE17DB">
      <w:pPr>
        <w:shd w:val="clear" w:color="auto" w:fill="FCFDFD"/>
        <w:spacing w:after="0" w:line="240" w:lineRule="auto"/>
        <w:rPr>
          <w:rFonts w:ascii="Arial" w:hAnsi="Arial" w:cs="Arial"/>
          <w:color w:val="222222"/>
          <w:sz w:val="18"/>
          <w:szCs w:val="18"/>
        </w:rPr>
      </w:pPr>
      <w:r w:rsidRPr="00BE17DB">
        <w:rPr>
          <w:rFonts w:ascii="Arial" w:hAnsi="Arial" w:cs="Arial"/>
          <w:color w:val="222222"/>
          <w:sz w:val="18"/>
          <w:szCs w:val="18"/>
        </w:rPr>
        <w:t>Categoria:</w:t>
      </w:r>
      <w:r w:rsidRPr="00BE17DB">
        <w:rPr>
          <w:rFonts w:ascii="Arial" w:hAnsi="Arial" w:cs="Arial"/>
          <w:color w:val="222222"/>
          <w:sz w:val="18"/>
        </w:rPr>
        <w:t> </w:t>
      </w:r>
      <w:r w:rsidRPr="00BE17DB">
        <w:rPr>
          <w:rFonts w:ascii="Arial" w:hAnsi="Arial" w:cs="Arial"/>
          <w:b/>
          <w:bCs/>
          <w:color w:val="222222"/>
          <w:sz w:val="18"/>
        </w:rPr>
        <w:t>B, B1, Tr</w:t>
      </w:r>
      <w:r w:rsidRPr="00BE17DB">
        <w:rPr>
          <w:rFonts w:ascii="Arial" w:hAnsi="Arial" w:cs="Arial"/>
          <w:color w:val="222222"/>
          <w:sz w:val="18"/>
        </w:rPr>
        <w:t> </w:t>
      </w:r>
      <w:r w:rsidRPr="00BE17DB">
        <w:rPr>
          <w:rFonts w:ascii="Arial" w:hAnsi="Arial" w:cs="Arial"/>
          <w:color w:val="222222"/>
          <w:sz w:val="18"/>
          <w:szCs w:val="18"/>
        </w:rPr>
        <w:t>| Grad dificultate: 32% | Tags:</w:t>
      </w:r>
      <w:r w:rsidRPr="00BE17DB">
        <w:rPr>
          <w:rFonts w:ascii="Arial" w:hAnsi="Arial" w:cs="Arial"/>
          <w:color w:val="222222"/>
          <w:sz w:val="18"/>
        </w:rPr>
        <w:t> </w:t>
      </w:r>
      <w:hyperlink r:id="rId407" w:history="1">
        <w:r w:rsidRPr="00BE17DB">
          <w:rPr>
            <w:rFonts w:ascii="Arial" w:hAnsi="Arial" w:cs="Arial"/>
            <w:b/>
            <w:bCs/>
            <w:color w:val="000000"/>
            <w:sz w:val="18"/>
          </w:rPr>
          <w:t>intrebari drpciv</w:t>
        </w:r>
      </w:hyperlink>
      <w:r w:rsidRPr="00BE17DB">
        <w:rPr>
          <w:rFonts w:ascii="Arial" w:hAnsi="Arial" w:cs="Arial"/>
          <w:color w:val="222222"/>
          <w:sz w:val="18"/>
        </w:rPr>
        <w:t> </w:t>
      </w:r>
      <w:r w:rsidRPr="00BE17DB">
        <w:rPr>
          <w:rFonts w:ascii="Arial" w:hAnsi="Arial" w:cs="Arial"/>
          <w:color w:val="222222"/>
          <w:sz w:val="18"/>
          <w:szCs w:val="18"/>
        </w:rPr>
        <w:t> </w:t>
      </w:r>
      <w:r w:rsidRPr="00BE17DB">
        <w:rPr>
          <w:rFonts w:ascii="Arial" w:hAnsi="Arial" w:cs="Arial"/>
          <w:color w:val="222222"/>
          <w:sz w:val="18"/>
        </w:rPr>
        <w:t> </w:t>
      </w:r>
      <w:hyperlink r:id="rId408" w:history="1">
        <w:r w:rsidRPr="00BE17DB">
          <w:rPr>
            <w:rFonts w:ascii="Arial" w:hAnsi="Arial" w:cs="Arial"/>
            <w:color w:val="000000"/>
            <w:sz w:val="18"/>
          </w:rPr>
          <w:t>examen permis</w:t>
        </w:r>
      </w:hyperlink>
      <w:r w:rsidRPr="00BE17DB">
        <w:rPr>
          <w:rFonts w:ascii="Arial" w:hAnsi="Arial" w:cs="Arial"/>
          <w:color w:val="222222"/>
          <w:sz w:val="18"/>
        </w:rPr>
        <w:t> </w:t>
      </w:r>
      <w:r w:rsidRPr="00BE17DB">
        <w:rPr>
          <w:rFonts w:ascii="Arial" w:hAnsi="Arial" w:cs="Arial"/>
          <w:color w:val="222222"/>
          <w:sz w:val="18"/>
          <w:szCs w:val="18"/>
        </w:rPr>
        <w:t> </w:t>
      </w:r>
    </w:p>
    <w:p w:rsidR="00AE1230" w:rsidRPr="00BE17DB" w:rsidRDefault="00AE1230" w:rsidP="00BE17DB">
      <w:pPr>
        <w:shd w:val="clear" w:color="auto" w:fill="FCFDFD"/>
        <w:spacing w:after="0" w:line="240" w:lineRule="auto"/>
        <w:rPr>
          <w:rFonts w:ascii="Arial" w:hAnsi="Arial" w:cs="Arial"/>
          <w:color w:val="222222"/>
          <w:sz w:val="18"/>
          <w:szCs w:val="18"/>
        </w:rPr>
      </w:pPr>
      <w:hyperlink r:id="rId409" w:history="1">
        <w:r>
          <w:rPr>
            <w:noProof/>
          </w:rPr>
          <w:pict>
            <v:shape id="Picture 16" o:spid="_x0000_s1040" type="#_x0000_t75" alt="http://e-drpciv.ro/poze2/959.jpg" href="http://e-drpciv.ro/poze2/959.j" style="position:absolute;margin-left:65pt;margin-top:0;width:105pt;height:78.75pt;z-index:251672576;visibility:visible;mso-wrap-distance-left:0;mso-wrap-distance-right:0;mso-position-horizontal:right;mso-position-horizontal-relative:text;mso-position-vertical-relative:line" o:allowoverlap="f" o:button="t">
              <v:fill o:detectmouseclick="t"/>
              <v:imagedata r:id="rId410" o:title=""/>
              <w10:wrap type="square"/>
            </v:shape>
          </w:pict>
        </w:r>
      </w:hyperlink>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411" w:history="1">
        <w:r w:rsidRPr="00BE17DB">
          <w:rPr>
            <w:rFonts w:ascii="Tahoma" w:hAnsi="Tahoma" w:cs="Tahoma"/>
            <w:b/>
            <w:bCs/>
            <w:color w:val="000000"/>
            <w:sz w:val="21"/>
          </w:rPr>
          <w:t>959. Cum procedaţi dacă vă aflaţi la volanul autoturismului?</w:t>
        </w:r>
      </w:hyperlink>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acordaţi prioritate tramvaiului;</w:t>
      </w:r>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acordaţi prioritate autobuzului;</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acordaţi prioritate ambelor vehicule, fiind din serviciul de transport public de persoane.</w:t>
      </w:r>
    </w:p>
    <w:p w:rsidR="00AE1230" w:rsidRPr="00BE17DB" w:rsidRDefault="00AE1230" w:rsidP="00BE17DB">
      <w:pPr>
        <w:shd w:val="clear" w:color="auto" w:fill="5C9CCC"/>
        <w:spacing w:after="0" w:line="240" w:lineRule="auto"/>
        <w:rPr>
          <w:rFonts w:ascii="Arial" w:hAnsi="Arial" w:cs="Arial"/>
          <w:b/>
          <w:bCs/>
          <w:color w:val="FFFFFF"/>
          <w:sz w:val="18"/>
          <w:szCs w:val="18"/>
        </w:rPr>
      </w:pPr>
      <w:r w:rsidRPr="00BE17DB">
        <w:rPr>
          <w:rFonts w:ascii="Arial" w:hAnsi="Arial" w:cs="Arial"/>
          <w:b/>
          <w:bCs/>
          <w:color w:val="FFFFFF"/>
          <w:sz w:val="18"/>
        </w:rPr>
        <w:t>10 </w:t>
      </w:r>
      <w:r w:rsidRPr="00BE17DB">
        <w:rPr>
          <w:rFonts w:ascii="Arial" w:hAnsi="Arial" w:cs="Arial"/>
          <w:b/>
          <w:bCs/>
          <w:color w:val="FFFFFF"/>
          <w:sz w:val="18"/>
          <w:szCs w:val="18"/>
        </w:rPr>
        <w:t>comentarii</w:t>
      </w:r>
    </w:p>
    <w:p w:rsidR="00AE1230" w:rsidRPr="00BE17DB" w:rsidRDefault="00AE1230" w:rsidP="00BE17DB">
      <w:pPr>
        <w:shd w:val="clear" w:color="auto" w:fill="FCFDFD"/>
        <w:spacing w:after="0" w:line="240" w:lineRule="auto"/>
        <w:rPr>
          <w:rFonts w:ascii="Arial" w:hAnsi="Arial" w:cs="Arial"/>
          <w:color w:val="222222"/>
          <w:sz w:val="18"/>
          <w:szCs w:val="18"/>
        </w:rPr>
      </w:pPr>
      <w:r w:rsidRPr="00BE17DB">
        <w:rPr>
          <w:rFonts w:ascii="Arial" w:hAnsi="Arial" w:cs="Arial"/>
          <w:color w:val="222222"/>
          <w:sz w:val="18"/>
          <w:szCs w:val="18"/>
        </w:rPr>
        <w:t>Categoria:</w:t>
      </w:r>
      <w:r w:rsidRPr="00BE17DB">
        <w:rPr>
          <w:rFonts w:ascii="Arial" w:hAnsi="Arial" w:cs="Arial"/>
          <w:color w:val="222222"/>
          <w:sz w:val="18"/>
        </w:rPr>
        <w:t> </w:t>
      </w:r>
      <w:r w:rsidRPr="00BE17DB">
        <w:rPr>
          <w:rFonts w:ascii="Arial" w:hAnsi="Arial" w:cs="Arial"/>
          <w:b/>
          <w:bCs/>
          <w:color w:val="222222"/>
          <w:sz w:val="18"/>
        </w:rPr>
        <w:t>B, B1, Tr</w:t>
      </w:r>
      <w:r w:rsidRPr="00BE17DB">
        <w:rPr>
          <w:rFonts w:ascii="Arial" w:hAnsi="Arial" w:cs="Arial"/>
          <w:color w:val="222222"/>
          <w:sz w:val="18"/>
        </w:rPr>
        <w:t> </w:t>
      </w:r>
      <w:r w:rsidRPr="00BE17DB">
        <w:rPr>
          <w:rFonts w:ascii="Arial" w:hAnsi="Arial" w:cs="Arial"/>
          <w:color w:val="222222"/>
          <w:sz w:val="18"/>
          <w:szCs w:val="18"/>
        </w:rPr>
        <w:t>| Grad dificultate: 33% | Tags:</w:t>
      </w:r>
      <w:r w:rsidRPr="00BE17DB">
        <w:rPr>
          <w:rFonts w:ascii="Arial" w:hAnsi="Arial" w:cs="Arial"/>
          <w:color w:val="222222"/>
          <w:sz w:val="18"/>
        </w:rPr>
        <w:t> </w:t>
      </w:r>
      <w:hyperlink r:id="rId412" w:history="1">
        <w:r w:rsidRPr="00BE17DB">
          <w:rPr>
            <w:rFonts w:ascii="Arial" w:hAnsi="Arial" w:cs="Arial"/>
            <w:b/>
            <w:bCs/>
            <w:color w:val="000000"/>
            <w:sz w:val="18"/>
          </w:rPr>
          <w:t>permis auto cat b1</w:t>
        </w:r>
      </w:hyperlink>
      <w:r w:rsidRPr="00BE17DB">
        <w:rPr>
          <w:rFonts w:ascii="Arial" w:hAnsi="Arial" w:cs="Arial"/>
          <w:color w:val="222222"/>
          <w:sz w:val="18"/>
        </w:rPr>
        <w:t> </w:t>
      </w:r>
      <w:r w:rsidRPr="00BE17DB">
        <w:rPr>
          <w:rFonts w:ascii="Arial" w:hAnsi="Arial" w:cs="Arial"/>
          <w:color w:val="222222"/>
          <w:sz w:val="18"/>
          <w:szCs w:val="18"/>
        </w:rPr>
        <w:t> </w:t>
      </w:r>
      <w:r w:rsidRPr="00BE17DB">
        <w:rPr>
          <w:rFonts w:ascii="Arial" w:hAnsi="Arial" w:cs="Arial"/>
          <w:color w:val="222222"/>
          <w:sz w:val="18"/>
        </w:rPr>
        <w:t> </w:t>
      </w:r>
      <w:hyperlink r:id="rId413" w:history="1">
        <w:r w:rsidRPr="00BE17DB">
          <w:rPr>
            <w:rFonts w:ascii="Arial" w:hAnsi="Arial" w:cs="Arial"/>
            <w:color w:val="000000"/>
            <w:sz w:val="18"/>
          </w:rPr>
          <w:t>chestionare drpciv</w:t>
        </w:r>
      </w:hyperlink>
      <w:r w:rsidRPr="00BE17DB">
        <w:rPr>
          <w:rFonts w:ascii="Arial" w:hAnsi="Arial" w:cs="Arial"/>
          <w:color w:val="222222"/>
          <w:sz w:val="18"/>
        </w:rPr>
        <w:t> </w:t>
      </w:r>
      <w:r w:rsidRPr="00BE17DB">
        <w:rPr>
          <w:rFonts w:ascii="Arial" w:hAnsi="Arial" w:cs="Arial"/>
          <w:color w:val="222222"/>
          <w:sz w:val="18"/>
          <w:szCs w:val="18"/>
        </w:rPr>
        <w:t> </w:t>
      </w:r>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414" w:history="1">
        <w:r w:rsidRPr="00BE17DB">
          <w:rPr>
            <w:rFonts w:ascii="Tahoma" w:hAnsi="Tahoma" w:cs="Tahoma"/>
            <w:b/>
            <w:bCs/>
            <w:color w:val="000000"/>
            <w:sz w:val="21"/>
          </w:rPr>
          <w:t>846. Ce semnifică semnalul poliţistului aflat într-o intersecţie, cu braţul drept întins orizontal?</w:t>
        </w:r>
      </w:hyperlink>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oprire pentru vehiculele şi pietonii care vin din faţa acestuia;</w:t>
      </w:r>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oprire pentru vehiculele şi pietonii care vin din spatele acestuia;</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oprire pentru vehiculele şi pietonii care vin din faţa şi din spatele acestuia.</w:t>
      </w:r>
    </w:p>
    <w:p w:rsidR="00AE1230" w:rsidRPr="00BE17DB" w:rsidRDefault="00AE1230" w:rsidP="00BE17DB">
      <w:pPr>
        <w:shd w:val="clear" w:color="auto" w:fill="5C9CCC"/>
        <w:spacing w:after="0" w:line="240" w:lineRule="auto"/>
        <w:rPr>
          <w:rFonts w:ascii="Arial" w:hAnsi="Arial" w:cs="Arial"/>
          <w:b/>
          <w:bCs/>
          <w:color w:val="FFFFFF"/>
          <w:sz w:val="18"/>
          <w:szCs w:val="18"/>
        </w:rPr>
      </w:pPr>
      <w:r w:rsidRPr="00BE17DB">
        <w:rPr>
          <w:rFonts w:ascii="Arial" w:hAnsi="Arial" w:cs="Arial"/>
          <w:b/>
          <w:bCs/>
          <w:color w:val="FFFFFF"/>
          <w:sz w:val="18"/>
        </w:rPr>
        <w:t>11 </w:t>
      </w:r>
      <w:r w:rsidRPr="00BE17DB">
        <w:rPr>
          <w:rFonts w:ascii="Arial" w:hAnsi="Arial" w:cs="Arial"/>
          <w:b/>
          <w:bCs/>
          <w:color w:val="FFFFFF"/>
          <w:sz w:val="18"/>
          <w:szCs w:val="18"/>
        </w:rPr>
        <w:t>comentarii</w:t>
      </w:r>
    </w:p>
    <w:p w:rsidR="00AE1230" w:rsidRPr="00BE17DB" w:rsidRDefault="00AE1230" w:rsidP="00BE17DB">
      <w:pPr>
        <w:shd w:val="clear" w:color="auto" w:fill="FCFDFD"/>
        <w:spacing w:after="0" w:line="240" w:lineRule="auto"/>
        <w:rPr>
          <w:rFonts w:ascii="Arial" w:hAnsi="Arial" w:cs="Arial"/>
          <w:color w:val="222222"/>
          <w:sz w:val="18"/>
          <w:szCs w:val="18"/>
        </w:rPr>
      </w:pPr>
      <w:r w:rsidRPr="00BE17DB">
        <w:rPr>
          <w:rFonts w:ascii="Arial" w:hAnsi="Arial" w:cs="Arial"/>
          <w:color w:val="222222"/>
          <w:sz w:val="18"/>
          <w:szCs w:val="18"/>
        </w:rPr>
        <w:t>Categoria:</w:t>
      </w:r>
      <w:r w:rsidRPr="00BE17DB">
        <w:rPr>
          <w:rFonts w:ascii="Arial" w:hAnsi="Arial" w:cs="Arial"/>
          <w:color w:val="222222"/>
          <w:sz w:val="18"/>
        </w:rPr>
        <w:t> </w:t>
      </w:r>
      <w:r w:rsidRPr="00BE17DB">
        <w:rPr>
          <w:rFonts w:ascii="Arial" w:hAnsi="Arial" w:cs="Arial"/>
          <w:b/>
          <w:bCs/>
          <w:color w:val="222222"/>
          <w:sz w:val="18"/>
        </w:rPr>
        <w:t>B, B1, Tr</w:t>
      </w:r>
      <w:r w:rsidRPr="00BE17DB">
        <w:rPr>
          <w:rFonts w:ascii="Arial" w:hAnsi="Arial" w:cs="Arial"/>
          <w:color w:val="222222"/>
          <w:sz w:val="18"/>
        </w:rPr>
        <w:t> </w:t>
      </w:r>
      <w:r w:rsidRPr="00BE17DB">
        <w:rPr>
          <w:rFonts w:ascii="Arial" w:hAnsi="Arial" w:cs="Arial"/>
          <w:color w:val="222222"/>
          <w:sz w:val="18"/>
          <w:szCs w:val="18"/>
        </w:rPr>
        <w:t>| Grad dificultate: 33% | Tags:</w:t>
      </w:r>
      <w:r w:rsidRPr="00BE17DB">
        <w:rPr>
          <w:rFonts w:ascii="Arial" w:hAnsi="Arial" w:cs="Arial"/>
          <w:color w:val="222222"/>
          <w:sz w:val="18"/>
        </w:rPr>
        <w:t> </w:t>
      </w:r>
      <w:hyperlink r:id="rId415" w:history="1">
        <w:r w:rsidRPr="00BE17DB">
          <w:rPr>
            <w:rFonts w:ascii="Arial" w:hAnsi="Arial" w:cs="Arial"/>
            <w:b/>
            <w:bCs/>
            <w:color w:val="000000"/>
            <w:sz w:val="18"/>
          </w:rPr>
          <w:t>intrebari drpciv</w:t>
        </w:r>
      </w:hyperlink>
      <w:r w:rsidRPr="00BE17DB">
        <w:rPr>
          <w:rFonts w:ascii="Arial" w:hAnsi="Arial" w:cs="Arial"/>
          <w:color w:val="222222"/>
          <w:sz w:val="18"/>
        </w:rPr>
        <w:t> </w:t>
      </w:r>
      <w:r w:rsidRPr="00BE17DB">
        <w:rPr>
          <w:rFonts w:ascii="Arial" w:hAnsi="Arial" w:cs="Arial"/>
          <w:color w:val="222222"/>
          <w:sz w:val="18"/>
          <w:szCs w:val="18"/>
        </w:rPr>
        <w:t> </w:t>
      </w:r>
      <w:r w:rsidRPr="00BE17DB">
        <w:rPr>
          <w:rFonts w:ascii="Arial" w:hAnsi="Arial" w:cs="Arial"/>
          <w:color w:val="222222"/>
          <w:sz w:val="18"/>
        </w:rPr>
        <w:t> </w:t>
      </w:r>
      <w:hyperlink r:id="rId416" w:history="1">
        <w:r w:rsidRPr="00BE17DB">
          <w:rPr>
            <w:rFonts w:ascii="Arial" w:hAnsi="Arial" w:cs="Arial"/>
            <w:b/>
            <w:bCs/>
            <w:color w:val="000000"/>
            <w:sz w:val="18"/>
          </w:rPr>
          <w:t>examen permis auto</w:t>
        </w:r>
      </w:hyperlink>
      <w:r w:rsidRPr="00BE17DB">
        <w:rPr>
          <w:rFonts w:ascii="Arial" w:hAnsi="Arial" w:cs="Arial"/>
          <w:color w:val="222222"/>
          <w:sz w:val="18"/>
        </w:rPr>
        <w:t> </w:t>
      </w:r>
      <w:r w:rsidRPr="00BE17DB">
        <w:rPr>
          <w:rFonts w:ascii="Arial" w:hAnsi="Arial" w:cs="Arial"/>
          <w:color w:val="222222"/>
          <w:sz w:val="18"/>
          <w:szCs w:val="18"/>
        </w:rPr>
        <w:t> </w:t>
      </w:r>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417" w:history="1">
        <w:r w:rsidRPr="00BE17DB">
          <w:rPr>
            <w:rFonts w:ascii="Tahoma" w:hAnsi="Tahoma" w:cs="Tahoma"/>
            <w:b/>
            <w:bCs/>
            <w:color w:val="000000"/>
            <w:sz w:val="21"/>
          </w:rPr>
          <w:t>157. Depăşirea vehiculelor pe drumurile publice este interzisă:</w:t>
        </w:r>
      </w:hyperlink>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pe porţiunile de drum unde oprirea este interzisă;</w:t>
      </w:r>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în intersecţiile cu circulaţie nedirijată;</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pe drumurile publice cu o singură bandă pe sens.</w:t>
      </w:r>
    </w:p>
    <w:p w:rsidR="00AE1230" w:rsidRPr="00BE17DB" w:rsidRDefault="00AE1230" w:rsidP="00BE17DB">
      <w:pPr>
        <w:shd w:val="clear" w:color="auto" w:fill="5C9CCC"/>
        <w:spacing w:after="0" w:line="240" w:lineRule="auto"/>
        <w:rPr>
          <w:rFonts w:ascii="Arial" w:hAnsi="Arial" w:cs="Arial"/>
          <w:b/>
          <w:bCs/>
          <w:color w:val="FFFFFF"/>
          <w:sz w:val="18"/>
          <w:szCs w:val="18"/>
        </w:rPr>
      </w:pPr>
      <w:r w:rsidRPr="00BE17DB">
        <w:rPr>
          <w:rFonts w:ascii="Arial" w:hAnsi="Arial" w:cs="Arial"/>
          <w:b/>
          <w:bCs/>
          <w:color w:val="FFFFFF"/>
          <w:sz w:val="18"/>
        </w:rPr>
        <w:t>9 </w:t>
      </w:r>
      <w:r w:rsidRPr="00BE17DB">
        <w:rPr>
          <w:rFonts w:ascii="Arial" w:hAnsi="Arial" w:cs="Arial"/>
          <w:b/>
          <w:bCs/>
          <w:color w:val="FFFFFF"/>
          <w:sz w:val="18"/>
          <w:szCs w:val="18"/>
        </w:rPr>
        <w:t>comentarii</w:t>
      </w:r>
    </w:p>
    <w:p w:rsidR="00AE1230" w:rsidRPr="00BE17DB" w:rsidRDefault="00AE1230" w:rsidP="00BE17DB">
      <w:pPr>
        <w:shd w:val="clear" w:color="auto" w:fill="FCFDFD"/>
        <w:spacing w:after="0" w:line="240" w:lineRule="auto"/>
        <w:rPr>
          <w:rFonts w:ascii="Arial" w:hAnsi="Arial" w:cs="Arial"/>
          <w:color w:val="222222"/>
          <w:sz w:val="18"/>
          <w:szCs w:val="18"/>
        </w:rPr>
      </w:pPr>
      <w:r w:rsidRPr="00BE17DB">
        <w:rPr>
          <w:rFonts w:ascii="Arial" w:hAnsi="Arial" w:cs="Arial"/>
          <w:color w:val="222222"/>
          <w:sz w:val="18"/>
          <w:szCs w:val="18"/>
        </w:rPr>
        <w:t>Categoria:</w:t>
      </w:r>
      <w:r w:rsidRPr="00BE17DB">
        <w:rPr>
          <w:rFonts w:ascii="Arial" w:hAnsi="Arial" w:cs="Arial"/>
          <w:color w:val="222222"/>
          <w:sz w:val="18"/>
        </w:rPr>
        <w:t> </w:t>
      </w:r>
      <w:r w:rsidRPr="00BE17DB">
        <w:rPr>
          <w:rFonts w:ascii="Arial" w:hAnsi="Arial" w:cs="Arial"/>
          <w:b/>
          <w:bCs/>
          <w:color w:val="222222"/>
          <w:sz w:val="18"/>
        </w:rPr>
        <w:t>B, B1, Tr</w:t>
      </w:r>
      <w:r w:rsidRPr="00BE17DB">
        <w:rPr>
          <w:rFonts w:ascii="Arial" w:hAnsi="Arial" w:cs="Arial"/>
          <w:color w:val="222222"/>
          <w:sz w:val="18"/>
        </w:rPr>
        <w:t> </w:t>
      </w:r>
      <w:r w:rsidRPr="00BE17DB">
        <w:rPr>
          <w:rFonts w:ascii="Arial" w:hAnsi="Arial" w:cs="Arial"/>
          <w:color w:val="222222"/>
          <w:sz w:val="18"/>
          <w:szCs w:val="18"/>
        </w:rPr>
        <w:t>| Grad dificultate: 32% | Tags:</w:t>
      </w:r>
      <w:r w:rsidRPr="00BE17DB">
        <w:rPr>
          <w:rFonts w:ascii="Arial" w:hAnsi="Arial" w:cs="Arial"/>
          <w:color w:val="222222"/>
          <w:sz w:val="18"/>
        </w:rPr>
        <w:t> </w:t>
      </w:r>
      <w:hyperlink r:id="rId418" w:history="1">
        <w:r w:rsidRPr="00BE17DB">
          <w:rPr>
            <w:rFonts w:ascii="Arial" w:hAnsi="Arial" w:cs="Arial"/>
            <w:b/>
            <w:bCs/>
            <w:color w:val="000000"/>
            <w:sz w:val="18"/>
          </w:rPr>
          <w:t>drpciv chestionare</w:t>
        </w:r>
      </w:hyperlink>
      <w:r w:rsidRPr="00BE17DB">
        <w:rPr>
          <w:rFonts w:ascii="Arial" w:hAnsi="Arial" w:cs="Arial"/>
          <w:color w:val="222222"/>
          <w:sz w:val="18"/>
        </w:rPr>
        <w:t> </w:t>
      </w:r>
      <w:r w:rsidRPr="00BE17DB">
        <w:rPr>
          <w:rFonts w:ascii="Arial" w:hAnsi="Arial" w:cs="Arial"/>
          <w:color w:val="222222"/>
          <w:sz w:val="18"/>
          <w:szCs w:val="18"/>
        </w:rPr>
        <w:t> </w:t>
      </w:r>
      <w:r w:rsidRPr="00BE17DB">
        <w:rPr>
          <w:rFonts w:ascii="Arial" w:hAnsi="Arial" w:cs="Arial"/>
          <w:color w:val="222222"/>
          <w:sz w:val="18"/>
        </w:rPr>
        <w:t> </w:t>
      </w:r>
      <w:hyperlink r:id="rId419" w:history="1">
        <w:r w:rsidRPr="00BE17DB">
          <w:rPr>
            <w:rFonts w:ascii="Arial" w:hAnsi="Arial" w:cs="Arial"/>
            <w:color w:val="000000"/>
            <w:sz w:val="18"/>
          </w:rPr>
          <w:t>examen permis</w:t>
        </w:r>
      </w:hyperlink>
      <w:r w:rsidRPr="00BE17DB">
        <w:rPr>
          <w:rFonts w:ascii="Arial" w:hAnsi="Arial" w:cs="Arial"/>
          <w:color w:val="222222"/>
          <w:sz w:val="18"/>
        </w:rPr>
        <w:t> </w:t>
      </w:r>
      <w:r w:rsidRPr="00BE17DB">
        <w:rPr>
          <w:rFonts w:ascii="Arial" w:hAnsi="Arial" w:cs="Arial"/>
          <w:color w:val="222222"/>
          <w:sz w:val="18"/>
          <w:szCs w:val="18"/>
        </w:rPr>
        <w:t> </w:t>
      </w:r>
    </w:p>
    <w:p w:rsidR="00AE1230" w:rsidRPr="00BE17DB" w:rsidRDefault="00AE1230" w:rsidP="00BE17DB">
      <w:pPr>
        <w:shd w:val="clear" w:color="auto" w:fill="FCFDFD"/>
        <w:spacing w:after="0" w:line="240" w:lineRule="auto"/>
        <w:rPr>
          <w:rFonts w:ascii="Arial" w:hAnsi="Arial" w:cs="Arial"/>
          <w:color w:val="222222"/>
          <w:sz w:val="18"/>
          <w:szCs w:val="18"/>
        </w:rPr>
      </w:pPr>
      <w:hyperlink r:id="rId420" w:history="1">
        <w:r>
          <w:rPr>
            <w:noProof/>
          </w:rPr>
          <w:pict>
            <v:shape id="Picture 17" o:spid="_x0000_s1041" type="#_x0000_t75" alt="http://e-drpciv.ro/poze2/996.jpg" href="http://e-drpciv.ro/poze2/996.j" style="position:absolute;margin-left:65pt;margin-top:0;width:105pt;height:78.75pt;z-index:251673600;visibility:visible;mso-wrap-distance-left:0;mso-wrap-distance-right:0;mso-position-horizontal:right;mso-position-horizontal-relative:text;mso-position-vertical-relative:line" o:allowoverlap="f" o:button="t">
              <v:fill o:detectmouseclick="t"/>
              <v:imagedata r:id="rId421" o:title=""/>
              <w10:wrap type="square"/>
            </v:shape>
          </w:pict>
        </w:r>
      </w:hyperlink>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422" w:history="1">
        <w:r w:rsidRPr="00BE17DB">
          <w:rPr>
            <w:rFonts w:ascii="Tahoma" w:hAnsi="Tahoma" w:cs="Tahoma"/>
            <w:b/>
            <w:bCs/>
            <w:color w:val="000000"/>
            <w:sz w:val="21"/>
          </w:rPr>
          <w:t>996. Autobuzul este staţionat. Care dintre cei doi conducători procedează neregulamentar?</w:t>
        </w:r>
      </w:hyperlink>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conducătorul autobuzului;</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conducătorul autoturismului;</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ambii conducători procedează regulamentar.</w:t>
      </w:r>
    </w:p>
    <w:p w:rsidR="00AE1230" w:rsidRPr="00BE17DB" w:rsidRDefault="00AE1230" w:rsidP="00BE17DB">
      <w:pPr>
        <w:shd w:val="clear" w:color="auto" w:fill="5C9CCC"/>
        <w:spacing w:after="0" w:line="240" w:lineRule="auto"/>
        <w:rPr>
          <w:rFonts w:ascii="Arial" w:hAnsi="Arial" w:cs="Arial"/>
          <w:b/>
          <w:bCs/>
          <w:color w:val="FFFFFF"/>
          <w:sz w:val="18"/>
          <w:szCs w:val="18"/>
        </w:rPr>
      </w:pPr>
      <w:r w:rsidRPr="00BE17DB">
        <w:rPr>
          <w:rFonts w:ascii="Arial" w:hAnsi="Arial" w:cs="Arial"/>
          <w:b/>
          <w:bCs/>
          <w:color w:val="FFFFFF"/>
          <w:sz w:val="18"/>
        </w:rPr>
        <w:t>14 </w:t>
      </w:r>
      <w:r w:rsidRPr="00BE17DB">
        <w:rPr>
          <w:rFonts w:ascii="Arial" w:hAnsi="Arial" w:cs="Arial"/>
          <w:b/>
          <w:bCs/>
          <w:color w:val="FFFFFF"/>
          <w:sz w:val="18"/>
          <w:szCs w:val="18"/>
        </w:rPr>
        <w:t>comentarii</w:t>
      </w:r>
    </w:p>
    <w:p w:rsidR="00AE1230" w:rsidRPr="00BE17DB" w:rsidRDefault="00AE1230" w:rsidP="00BE17DB">
      <w:pPr>
        <w:shd w:val="clear" w:color="auto" w:fill="FCFDFD"/>
        <w:spacing w:after="0" w:line="240" w:lineRule="auto"/>
        <w:rPr>
          <w:rFonts w:ascii="Arial" w:hAnsi="Arial" w:cs="Arial"/>
          <w:color w:val="222222"/>
          <w:sz w:val="18"/>
          <w:szCs w:val="18"/>
        </w:rPr>
      </w:pPr>
      <w:r w:rsidRPr="00BE17DB">
        <w:rPr>
          <w:rFonts w:ascii="Arial" w:hAnsi="Arial" w:cs="Arial"/>
          <w:color w:val="222222"/>
          <w:sz w:val="18"/>
          <w:szCs w:val="18"/>
        </w:rPr>
        <w:t>Categoria:</w:t>
      </w:r>
      <w:r w:rsidRPr="00BE17DB">
        <w:rPr>
          <w:rFonts w:ascii="Arial" w:hAnsi="Arial" w:cs="Arial"/>
          <w:color w:val="222222"/>
          <w:sz w:val="18"/>
        </w:rPr>
        <w:t> </w:t>
      </w:r>
      <w:r w:rsidRPr="00BE17DB">
        <w:rPr>
          <w:rFonts w:ascii="Arial" w:hAnsi="Arial" w:cs="Arial"/>
          <w:b/>
          <w:bCs/>
          <w:color w:val="222222"/>
          <w:sz w:val="18"/>
        </w:rPr>
        <w:t>B, B1, Tr</w:t>
      </w:r>
      <w:r w:rsidRPr="00BE17DB">
        <w:rPr>
          <w:rFonts w:ascii="Arial" w:hAnsi="Arial" w:cs="Arial"/>
          <w:color w:val="222222"/>
          <w:sz w:val="18"/>
        </w:rPr>
        <w:t> </w:t>
      </w:r>
      <w:r w:rsidRPr="00BE17DB">
        <w:rPr>
          <w:rFonts w:ascii="Arial" w:hAnsi="Arial" w:cs="Arial"/>
          <w:color w:val="222222"/>
          <w:sz w:val="18"/>
          <w:szCs w:val="18"/>
        </w:rPr>
        <w:t>| Grad dificultate: 32% | Tags:</w:t>
      </w:r>
      <w:r w:rsidRPr="00BE17DB">
        <w:rPr>
          <w:rFonts w:ascii="Arial" w:hAnsi="Arial" w:cs="Arial"/>
          <w:color w:val="222222"/>
          <w:sz w:val="18"/>
        </w:rPr>
        <w:t> </w:t>
      </w:r>
      <w:hyperlink r:id="rId423" w:history="1">
        <w:r w:rsidRPr="00BE17DB">
          <w:rPr>
            <w:rFonts w:ascii="Arial" w:hAnsi="Arial" w:cs="Arial"/>
            <w:color w:val="000000"/>
            <w:sz w:val="18"/>
          </w:rPr>
          <w:t>examen auto</w:t>
        </w:r>
      </w:hyperlink>
      <w:r w:rsidRPr="00BE17DB">
        <w:rPr>
          <w:rFonts w:ascii="Arial" w:hAnsi="Arial" w:cs="Arial"/>
          <w:color w:val="222222"/>
          <w:sz w:val="18"/>
        </w:rPr>
        <w:t> </w:t>
      </w:r>
      <w:r w:rsidRPr="00BE17DB">
        <w:rPr>
          <w:rFonts w:ascii="Arial" w:hAnsi="Arial" w:cs="Arial"/>
          <w:color w:val="222222"/>
          <w:sz w:val="18"/>
          <w:szCs w:val="18"/>
        </w:rPr>
        <w:t> </w:t>
      </w:r>
      <w:r w:rsidRPr="00BE17DB">
        <w:rPr>
          <w:rFonts w:ascii="Arial" w:hAnsi="Arial" w:cs="Arial"/>
          <w:color w:val="222222"/>
          <w:sz w:val="18"/>
        </w:rPr>
        <w:t> </w:t>
      </w:r>
      <w:hyperlink r:id="rId424" w:history="1">
        <w:r w:rsidRPr="00BE17DB">
          <w:rPr>
            <w:rFonts w:ascii="Arial" w:hAnsi="Arial" w:cs="Arial"/>
            <w:b/>
            <w:bCs/>
            <w:color w:val="000000"/>
            <w:sz w:val="18"/>
          </w:rPr>
          <w:t>www drpciv chestionare</w:t>
        </w:r>
      </w:hyperlink>
      <w:r w:rsidRPr="00BE17DB">
        <w:rPr>
          <w:rFonts w:ascii="Arial" w:hAnsi="Arial" w:cs="Arial"/>
          <w:color w:val="222222"/>
          <w:sz w:val="18"/>
        </w:rPr>
        <w:t> </w:t>
      </w:r>
      <w:r w:rsidRPr="00BE17DB">
        <w:rPr>
          <w:rFonts w:ascii="Arial" w:hAnsi="Arial" w:cs="Arial"/>
          <w:color w:val="222222"/>
          <w:sz w:val="18"/>
          <w:szCs w:val="18"/>
        </w:rPr>
        <w:t> </w:t>
      </w:r>
    </w:p>
    <w:p w:rsidR="00AE1230" w:rsidRPr="00BE17DB" w:rsidRDefault="00AE1230" w:rsidP="00BE17DB">
      <w:pPr>
        <w:shd w:val="clear" w:color="auto" w:fill="FCFDFD"/>
        <w:spacing w:after="0" w:line="240" w:lineRule="auto"/>
        <w:rPr>
          <w:rFonts w:ascii="Arial" w:hAnsi="Arial" w:cs="Arial"/>
          <w:color w:val="222222"/>
          <w:sz w:val="18"/>
          <w:szCs w:val="18"/>
        </w:rPr>
      </w:pPr>
      <w:hyperlink r:id="rId425" w:history="1">
        <w:r>
          <w:rPr>
            <w:noProof/>
          </w:rPr>
          <w:pict>
            <v:shape id="Picture 18" o:spid="_x0000_s1042" type="#_x0000_t75" alt="http://e-drpciv.ro/poze2/488.jpg" href="http://e-drpciv.ro/poze2/488.j" style="position:absolute;margin-left:65pt;margin-top:0;width:105pt;height:78.75pt;z-index:251674624;visibility:visible;mso-wrap-distance-left:0;mso-wrap-distance-right:0;mso-position-horizontal:right;mso-position-horizontal-relative:text;mso-position-vertical-relative:line" o:allowoverlap="f" o:button="t">
              <v:fill o:detectmouseclick="t"/>
              <v:imagedata r:id="rId426" o:title=""/>
              <w10:wrap type="square"/>
            </v:shape>
          </w:pict>
        </w:r>
      </w:hyperlink>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427" w:history="1">
        <w:r w:rsidRPr="00BE17DB">
          <w:rPr>
            <w:rFonts w:ascii="Tahoma" w:hAnsi="Tahoma" w:cs="Tahoma"/>
            <w:b/>
            <w:bCs/>
            <w:color w:val="000000"/>
            <w:sz w:val="21"/>
          </w:rPr>
          <w:t>488. Puteţi executa depăşirea în această situaţie?</w:t>
        </w:r>
      </w:hyperlink>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da, legea nu interzice;</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nu, deoarece drumul se îngustează;</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nu, deoarece urmează un drum în lucru.</w:t>
      </w:r>
    </w:p>
    <w:p w:rsidR="00AE1230" w:rsidRPr="00BE17DB" w:rsidRDefault="00AE1230" w:rsidP="00BE17DB">
      <w:pPr>
        <w:shd w:val="clear" w:color="auto" w:fill="5C9CCC"/>
        <w:spacing w:after="0" w:line="240" w:lineRule="auto"/>
        <w:rPr>
          <w:rFonts w:ascii="Arial" w:hAnsi="Arial" w:cs="Arial"/>
          <w:b/>
          <w:bCs/>
          <w:color w:val="FFFFFF"/>
          <w:sz w:val="18"/>
          <w:szCs w:val="18"/>
        </w:rPr>
      </w:pPr>
      <w:r w:rsidRPr="00BE17DB">
        <w:rPr>
          <w:rFonts w:ascii="Arial" w:hAnsi="Arial" w:cs="Arial"/>
          <w:b/>
          <w:bCs/>
          <w:color w:val="FFFFFF"/>
          <w:sz w:val="18"/>
        </w:rPr>
        <w:t>12 </w:t>
      </w:r>
      <w:r w:rsidRPr="00BE17DB">
        <w:rPr>
          <w:rFonts w:ascii="Arial" w:hAnsi="Arial" w:cs="Arial"/>
          <w:b/>
          <w:bCs/>
          <w:color w:val="FFFFFF"/>
          <w:sz w:val="18"/>
          <w:szCs w:val="18"/>
        </w:rPr>
        <w:t>comentarii</w:t>
      </w:r>
    </w:p>
    <w:p w:rsidR="00AE1230" w:rsidRPr="00BE17DB" w:rsidRDefault="00AE1230" w:rsidP="00BE17DB">
      <w:pPr>
        <w:shd w:val="clear" w:color="auto" w:fill="FCFDFD"/>
        <w:spacing w:after="0" w:line="240" w:lineRule="auto"/>
        <w:rPr>
          <w:rFonts w:ascii="Arial" w:hAnsi="Arial" w:cs="Arial"/>
          <w:color w:val="222222"/>
          <w:sz w:val="18"/>
          <w:szCs w:val="18"/>
        </w:rPr>
      </w:pPr>
      <w:r w:rsidRPr="00BE17DB">
        <w:rPr>
          <w:rFonts w:ascii="Arial" w:hAnsi="Arial" w:cs="Arial"/>
          <w:color w:val="222222"/>
          <w:sz w:val="18"/>
          <w:szCs w:val="18"/>
        </w:rPr>
        <w:t>Categoria:</w:t>
      </w:r>
      <w:r w:rsidRPr="00BE17DB">
        <w:rPr>
          <w:rFonts w:ascii="Arial" w:hAnsi="Arial" w:cs="Arial"/>
          <w:color w:val="222222"/>
          <w:sz w:val="18"/>
        </w:rPr>
        <w:t> </w:t>
      </w:r>
      <w:r w:rsidRPr="00BE17DB">
        <w:rPr>
          <w:rFonts w:ascii="Arial" w:hAnsi="Arial" w:cs="Arial"/>
          <w:b/>
          <w:bCs/>
          <w:color w:val="222222"/>
          <w:sz w:val="18"/>
        </w:rPr>
        <w:t>B, B1, Tr</w:t>
      </w:r>
      <w:r w:rsidRPr="00BE17DB">
        <w:rPr>
          <w:rFonts w:ascii="Arial" w:hAnsi="Arial" w:cs="Arial"/>
          <w:color w:val="222222"/>
          <w:sz w:val="18"/>
        </w:rPr>
        <w:t> </w:t>
      </w:r>
      <w:r w:rsidRPr="00BE17DB">
        <w:rPr>
          <w:rFonts w:ascii="Arial" w:hAnsi="Arial" w:cs="Arial"/>
          <w:color w:val="222222"/>
          <w:sz w:val="18"/>
          <w:szCs w:val="18"/>
        </w:rPr>
        <w:t>| Grad dificultate: 32% | Tags:</w:t>
      </w:r>
      <w:r w:rsidRPr="00BE17DB">
        <w:rPr>
          <w:rFonts w:ascii="Arial" w:hAnsi="Arial" w:cs="Arial"/>
          <w:color w:val="222222"/>
          <w:sz w:val="18"/>
        </w:rPr>
        <w:t> </w:t>
      </w:r>
      <w:hyperlink r:id="rId428" w:history="1">
        <w:r w:rsidRPr="00BE17DB">
          <w:rPr>
            <w:rFonts w:ascii="Arial" w:hAnsi="Arial" w:cs="Arial"/>
            <w:b/>
            <w:bCs/>
            <w:color w:val="000000"/>
            <w:sz w:val="18"/>
          </w:rPr>
          <w:t>examen auto</w:t>
        </w:r>
      </w:hyperlink>
      <w:r w:rsidRPr="00BE17DB">
        <w:rPr>
          <w:rFonts w:ascii="Arial" w:hAnsi="Arial" w:cs="Arial"/>
          <w:color w:val="222222"/>
          <w:sz w:val="18"/>
        </w:rPr>
        <w:t> </w:t>
      </w:r>
      <w:r w:rsidRPr="00BE17DB">
        <w:rPr>
          <w:rFonts w:ascii="Arial" w:hAnsi="Arial" w:cs="Arial"/>
          <w:color w:val="222222"/>
          <w:sz w:val="18"/>
          <w:szCs w:val="18"/>
        </w:rPr>
        <w:t> </w:t>
      </w:r>
      <w:r w:rsidRPr="00BE17DB">
        <w:rPr>
          <w:rFonts w:ascii="Arial" w:hAnsi="Arial" w:cs="Arial"/>
          <w:color w:val="222222"/>
          <w:sz w:val="18"/>
        </w:rPr>
        <w:t> </w:t>
      </w:r>
      <w:hyperlink r:id="rId429" w:history="1">
        <w:r w:rsidRPr="00BE17DB">
          <w:rPr>
            <w:rFonts w:ascii="Arial" w:hAnsi="Arial" w:cs="Arial"/>
            <w:color w:val="000000"/>
            <w:sz w:val="18"/>
          </w:rPr>
          <w:t>chestionare drpciv</w:t>
        </w:r>
      </w:hyperlink>
      <w:r w:rsidRPr="00BE17DB">
        <w:rPr>
          <w:rFonts w:ascii="Arial" w:hAnsi="Arial" w:cs="Arial"/>
          <w:color w:val="222222"/>
          <w:sz w:val="18"/>
        </w:rPr>
        <w:t> </w:t>
      </w:r>
      <w:r w:rsidRPr="00BE17DB">
        <w:rPr>
          <w:rFonts w:ascii="Arial" w:hAnsi="Arial" w:cs="Arial"/>
          <w:color w:val="222222"/>
          <w:sz w:val="18"/>
          <w:szCs w:val="18"/>
        </w:rPr>
        <w:t> </w:t>
      </w:r>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430" w:history="1">
        <w:r w:rsidRPr="00BE17DB">
          <w:rPr>
            <w:rFonts w:ascii="Tahoma" w:hAnsi="Tahoma" w:cs="Tahoma"/>
            <w:b/>
            <w:bCs/>
            <w:color w:val="000000"/>
            <w:sz w:val="21"/>
          </w:rPr>
          <w:t>33. În timp ce conduceţi un autoturism, aveţi voie să efectuaţi manevra de depăşire a unui autobuz oprit în staţie pentru urcarea şi coborârea călătorilor?</w:t>
        </w:r>
      </w:hyperlink>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da;</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da, numai dacă lăţimea drumului public este mai mare de 6 m;</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nu, în acest caz depăşirea este interzisă.</w:t>
      </w:r>
    </w:p>
    <w:p w:rsidR="00AE1230" w:rsidRPr="00BE17DB" w:rsidRDefault="00AE1230" w:rsidP="00BE17DB">
      <w:pPr>
        <w:shd w:val="clear" w:color="auto" w:fill="5C9CCC"/>
        <w:spacing w:after="0" w:line="240" w:lineRule="auto"/>
        <w:rPr>
          <w:rFonts w:ascii="Arial" w:hAnsi="Arial" w:cs="Arial"/>
          <w:b/>
          <w:bCs/>
          <w:color w:val="FFFFFF"/>
          <w:sz w:val="18"/>
          <w:szCs w:val="18"/>
        </w:rPr>
      </w:pPr>
      <w:r w:rsidRPr="00BE17DB">
        <w:rPr>
          <w:rFonts w:ascii="Arial" w:hAnsi="Arial" w:cs="Arial"/>
          <w:b/>
          <w:bCs/>
          <w:color w:val="FFFFFF"/>
          <w:sz w:val="18"/>
        </w:rPr>
        <w:t>1 </w:t>
      </w:r>
      <w:r w:rsidRPr="00BE17DB">
        <w:rPr>
          <w:rFonts w:ascii="Arial" w:hAnsi="Arial" w:cs="Arial"/>
          <w:b/>
          <w:bCs/>
          <w:color w:val="FFFFFF"/>
          <w:sz w:val="18"/>
          <w:szCs w:val="18"/>
        </w:rPr>
        <w:t>comentarii</w:t>
      </w:r>
    </w:p>
    <w:p w:rsidR="00AE1230" w:rsidRPr="00BE17DB" w:rsidRDefault="00AE1230" w:rsidP="00BE17DB">
      <w:pPr>
        <w:shd w:val="clear" w:color="auto" w:fill="FCFDFD"/>
        <w:spacing w:after="0" w:line="240" w:lineRule="auto"/>
        <w:rPr>
          <w:rFonts w:ascii="Arial" w:hAnsi="Arial" w:cs="Arial"/>
          <w:color w:val="222222"/>
          <w:sz w:val="18"/>
          <w:szCs w:val="18"/>
        </w:rPr>
      </w:pPr>
      <w:r w:rsidRPr="00BE17DB">
        <w:rPr>
          <w:rFonts w:ascii="Arial" w:hAnsi="Arial" w:cs="Arial"/>
          <w:color w:val="222222"/>
          <w:sz w:val="18"/>
          <w:szCs w:val="18"/>
        </w:rPr>
        <w:t>Categoria:</w:t>
      </w:r>
      <w:r w:rsidRPr="00BE17DB">
        <w:rPr>
          <w:rFonts w:ascii="Arial" w:hAnsi="Arial" w:cs="Arial"/>
          <w:color w:val="222222"/>
          <w:sz w:val="18"/>
        </w:rPr>
        <w:t> </w:t>
      </w:r>
      <w:r w:rsidRPr="00BE17DB">
        <w:rPr>
          <w:rFonts w:ascii="Arial" w:hAnsi="Arial" w:cs="Arial"/>
          <w:b/>
          <w:bCs/>
          <w:color w:val="222222"/>
          <w:sz w:val="18"/>
        </w:rPr>
        <w:t>B, B1, Tr</w:t>
      </w:r>
      <w:r w:rsidRPr="00BE17DB">
        <w:rPr>
          <w:rFonts w:ascii="Arial" w:hAnsi="Arial" w:cs="Arial"/>
          <w:color w:val="222222"/>
          <w:sz w:val="18"/>
        </w:rPr>
        <w:t> </w:t>
      </w:r>
      <w:r w:rsidRPr="00BE17DB">
        <w:rPr>
          <w:rFonts w:ascii="Arial" w:hAnsi="Arial" w:cs="Arial"/>
          <w:color w:val="222222"/>
          <w:sz w:val="18"/>
          <w:szCs w:val="18"/>
        </w:rPr>
        <w:t>| Grad dificultate: 32% | Tags:</w:t>
      </w:r>
      <w:r w:rsidRPr="00BE17DB">
        <w:rPr>
          <w:rFonts w:ascii="Arial" w:hAnsi="Arial" w:cs="Arial"/>
          <w:color w:val="222222"/>
          <w:sz w:val="18"/>
        </w:rPr>
        <w:t> </w:t>
      </w:r>
      <w:hyperlink r:id="rId431" w:history="1">
        <w:r w:rsidRPr="00BE17DB">
          <w:rPr>
            <w:rFonts w:ascii="Arial" w:hAnsi="Arial" w:cs="Arial"/>
            <w:b/>
            <w:bCs/>
            <w:color w:val="000000"/>
            <w:sz w:val="18"/>
          </w:rPr>
          <w:t>drpciv.ro</w:t>
        </w:r>
      </w:hyperlink>
      <w:r w:rsidRPr="00BE17DB">
        <w:rPr>
          <w:rFonts w:ascii="Arial" w:hAnsi="Arial" w:cs="Arial"/>
          <w:color w:val="222222"/>
          <w:sz w:val="18"/>
        </w:rPr>
        <w:t> </w:t>
      </w:r>
      <w:r w:rsidRPr="00BE17DB">
        <w:rPr>
          <w:rFonts w:ascii="Arial" w:hAnsi="Arial" w:cs="Arial"/>
          <w:color w:val="222222"/>
          <w:sz w:val="18"/>
          <w:szCs w:val="18"/>
        </w:rPr>
        <w:t> </w:t>
      </w:r>
      <w:r w:rsidRPr="00BE17DB">
        <w:rPr>
          <w:rFonts w:ascii="Arial" w:hAnsi="Arial" w:cs="Arial"/>
          <w:color w:val="222222"/>
          <w:sz w:val="18"/>
        </w:rPr>
        <w:t> </w:t>
      </w:r>
      <w:hyperlink r:id="rId432" w:history="1">
        <w:r w:rsidRPr="00BE17DB">
          <w:rPr>
            <w:rFonts w:ascii="Arial" w:hAnsi="Arial" w:cs="Arial"/>
            <w:color w:val="000000"/>
            <w:sz w:val="18"/>
          </w:rPr>
          <w:t>auto chestionare</w:t>
        </w:r>
      </w:hyperlink>
      <w:r w:rsidRPr="00BE17DB">
        <w:rPr>
          <w:rFonts w:ascii="Arial" w:hAnsi="Arial" w:cs="Arial"/>
          <w:color w:val="222222"/>
          <w:sz w:val="18"/>
        </w:rPr>
        <w:t> </w:t>
      </w:r>
      <w:r w:rsidRPr="00BE17DB">
        <w:rPr>
          <w:rFonts w:ascii="Arial" w:hAnsi="Arial" w:cs="Arial"/>
          <w:color w:val="222222"/>
          <w:sz w:val="18"/>
          <w:szCs w:val="18"/>
        </w:rPr>
        <w:t> </w:t>
      </w:r>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433" w:history="1">
        <w:r w:rsidRPr="00BE17DB">
          <w:rPr>
            <w:rFonts w:ascii="Tahoma" w:hAnsi="Tahoma" w:cs="Tahoma"/>
            <w:b/>
            <w:bCs/>
            <w:color w:val="000000"/>
            <w:sz w:val="21"/>
          </w:rPr>
          <w:t>159. Neacordarea priorităţii înseamnă:</w:t>
        </w:r>
      </w:hyperlink>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nerespectarea semnificaţiei semnalizării rutiere de obligare sau de avertizare;</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nerespectarea dispoziţiilor legale privind asigurarea şi semnalizarea în intersecţii;</w:t>
      </w:r>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obligarea celor care au prioritate de trecere de a-şi modifica brusc direcţia sau viteza de deplasare ori să oprească.</w:t>
      </w:r>
    </w:p>
    <w:p w:rsidR="00AE1230" w:rsidRPr="00BE17DB" w:rsidRDefault="00AE1230" w:rsidP="00BE17DB">
      <w:pPr>
        <w:shd w:val="clear" w:color="auto" w:fill="5C9CCC"/>
        <w:spacing w:after="0" w:line="240" w:lineRule="auto"/>
        <w:rPr>
          <w:rFonts w:ascii="Arial" w:hAnsi="Arial" w:cs="Arial"/>
          <w:b/>
          <w:bCs/>
          <w:color w:val="FFFFFF"/>
          <w:sz w:val="18"/>
          <w:szCs w:val="18"/>
        </w:rPr>
      </w:pPr>
      <w:r w:rsidRPr="00BE17DB">
        <w:rPr>
          <w:rFonts w:ascii="Arial" w:hAnsi="Arial" w:cs="Arial"/>
          <w:b/>
          <w:bCs/>
          <w:color w:val="FFFFFF"/>
          <w:sz w:val="18"/>
        </w:rPr>
        <w:t>1 </w:t>
      </w:r>
      <w:r w:rsidRPr="00BE17DB">
        <w:rPr>
          <w:rFonts w:ascii="Arial" w:hAnsi="Arial" w:cs="Arial"/>
          <w:b/>
          <w:bCs/>
          <w:color w:val="FFFFFF"/>
          <w:sz w:val="18"/>
          <w:szCs w:val="18"/>
        </w:rPr>
        <w:t>comentarii</w:t>
      </w:r>
    </w:p>
    <w:p w:rsidR="00AE1230" w:rsidRPr="00BE17DB" w:rsidRDefault="00AE1230" w:rsidP="00BE17DB">
      <w:pPr>
        <w:shd w:val="clear" w:color="auto" w:fill="FCFDFD"/>
        <w:spacing w:after="0" w:line="240" w:lineRule="auto"/>
        <w:rPr>
          <w:rFonts w:ascii="Arial" w:hAnsi="Arial" w:cs="Arial"/>
          <w:color w:val="222222"/>
          <w:sz w:val="18"/>
          <w:szCs w:val="18"/>
        </w:rPr>
      </w:pPr>
      <w:r w:rsidRPr="00BE17DB">
        <w:rPr>
          <w:rFonts w:ascii="Arial" w:hAnsi="Arial" w:cs="Arial"/>
          <w:color w:val="222222"/>
          <w:sz w:val="18"/>
          <w:szCs w:val="18"/>
        </w:rPr>
        <w:t>Categoria:</w:t>
      </w:r>
      <w:r w:rsidRPr="00BE17DB">
        <w:rPr>
          <w:rFonts w:ascii="Arial" w:hAnsi="Arial" w:cs="Arial"/>
          <w:color w:val="222222"/>
          <w:sz w:val="18"/>
        </w:rPr>
        <w:t> </w:t>
      </w:r>
      <w:r w:rsidRPr="00BE17DB">
        <w:rPr>
          <w:rFonts w:ascii="Arial" w:hAnsi="Arial" w:cs="Arial"/>
          <w:b/>
          <w:bCs/>
          <w:color w:val="222222"/>
          <w:sz w:val="18"/>
        </w:rPr>
        <w:t>B, B1, Tr</w:t>
      </w:r>
      <w:r w:rsidRPr="00BE17DB">
        <w:rPr>
          <w:rFonts w:ascii="Arial" w:hAnsi="Arial" w:cs="Arial"/>
          <w:color w:val="222222"/>
          <w:sz w:val="18"/>
        </w:rPr>
        <w:t> </w:t>
      </w:r>
      <w:r w:rsidRPr="00BE17DB">
        <w:rPr>
          <w:rFonts w:ascii="Arial" w:hAnsi="Arial" w:cs="Arial"/>
          <w:color w:val="222222"/>
          <w:sz w:val="18"/>
          <w:szCs w:val="18"/>
        </w:rPr>
        <w:t>| Grad dificultate: 33% | Tags:</w:t>
      </w:r>
      <w:r w:rsidRPr="00BE17DB">
        <w:rPr>
          <w:rFonts w:ascii="Arial" w:hAnsi="Arial" w:cs="Arial"/>
          <w:color w:val="222222"/>
          <w:sz w:val="18"/>
        </w:rPr>
        <w:t> </w:t>
      </w:r>
      <w:hyperlink r:id="rId434" w:history="1">
        <w:r w:rsidRPr="00BE17DB">
          <w:rPr>
            <w:rFonts w:ascii="Arial" w:hAnsi="Arial" w:cs="Arial"/>
            <w:color w:val="000000"/>
            <w:sz w:val="18"/>
          </w:rPr>
          <w:t>examen permis auto</w:t>
        </w:r>
      </w:hyperlink>
      <w:r w:rsidRPr="00BE17DB">
        <w:rPr>
          <w:rFonts w:ascii="Arial" w:hAnsi="Arial" w:cs="Arial"/>
          <w:color w:val="222222"/>
          <w:sz w:val="18"/>
        </w:rPr>
        <w:t> </w:t>
      </w:r>
      <w:r w:rsidRPr="00BE17DB">
        <w:rPr>
          <w:rFonts w:ascii="Arial" w:hAnsi="Arial" w:cs="Arial"/>
          <w:color w:val="222222"/>
          <w:sz w:val="18"/>
          <w:szCs w:val="18"/>
        </w:rPr>
        <w:t> </w:t>
      </w:r>
      <w:r w:rsidRPr="00BE17DB">
        <w:rPr>
          <w:rFonts w:ascii="Arial" w:hAnsi="Arial" w:cs="Arial"/>
          <w:color w:val="222222"/>
          <w:sz w:val="18"/>
        </w:rPr>
        <w:t> </w:t>
      </w:r>
      <w:hyperlink r:id="rId435" w:history="1">
        <w:r w:rsidRPr="00BE17DB">
          <w:rPr>
            <w:rFonts w:ascii="Arial" w:hAnsi="Arial" w:cs="Arial"/>
            <w:color w:val="000000"/>
            <w:sz w:val="18"/>
          </w:rPr>
          <w:t>permis categoria B1</w:t>
        </w:r>
      </w:hyperlink>
      <w:r w:rsidRPr="00BE17DB">
        <w:rPr>
          <w:rFonts w:ascii="Arial" w:hAnsi="Arial" w:cs="Arial"/>
          <w:color w:val="222222"/>
          <w:sz w:val="18"/>
        </w:rPr>
        <w:t> </w:t>
      </w:r>
      <w:r w:rsidRPr="00BE17DB">
        <w:rPr>
          <w:rFonts w:ascii="Arial" w:hAnsi="Arial" w:cs="Arial"/>
          <w:color w:val="222222"/>
          <w:sz w:val="18"/>
          <w:szCs w:val="18"/>
        </w:rPr>
        <w:t> </w:t>
      </w:r>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436" w:history="1">
        <w:r w:rsidRPr="00BE17DB">
          <w:rPr>
            <w:rFonts w:ascii="Tahoma" w:hAnsi="Tahoma" w:cs="Tahoma"/>
            <w:b/>
            <w:bCs/>
            <w:color w:val="000000"/>
            <w:sz w:val="21"/>
          </w:rPr>
          <w:t>320. La apropierea de o cale ferată industrială:</w:t>
        </w:r>
      </w:hyperlink>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conducătorii de autovehicule vor da dovadă de prudenţă sporită;</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conducătorii de autovehicule nu au nicio obligaţie, dacă nu există un agent de cale ferată;</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se va respecta semnificaţia semaforului electric.</w:t>
      </w:r>
    </w:p>
    <w:p w:rsidR="00AE1230" w:rsidRPr="00BE17DB" w:rsidRDefault="00AE1230" w:rsidP="00BE17DB">
      <w:pPr>
        <w:shd w:val="clear" w:color="auto" w:fill="5C9CCC"/>
        <w:spacing w:after="0" w:line="240" w:lineRule="auto"/>
        <w:rPr>
          <w:rFonts w:ascii="Arial" w:hAnsi="Arial" w:cs="Arial"/>
          <w:b/>
          <w:bCs/>
          <w:color w:val="FFFFFF"/>
          <w:sz w:val="18"/>
          <w:szCs w:val="18"/>
        </w:rPr>
      </w:pPr>
      <w:r w:rsidRPr="00BE17DB">
        <w:rPr>
          <w:rFonts w:ascii="Arial" w:hAnsi="Arial" w:cs="Arial"/>
          <w:b/>
          <w:bCs/>
          <w:color w:val="FFFFFF"/>
          <w:sz w:val="18"/>
        </w:rPr>
        <w:t>14 </w:t>
      </w:r>
      <w:r w:rsidRPr="00BE17DB">
        <w:rPr>
          <w:rFonts w:ascii="Arial" w:hAnsi="Arial" w:cs="Arial"/>
          <w:b/>
          <w:bCs/>
          <w:color w:val="FFFFFF"/>
          <w:sz w:val="18"/>
          <w:szCs w:val="18"/>
        </w:rPr>
        <w:t>comentarii</w:t>
      </w:r>
    </w:p>
    <w:p w:rsidR="00AE1230" w:rsidRPr="00BE17DB" w:rsidRDefault="00AE1230" w:rsidP="00BE17DB">
      <w:pPr>
        <w:shd w:val="clear" w:color="auto" w:fill="FCFDFD"/>
        <w:spacing w:after="0" w:line="240" w:lineRule="auto"/>
        <w:rPr>
          <w:rFonts w:ascii="Arial" w:hAnsi="Arial" w:cs="Arial"/>
          <w:color w:val="222222"/>
          <w:sz w:val="18"/>
          <w:szCs w:val="18"/>
        </w:rPr>
      </w:pPr>
      <w:r w:rsidRPr="00BE17DB">
        <w:rPr>
          <w:rFonts w:ascii="Arial" w:hAnsi="Arial" w:cs="Arial"/>
          <w:color w:val="222222"/>
          <w:sz w:val="18"/>
          <w:szCs w:val="18"/>
        </w:rPr>
        <w:t>Categoria:</w:t>
      </w:r>
      <w:r w:rsidRPr="00BE17DB">
        <w:rPr>
          <w:rFonts w:ascii="Arial" w:hAnsi="Arial" w:cs="Arial"/>
          <w:color w:val="222222"/>
          <w:sz w:val="18"/>
        </w:rPr>
        <w:t> </w:t>
      </w:r>
      <w:r w:rsidRPr="00BE17DB">
        <w:rPr>
          <w:rFonts w:ascii="Arial" w:hAnsi="Arial" w:cs="Arial"/>
          <w:b/>
          <w:bCs/>
          <w:color w:val="222222"/>
          <w:sz w:val="18"/>
        </w:rPr>
        <w:t>B, B1, Tr</w:t>
      </w:r>
      <w:r w:rsidRPr="00BE17DB">
        <w:rPr>
          <w:rFonts w:ascii="Arial" w:hAnsi="Arial" w:cs="Arial"/>
          <w:color w:val="222222"/>
          <w:sz w:val="18"/>
        </w:rPr>
        <w:t> </w:t>
      </w:r>
      <w:r w:rsidRPr="00BE17DB">
        <w:rPr>
          <w:rFonts w:ascii="Arial" w:hAnsi="Arial" w:cs="Arial"/>
          <w:color w:val="222222"/>
          <w:sz w:val="18"/>
          <w:szCs w:val="18"/>
        </w:rPr>
        <w:t>| Grad dificultate: 32% | Tags:</w:t>
      </w:r>
      <w:r w:rsidRPr="00BE17DB">
        <w:rPr>
          <w:rFonts w:ascii="Arial" w:hAnsi="Arial" w:cs="Arial"/>
          <w:color w:val="222222"/>
          <w:sz w:val="18"/>
        </w:rPr>
        <w:t> </w:t>
      </w:r>
      <w:hyperlink r:id="rId437" w:history="1">
        <w:r w:rsidRPr="00BE17DB">
          <w:rPr>
            <w:rFonts w:ascii="Arial" w:hAnsi="Arial" w:cs="Arial"/>
            <w:b/>
            <w:bCs/>
            <w:color w:val="000000"/>
            <w:sz w:val="18"/>
          </w:rPr>
          <w:t>www drpciv chestionare</w:t>
        </w:r>
      </w:hyperlink>
      <w:r w:rsidRPr="00BE17DB">
        <w:rPr>
          <w:rFonts w:ascii="Arial" w:hAnsi="Arial" w:cs="Arial"/>
          <w:color w:val="222222"/>
          <w:sz w:val="18"/>
        </w:rPr>
        <w:t> </w:t>
      </w:r>
      <w:r w:rsidRPr="00BE17DB">
        <w:rPr>
          <w:rFonts w:ascii="Arial" w:hAnsi="Arial" w:cs="Arial"/>
          <w:color w:val="222222"/>
          <w:sz w:val="18"/>
          <w:szCs w:val="18"/>
        </w:rPr>
        <w:t> </w:t>
      </w:r>
      <w:r w:rsidRPr="00BE17DB">
        <w:rPr>
          <w:rFonts w:ascii="Arial" w:hAnsi="Arial" w:cs="Arial"/>
          <w:color w:val="222222"/>
          <w:sz w:val="18"/>
        </w:rPr>
        <w:t> </w:t>
      </w:r>
      <w:hyperlink r:id="rId438" w:history="1">
        <w:r w:rsidRPr="00BE17DB">
          <w:rPr>
            <w:rFonts w:ascii="Arial" w:hAnsi="Arial" w:cs="Arial"/>
            <w:color w:val="000000"/>
            <w:sz w:val="18"/>
          </w:rPr>
          <w:t>examen auto cat b</w:t>
        </w:r>
      </w:hyperlink>
      <w:r w:rsidRPr="00BE17DB">
        <w:rPr>
          <w:rFonts w:ascii="Arial" w:hAnsi="Arial" w:cs="Arial"/>
          <w:color w:val="222222"/>
          <w:sz w:val="18"/>
        </w:rPr>
        <w:t> </w:t>
      </w:r>
      <w:r w:rsidRPr="00BE17DB">
        <w:rPr>
          <w:rFonts w:ascii="Arial" w:hAnsi="Arial" w:cs="Arial"/>
          <w:color w:val="222222"/>
          <w:sz w:val="18"/>
          <w:szCs w:val="18"/>
        </w:rPr>
        <w:t> </w:t>
      </w:r>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439" w:history="1">
        <w:r w:rsidRPr="00BE17DB">
          <w:rPr>
            <w:rFonts w:ascii="Tahoma" w:hAnsi="Tahoma" w:cs="Tahoma"/>
            <w:b/>
            <w:bCs/>
            <w:color w:val="000000"/>
            <w:sz w:val="21"/>
          </w:rPr>
          <w:t>650. Se interzice întoarcerea vehiculului:</w:t>
        </w:r>
      </w:hyperlink>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pe marcajul pietonal;</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la o distanţă mai mică de 50 m de marcajul pietonal;</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în intersecţii, inclusiv în cele cu circulaţie în sens giratoriu.</w:t>
      </w:r>
    </w:p>
    <w:p w:rsidR="00AE1230" w:rsidRPr="00BE17DB" w:rsidRDefault="00AE1230" w:rsidP="00BE17DB">
      <w:pPr>
        <w:shd w:val="clear" w:color="auto" w:fill="5C9CCC"/>
        <w:spacing w:after="0" w:line="240" w:lineRule="auto"/>
        <w:rPr>
          <w:rFonts w:ascii="Arial" w:hAnsi="Arial" w:cs="Arial"/>
          <w:b/>
          <w:bCs/>
          <w:color w:val="FFFFFF"/>
          <w:sz w:val="18"/>
          <w:szCs w:val="18"/>
        </w:rPr>
      </w:pPr>
      <w:r w:rsidRPr="00BE17DB">
        <w:rPr>
          <w:rFonts w:ascii="Arial" w:hAnsi="Arial" w:cs="Arial"/>
          <w:b/>
          <w:bCs/>
          <w:color w:val="FFFFFF"/>
          <w:sz w:val="18"/>
        </w:rPr>
        <w:t>0 </w:t>
      </w:r>
      <w:r w:rsidRPr="00BE17DB">
        <w:rPr>
          <w:rFonts w:ascii="Arial" w:hAnsi="Arial" w:cs="Arial"/>
          <w:b/>
          <w:bCs/>
          <w:color w:val="FFFFFF"/>
          <w:sz w:val="18"/>
          <w:szCs w:val="18"/>
        </w:rPr>
        <w:t>comentarii</w:t>
      </w:r>
    </w:p>
    <w:p w:rsidR="00AE1230" w:rsidRPr="00BE17DB" w:rsidRDefault="00AE1230" w:rsidP="00BE17DB">
      <w:pPr>
        <w:shd w:val="clear" w:color="auto" w:fill="FCFDFD"/>
        <w:spacing w:after="0" w:line="240" w:lineRule="auto"/>
        <w:rPr>
          <w:rFonts w:ascii="Arial" w:hAnsi="Arial" w:cs="Arial"/>
          <w:color w:val="222222"/>
          <w:sz w:val="18"/>
          <w:szCs w:val="18"/>
        </w:rPr>
      </w:pPr>
      <w:r w:rsidRPr="00BE17DB">
        <w:rPr>
          <w:rFonts w:ascii="Arial" w:hAnsi="Arial" w:cs="Arial"/>
          <w:color w:val="222222"/>
          <w:sz w:val="18"/>
          <w:szCs w:val="18"/>
        </w:rPr>
        <w:t>Categoria:</w:t>
      </w:r>
      <w:r w:rsidRPr="00BE17DB">
        <w:rPr>
          <w:rFonts w:ascii="Arial" w:hAnsi="Arial" w:cs="Arial"/>
          <w:color w:val="222222"/>
          <w:sz w:val="18"/>
        </w:rPr>
        <w:t> </w:t>
      </w:r>
      <w:r w:rsidRPr="00BE17DB">
        <w:rPr>
          <w:rFonts w:ascii="Arial" w:hAnsi="Arial" w:cs="Arial"/>
          <w:b/>
          <w:bCs/>
          <w:color w:val="222222"/>
          <w:sz w:val="18"/>
        </w:rPr>
        <w:t>B, B1, Tr</w:t>
      </w:r>
      <w:r w:rsidRPr="00BE17DB">
        <w:rPr>
          <w:rFonts w:ascii="Arial" w:hAnsi="Arial" w:cs="Arial"/>
          <w:color w:val="222222"/>
          <w:sz w:val="18"/>
        </w:rPr>
        <w:t> </w:t>
      </w:r>
      <w:r w:rsidRPr="00BE17DB">
        <w:rPr>
          <w:rFonts w:ascii="Arial" w:hAnsi="Arial" w:cs="Arial"/>
          <w:color w:val="222222"/>
          <w:sz w:val="18"/>
          <w:szCs w:val="18"/>
        </w:rPr>
        <w:t>| Grad dificultate: 33% | Tags:</w:t>
      </w:r>
      <w:r w:rsidRPr="00BE17DB">
        <w:rPr>
          <w:rFonts w:ascii="Arial" w:hAnsi="Arial" w:cs="Arial"/>
          <w:color w:val="222222"/>
          <w:sz w:val="18"/>
        </w:rPr>
        <w:t> </w:t>
      </w:r>
      <w:hyperlink r:id="rId440" w:history="1">
        <w:r w:rsidRPr="00BE17DB">
          <w:rPr>
            <w:rFonts w:ascii="Arial" w:hAnsi="Arial" w:cs="Arial"/>
            <w:b/>
            <w:bCs/>
            <w:color w:val="000000"/>
            <w:sz w:val="18"/>
          </w:rPr>
          <w:t>drpciv</w:t>
        </w:r>
      </w:hyperlink>
      <w:r w:rsidRPr="00BE17DB">
        <w:rPr>
          <w:rFonts w:ascii="Arial" w:hAnsi="Arial" w:cs="Arial"/>
          <w:color w:val="222222"/>
          <w:sz w:val="18"/>
        </w:rPr>
        <w:t> </w:t>
      </w:r>
      <w:r w:rsidRPr="00BE17DB">
        <w:rPr>
          <w:rFonts w:ascii="Arial" w:hAnsi="Arial" w:cs="Arial"/>
          <w:color w:val="222222"/>
          <w:sz w:val="18"/>
          <w:szCs w:val="18"/>
        </w:rPr>
        <w:t> </w:t>
      </w:r>
      <w:r w:rsidRPr="00BE17DB">
        <w:rPr>
          <w:rFonts w:ascii="Arial" w:hAnsi="Arial" w:cs="Arial"/>
          <w:color w:val="222222"/>
          <w:sz w:val="18"/>
        </w:rPr>
        <w:t> </w:t>
      </w:r>
      <w:hyperlink r:id="rId441" w:history="1">
        <w:r w:rsidRPr="00BE17DB">
          <w:rPr>
            <w:rFonts w:ascii="Arial" w:hAnsi="Arial" w:cs="Arial"/>
            <w:color w:val="000000"/>
            <w:sz w:val="18"/>
          </w:rPr>
          <w:t>examen auto</w:t>
        </w:r>
      </w:hyperlink>
      <w:r w:rsidRPr="00BE17DB">
        <w:rPr>
          <w:rFonts w:ascii="Arial" w:hAnsi="Arial" w:cs="Arial"/>
          <w:color w:val="222222"/>
          <w:sz w:val="18"/>
        </w:rPr>
        <w:t> </w:t>
      </w:r>
      <w:r w:rsidRPr="00BE17DB">
        <w:rPr>
          <w:rFonts w:ascii="Arial" w:hAnsi="Arial" w:cs="Arial"/>
          <w:color w:val="222222"/>
          <w:sz w:val="18"/>
          <w:szCs w:val="18"/>
        </w:rPr>
        <w:t> </w:t>
      </w:r>
    </w:p>
    <w:p w:rsidR="00AE1230" w:rsidRPr="00BE17DB" w:rsidRDefault="00AE1230" w:rsidP="00BE17DB">
      <w:pPr>
        <w:shd w:val="clear" w:color="auto" w:fill="FCFDFD"/>
        <w:spacing w:after="0" w:line="240" w:lineRule="auto"/>
        <w:outlineLvl w:val="1"/>
        <w:rPr>
          <w:rFonts w:ascii="Tahoma" w:hAnsi="Tahoma" w:cs="Tahoma"/>
          <w:b/>
          <w:bCs/>
          <w:color w:val="222222"/>
          <w:sz w:val="21"/>
          <w:szCs w:val="21"/>
        </w:rPr>
      </w:pPr>
      <w:hyperlink r:id="rId442" w:history="1">
        <w:r w:rsidRPr="00BE17DB">
          <w:rPr>
            <w:rFonts w:ascii="Tahoma" w:hAnsi="Tahoma" w:cs="Tahoma"/>
            <w:b/>
            <w:bCs/>
            <w:color w:val="000000"/>
            <w:sz w:val="21"/>
          </w:rPr>
          <w:t>338. În care dintre situaţii este interzisă staţionarea voluntară a vehiculelor?</w:t>
        </w:r>
      </w:hyperlink>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în dreptul căilor de acces care deservesc proprietăţile alăturate drumurilor publice;</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în zona rezidenţială semnalizată corespunzător;</w:t>
      </w:r>
    </w:p>
    <w:p w:rsidR="00AE1230" w:rsidRPr="00BE17DB" w:rsidRDefault="00AE1230" w:rsidP="00BE17DB">
      <w:pPr>
        <w:shd w:val="clear" w:color="auto" w:fill="FCFDFD"/>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pe drumurile judeţene.</w:t>
      </w:r>
    </w:p>
    <w:p w:rsidR="00AE1230" w:rsidRPr="00BE17DB" w:rsidRDefault="00AE1230" w:rsidP="00BE17DB">
      <w:pPr>
        <w:spacing w:after="0" w:line="240" w:lineRule="auto"/>
        <w:outlineLvl w:val="1"/>
        <w:rPr>
          <w:rFonts w:ascii="Tahoma" w:hAnsi="Tahoma" w:cs="Tahoma"/>
          <w:b/>
          <w:bCs/>
          <w:color w:val="222222"/>
          <w:sz w:val="21"/>
          <w:szCs w:val="21"/>
        </w:rPr>
      </w:pPr>
      <w:hyperlink r:id="rId443" w:history="1">
        <w:r w:rsidRPr="00BE17DB">
          <w:rPr>
            <w:rFonts w:ascii="Tahoma" w:hAnsi="Tahoma" w:cs="Tahoma"/>
            <w:b/>
            <w:bCs/>
            <w:color w:val="000000"/>
            <w:sz w:val="21"/>
          </w:rPr>
          <w:t>797. Ce se recomandă pe timp de noapte, din punct de vedere al conduitei preventive, pentru un conducător de autovehicul începător?</w:t>
        </w:r>
      </w:hyperlink>
    </w:p>
    <w:p w:rsidR="00AE1230" w:rsidRPr="00BE17DB" w:rsidRDefault="00AE1230" w:rsidP="00BE17DB">
      <w:pPr>
        <w:spacing w:after="30" w:line="240" w:lineRule="auto"/>
        <w:rPr>
          <w:rFonts w:ascii="Arial" w:hAnsi="Arial" w:cs="Arial"/>
          <w:color w:val="222222"/>
          <w:sz w:val="18"/>
          <w:szCs w:val="18"/>
        </w:rPr>
      </w:pPr>
      <w:r w:rsidRPr="00BE17DB">
        <w:rPr>
          <w:rFonts w:ascii="Arial" w:hAnsi="Arial" w:cs="Arial"/>
          <w:b/>
          <w:bCs/>
          <w:color w:val="222222"/>
          <w:sz w:val="18"/>
        </w:rPr>
        <w:t>A.</w:t>
      </w:r>
      <w:r w:rsidRPr="00BE17DB">
        <w:rPr>
          <w:rFonts w:ascii="Arial" w:hAnsi="Arial" w:cs="Arial"/>
          <w:color w:val="222222"/>
          <w:sz w:val="18"/>
        </w:rPr>
        <w:t> </w:t>
      </w:r>
      <w:r w:rsidRPr="00BE17DB">
        <w:rPr>
          <w:rFonts w:ascii="Arial" w:hAnsi="Arial" w:cs="Arial"/>
          <w:color w:val="222222"/>
          <w:sz w:val="18"/>
          <w:szCs w:val="18"/>
        </w:rPr>
        <w:t>să aibă bateria de acumulatori în stare bună de funcţionare;</w:t>
      </w:r>
    </w:p>
    <w:p w:rsidR="00AE1230" w:rsidRPr="00BE17DB" w:rsidRDefault="00AE1230" w:rsidP="00BE17DB">
      <w:pPr>
        <w:shd w:val="clear" w:color="auto" w:fill="33FF33"/>
        <w:spacing w:after="30" w:line="240" w:lineRule="auto"/>
        <w:rPr>
          <w:rFonts w:ascii="Arial" w:hAnsi="Arial" w:cs="Arial"/>
          <w:color w:val="222222"/>
          <w:sz w:val="18"/>
          <w:szCs w:val="18"/>
        </w:rPr>
      </w:pPr>
      <w:r w:rsidRPr="00BE17DB">
        <w:rPr>
          <w:rFonts w:ascii="Arial" w:hAnsi="Arial" w:cs="Arial"/>
          <w:b/>
          <w:bCs/>
          <w:color w:val="222222"/>
          <w:sz w:val="18"/>
        </w:rPr>
        <w:t>B.</w:t>
      </w:r>
      <w:r w:rsidRPr="00BE17DB">
        <w:rPr>
          <w:rFonts w:ascii="Arial" w:hAnsi="Arial" w:cs="Arial"/>
          <w:color w:val="222222"/>
          <w:sz w:val="18"/>
        </w:rPr>
        <w:t> </w:t>
      </w:r>
      <w:r w:rsidRPr="00BE17DB">
        <w:rPr>
          <w:rFonts w:ascii="Arial" w:hAnsi="Arial" w:cs="Arial"/>
          <w:color w:val="222222"/>
          <w:sz w:val="18"/>
          <w:szCs w:val="18"/>
        </w:rPr>
        <w:t>să evite, pe cât posibil, deplasarea, dacă trebuie să parcurgă un traseu lung, care cuprinde drumuri intens circulate;</w:t>
      </w:r>
    </w:p>
    <w:p w:rsidR="00AE1230" w:rsidRPr="00BE17DB" w:rsidRDefault="00AE1230" w:rsidP="00BE17DB">
      <w:pPr>
        <w:spacing w:after="30" w:line="240" w:lineRule="auto"/>
        <w:rPr>
          <w:rFonts w:ascii="Arial" w:hAnsi="Arial" w:cs="Arial"/>
          <w:color w:val="222222"/>
          <w:sz w:val="18"/>
          <w:szCs w:val="18"/>
        </w:rPr>
      </w:pPr>
      <w:r w:rsidRPr="00BE17DB">
        <w:rPr>
          <w:rFonts w:ascii="Arial" w:hAnsi="Arial" w:cs="Arial"/>
          <w:b/>
          <w:bCs/>
          <w:color w:val="222222"/>
          <w:sz w:val="18"/>
        </w:rPr>
        <w:t>C.</w:t>
      </w:r>
      <w:r w:rsidRPr="00BE17DB">
        <w:rPr>
          <w:rFonts w:ascii="Arial" w:hAnsi="Arial" w:cs="Arial"/>
          <w:color w:val="222222"/>
          <w:sz w:val="18"/>
        </w:rPr>
        <w:t> </w:t>
      </w:r>
      <w:r w:rsidRPr="00BE17DB">
        <w:rPr>
          <w:rFonts w:ascii="Arial" w:hAnsi="Arial" w:cs="Arial"/>
          <w:color w:val="222222"/>
          <w:sz w:val="18"/>
          <w:szCs w:val="18"/>
        </w:rPr>
        <w:t>să aibă în dotare setul de triunghiuri reflectorizante, precum şi becuri de rezervă, pentru a asigura funcţionarea ireproşabilă a farurilor.</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44" w:history="1">
        <w:r w:rsidRPr="00C43403">
          <w:rPr>
            <w:rFonts w:ascii="Tahoma" w:hAnsi="Tahoma" w:cs="Tahoma"/>
            <w:b/>
            <w:bCs/>
            <w:color w:val="000000"/>
            <w:sz w:val="21"/>
          </w:rPr>
          <w:t>595. În ce situaţie este sancţionat conducătorul unui vehicul cu amendă contravenţională şi suspendarea dreptului de a conduce autovehicule?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la depăşirea cu 20 km/h a vitezei maxime admise;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la depăşirea cu mai mult de 30 km/h a vitezei maxime admise;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depăşirea cu mai mult de 50 km/h a vitezei maxime admise.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32% | Tags:</w:t>
      </w:r>
      <w:r w:rsidRPr="00C43403">
        <w:rPr>
          <w:rFonts w:ascii="Arial" w:hAnsi="Arial" w:cs="Arial"/>
          <w:color w:val="222222"/>
          <w:sz w:val="18"/>
        </w:rPr>
        <w:t> </w:t>
      </w:r>
      <w:hyperlink r:id="rId445" w:history="1">
        <w:r w:rsidRPr="00C43403">
          <w:rPr>
            <w:rFonts w:ascii="Arial" w:hAnsi="Arial" w:cs="Arial"/>
            <w:b/>
            <w:bCs/>
            <w:color w:val="000000"/>
            <w:sz w:val="18"/>
          </w:rPr>
          <w:t>drpciv.ro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46" w:history="1">
        <w:r w:rsidRPr="00C43403">
          <w:rPr>
            <w:rFonts w:ascii="Arial" w:hAnsi="Arial" w:cs="Arial"/>
            <w:b/>
            <w:bCs/>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447" w:history="1">
        <w:r>
          <w:rPr>
            <w:noProof/>
          </w:rPr>
          <w:pict>
            <v:shape id="Picture 19" o:spid="_x0000_s1043" type="#_x0000_t75" alt="http://e-drpciv.ro/poze2/502.jpg" href="http://e-drpciv.ro/poze2/502.j" style="position:absolute;margin-left:65pt;margin-top:0;width:105pt;height:78.75pt;z-index:251675648;visibility:visible;mso-wrap-distance-left:0;mso-wrap-distance-right:0;mso-position-horizontal:right;mso-position-horizontal-relative:text;mso-position-vertical-relative:line" o:allowoverlap="f" o:button="t">
              <v:fill o:detectmouseclick="t"/>
              <v:imagedata r:id="rId448"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49" w:history="1">
        <w:r w:rsidRPr="00C43403">
          <w:rPr>
            <w:rFonts w:ascii="Tahoma" w:hAnsi="Tahoma" w:cs="Tahoma"/>
            <w:b/>
            <w:bCs/>
            <w:color w:val="000000"/>
            <w:sz w:val="21"/>
          </w:rPr>
          <w:t>502. Care dintre cele trei vehicule va trece ultimul prin intersecţie?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autobuzul;</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autoturismul;</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autocamioneta mov.</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19 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30% | Tags:</w:t>
      </w:r>
      <w:r w:rsidRPr="00C43403">
        <w:rPr>
          <w:rFonts w:ascii="Arial" w:hAnsi="Arial" w:cs="Arial"/>
          <w:color w:val="222222"/>
          <w:sz w:val="18"/>
        </w:rPr>
        <w:t> </w:t>
      </w:r>
      <w:hyperlink r:id="rId450" w:history="1">
        <w:r w:rsidRPr="00C43403">
          <w:rPr>
            <w:rFonts w:ascii="Arial" w:hAnsi="Arial" w:cs="Arial"/>
            <w:color w:val="000000"/>
            <w:sz w:val="18"/>
          </w:rPr>
          <w:t>drpciv chestionare</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51" w:history="1">
        <w:r w:rsidRPr="00C43403">
          <w:rPr>
            <w:rFonts w:ascii="Arial" w:hAnsi="Arial" w:cs="Arial"/>
            <w:b/>
            <w:bCs/>
            <w:color w:val="000000"/>
            <w:sz w:val="18"/>
          </w:rPr>
          <w:t>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52" w:history="1">
        <w:r w:rsidRPr="00C43403">
          <w:rPr>
            <w:rFonts w:ascii="Tahoma" w:hAnsi="Tahoma" w:cs="Tahoma"/>
            <w:b/>
            <w:bCs/>
            <w:color w:val="000000"/>
            <w:sz w:val="21"/>
          </w:rPr>
          <w:t>491. În care dintre următoarele situaţii conducătorul unui autovehicul este obligat să folosească luminile de întâlnire sau de drum?</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în cazul arterelor de circulaţie slab iluminate, când vizibilitatea este redusă, în mers, atât în localităţi, cât şi în afara acestora;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 cazul staţionării pe timp de noapte pe partea carosabilă a drumurilor naţionale sau în cazul parcării autovehiculului în locuri special amenajate, dar neiluminate;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pe timp de zi pe drumurile naţionale, în situaţiile în care traficul este supraaglomerat.</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6 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32% | Tags:</w:t>
      </w:r>
      <w:r w:rsidRPr="00C43403">
        <w:rPr>
          <w:rFonts w:ascii="Arial" w:hAnsi="Arial" w:cs="Arial"/>
          <w:color w:val="222222"/>
          <w:sz w:val="18"/>
        </w:rPr>
        <w:t> </w:t>
      </w:r>
      <w:hyperlink r:id="rId453" w:history="1">
        <w:r w:rsidRPr="00C43403">
          <w:rPr>
            <w:rFonts w:ascii="Arial" w:hAnsi="Arial" w:cs="Arial"/>
            <w:color w:val="000000"/>
            <w:sz w:val="18"/>
          </w:rPr>
          <w:t>raspunsuri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54" w:history="1">
        <w:r w:rsidRPr="00C43403">
          <w:rPr>
            <w:rFonts w:ascii="Arial" w:hAnsi="Arial" w:cs="Arial"/>
            <w:color w:val="000000"/>
            <w:sz w:val="18"/>
          </w:rPr>
          <w:t>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55" w:history="1">
        <w:r w:rsidRPr="00C43403">
          <w:rPr>
            <w:rFonts w:ascii="Tahoma" w:hAnsi="Tahoma" w:cs="Tahoma"/>
            <w:b/>
            <w:bCs/>
            <w:color w:val="000000"/>
            <w:sz w:val="21"/>
          </w:rPr>
          <w:t>889. Ce obligaţii aveţi, în calitate de conducător auto?</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circulaţi cu o viteză cel puţin egală celei prescrise de indicatorul „Viteză minimă obligatorie“;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nu acceleraţi în intersecţie;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circulaţi cu o viteză inferioară celei înscrise în indicatorul „Viteză minimă obligatorie“.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8 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32% | Tags:</w:t>
      </w:r>
      <w:r w:rsidRPr="00C43403">
        <w:rPr>
          <w:rFonts w:ascii="Arial" w:hAnsi="Arial" w:cs="Arial"/>
          <w:color w:val="222222"/>
          <w:sz w:val="18"/>
        </w:rPr>
        <w:t> </w:t>
      </w:r>
      <w:hyperlink r:id="rId456" w:history="1">
        <w:r w:rsidRPr="00C43403">
          <w:rPr>
            <w:rFonts w:ascii="Arial" w:hAnsi="Arial" w:cs="Arial"/>
            <w:b/>
            <w:bCs/>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57" w:history="1">
        <w:r w:rsidRPr="00C43403">
          <w:rPr>
            <w:rFonts w:ascii="Arial" w:hAnsi="Arial" w:cs="Arial"/>
            <w:color w:val="000000"/>
            <w:sz w:val="18"/>
          </w:rPr>
          <w:t>examen auto categoria B1</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458" w:history="1">
        <w:r>
          <w:rPr>
            <w:noProof/>
          </w:rPr>
          <w:pict>
            <v:shape id="Picture 20" o:spid="_x0000_s1044" type="#_x0000_t75" alt="http://e-drpciv.ro/poze2/629.jpg" href="http://e-drpciv.ro/poze2/629.j" style="position:absolute;margin-left:65pt;margin-top:0;width:105pt;height:78.75pt;z-index:251676672;visibility:visible;mso-wrap-distance-left:0;mso-wrap-distance-right:0;mso-position-horizontal:right;mso-position-horizontal-relative:text;mso-position-vertical-relative:line" o:allowoverlap="f" o:button="t">
              <v:fill o:detectmouseclick="t"/>
              <v:imagedata r:id="rId459"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60" w:history="1">
        <w:r w:rsidRPr="00C43403">
          <w:rPr>
            <w:rFonts w:ascii="Tahoma" w:hAnsi="Tahoma" w:cs="Tahoma"/>
            <w:b/>
            <w:bCs/>
            <w:color w:val="000000"/>
            <w:sz w:val="21"/>
          </w:rPr>
          <w:t>629. Cum este corect să procedaţi în situaţia prezentată?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sunteţi obligat să aşteptaţi;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 aveţi nicio obligaţie;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semnalizaţi autobuzul galben că poate circula.</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31% | Tags:</w:t>
      </w:r>
      <w:r w:rsidRPr="00C43403">
        <w:rPr>
          <w:rFonts w:ascii="Arial" w:hAnsi="Arial" w:cs="Arial"/>
          <w:color w:val="222222"/>
          <w:sz w:val="18"/>
        </w:rPr>
        <w:t> </w:t>
      </w:r>
      <w:hyperlink r:id="rId461"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62" w:history="1">
        <w:r w:rsidRPr="00C43403">
          <w:rPr>
            <w:rFonts w:ascii="Arial" w:hAnsi="Arial" w:cs="Arial"/>
            <w:color w:val="000000"/>
            <w:sz w:val="18"/>
          </w:rPr>
          <w:t>permis categoria tr</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463" w:history="1">
        <w:r>
          <w:rPr>
            <w:noProof/>
          </w:rPr>
          <w:pict>
            <v:shape id="Picture 21" o:spid="_x0000_s1045" type="#_x0000_t75" alt="http://e-drpciv.ro/poze2/915.jpg" href="http://e-drpciv.ro/poze2/915.j" style="position:absolute;margin-left:65pt;margin-top:0;width:105pt;height:78.75pt;z-index:251677696;visibility:visible;mso-wrap-distance-left:0;mso-wrap-distance-right:0;mso-position-horizontal:right;mso-position-horizontal-relative:text;mso-position-vertical-relative:line" o:allowoverlap="f" o:button="t">
              <v:fill o:detectmouseclick="t"/>
              <v:imagedata r:id="rId464"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65" w:history="1">
        <w:r w:rsidRPr="00C43403">
          <w:rPr>
            <w:rFonts w:ascii="Tahoma" w:hAnsi="Tahoma" w:cs="Tahoma"/>
            <w:b/>
            <w:bCs/>
            <w:color w:val="000000"/>
            <w:sz w:val="21"/>
          </w:rPr>
          <w:t>915. Cum este corect să procedaţi dacă părăsiţi drumul prioritar?</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aveţi prioritate, deoarece vă aflaţi pe un drum prioritar;</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cedaţi trecerea vehiculelor care vin din faţă;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cedaţi trecerea vehiculelor care vin din dreapta.</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3 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31% | Tags:</w:t>
      </w:r>
      <w:r w:rsidRPr="00C43403">
        <w:rPr>
          <w:rFonts w:ascii="Arial" w:hAnsi="Arial" w:cs="Arial"/>
          <w:color w:val="222222"/>
          <w:sz w:val="18"/>
        </w:rPr>
        <w:t> </w:t>
      </w:r>
      <w:hyperlink r:id="rId466" w:history="1">
        <w:r w:rsidRPr="00C43403">
          <w:rPr>
            <w:rFonts w:ascii="Arial" w:hAnsi="Arial" w:cs="Arial"/>
            <w:color w:val="000000"/>
            <w:sz w:val="18"/>
          </w:rPr>
          <w:t>intrebari cat tr</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67" w:history="1">
        <w:r w:rsidRPr="00C43403">
          <w:rPr>
            <w:rFonts w:ascii="Arial" w:hAnsi="Arial" w:cs="Arial"/>
            <w:b/>
            <w:bCs/>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68" w:history="1">
        <w:r w:rsidRPr="00C43403">
          <w:rPr>
            <w:rFonts w:ascii="Tahoma" w:hAnsi="Tahoma" w:cs="Tahoma"/>
            <w:b/>
            <w:bCs/>
            <w:color w:val="000000"/>
            <w:sz w:val="21"/>
          </w:rPr>
          <w:t>465. În care dintre situaţiile de mai jos se suspendă exercitarea dreptului de a conduce?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depăşirea vitezei maxime admise cu peste 20 km/h;</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nerespectarea regulilor privind depăşirea;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nefolosirea luminilor de ceaţă după lăsarea serii.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31% | Tags:</w:t>
      </w:r>
      <w:r w:rsidRPr="00C43403">
        <w:rPr>
          <w:rFonts w:ascii="Arial" w:hAnsi="Arial" w:cs="Arial"/>
          <w:color w:val="222222"/>
          <w:sz w:val="18"/>
        </w:rPr>
        <w:t> </w:t>
      </w:r>
      <w:hyperlink r:id="rId469" w:history="1">
        <w:r w:rsidRPr="00C43403">
          <w:rPr>
            <w:rFonts w:ascii="Arial" w:hAnsi="Arial" w:cs="Arial"/>
            <w:color w:val="000000"/>
            <w:sz w:val="18"/>
          </w:rPr>
          <w:t>permis categoria b</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70" w:history="1">
        <w:r w:rsidRPr="00C43403">
          <w:rPr>
            <w:rFonts w:ascii="Arial" w:hAnsi="Arial" w:cs="Arial"/>
            <w:color w:val="000000"/>
            <w:sz w:val="18"/>
          </w:rPr>
          <w:t>examen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71" w:history="1">
        <w:r w:rsidRPr="00C43403">
          <w:rPr>
            <w:rFonts w:ascii="Tahoma" w:hAnsi="Tahoma" w:cs="Tahoma"/>
            <w:b/>
            <w:bCs/>
            <w:color w:val="000000"/>
            <w:sz w:val="21"/>
          </w:rPr>
          <w:t>881. Conduita preventivă asigură: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menţinerea stării tehnice a autovehiculului;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siguranţa şi fluenţa deplasării pe drumurile publice;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prelungirea duratei de exploatare a motorului.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32% | Tags:</w:t>
      </w:r>
      <w:r w:rsidRPr="00C43403">
        <w:rPr>
          <w:rFonts w:ascii="Arial" w:hAnsi="Arial" w:cs="Arial"/>
          <w:color w:val="222222"/>
          <w:sz w:val="18"/>
        </w:rPr>
        <w:t> </w:t>
      </w:r>
      <w:hyperlink r:id="rId472" w:history="1">
        <w:r w:rsidRPr="00C43403">
          <w:rPr>
            <w:rFonts w:ascii="Arial" w:hAnsi="Arial" w:cs="Arial"/>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73" w:history="1">
        <w:r w:rsidRPr="00C43403">
          <w:rPr>
            <w:rFonts w:ascii="Arial" w:hAnsi="Arial" w:cs="Arial"/>
            <w:color w:val="000000"/>
            <w:sz w:val="18"/>
          </w:rPr>
          <w:t>chestionare auto 2014</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474" w:history="1">
        <w:r>
          <w:rPr>
            <w:noProof/>
          </w:rPr>
          <w:pict>
            <v:shape id="Picture 22" o:spid="_x0000_s1046" type="#_x0000_t75" alt="http://e-drpciv.ro/poze2/795.jpg" href="http://e-drpciv.ro/poze2/795.j" style="position:absolute;margin-left:65pt;margin-top:0;width:105pt;height:78.75pt;z-index:251678720;visibility:visible;mso-wrap-distance-left:0;mso-wrap-distance-right:0;mso-position-horizontal:right;mso-position-horizontal-relative:text;mso-position-vertical-relative:line" o:allowoverlap="f" o:button="t">
              <v:fill o:detectmouseclick="t"/>
              <v:imagedata r:id="rId475"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76" w:history="1">
        <w:r w:rsidRPr="00C43403">
          <w:rPr>
            <w:rFonts w:ascii="Tahoma" w:hAnsi="Tahoma" w:cs="Tahoma"/>
            <w:b/>
            <w:bCs/>
            <w:color w:val="000000"/>
            <w:sz w:val="21"/>
          </w:rPr>
          <w:t>795. Motociclistul depăşeşte corect autocamionul?</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 procedează corect;</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 deoarece din sens opus circulă alt vehicul;</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 deoarece indicatorul din imagine interzice acest lucru.</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40 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31% | Tags:</w:t>
      </w:r>
      <w:r w:rsidRPr="00C43403">
        <w:rPr>
          <w:rFonts w:ascii="Arial" w:hAnsi="Arial" w:cs="Arial"/>
          <w:color w:val="222222"/>
          <w:sz w:val="18"/>
        </w:rPr>
        <w:t> </w:t>
      </w:r>
      <w:hyperlink r:id="rId477" w:history="1">
        <w:r w:rsidRPr="00C43403">
          <w:rPr>
            <w:rFonts w:ascii="Arial" w:hAnsi="Arial" w:cs="Arial"/>
            <w:b/>
            <w:bCs/>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78" w:history="1">
        <w:r w:rsidRPr="00C43403">
          <w:rPr>
            <w:rFonts w:ascii="Arial" w:hAnsi="Arial" w:cs="Arial"/>
            <w:color w:val="000000"/>
            <w:sz w:val="18"/>
          </w:rPr>
          <w:t>chestionare auto 2014</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79" w:history="1">
        <w:r w:rsidRPr="00C43403">
          <w:rPr>
            <w:rFonts w:ascii="Tahoma" w:hAnsi="Tahoma" w:cs="Tahoma"/>
            <w:b/>
            <w:bCs/>
            <w:color w:val="000000"/>
            <w:sz w:val="21"/>
          </w:rPr>
          <w:t>66. Pe străzile cu sens unic este interzis:</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întoarceţi autovehiculul;</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viraţi la stânga sau la dreapta;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manevraţi înapoi autovehiculul.</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2 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31% | Tags:</w:t>
      </w:r>
      <w:r w:rsidRPr="00C43403">
        <w:rPr>
          <w:rFonts w:ascii="Arial" w:hAnsi="Arial" w:cs="Arial"/>
          <w:color w:val="222222"/>
          <w:sz w:val="18"/>
        </w:rPr>
        <w:t> </w:t>
      </w:r>
      <w:hyperlink r:id="rId480" w:history="1">
        <w:r w:rsidRPr="00C43403">
          <w:rPr>
            <w:rFonts w:ascii="Arial" w:hAnsi="Arial" w:cs="Arial"/>
            <w:b/>
            <w:bCs/>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81" w:history="1">
        <w:r w:rsidRPr="00C43403">
          <w:rPr>
            <w:rFonts w:ascii="Arial" w:hAnsi="Arial" w:cs="Arial"/>
            <w:color w:val="000000"/>
            <w:sz w:val="18"/>
          </w:rPr>
          <w:t>www.drpciv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82" w:history="1">
        <w:r w:rsidRPr="00C43403">
          <w:rPr>
            <w:rFonts w:ascii="Tahoma" w:hAnsi="Tahoma" w:cs="Tahoma"/>
            <w:b/>
            <w:bCs/>
            <w:color w:val="000000"/>
            <w:sz w:val="21"/>
          </w:rPr>
          <w:t>1014. Care autovehicule trebuie să-şi refacă inspecţia tehnică înainte de termen?</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autovehiculele mai vechi de 10 ani;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autovehiculele cu sistemele de frânare şi de direcţie grav avariate;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autovehiculele cu inscripţia „ŞCOALĂ“.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4 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31% | Tags:</w:t>
      </w:r>
      <w:r w:rsidRPr="00C43403">
        <w:rPr>
          <w:rFonts w:ascii="Arial" w:hAnsi="Arial" w:cs="Arial"/>
          <w:color w:val="222222"/>
          <w:sz w:val="18"/>
        </w:rPr>
        <w:t> </w:t>
      </w:r>
      <w:hyperlink r:id="rId483" w:history="1">
        <w:r w:rsidRPr="00C43403">
          <w:rPr>
            <w:rFonts w:ascii="Arial" w:hAnsi="Arial" w:cs="Arial"/>
            <w:color w:val="000000"/>
            <w:sz w:val="18"/>
          </w:rPr>
          <w:t>intrebari cat b</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84" w:history="1">
        <w:r w:rsidRPr="00C43403">
          <w:rPr>
            <w:rFonts w:ascii="Arial" w:hAnsi="Arial" w:cs="Arial"/>
            <w:color w:val="000000"/>
            <w:sz w:val="18"/>
          </w:rPr>
          <w:t>drpciv.ro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85" w:history="1">
        <w:r w:rsidRPr="00C43403">
          <w:rPr>
            <w:rFonts w:ascii="Tahoma" w:hAnsi="Tahoma" w:cs="Tahoma"/>
            <w:b/>
            <w:bCs/>
            <w:color w:val="000000"/>
            <w:sz w:val="21"/>
          </w:rPr>
          <w:t>550. Aveţi obligaţia de a opri imediat autovehiculul la semnalele adresate de: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poliţiştii de frontieră;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poliţiştii comunitari;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personalul autorizat din cadrul serviciului de examinări.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18 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31% | Tags:</w:t>
      </w:r>
      <w:r w:rsidRPr="00C43403">
        <w:rPr>
          <w:rFonts w:ascii="Arial" w:hAnsi="Arial" w:cs="Arial"/>
          <w:color w:val="222222"/>
          <w:sz w:val="18"/>
        </w:rPr>
        <w:t> </w:t>
      </w:r>
      <w:hyperlink r:id="rId486" w:history="1">
        <w:r w:rsidRPr="00C43403">
          <w:rPr>
            <w:rFonts w:ascii="Arial" w:hAnsi="Arial" w:cs="Arial"/>
            <w:b/>
            <w:bCs/>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87" w:history="1">
        <w:r w:rsidRPr="00C43403">
          <w:rPr>
            <w:rFonts w:ascii="Arial" w:hAnsi="Arial" w:cs="Arial"/>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88" w:history="1">
        <w:r w:rsidRPr="00C43403">
          <w:rPr>
            <w:rFonts w:ascii="Tahoma" w:hAnsi="Tahoma" w:cs="Tahoma"/>
            <w:b/>
            <w:bCs/>
            <w:color w:val="000000"/>
            <w:sz w:val="21"/>
          </w:rPr>
          <w:t>690. Dacă efortul depus pentru acţionarea volanului este mai mare decât în mod obişnuit, trebuie să verificăm, în primul rând:</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starea de prindere a volanului pe axul său;</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presiunea în pneurile punţii din spate;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presiunea în pneurile punţii din faţă.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2 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31% | Tags:</w:t>
      </w:r>
      <w:r w:rsidRPr="00C43403">
        <w:rPr>
          <w:rFonts w:ascii="Arial" w:hAnsi="Arial" w:cs="Arial"/>
          <w:color w:val="222222"/>
          <w:sz w:val="18"/>
        </w:rPr>
        <w:t> </w:t>
      </w:r>
      <w:hyperlink r:id="rId489" w:history="1">
        <w:r w:rsidRPr="00C43403">
          <w:rPr>
            <w:rFonts w:ascii="Arial" w:hAnsi="Arial" w:cs="Arial"/>
            <w:color w:val="000000"/>
            <w:sz w:val="18"/>
          </w:rPr>
          <w:t>raspunsuri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90" w:history="1">
        <w:r w:rsidRPr="00C43403">
          <w:rPr>
            <w:rFonts w:ascii="Arial" w:hAnsi="Arial" w:cs="Arial"/>
            <w:color w:val="000000"/>
            <w:sz w:val="18"/>
          </w:rPr>
          <w:t>auto chestionare</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491" w:history="1">
        <w:r>
          <w:rPr>
            <w:noProof/>
          </w:rPr>
          <w:pict>
            <v:shape id="Picture 23" o:spid="_x0000_s1047" type="#_x0000_t75" alt="http://e-drpciv.ro/poze2/728.jpg" href="http://e-drpciv.ro/poze2/728.j" style="position:absolute;margin-left:65pt;margin-top:0;width:105pt;height:78.75pt;z-index:251679744;visibility:visible;mso-wrap-distance-left:0;mso-wrap-distance-right:0;mso-position-horizontal:right;mso-position-horizontal-relative:text;mso-position-vertical-relative:line" o:allowoverlap="f" o:button="t">
              <v:fill o:detectmouseclick="t"/>
              <v:imagedata r:id="rId492"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93" w:history="1">
        <w:r w:rsidRPr="00C43403">
          <w:rPr>
            <w:rFonts w:ascii="Tahoma" w:hAnsi="Tahoma" w:cs="Tahoma"/>
            <w:b/>
            <w:bCs/>
            <w:color w:val="000000"/>
            <w:sz w:val="21"/>
          </w:rPr>
          <w:t>728. Panoul de sub indicator permite: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staţionarea mijloacelor de transport public de persoane în intervalul menţionat;</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staţionarea în timpul orelor menţionate;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staţionarea în afara intervalului orar menţionat.</w:t>
      </w:r>
    </w:p>
    <w:p w:rsidR="00AE1230" w:rsidRPr="00C43403" w:rsidRDefault="00AE1230" w:rsidP="00C43403">
      <w:pPr>
        <w:spacing w:after="0" w:line="240" w:lineRule="auto"/>
        <w:outlineLvl w:val="1"/>
        <w:rPr>
          <w:rFonts w:ascii="Tahoma" w:hAnsi="Tahoma" w:cs="Tahoma"/>
          <w:b/>
          <w:bCs/>
          <w:color w:val="222222"/>
          <w:sz w:val="21"/>
          <w:szCs w:val="21"/>
        </w:rPr>
      </w:pPr>
      <w:r>
        <w:rPr>
          <w:rFonts w:ascii="Tahoma" w:hAnsi="Tahoma" w:cs="Tahoma"/>
          <w:b/>
          <w:bCs/>
          <w:color w:val="222222"/>
          <w:sz w:val="21"/>
          <w:szCs w:val="21"/>
        </w:rPr>
        <w:t>1</w:t>
      </w:r>
      <w:hyperlink r:id="rId494" w:history="1">
        <w:r w:rsidRPr="00C43403">
          <w:rPr>
            <w:rFonts w:ascii="Tahoma" w:hAnsi="Tahoma" w:cs="Tahoma"/>
            <w:b/>
            <w:bCs/>
            <w:color w:val="000000"/>
            <w:sz w:val="21"/>
          </w:rPr>
          <w:t>29. Braţul drept, întins orizontal, al poliţistului indică „Oprire“ pentru:</w:t>
        </w:r>
      </w:hyperlink>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vehiculele şi pietonii care vin din faţă;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vehiculele şi pietonii care vin din spate;</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vehiculele şi pietonii care vin din faţă şi din spate.</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495" w:history="1">
        <w:r w:rsidRPr="00C43403">
          <w:rPr>
            <w:rFonts w:ascii="Tahoma" w:hAnsi="Tahoma" w:cs="Tahoma"/>
            <w:b/>
            <w:bCs/>
            <w:color w:val="000000"/>
            <w:sz w:val="21"/>
          </w:rPr>
          <w:t>232. Este obligat conducătorul unui vehicul să folosească banda suplimentară, la urcarea în rampă, dacă viteza sa este mai mică decât cea înscrisă pe indicator?</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nu, deoarece banda este destinată vehiculelor care se deplasează cu o viteză egală sau superioară celei precizate de indicator;</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 fiind obligat în toate situaţiile să circule doar pe banda de lângă marginea drumului.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16 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30% | Tags:</w:t>
      </w:r>
      <w:r w:rsidRPr="00C43403">
        <w:rPr>
          <w:rFonts w:ascii="Arial" w:hAnsi="Arial" w:cs="Arial"/>
          <w:color w:val="222222"/>
          <w:sz w:val="18"/>
        </w:rPr>
        <w:t> </w:t>
      </w:r>
      <w:hyperlink r:id="rId496" w:history="1">
        <w:r w:rsidRPr="00C43403">
          <w:rPr>
            <w:rFonts w:ascii="Arial" w:hAnsi="Arial" w:cs="Arial"/>
            <w:color w:val="000000"/>
            <w:sz w:val="18"/>
          </w:rPr>
          <w:t>examen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497" w:history="1">
        <w:r w:rsidRPr="00C43403">
          <w:rPr>
            <w:rFonts w:ascii="Arial" w:hAnsi="Arial" w:cs="Arial"/>
            <w:b/>
            <w:bCs/>
            <w:color w:val="000000"/>
            <w:sz w:val="18"/>
          </w:rPr>
          <w:t>examen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498" w:history="1">
        <w:r>
          <w:rPr>
            <w:noProof/>
          </w:rPr>
          <w:pict>
            <v:shape id="Picture 24" o:spid="_x0000_s1048" type="#_x0000_t75" alt="http://e-drpciv.ro/poze2/314.jpg" href="http://e-drpciv.ro/poze2/314.j" style="position:absolute;margin-left:65pt;margin-top:0;width:105pt;height:78.75pt;z-index:251680768;visibility:visible;mso-wrap-distance-left:0;mso-wrap-distance-right:0;mso-position-horizontal:right;mso-position-horizontal-relative:text;mso-position-vertical-relative:line" o:allowoverlap="f" o:button="t">
              <v:fill o:detectmouseclick="t"/>
              <v:imagedata r:id="rId499"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00" w:history="1">
        <w:r w:rsidRPr="00C43403">
          <w:rPr>
            <w:rFonts w:ascii="Tahoma" w:hAnsi="Tahoma" w:cs="Tahoma"/>
            <w:b/>
            <w:bCs/>
            <w:color w:val="000000"/>
            <w:sz w:val="21"/>
          </w:rPr>
          <w:t>314. Care dintre cele trei vehicule trece primul prin intersecţie?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tramvaiul, deoarece are prioritate în mers;</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autoturismul galben, deoarece îşi schimbă direcţia de mers;</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autoturismul roşu, deoarece vine din dreapta celorlalte două vehicule.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8 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501" w:history="1">
        <w:r w:rsidRPr="00C43403">
          <w:rPr>
            <w:rFonts w:ascii="Arial" w:hAnsi="Arial" w:cs="Arial"/>
            <w:b/>
            <w:bCs/>
            <w:color w:val="000000"/>
            <w:sz w:val="18"/>
          </w:rPr>
          <w:t>examen auto cat tr</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02" w:history="1">
        <w:r w:rsidRPr="00C43403">
          <w:rPr>
            <w:rFonts w:ascii="Arial" w:hAnsi="Arial" w:cs="Arial"/>
            <w:b/>
            <w:bCs/>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03" w:history="1">
        <w:r w:rsidRPr="00C43403">
          <w:rPr>
            <w:rFonts w:ascii="Tahoma" w:hAnsi="Tahoma" w:cs="Tahoma"/>
            <w:b/>
            <w:bCs/>
            <w:color w:val="000000"/>
            <w:sz w:val="21"/>
          </w:rPr>
          <w:t>167. Ce semnificaţie are marcajul longitudinal continuu de separare a sensurilor de circulaţie?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orientează conducătorii de vehicule în condiţii de vizibilitate redusă;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interzice încălcarea lui;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interzice depăşirea pe sectorul pe care este aplicat.</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31% | Tags:</w:t>
      </w:r>
      <w:r w:rsidRPr="00C43403">
        <w:rPr>
          <w:rFonts w:ascii="Arial" w:hAnsi="Arial" w:cs="Arial"/>
          <w:color w:val="222222"/>
          <w:sz w:val="18"/>
        </w:rPr>
        <w:t> </w:t>
      </w:r>
      <w:hyperlink r:id="rId504" w:history="1">
        <w:r w:rsidRPr="00C43403">
          <w:rPr>
            <w:rFonts w:ascii="Arial" w:hAnsi="Arial" w:cs="Arial"/>
            <w:b/>
            <w:bCs/>
            <w:color w:val="000000"/>
            <w:sz w:val="18"/>
          </w:rPr>
          <w:t>www.drpciv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05" w:history="1">
        <w:r w:rsidRPr="00C43403">
          <w:rPr>
            <w:rFonts w:ascii="Arial" w:hAnsi="Arial" w:cs="Arial"/>
            <w:color w:val="000000"/>
            <w:sz w:val="18"/>
          </w:rPr>
          <w:t>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06" w:history="1">
        <w:r w:rsidRPr="00C43403">
          <w:rPr>
            <w:rFonts w:ascii="Tahoma" w:hAnsi="Tahoma" w:cs="Tahoma"/>
            <w:b/>
            <w:bCs/>
            <w:color w:val="000000"/>
            <w:sz w:val="21"/>
          </w:rPr>
          <w:t>1039. Ce măsuri vor fi luate în cazul conducerii pe drumurile publice a unui autovehicul cu defecţiuni grave la mecanismul de direcţie?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amendă contravenţională, reţinerea certificatului de înmatriculare, precum şi reţinerea permisului de conducere în vederea suspendării exercitării dreptului de a conduce autovehicule;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amendă contravenţională;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amendă contravenţională şi reţinerea certificatului de înmatriculare.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29% | Tags:</w:t>
      </w:r>
      <w:r w:rsidRPr="00C43403">
        <w:rPr>
          <w:rFonts w:ascii="Arial" w:hAnsi="Arial" w:cs="Arial"/>
          <w:color w:val="222222"/>
          <w:sz w:val="18"/>
        </w:rPr>
        <w:t> </w:t>
      </w:r>
      <w:hyperlink r:id="rId507" w:history="1">
        <w:r w:rsidRPr="00C43403">
          <w:rPr>
            <w:rFonts w:ascii="Arial" w:hAnsi="Arial" w:cs="Arial"/>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08" w:history="1">
        <w:r w:rsidRPr="00C43403">
          <w:rPr>
            <w:rFonts w:ascii="Arial" w:hAnsi="Arial" w:cs="Arial"/>
            <w:color w:val="000000"/>
            <w:sz w:val="18"/>
          </w:rPr>
          <w:t>examen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09" w:history="1">
        <w:r w:rsidRPr="00C43403">
          <w:rPr>
            <w:rFonts w:ascii="Tahoma" w:hAnsi="Tahoma" w:cs="Tahoma"/>
            <w:b/>
            <w:bCs/>
            <w:color w:val="000000"/>
            <w:sz w:val="21"/>
          </w:rPr>
          <w:t>323. Puteţi circula cu autovehiculul într-o zonă pietonală dacă: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prestaţi servicii comerciale;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aveţi sistemul de iluminare în stare de funcţionare;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locuiţi în acea zonă.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18 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30% | Tags:</w:t>
      </w:r>
      <w:r w:rsidRPr="00C43403">
        <w:rPr>
          <w:rFonts w:ascii="Arial" w:hAnsi="Arial" w:cs="Arial"/>
          <w:color w:val="222222"/>
          <w:sz w:val="18"/>
        </w:rPr>
        <w:t> </w:t>
      </w:r>
      <w:hyperlink r:id="rId510"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11" w:history="1">
        <w:r w:rsidRPr="00C43403">
          <w:rPr>
            <w:rFonts w:ascii="Arial" w:hAnsi="Arial" w:cs="Arial"/>
            <w:color w:val="000000"/>
            <w:sz w:val="18"/>
          </w:rPr>
          <w:t>drpciv chestionare</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12" w:history="1">
        <w:r w:rsidRPr="00C43403">
          <w:rPr>
            <w:rFonts w:ascii="Tahoma" w:hAnsi="Tahoma" w:cs="Tahoma"/>
            <w:b/>
            <w:bCs/>
            <w:color w:val="000000"/>
            <w:sz w:val="21"/>
          </w:rPr>
          <w:t>1024. Cum se execută depăşirea autoturismelor şi a autocamioanelor pe un drum fără marcaje, pe care circulaţia se desfăşoară în sens unic?</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pe partea stângă;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pe partea dreaptă;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pe ambele părţi.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4 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29% | Tags:</w:t>
      </w:r>
      <w:r w:rsidRPr="00C43403">
        <w:rPr>
          <w:rFonts w:ascii="Arial" w:hAnsi="Arial" w:cs="Arial"/>
          <w:color w:val="222222"/>
          <w:sz w:val="18"/>
        </w:rPr>
        <w:t> </w:t>
      </w:r>
      <w:hyperlink r:id="rId513" w:history="1">
        <w:r w:rsidRPr="00C43403">
          <w:rPr>
            <w:rFonts w:ascii="Arial" w:hAnsi="Arial" w:cs="Arial"/>
            <w:color w:val="000000"/>
            <w:sz w:val="18"/>
          </w:rPr>
          <w:t>intrebari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14" w:history="1">
        <w:r w:rsidRPr="00C43403">
          <w:rPr>
            <w:rFonts w:ascii="Arial" w:hAnsi="Arial" w:cs="Arial"/>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15" w:history="1">
        <w:r w:rsidRPr="00C43403">
          <w:rPr>
            <w:rFonts w:ascii="Tahoma" w:hAnsi="Tahoma" w:cs="Tahoma"/>
            <w:b/>
            <w:bCs/>
            <w:color w:val="000000"/>
            <w:sz w:val="21"/>
          </w:rPr>
          <w:t>732. Oprirea voluntară a vehiculelor este interzisă:</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pe platforma căii ferate sau de tramvai, dacă prin aceasta este stânjenită circulaţia vehiculelor pe şine;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la mai puţin de 50 m de trecerile pentru pietoni;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o distanţă mai mică de 150 m de trecerea la nivel cu calea ferată.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2 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30% | Tags:</w:t>
      </w:r>
      <w:r w:rsidRPr="00C43403">
        <w:rPr>
          <w:rFonts w:ascii="Arial" w:hAnsi="Arial" w:cs="Arial"/>
          <w:color w:val="222222"/>
          <w:sz w:val="18"/>
        </w:rPr>
        <w:t> </w:t>
      </w:r>
      <w:hyperlink r:id="rId516" w:history="1">
        <w:r w:rsidRPr="00C43403">
          <w:rPr>
            <w:rFonts w:ascii="Arial" w:hAnsi="Arial" w:cs="Arial"/>
            <w:color w:val="000000"/>
            <w:sz w:val="18"/>
          </w:rPr>
          <w:t>teste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17" w:history="1">
        <w:r w:rsidRPr="00C43403">
          <w:rPr>
            <w:rFonts w:ascii="Arial" w:hAnsi="Arial" w:cs="Arial"/>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r>
        <w:rPr>
          <w:noProof/>
        </w:rPr>
        <w:pict>
          <v:shape id="Picture 25" o:spid="_x0000_s1049" type="#_x0000_t75" alt="http://e-drpciv.ro/poze2/609.jpg" href="http://e-drpciv.ro/poze2/609.j" style="position:absolute;margin-left:65.1pt;margin-top:1.15pt;width:105.1pt;height:78.9pt;z-index:251681792;visibility:visible;mso-wrap-distance-left:0;mso-wrap-distance-right:0;mso-position-horizontal:right;mso-position-vertical-relative:line" o:allowoverlap="f" o:button="t">
            <v:fill o:detectmouseclick="t"/>
            <v:imagedata r:id="rId518" o:title=""/>
            <w10:wrap type="square"/>
          </v:shape>
        </w:pict>
      </w:r>
      <w:hyperlink r:id="rId519" w:history="1">
        <w:r w:rsidRPr="009316C1">
          <w:rPr>
            <w:rStyle w:val="Hyperlink"/>
          </w:rPr>
          <w:t>http://e-drpciv.ro/poze2/609.jpg</w: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20" w:history="1">
        <w:r w:rsidRPr="00C43403">
          <w:rPr>
            <w:rFonts w:ascii="Tahoma" w:hAnsi="Tahoma" w:cs="Tahoma"/>
            <w:b/>
            <w:bCs/>
            <w:color w:val="000000"/>
            <w:sz w:val="21"/>
          </w:rPr>
          <w:t>609. Viraţi la stânga în intersecţie. Cum procedaţi?</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acordaţi prioritate autoturismului din stânga;</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aveţi prioritate faţă de autoturismul alb din stânga;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 vă este permis să viraţi la stânga.</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29% | Tags:</w:t>
      </w:r>
      <w:r w:rsidRPr="00C43403">
        <w:rPr>
          <w:rFonts w:ascii="Arial" w:hAnsi="Arial" w:cs="Arial"/>
          <w:color w:val="222222"/>
          <w:sz w:val="18"/>
        </w:rPr>
        <w:t> </w:t>
      </w:r>
      <w:hyperlink r:id="rId521" w:history="1">
        <w:r w:rsidRPr="00C43403">
          <w:rPr>
            <w:rFonts w:ascii="Arial" w:hAnsi="Arial" w:cs="Arial"/>
            <w:b/>
            <w:bCs/>
            <w:color w:val="000000"/>
            <w:sz w:val="18"/>
          </w:rPr>
          <w:t>chestionare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22" w:history="1">
        <w:r w:rsidRPr="00C43403">
          <w:rPr>
            <w:rFonts w:ascii="Arial" w:hAnsi="Arial" w:cs="Arial"/>
            <w:b/>
            <w:bCs/>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23" w:history="1">
        <w:r w:rsidRPr="00C43403">
          <w:rPr>
            <w:rFonts w:ascii="Tahoma" w:hAnsi="Tahoma" w:cs="Tahoma"/>
            <w:b/>
            <w:bCs/>
            <w:color w:val="000000"/>
            <w:sz w:val="21"/>
          </w:rPr>
          <w:t>150. Aveţi obligaţia de a opri imediat autovehiculul la semnalele adresate de: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ofiţerii sau subofiţerii Jandarmeriei Române;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poliţiştii comunitari;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agenţii de cale ferată, la trecerile la nivel.</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3 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30% | Tags:</w:t>
      </w:r>
      <w:r w:rsidRPr="00C43403">
        <w:rPr>
          <w:rFonts w:ascii="Arial" w:hAnsi="Arial" w:cs="Arial"/>
          <w:color w:val="222222"/>
          <w:sz w:val="18"/>
        </w:rPr>
        <w:t> </w:t>
      </w:r>
      <w:hyperlink r:id="rId524" w:history="1">
        <w:r w:rsidRPr="00C43403">
          <w:rPr>
            <w:rFonts w:ascii="Arial" w:hAnsi="Arial" w:cs="Arial"/>
            <w:color w:val="000000"/>
            <w:sz w:val="18"/>
          </w:rPr>
          <w:t>chestionare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25" w:history="1">
        <w:r w:rsidRPr="00C43403">
          <w:rPr>
            <w:rFonts w:ascii="Arial" w:hAnsi="Arial" w:cs="Arial"/>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26" w:history="1">
        <w:r w:rsidRPr="00C43403">
          <w:rPr>
            <w:rFonts w:ascii="Tahoma" w:hAnsi="Tahoma" w:cs="Tahoma"/>
            <w:b/>
            <w:bCs/>
            <w:color w:val="000000"/>
            <w:sz w:val="21"/>
          </w:rPr>
          <w:t>742. Oprirea este interzisă:</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la o distanţă mai mică de 25 m de colţul intersecţiei;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pe drumul cu sens unic;</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o distanţă de 5 m în spatele ultimului vagon de tramvai oprit în staţia fără refugiu pentru pietoni.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30% | Tags:</w:t>
      </w:r>
      <w:r w:rsidRPr="00C43403">
        <w:rPr>
          <w:rFonts w:ascii="Arial" w:hAnsi="Arial" w:cs="Arial"/>
          <w:color w:val="222222"/>
          <w:sz w:val="18"/>
        </w:rPr>
        <w:t> </w:t>
      </w:r>
      <w:hyperlink r:id="rId527" w:history="1">
        <w:r w:rsidRPr="00C43403">
          <w:rPr>
            <w:rFonts w:ascii="Arial" w:hAnsi="Arial" w:cs="Arial"/>
            <w:b/>
            <w:bCs/>
            <w:color w:val="000000"/>
            <w:sz w:val="18"/>
          </w:rPr>
          <w:t>auto chestionare</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28" w:history="1">
        <w:r w:rsidRPr="00C43403">
          <w:rPr>
            <w:rFonts w:ascii="Arial" w:hAnsi="Arial" w:cs="Arial"/>
            <w:b/>
            <w:bCs/>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529" w:history="1">
        <w:r>
          <w:rPr>
            <w:noProof/>
          </w:rPr>
          <w:pict>
            <v:shape id="Picture 26" o:spid="_x0000_s1050" type="#_x0000_t75" alt="http://e-drpciv.ro/poze2/773.jpg" href="http://e-drpciv.ro/poze2/773.j" style="position:absolute;margin-left:65pt;margin-top:0;width:105pt;height:78.75pt;z-index:251682816;visibility:visible;mso-wrap-distance-left:0;mso-wrap-distance-right:0;mso-position-horizontal:right;mso-position-horizontal-relative:text;mso-position-vertical-relative:line" o:allowoverlap="f" o:button="t">
              <v:fill o:detectmouseclick="t"/>
              <v:imagedata r:id="rId530"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31" w:history="1">
        <w:r w:rsidRPr="00C43403">
          <w:rPr>
            <w:rFonts w:ascii="Tahoma" w:hAnsi="Tahoma" w:cs="Tahoma"/>
            <w:b/>
            <w:bCs/>
            <w:color w:val="000000"/>
            <w:sz w:val="21"/>
          </w:rPr>
          <w:t>773. Principala cauză a exploziei pneului în timpul mersului este: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umflarea insuficientă;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umflarea exagerată;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uzura moderată.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44 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29% | Tags:</w:t>
      </w:r>
      <w:r w:rsidRPr="00C43403">
        <w:rPr>
          <w:rFonts w:ascii="Arial" w:hAnsi="Arial" w:cs="Arial"/>
          <w:color w:val="222222"/>
          <w:sz w:val="18"/>
        </w:rPr>
        <w:t> </w:t>
      </w:r>
      <w:hyperlink r:id="rId532" w:history="1">
        <w:r w:rsidRPr="00C43403">
          <w:rPr>
            <w:rFonts w:ascii="Arial" w:hAnsi="Arial" w:cs="Arial"/>
            <w:color w:val="000000"/>
            <w:sz w:val="18"/>
          </w:rPr>
          <w:t>examen auto cat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33" w:history="1">
        <w:r w:rsidRPr="00C43403">
          <w:rPr>
            <w:rFonts w:ascii="Arial" w:hAnsi="Arial" w:cs="Arial"/>
            <w:b/>
            <w:bCs/>
            <w:color w:val="000000"/>
            <w:sz w:val="18"/>
          </w:rPr>
          <w:t>auto chestionare</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34" w:history="1">
        <w:r w:rsidRPr="00C43403">
          <w:rPr>
            <w:rFonts w:ascii="Tahoma" w:hAnsi="Tahoma" w:cs="Tahoma"/>
            <w:b/>
            <w:bCs/>
            <w:color w:val="000000"/>
            <w:sz w:val="21"/>
          </w:rPr>
          <w:t>747. Ce cauze determină poluarea mediului ambiant de către autovehicule?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rularea cu viteză redusă, fără motiv;</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arderea incompletă şi defectuoasă a combustibilului;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defectarea filtrului de benzină sau motorină.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30% | Tags:</w:t>
      </w:r>
      <w:r w:rsidRPr="00C43403">
        <w:rPr>
          <w:rFonts w:ascii="Arial" w:hAnsi="Arial" w:cs="Arial"/>
          <w:color w:val="222222"/>
          <w:sz w:val="18"/>
        </w:rPr>
        <w:t> </w:t>
      </w:r>
      <w:hyperlink r:id="rId535" w:history="1">
        <w:r w:rsidRPr="00C43403">
          <w:rPr>
            <w:rFonts w:ascii="Arial" w:hAnsi="Arial" w:cs="Arial"/>
            <w:b/>
            <w:bCs/>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36" w:history="1">
        <w:r w:rsidRPr="00C43403">
          <w:rPr>
            <w:rFonts w:ascii="Arial" w:hAnsi="Arial" w:cs="Arial"/>
            <w:b/>
            <w:bCs/>
            <w:color w:val="000000"/>
            <w:sz w:val="18"/>
          </w:rPr>
          <w:t>drpciv chestionare</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537" w:history="1">
        <w:r>
          <w:rPr>
            <w:noProof/>
          </w:rPr>
          <w:pict>
            <v:shape id="Picture 27" o:spid="_x0000_s1051" type="#_x0000_t75" alt="http://e-drpciv.ro/poze2/990.jpg" href="http://e-drpciv.ro/poze2/990.j" style="position:absolute;margin-left:65pt;margin-top:0;width:105pt;height:78.75pt;z-index:251683840;visibility:visible;mso-wrap-distance-left:0;mso-wrap-distance-right:0;mso-position-horizontal:right;mso-position-horizontal-relative:text;mso-position-vertical-relative:line" o:allowoverlap="f" o:button="t">
              <v:fill o:detectmouseclick="t"/>
              <v:imagedata r:id="rId538"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39" w:history="1">
        <w:r w:rsidRPr="00C43403">
          <w:rPr>
            <w:rFonts w:ascii="Tahoma" w:hAnsi="Tahoma" w:cs="Tahoma"/>
            <w:b/>
            <w:bCs/>
            <w:color w:val="000000"/>
            <w:sz w:val="21"/>
          </w:rPr>
          <w:t>990. Scoaterea pe partea laterală a bastonului de către poliţistul care însoţeşte o coloană oficială obligă conducătorul:</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reducă viteza şi să oprească în afara drumului imediat ce este posibil;</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reducă viteza şi să circule cât mai aproape de marginea drumului;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oprească autovehiculul cât mai aproape de marginea drumului.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30% | Tags:</w:t>
      </w:r>
      <w:r w:rsidRPr="00C43403">
        <w:rPr>
          <w:rFonts w:ascii="Arial" w:hAnsi="Arial" w:cs="Arial"/>
          <w:color w:val="222222"/>
          <w:sz w:val="18"/>
        </w:rPr>
        <w:t> </w:t>
      </w:r>
      <w:hyperlink r:id="rId540" w:history="1">
        <w:r w:rsidRPr="00C43403">
          <w:rPr>
            <w:rFonts w:ascii="Arial" w:hAnsi="Arial" w:cs="Arial"/>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41" w:history="1">
        <w:r w:rsidRPr="00C43403">
          <w:rPr>
            <w:rFonts w:ascii="Arial" w:hAnsi="Arial" w:cs="Arial"/>
            <w:color w:val="000000"/>
            <w:sz w:val="18"/>
          </w:rPr>
          <w:t>intrebari categoria B1</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542" w:history="1">
        <w:r>
          <w:rPr>
            <w:noProof/>
          </w:rPr>
          <w:pict>
            <v:shape id="Picture 28" o:spid="_x0000_s1052" type="#_x0000_t75" alt="http://e-drpciv.ro/poze2/969.jpg" href="http://e-drpciv.ro/poze2/969.j" style="position:absolute;margin-left:65pt;margin-top:0;width:105pt;height:78.75pt;z-index:251684864;visibility:visible;mso-wrap-distance-left:0;mso-wrap-distance-right:0;mso-position-horizontal:right;mso-position-horizontal-relative:text;mso-position-vertical-relative:line" o:allowoverlap="f" o:button="t">
              <v:fill o:detectmouseclick="t"/>
              <v:imagedata r:id="rId543"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44" w:history="1">
        <w:r w:rsidRPr="00C43403">
          <w:rPr>
            <w:rFonts w:ascii="Tahoma" w:hAnsi="Tahoma" w:cs="Tahoma"/>
            <w:b/>
            <w:bCs/>
            <w:color w:val="000000"/>
            <w:sz w:val="21"/>
          </w:rPr>
          <w:t>969. Care dintre autovehicule va trece al doilea prin intersecţia prezentată?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autoturismul roşu;</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autoturismul verde;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autocamionul.</w:t>
      </w:r>
    </w:p>
    <w:p w:rsidR="00AE1230" w:rsidRPr="00C43403" w:rsidRDefault="00AE1230" w:rsidP="00C43403">
      <w:pPr>
        <w:spacing w:after="0" w:line="240" w:lineRule="auto"/>
        <w:outlineLvl w:val="1"/>
        <w:rPr>
          <w:rFonts w:ascii="Tahoma" w:hAnsi="Tahoma" w:cs="Tahoma"/>
          <w:b/>
          <w:bCs/>
          <w:color w:val="222222"/>
          <w:sz w:val="21"/>
          <w:szCs w:val="21"/>
        </w:rPr>
      </w:pPr>
      <w:hyperlink r:id="rId545" w:history="1">
        <w:r w:rsidRPr="00C43403">
          <w:rPr>
            <w:rFonts w:ascii="Tahoma" w:hAnsi="Tahoma" w:cs="Tahoma"/>
            <w:b/>
            <w:bCs/>
            <w:color w:val="000000"/>
            <w:sz w:val="21"/>
          </w:rPr>
          <w:t>880. Ce trebuie să aveţi în vedere atunci când intenţionaţi să depăşiţi atât biciclişti, cât şi grupuri de pietoni care se deplasează pe carosabil?</w:t>
        </w:r>
      </w:hyperlink>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puteţi depăşi numai după ce pietonii şi bicicliştii v-au făcut semn în acest sens;</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respectaţi prevederile legale;</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bicicliştii şi pietonii pot fi depăşiţi numai dacă distanţa laterală este de 3 m.</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46" w:history="1">
        <w:r w:rsidRPr="00C43403">
          <w:rPr>
            <w:rFonts w:ascii="Tahoma" w:hAnsi="Tahoma" w:cs="Tahoma"/>
            <w:b/>
            <w:bCs/>
            <w:color w:val="000000"/>
            <w:sz w:val="21"/>
          </w:rPr>
          <w:t>359. În care dintre situaţii pot fi retrase plăcuţele cu numărul de înmatriculare ale unui autovehicul?</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atunci când plăcuţele cu numărul de înmatriculare nu sunt conforme cu standardele în vigoare;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atunci când certificatul de înmatriculare este pierdut;</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atunci când conducătorul autovehiculului nu poate prezenta cartea de identitate şi carnetul de conducere.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30% | Tags:</w:t>
      </w:r>
      <w:r w:rsidRPr="00C43403">
        <w:rPr>
          <w:rFonts w:ascii="Arial" w:hAnsi="Arial" w:cs="Arial"/>
          <w:color w:val="222222"/>
          <w:sz w:val="18"/>
        </w:rPr>
        <w:t> </w:t>
      </w:r>
      <w:hyperlink r:id="rId547"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48" w:history="1">
        <w:r w:rsidRPr="00C43403">
          <w:rPr>
            <w:rFonts w:ascii="Arial" w:hAnsi="Arial" w:cs="Arial"/>
            <w:color w:val="000000"/>
            <w:sz w:val="18"/>
          </w:rPr>
          <w:t>permis auto cat b1</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49" w:history="1">
        <w:r w:rsidRPr="00C43403">
          <w:rPr>
            <w:rFonts w:ascii="Tahoma" w:hAnsi="Tahoma" w:cs="Tahoma"/>
            <w:b/>
            <w:bCs/>
            <w:color w:val="000000"/>
            <w:sz w:val="21"/>
          </w:rPr>
          <w:t>80. În situaţia în care poliţistul se află cu faţa la un autovehicul care se apropie, având braţul drept întins orizontal, conducătorul auto trebuie: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oprească, deoarece semnalul i se adresează;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continue deplasarea, deoarece semnalul nu i se adresează;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schimbe direcţia de mers spre stânga.</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12 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29% | Tags:</w:t>
      </w:r>
      <w:r w:rsidRPr="00C43403">
        <w:rPr>
          <w:rFonts w:ascii="Arial" w:hAnsi="Arial" w:cs="Arial"/>
          <w:color w:val="222222"/>
          <w:sz w:val="18"/>
        </w:rPr>
        <w:t> </w:t>
      </w:r>
      <w:hyperlink r:id="rId550"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51" w:history="1">
        <w:r w:rsidRPr="00C43403">
          <w:rPr>
            <w:rFonts w:ascii="Arial" w:hAnsi="Arial" w:cs="Arial"/>
            <w:b/>
            <w:bCs/>
            <w:color w:val="000000"/>
            <w:sz w:val="18"/>
          </w:rPr>
          <w:t>auto chestionare</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52" w:history="1">
        <w:r w:rsidRPr="00C43403">
          <w:rPr>
            <w:rFonts w:ascii="Tahoma" w:hAnsi="Tahoma" w:cs="Tahoma"/>
            <w:b/>
            <w:bCs/>
            <w:color w:val="000000"/>
            <w:sz w:val="21"/>
          </w:rPr>
          <w:t>1003. Semaforul de avertizare constituit dintr-un corp de iluminat de culoare galbenă intermitentă vă obligă: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acordaţi prioritate de trecere;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circulaţi cu viteză redusă;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opriţi în orice situaţie.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2 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29% | Tags:</w:t>
      </w:r>
      <w:r w:rsidRPr="00C43403">
        <w:rPr>
          <w:rFonts w:ascii="Arial" w:hAnsi="Arial" w:cs="Arial"/>
          <w:color w:val="222222"/>
          <w:sz w:val="18"/>
        </w:rPr>
        <w:t> </w:t>
      </w:r>
      <w:hyperlink r:id="rId553" w:history="1">
        <w:r w:rsidRPr="00C43403">
          <w:rPr>
            <w:rFonts w:ascii="Arial" w:hAnsi="Arial" w:cs="Arial"/>
            <w:b/>
            <w:bCs/>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54" w:history="1">
        <w:r w:rsidRPr="00C43403">
          <w:rPr>
            <w:rFonts w:ascii="Arial" w:hAnsi="Arial" w:cs="Arial"/>
            <w:color w:val="000000"/>
            <w:sz w:val="18"/>
          </w:rPr>
          <w:t>www.drpciv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555" w:history="1">
        <w:r>
          <w:rPr>
            <w:noProof/>
          </w:rPr>
          <w:pict>
            <v:shape id="Picture 29" o:spid="_x0000_s1053" type="#_x0000_t75" alt="http://e-drpciv.ro/poze2/17.jpg" href="http://e-drpciv.ro/poze2/17.j" style="position:absolute;margin-left:65pt;margin-top:0;width:105pt;height:78.75pt;z-index:251685888;visibility:visible;mso-wrap-distance-left:0;mso-wrap-distance-right:0;mso-position-horizontal:right;mso-position-horizontal-relative:text;mso-position-vertical-relative:line" o:allowoverlap="f" o:button="t">
              <v:fill o:detectmouseclick="t"/>
              <v:imagedata r:id="rId556"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57" w:history="1">
        <w:r w:rsidRPr="00C43403">
          <w:rPr>
            <w:rFonts w:ascii="Tahoma" w:hAnsi="Tahoma" w:cs="Tahoma"/>
            <w:b/>
            <w:bCs/>
            <w:color w:val="000000"/>
            <w:sz w:val="21"/>
          </w:rPr>
          <w:t>17. Indicatorul semnifică: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reducerea numărului benzilor de circulaţie;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îngustare temporară a drumului;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terminarea benzii de circulaţie din stânga părţii carosabile.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29% | Tags:</w:t>
      </w:r>
      <w:r w:rsidRPr="00C43403">
        <w:rPr>
          <w:rFonts w:ascii="Arial" w:hAnsi="Arial" w:cs="Arial"/>
          <w:color w:val="222222"/>
          <w:sz w:val="18"/>
        </w:rPr>
        <w:t> </w:t>
      </w:r>
      <w:hyperlink r:id="rId558" w:history="1">
        <w:r w:rsidRPr="00C43403">
          <w:rPr>
            <w:rFonts w:ascii="Arial" w:hAnsi="Arial" w:cs="Arial"/>
            <w:b/>
            <w:bCs/>
            <w:color w:val="000000"/>
            <w:sz w:val="18"/>
          </w:rPr>
          <w:t>examen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59" w:history="1">
        <w:r w:rsidRPr="00C43403">
          <w:rPr>
            <w:rFonts w:ascii="Arial" w:hAnsi="Arial" w:cs="Arial"/>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60" w:history="1">
        <w:r w:rsidRPr="00C43403">
          <w:rPr>
            <w:rFonts w:ascii="Tahoma" w:hAnsi="Tahoma" w:cs="Tahoma"/>
            <w:b/>
            <w:bCs/>
            <w:color w:val="000000"/>
            <w:sz w:val="21"/>
          </w:rPr>
          <w:t>144. Care este limita legală de viteză în afara localităţilor, pe celelalte categorii de drumuri, altele decât autostrăzile, drumurile expres sau cele naţionale europene (E)?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70 km/h;</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90 km/h;</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100 km/h.</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2 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561" w:history="1">
        <w:r w:rsidRPr="00C43403">
          <w:rPr>
            <w:rFonts w:ascii="Arial" w:hAnsi="Arial" w:cs="Arial"/>
            <w:color w:val="000000"/>
            <w:sz w:val="18"/>
          </w:rPr>
          <w:t>chestionare auto 2014</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62" w:history="1">
        <w:r w:rsidRPr="00C43403">
          <w:rPr>
            <w:rFonts w:ascii="Arial" w:hAnsi="Arial" w:cs="Arial"/>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63" w:history="1">
        <w:r w:rsidRPr="00C43403">
          <w:rPr>
            <w:rFonts w:ascii="Tahoma" w:hAnsi="Tahoma" w:cs="Tahoma"/>
            <w:b/>
            <w:bCs/>
            <w:color w:val="000000"/>
            <w:sz w:val="21"/>
          </w:rPr>
          <w:t>626. Fumul de culoare neagră emis de eşapament indică: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defectarea supapelor de evacuare;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un consum exagerat de combustibil;</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un consum exagerat de ulei.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29% | Tags:</w:t>
      </w:r>
      <w:r w:rsidRPr="00C43403">
        <w:rPr>
          <w:rFonts w:ascii="Arial" w:hAnsi="Arial" w:cs="Arial"/>
          <w:color w:val="222222"/>
          <w:sz w:val="18"/>
        </w:rPr>
        <w:t> </w:t>
      </w:r>
      <w:hyperlink r:id="rId564" w:history="1">
        <w:r w:rsidRPr="00C43403">
          <w:rPr>
            <w:rFonts w:ascii="Arial" w:hAnsi="Arial" w:cs="Arial"/>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65"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566" w:history="1">
        <w:r>
          <w:rPr>
            <w:noProof/>
          </w:rPr>
          <w:pict>
            <v:shape id="Picture 30" o:spid="_x0000_s1054" type="#_x0000_t75" alt="http://e-drpciv.ro/poze2/549.jpg" href="http://e-drpciv.ro/poze2/549.j" style="position:absolute;margin-left:65pt;margin-top:0;width:105pt;height:78.75pt;z-index:251686912;visibility:visible;mso-wrap-distance-left:0;mso-wrap-distance-right:0;mso-position-horizontal:right;mso-position-horizontal-relative:text;mso-position-vertical-relative:line" o:allowoverlap="f" o:button="t">
              <v:fill o:detectmouseclick="t"/>
              <v:imagedata r:id="rId567"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68" w:history="1">
        <w:r w:rsidRPr="00C43403">
          <w:rPr>
            <w:rFonts w:ascii="Tahoma" w:hAnsi="Tahoma" w:cs="Tahoma"/>
            <w:b/>
            <w:bCs/>
            <w:color w:val="000000"/>
            <w:sz w:val="21"/>
          </w:rPr>
          <w:t>549. Care dintre vehicule au prioritate de trecere prin intersecţia prezentată?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autocamionul şi autoturismul;</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motocicleta şi tramvaiul;</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motocicleta şi autocamionul.</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41 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569" w:history="1">
        <w:r w:rsidRPr="00C43403">
          <w:rPr>
            <w:rFonts w:ascii="Arial" w:hAnsi="Arial" w:cs="Arial"/>
            <w:b/>
            <w:bCs/>
            <w:color w:val="000000"/>
            <w:sz w:val="18"/>
          </w:rPr>
          <w:t>raspunsuri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70" w:history="1">
        <w:r w:rsidRPr="00C43403">
          <w:rPr>
            <w:rFonts w:ascii="Arial" w:hAnsi="Arial" w:cs="Arial"/>
            <w:color w:val="000000"/>
            <w:sz w:val="18"/>
          </w:rPr>
          <w:t>intrebari categoria B</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71" w:history="1">
        <w:r w:rsidRPr="00C43403">
          <w:rPr>
            <w:rFonts w:ascii="Tahoma" w:hAnsi="Tahoma" w:cs="Tahoma"/>
            <w:b/>
            <w:bCs/>
            <w:color w:val="000000"/>
            <w:sz w:val="21"/>
          </w:rPr>
          <w:t>876. Conducătorii de vehicule trebuie să respecte regulile de circulaţie, generale şi particulare, în următoarea ordine: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semnalele, indicaţiile şi dispoziţiile poliţistului rutier; semnalele speciale de avertizare, luminoase sau sonore, ale autovehiculelor cu regim de circulaţie prioritară; semnalizarea temporară;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semnalele, indicaţiile şi dispoziţiile poliţistului rutier; semnalizarea temporară; semnalele speciale de avertizare, luminoase sau sonore, ale autovehiculelor cu regim de circulaţie prioritară;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semnalele speciale de avertizare, luminoase sau sonore, ale autovehiculelor cu regim de circulaţie prioritară; semnalele, indicaţiile şi dispoziţiile poliţistului rutier; semnalizarea temporară.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7 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29% | Tags:</w:t>
      </w:r>
      <w:r w:rsidRPr="00C43403">
        <w:rPr>
          <w:rFonts w:ascii="Arial" w:hAnsi="Arial" w:cs="Arial"/>
          <w:color w:val="222222"/>
          <w:sz w:val="18"/>
        </w:rPr>
        <w:t> </w:t>
      </w:r>
      <w:hyperlink r:id="rId572" w:history="1">
        <w:r w:rsidRPr="00C43403">
          <w:rPr>
            <w:rFonts w:ascii="Arial" w:hAnsi="Arial" w:cs="Arial"/>
            <w:b/>
            <w:bCs/>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73" w:history="1">
        <w:r w:rsidRPr="00C43403">
          <w:rPr>
            <w:rFonts w:ascii="Arial" w:hAnsi="Arial" w:cs="Arial"/>
            <w:color w:val="000000"/>
            <w:sz w:val="18"/>
          </w:rPr>
          <w:t>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574" w:history="1">
        <w:r>
          <w:rPr>
            <w:noProof/>
          </w:rPr>
          <w:pict>
            <v:shape id="Picture 31" o:spid="_x0000_s1055" type="#_x0000_t75" alt="http://e-drpciv.ro/poze2/395.jpg" href="http://e-drpciv.ro/poze2/395.j" style="position:absolute;margin-left:65pt;margin-top:0;width:105pt;height:78.75pt;z-index:251687936;visibility:visible;mso-wrap-distance-left:0;mso-wrap-distance-right:0;mso-position-horizontal:right;mso-position-horizontal-relative:text;mso-position-vertical-relative:line" o:allowoverlap="f" o:button="t">
              <v:fill o:detectmouseclick="t"/>
              <v:imagedata r:id="rId575"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76" w:history="1">
        <w:r w:rsidRPr="00C43403">
          <w:rPr>
            <w:rFonts w:ascii="Tahoma" w:hAnsi="Tahoma" w:cs="Tahoma"/>
            <w:b/>
            <w:bCs/>
            <w:color w:val="000000"/>
            <w:sz w:val="21"/>
          </w:rPr>
          <w:t>395. Interdicţia impusă de indicatorul din imagine se adresează:</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tuturor autovehiculelor, cu excepţia motocicletelor fără ataş;</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autoturismelor şi motocicletelor;</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tuturor vehiculelor.</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2 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577" w:history="1">
        <w:r w:rsidRPr="00C43403">
          <w:rPr>
            <w:rFonts w:ascii="Arial" w:hAnsi="Arial" w:cs="Arial"/>
            <w:color w:val="000000"/>
            <w:sz w:val="18"/>
          </w:rPr>
          <w:t>permis categoria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78" w:history="1">
        <w:r w:rsidRPr="00C43403">
          <w:rPr>
            <w:rFonts w:ascii="Arial" w:hAnsi="Arial" w:cs="Arial"/>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79" w:history="1">
        <w:r w:rsidRPr="00C43403">
          <w:rPr>
            <w:rFonts w:ascii="Tahoma" w:hAnsi="Tahoma" w:cs="Tahoma"/>
            <w:b/>
            <w:bCs/>
            <w:color w:val="000000"/>
            <w:sz w:val="21"/>
          </w:rPr>
          <w:t>186. Prioritatea de trecere se acordă în următoarea situaţie: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la întâlnirea indicatorului „Prioritate pentru circulaţia din sens invers";</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la întâlnirea indicatorului „Intersecţie cu un drum fără prioritate";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întâlnirea indicatorului „Sfârşitul drumului cu prioritate".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580" w:history="1">
        <w:r w:rsidRPr="00C43403">
          <w:rPr>
            <w:rFonts w:ascii="Arial" w:hAnsi="Arial" w:cs="Arial"/>
            <w:b/>
            <w:bCs/>
            <w:color w:val="000000"/>
            <w:sz w:val="18"/>
          </w:rPr>
          <w:t>permis auto cat tr</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81" w:history="1">
        <w:r w:rsidRPr="00C43403">
          <w:rPr>
            <w:rFonts w:ascii="Arial" w:hAnsi="Arial" w:cs="Arial"/>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82" w:history="1">
        <w:r w:rsidRPr="00C43403">
          <w:rPr>
            <w:rFonts w:ascii="Tahoma" w:hAnsi="Tahoma" w:cs="Tahoma"/>
            <w:b/>
            <w:bCs/>
            <w:color w:val="000000"/>
            <w:sz w:val="21"/>
          </w:rPr>
          <w:t>375. Sustragerea de la recoltarea probelor biologice, în vederea stabilirii alcoolemiei, constituie: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infracţiune, şi atrage anularea permisului de conducere;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contravenţie, şi se pedepseşte cu închisoare;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contravenţie, şi atrage reţinerea permisului de conducere.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583" w:history="1">
        <w:r w:rsidRPr="00C43403">
          <w:rPr>
            <w:rFonts w:ascii="Arial" w:hAnsi="Arial" w:cs="Arial"/>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84" w:history="1">
        <w:r w:rsidRPr="00C43403">
          <w:rPr>
            <w:rFonts w:ascii="Arial" w:hAnsi="Arial" w:cs="Arial"/>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585" w:history="1">
        <w:r>
          <w:rPr>
            <w:noProof/>
          </w:rPr>
          <w:pict>
            <v:shape id="Picture 32" o:spid="_x0000_s1056" type="#_x0000_t75" alt="http://e-drpciv.ro/poze2/132.jpg" href="http://e-drpciv.ro/poze2/132.j" style="position:absolute;margin-left:65pt;margin-top:0;width:105pt;height:78.75pt;z-index:251688960;visibility:visible;mso-wrap-distance-left:0;mso-wrap-distance-right:0;mso-position-horizontal:right;mso-position-horizontal-relative:text;mso-position-vertical-relative:line" o:allowoverlap="f" o:button="t">
              <v:fill o:detectmouseclick="t"/>
              <v:imagedata r:id="rId586"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87" w:history="1">
        <w:r w:rsidRPr="00C43403">
          <w:rPr>
            <w:rFonts w:ascii="Tahoma" w:hAnsi="Tahoma" w:cs="Tahoma"/>
            <w:b/>
            <w:bCs/>
            <w:color w:val="000000"/>
            <w:sz w:val="21"/>
          </w:rPr>
          <w:t>132. Ce traseu trebuie să urmaţi pentru a vira la stânga în intersecţie?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traseul 1;</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traseul 2;</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traseul 3.</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6 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29% | Tags:</w:t>
      </w:r>
      <w:r w:rsidRPr="00C43403">
        <w:rPr>
          <w:rFonts w:ascii="Arial" w:hAnsi="Arial" w:cs="Arial"/>
          <w:color w:val="222222"/>
          <w:sz w:val="18"/>
        </w:rPr>
        <w:t> </w:t>
      </w:r>
      <w:hyperlink r:id="rId588" w:history="1">
        <w:r w:rsidRPr="00C43403">
          <w:rPr>
            <w:rFonts w:ascii="Arial" w:hAnsi="Arial" w:cs="Arial"/>
            <w:b/>
            <w:bCs/>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89" w:history="1">
        <w:r w:rsidRPr="00C43403">
          <w:rPr>
            <w:rFonts w:ascii="Arial" w:hAnsi="Arial" w:cs="Arial"/>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90" w:history="1">
        <w:r w:rsidRPr="00C43403">
          <w:rPr>
            <w:rFonts w:ascii="Tahoma" w:hAnsi="Tahoma" w:cs="Tahoma"/>
            <w:b/>
            <w:bCs/>
            <w:color w:val="000000"/>
            <w:sz w:val="21"/>
          </w:rPr>
          <w:t>877. Care dintre conducătorii de vehicule, ce se apropie simultan de o intersecţie, are prioritate de trecere, în situaţia în care unul întâlneşte indicatorul „Oprire", iar celălalt indicatorul „Cedează trecerea"?</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conducătorul care întâlneşte indicatorul „Cedează trecerea“;</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conducătorul care circulă din dreapta;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conducătorul care întâlneşte indicatorul „Oprire“.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8 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591" w:history="1">
        <w:r w:rsidRPr="00C43403">
          <w:rPr>
            <w:rFonts w:ascii="Arial" w:hAnsi="Arial" w:cs="Arial"/>
            <w:b/>
            <w:bCs/>
            <w:color w:val="000000"/>
            <w:sz w:val="18"/>
          </w:rPr>
          <w:t>teste auto chestionare</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92" w:history="1">
        <w:r w:rsidRPr="00C43403">
          <w:rPr>
            <w:rFonts w:ascii="Arial" w:hAnsi="Arial" w:cs="Arial"/>
            <w:color w:val="000000"/>
            <w:sz w:val="18"/>
          </w:rPr>
          <w:t>examen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593" w:history="1">
        <w:r>
          <w:rPr>
            <w:noProof/>
          </w:rPr>
          <w:pict>
            <v:shape id="Picture 33" o:spid="_x0000_s1057" type="#_x0000_t75" alt="http://e-drpciv.ro/poze2/1018.jpg" href="http://e-drpciv.ro/poze2/1018.j" style="position:absolute;margin-left:65pt;margin-top:0;width:105pt;height:78.75pt;z-index:251689984;visibility:visible;mso-wrap-distance-left:0;mso-wrap-distance-right:0;mso-position-horizontal:right;mso-position-horizontal-relative:text;mso-position-vertical-relative:line" o:allowoverlap="f" o:button="t">
              <v:fill o:detectmouseclick="t"/>
              <v:imagedata r:id="rId594"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95" w:history="1">
        <w:r w:rsidRPr="00C43403">
          <w:rPr>
            <w:rFonts w:ascii="Tahoma" w:hAnsi="Tahoma" w:cs="Tahoma"/>
            <w:b/>
            <w:bCs/>
            <w:color w:val="000000"/>
            <w:sz w:val="21"/>
          </w:rPr>
          <w:t>1018. În acest caz:</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trebuie să permiteţi trecerea autocamionului;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aveţi voie să viraţi înaintea autocamionului;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trebuie să permiteţi numai trecerea autoturismului.</w:t>
      </w:r>
    </w:p>
    <w:p w:rsidR="00AE1230" w:rsidRPr="00C43403" w:rsidRDefault="00AE1230" w:rsidP="00C43403">
      <w:pPr>
        <w:spacing w:after="0" w:line="240" w:lineRule="auto"/>
        <w:outlineLvl w:val="1"/>
        <w:rPr>
          <w:rFonts w:ascii="Tahoma" w:hAnsi="Tahoma" w:cs="Tahoma"/>
          <w:b/>
          <w:bCs/>
          <w:color w:val="222222"/>
          <w:sz w:val="21"/>
          <w:szCs w:val="21"/>
        </w:rPr>
      </w:pPr>
      <w:hyperlink r:id="rId596" w:history="1">
        <w:r w:rsidRPr="00C43403">
          <w:rPr>
            <w:rFonts w:ascii="Tahoma" w:hAnsi="Tahoma" w:cs="Tahoma"/>
            <w:b/>
            <w:bCs/>
            <w:color w:val="000000"/>
            <w:sz w:val="21"/>
          </w:rPr>
          <w:t>21. În care dintre situaţiile prezentate este interzisă depăşirea vehiculelor pe drumurile publice?</w:t>
        </w:r>
      </w:hyperlink>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la întâlnirea indicatorului „Circulaţie în ambele sensuri“;</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la o distanţă mai mică de 50 m de staţia de tramvai, când acesta este oprit;</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trecerile pentru pietoni prevăzute cu indicatoare şi marcaje.</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597" w:history="1">
        <w:r w:rsidRPr="00C43403">
          <w:rPr>
            <w:rFonts w:ascii="Tahoma" w:hAnsi="Tahoma" w:cs="Tahoma"/>
            <w:b/>
            <w:bCs/>
            <w:color w:val="000000"/>
            <w:sz w:val="21"/>
          </w:rPr>
          <w:t>707. Conducătorul unui vehicul implicat într-un accident de circulaţie, din care au rezultat numai pagube materiale, este obligat să se supună recoltării probelor biologice, dacă aerul expirat, testat cu un aparat autorizat, arată o concentraţie: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mai mică de 0,40 mg/l alcool pur;</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mai mare de 0,80 mg/l alcool pur;</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mai mare de 0,40 mg/l alcool pur.</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598" w:history="1">
        <w:r w:rsidRPr="00C43403">
          <w:rPr>
            <w:rFonts w:ascii="Arial" w:hAnsi="Arial" w:cs="Arial"/>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599" w:history="1">
        <w:r w:rsidRPr="00C43403">
          <w:rPr>
            <w:rFonts w:ascii="Arial" w:hAnsi="Arial" w:cs="Arial"/>
            <w:color w:val="000000"/>
            <w:sz w:val="18"/>
          </w:rPr>
          <w:t>permis cat b</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00" w:history="1">
        <w:r w:rsidRPr="00C43403">
          <w:rPr>
            <w:rFonts w:ascii="Tahoma" w:hAnsi="Tahoma" w:cs="Tahoma"/>
            <w:b/>
            <w:bCs/>
            <w:color w:val="000000"/>
            <w:sz w:val="21"/>
          </w:rPr>
          <w:t>685. Limita maximă de viteză pe care administratorul drumului public o poate stabili pe anumite sectoare, din interiorul localităţilor, pentru autovehiculele din categoriile A şi B, nu poate fi mai mare de: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50 km/h;</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80 km/h;</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110 km/h.</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4 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01" w:history="1">
        <w:r w:rsidRPr="00C43403">
          <w:rPr>
            <w:rFonts w:ascii="Arial" w:hAnsi="Arial" w:cs="Arial"/>
            <w:b/>
            <w:bCs/>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02" w:history="1">
        <w:r w:rsidRPr="00C43403">
          <w:rPr>
            <w:rFonts w:ascii="Arial" w:hAnsi="Arial" w:cs="Arial"/>
            <w:b/>
            <w:bCs/>
            <w:color w:val="000000"/>
            <w:sz w:val="18"/>
          </w:rPr>
          <w:t>permis auto categoria B1</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03" w:history="1">
        <w:r w:rsidRPr="00C43403">
          <w:rPr>
            <w:rFonts w:ascii="Tahoma" w:hAnsi="Tahoma" w:cs="Tahoma"/>
            <w:b/>
            <w:bCs/>
            <w:color w:val="000000"/>
            <w:sz w:val="21"/>
          </w:rPr>
          <w:t>273. Este interzisă staţionarea unui autoturism pe un drum public cu o lăţime mai mică de 6 m?</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legal, nu este prevăzut.</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04" w:history="1">
        <w:r w:rsidRPr="00C43403">
          <w:rPr>
            <w:rFonts w:ascii="Arial" w:hAnsi="Arial" w:cs="Arial"/>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05" w:history="1">
        <w:r w:rsidRPr="00C43403">
          <w:rPr>
            <w:rFonts w:ascii="Arial" w:hAnsi="Arial" w:cs="Arial"/>
            <w:color w:val="000000"/>
            <w:sz w:val="18"/>
          </w:rPr>
          <w:t>examen auto cat B1</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06" w:history="1">
        <w:r w:rsidRPr="00C43403">
          <w:rPr>
            <w:rFonts w:ascii="Tahoma" w:hAnsi="Tahoma" w:cs="Tahoma"/>
            <w:b/>
            <w:bCs/>
            <w:color w:val="000000"/>
            <w:sz w:val="21"/>
          </w:rPr>
          <w:t>142. Când este interzisă schimbarea direcţiei de mers la dreapta, deşi este în funcţiune semnalul verde?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când semaforul nu este însoţit de un semn adiţional ce conţine o săgeată cu vârful către dreapta;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când la dreapta se află o stradă cu sens unic;</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când banda pe care se află încadrat conducătorul de vehicul este semnalizată cu indicator şi marcaj direcţional care indică mersul înainte.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607" w:history="1">
        <w:r w:rsidRPr="00C43403">
          <w:rPr>
            <w:rFonts w:ascii="Arial" w:hAnsi="Arial" w:cs="Arial"/>
            <w:color w:val="000000"/>
            <w:sz w:val="18"/>
          </w:rPr>
          <w:t>examen auto cat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08" w:history="1">
        <w:r w:rsidRPr="00C43403">
          <w:rPr>
            <w:rFonts w:ascii="Arial" w:hAnsi="Arial" w:cs="Arial"/>
            <w:b/>
            <w:bCs/>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09" w:history="1">
        <w:r w:rsidRPr="00C43403">
          <w:rPr>
            <w:rFonts w:ascii="Tahoma" w:hAnsi="Tahoma" w:cs="Tahoma"/>
            <w:b/>
            <w:bCs/>
            <w:color w:val="000000"/>
            <w:sz w:val="21"/>
          </w:rPr>
          <w:t>449. Este corectă manevra de devansare pe autostradă a unui autovehicul pe banda dreaptă a acestuia?</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da, dar numai dacă se folosesc semnalele de atenţionare sonore şi luminoase.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20 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10" w:history="1">
        <w:r w:rsidRPr="00C43403">
          <w:rPr>
            <w:rFonts w:ascii="Arial" w:hAnsi="Arial" w:cs="Arial"/>
            <w:b/>
            <w:bCs/>
            <w:color w:val="000000"/>
            <w:sz w:val="18"/>
          </w:rPr>
          <w:t>permis auto categoria b</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11" w:history="1">
        <w:r w:rsidRPr="00C43403">
          <w:rPr>
            <w:rFonts w:ascii="Arial" w:hAnsi="Arial" w:cs="Arial"/>
            <w:color w:val="000000"/>
            <w:sz w:val="18"/>
          </w:rPr>
          <w:t>teste auto chestionare</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612" w:history="1">
        <w:r>
          <w:rPr>
            <w:noProof/>
          </w:rPr>
          <w:pict>
            <v:shape id="Picture 34" o:spid="_x0000_s1058" type="#_x0000_t75" alt="http://e-drpciv.ro/poze2/544.jpg" href="http://e-drpciv.ro/poze2/544.j" style="position:absolute;margin-left:65pt;margin-top:0;width:105pt;height:78.75pt;z-index:251691008;visibility:visible;mso-wrap-distance-left:0;mso-wrap-distance-right:0;mso-position-horizontal:right;mso-position-horizontal-relative:text;mso-position-vertical-relative:line" o:allowoverlap="f" o:button="t">
              <v:fill o:detectmouseclick="t"/>
              <v:imagedata r:id="rId613"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14" w:history="1">
        <w:r w:rsidRPr="00C43403">
          <w:rPr>
            <w:rFonts w:ascii="Tahoma" w:hAnsi="Tahoma" w:cs="Tahoma"/>
            <w:b/>
            <w:bCs/>
            <w:color w:val="000000"/>
            <w:sz w:val="21"/>
          </w:rPr>
          <w:t>544. Indicatorul permite accesul:</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vehiculelor fără motor;</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mopedelor şi motocicletelor;</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autovehiculelor.</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615" w:history="1">
        <w:r w:rsidRPr="00C43403">
          <w:rPr>
            <w:rFonts w:ascii="Arial" w:hAnsi="Arial" w:cs="Arial"/>
            <w:color w:val="000000"/>
            <w:sz w:val="18"/>
          </w:rPr>
          <w:t>permis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16" w:history="1">
        <w:r w:rsidRPr="00C43403">
          <w:rPr>
            <w:rFonts w:ascii="Arial" w:hAnsi="Arial" w:cs="Arial"/>
            <w:b/>
            <w:bCs/>
            <w:color w:val="000000"/>
            <w:sz w:val="18"/>
          </w:rPr>
          <w:t>raspunsuri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17" w:history="1">
        <w:r w:rsidRPr="00C43403">
          <w:rPr>
            <w:rFonts w:ascii="Tahoma" w:hAnsi="Tahoma" w:cs="Tahoma"/>
            <w:b/>
            <w:bCs/>
            <w:color w:val="000000"/>
            <w:sz w:val="21"/>
          </w:rPr>
          <w:t>172. Conduceţi un autoturism care tractează o semiremorcă pe un drum naţional european (E). Care este viteza maximă cu care aveţi voie să circulaţi în afara localităţilor?</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70 km/h;</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110 km/h;</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90 km/h.</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7 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26% | Tags:</w:t>
      </w:r>
      <w:r w:rsidRPr="00C43403">
        <w:rPr>
          <w:rFonts w:ascii="Arial" w:hAnsi="Arial" w:cs="Arial"/>
          <w:color w:val="222222"/>
          <w:sz w:val="18"/>
        </w:rPr>
        <w:t> </w:t>
      </w:r>
      <w:hyperlink r:id="rId618" w:history="1">
        <w:r w:rsidRPr="00C43403">
          <w:rPr>
            <w:rFonts w:ascii="Arial" w:hAnsi="Arial" w:cs="Arial"/>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19" w:history="1">
        <w:r w:rsidRPr="00C43403">
          <w:rPr>
            <w:rFonts w:ascii="Arial" w:hAnsi="Arial" w:cs="Arial"/>
            <w:b/>
            <w:bCs/>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20" w:history="1">
        <w:r w:rsidRPr="00C43403">
          <w:rPr>
            <w:rFonts w:ascii="Tahoma" w:hAnsi="Tahoma" w:cs="Tahoma"/>
            <w:b/>
            <w:bCs/>
            <w:color w:val="000000"/>
            <w:sz w:val="21"/>
          </w:rPr>
          <w:t>916. În ce situaţie se reţine permisul de conducere?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atunci când nu se respectă obligaţia de reducere a vitezei;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atunci când nu se respectă normele referitoare la prioritatea de trecere a pietonilor;</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atunci când se încalcă normele legale referitoare la staţionare.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29% | Tags:</w:t>
      </w:r>
      <w:r w:rsidRPr="00C43403">
        <w:rPr>
          <w:rFonts w:ascii="Arial" w:hAnsi="Arial" w:cs="Arial"/>
          <w:color w:val="222222"/>
          <w:sz w:val="18"/>
        </w:rPr>
        <w:t> </w:t>
      </w:r>
      <w:hyperlink r:id="rId621" w:history="1">
        <w:r w:rsidRPr="00C43403">
          <w:rPr>
            <w:rFonts w:ascii="Arial" w:hAnsi="Arial" w:cs="Arial"/>
            <w:b/>
            <w:bCs/>
            <w:color w:val="000000"/>
            <w:sz w:val="18"/>
          </w:rPr>
          <w:t>examen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22" w:history="1">
        <w:r w:rsidRPr="00C43403">
          <w:rPr>
            <w:rFonts w:ascii="Arial" w:hAnsi="Arial" w:cs="Arial"/>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623" w:history="1">
        <w:r>
          <w:rPr>
            <w:noProof/>
          </w:rPr>
          <w:pict>
            <v:shape id="Picture 35" o:spid="_x0000_s1059" type="#_x0000_t75" alt="http://e-drpciv.ro/poze2/399.jpg" href="http://e-drpciv.ro/poze2/399.j" style="position:absolute;margin-left:65pt;margin-top:0;width:105pt;height:78.75pt;z-index:251692032;visibility:visible;mso-wrap-distance-left:0;mso-wrap-distance-right:0;mso-position-horizontal:right;mso-position-horizontal-relative:text;mso-position-vertical-relative:line" o:allowoverlap="f" o:button="t">
              <v:fill o:detectmouseclick="t"/>
              <v:imagedata r:id="rId624"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25" w:history="1">
        <w:r w:rsidRPr="00C43403">
          <w:rPr>
            <w:rFonts w:ascii="Tahoma" w:hAnsi="Tahoma" w:cs="Tahoma"/>
            <w:b/>
            <w:bCs/>
            <w:color w:val="000000"/>
            <w:sz w:val="21"/>
          </w:rPr>
          <w:t>399. În această situaţie, cum puteţi staţiona regulamentar?</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cu toate luminile stinse;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numai cu luminile de poziţie;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numai cu luminile de avarie.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626" w:history="1">
        <w:r w:rsidRPr="00C43403">
          <w:rPr>
            <w:rFonts w:ascii="Arial" w:hAnsi="Arial" w:cs="Arial"/>
            <w:b/>
            <w:bCs/>
            <w:color w:val="000000"/>
            <w:sz w:val="18"/>
          </w:rPr>
          <w:t>permis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27"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628" w:history="1">
        <w:r>
          <w:rPr>
            <w:noProof/>
          </w:rPr>
          <w:pict>
            <v:shape id="Picture 36" o:spid="_x0000_s1060" type="#_x0000_t75" alt="http://e-drpciv.ro/poze2/309.jpg" href="http://e-drpciv.ro/poze2/309.j" style="position:absolute;margin-left:65pt;margin-top:0;width:105pt;height:78.75pt;z-index:251693056;visibility:visible;mso-wrap-distance-left:0;mso-wrap-distance-right:0;mso-position-horizontal:right;mso-position-horizontal-relative:text;mso-position-vertical-relative:line" o:allowoverlap="f" o:button="t">
              <v:fill o:detectmouseclick="t"/>
              <v:imagedata r:id="rId629"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30" w:history="1">
        <w:r w:rsidRPr="00C43403">
          <w:rPr>
            <w:rFonts w:ascii="Tahoma" w:hAnsi="Tahoma" w:cs="Tahoma"/>
            <w:b/>
            <w:bCs/>
            <w:color w:val="000000"/>
            <w:sz w:val="21"/>
          </w:rPr>
          <w:t>309. Care dintre cele trei autovehicule a parcat regulamentar?</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niciunul;</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autoturismul 3;</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autoturismele 1 şi 2.</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9 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31" w:history="1">
        <w:r w:rsidRPr="00C43403">
          <w:rPr>
            <w:rFonts w:ascii="Arial" w:hAnsi="Arial" w:cs="Arial"/>
            <w:b/>
            <w:bCs/>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32" w:history="1">
        <w:r w:rsidRPr="00C43403">
          <w:rPr>
            <w:rFonts w:ascii="Arial" w:hAnsi="Arial" w:cs="Arial"/>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33" w:history="1">
        <w:r w:rsidRPr="00C43403">
          <w:rPr>
            <w:rFonts w:ascii="Tahoma" w:hAnsi="Tahoma" w:cs="Tahoma"/>
            <w:b/>
            <w:bCs/>
            <w:color w:val="000000"/>
            <w:sz w:val="21"/>
          </w:rPr>
          <w:t>1065. Ce trebuie să faceţi pentru evitarea complicaţiilor în cazul unei fracturi?</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imobilizaţi zona fracturată;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sterilizaţi şi să pansaţi zona fracturată;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aplicaţi un garou de cauciuc deasupra fracturii.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34" w:history="1">
        <w:r w:rsidRPr="00C43403">
          <w:rPr>
            <w:rFonts w:ascii="Arial" w:hAnsi="Arial" w:cs="Arial"/>
            <w:color w:val="000000"/>
            <w:sz w:val="18"/>
          </w:rPr>
          <w:t>chestionare auto 2014</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35" w:history="1">
        <w:r w:rsidRPr="00C43403">
          <w:rPr>
            <w:rFonts w:ascii="Arial" w:hAnsi="Arial" w:cs="Arial"/>
            <w:b/>
            <w:bCs/>
            <w:color w:val="000000"/>
            <w:sz w:val="18"/>
          </w:rPr>
          <w:t>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636" w:history="1">
        <w:r>
          <w:rPr>
            <w:noProof/>
          </w:rPr>
          <w:pict>
            <v:shape id="Picture 37" o:spid="_x0000_s1061" type="#_x0000_t75" alt="http://e-drpciv.ro/poze2/636.jpg" href="http://e-drpciv.ro/poze2/636.j" style="position:absolute;margin-left:65pt;margin-top:0;width:105pt;height:78.75pt;z-index:251694080;visibility:visible;mso-wrap-distance-left:0;mso-wrap-distance-right:0;mso-position-horizontal:right;mso-position-horizontal-relative:text;mso-position-vertical-relative:line" o:allowoverlap="f" o:button="t">
              <v:fill o:detectmouseclick="t"/>
              <v:imagedata r:id="rId637"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38" w:history="1">
        <w:r w:rsidRPr="00C43403">
          <w:rPr>
            <w:rFonts w:ascii="Tahoma" w:hAnsi="Tahoma" w:cs="Tahoma"/>
            <w:b/>
            <w:bCs/>
            <w:color w:val="000000"/>
            <w:sz w:val="21"/>
          </w:rPr>
          <w:t>636. Ce trebuie să facă conducătorul auto în situaţia prezentată?</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reducă viteza;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oprească;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nu depăşească motocicleta de poliţie.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6 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39" w:history="1">
        <w:r w:rsidRPr="00C43403">
          <w:rPr>
            <w:rFonts w:ascii="Arial" w:hAnsi="Arial" w:cs="Arial"/>
            <w:b/>
            <w:bCs/>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40" w:history="1">
        <w:r w:rsidRPr="00C43403">
          <w:rPr>
            <w:rFonts w:ascii="Arial" w:hAnsi="Arial" w:cs="Arial"/>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41" w:history="1">
        <w:r w:rsidRPr="00C43403">
          <w:rPr>
            <w:rFonts w:ascii="Tahoma" w:hAnsi="Tahoma" w:cs="Tahoma"/>
            <w:b/>
            <w:bCs/>
            <w:color w:val="000000"/>
            <w:sz w:val="21"/>
          </w:rPr>
          <w:t>617. Pentru a conduce ecologic un autovehicul, se recomandă: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folosirea motorului la relanti, în cazul în care staţionaţi mai mult timp în acelaşi loc;</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menţinerea unei viteze constante, de preferinţă medie;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oprirea motorului în timp ce coborâţi o pantă, pentru a economisi carburant.</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642" w:history="1">
        <w:r w:rsidRPr="00C43403">
          <w:rPr>
            <w:rFonts w:ascii="Arial" w:hAnsi="Arial" w:cs="Arial"/>
            <w:color w:val="000000"/>
            <w:sz w:val="18"/>
          </w:rPr>
          <w:t>intrebari cat TR</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43" w:history="1">
        <w:r w:rsidRPr="00C43403">
          <w:rPr>
            <w:rFonts w:ascii="Arial" w:hAnsi="Arial" w:cs="Arial"/>
            <w:b/>
            <w:bCs/>
            <w:color w:val="000000"/>
            <w:sz w:val="18"/>
          </w:rPr>
          <w:t>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644" w:history="1">
        <w:r>
          <w:rPr>
            <w:noProof/>
          </w:rPr>
          <w:pict>
            <v:shape id="Picture 38" o:spid="_x0000_s1062" type="#_x0000_t75" alt="http://e-drpciv.ro/poze2/710.jpg" href="http://e-drpciv.ro/poze2/710.j" style="position:absolute;margin-left:65pt;margin-top:0;width:105pt;height:78.75pt;z-index:251695104;visibility:visible;mso-wrap-distance-left:0;mso-wrap-distance-right:0;mso-position-horizontal:right;mso-position-horizontal-relative:text;mso-position-vertical-relative:line" o:allowoverlap="f" o:button="t">
              <v:fill o:detectmouseclick="t"/>
              <v:imagedata r:id="rId645"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46" w:history="1">
        <w:r w:rsidRPr="00C43403">
          <w:rPr>
            <w:rFonts w:ascii="Tahoma" w:hAnsi="Tahoma" w:cs="Tahoma"/>
            <w:b/>
            <w:bCs/>
            <w:color w:val="000000"/>
            <w:sz w:val="21"/>
          </w:rPr>
          <w:t>710. Cum procedaţi în intersecţia care urmează?</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traversaţi fără să acordaţi prioritate;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traversaţi după ce acordaţi prioritate de dreapta;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traversaţi după ce acordaţi prioritate de stânga.</w:t>
      </w:r>
    </w:p>
    <w:p w:rsidR="00AE1230" w:rsidRPr="00C43403" w:rsidRDefault="00AE1230" w:rsidP="00C43403">
      <w:pPr>
        <w:spacing w:after="0" w:line="240" w:lineRule="auto"/>
        <w:outlineLvl w:val="1"/>
        <w:rPr>
          <w:rFonts w:ascii="Tahoma" w:hAnsi="Tahoma" w:cs="Tahoma"/>
          <w:b/>
          <w:bCs/>
          <w:color w:val="222222"/>
          <w:sz w:val="21"/>
          <w:szCs w:val="21"/>
        </w:rPr>
      </w:pPr>
      <w:hyperlink r:id="rId647" w:history="1">
        <w:r w:rsidRPr="00C43403">
          <w:rPr>
            <w:rFonts w:ascii="Tahoma" w:hAnsi="Tahoma" w:cs="Tahoma"/>
            <w:b/>
            <w:bCs/>
            <w:color w:val="000000"/>
            <w:sz w:val="21"/>
          </w:rPr>
          <w:t>84. Viteza de deplasare trebuie redusă până la 30 km/h în localităţi sau 50 km/h în afara localităţilor:</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la trecerea pe lângă grupuri organizate, coloane militare sau cortegii, dacă acestea se află pe drumurile cu o singură bandă de circulaţie pe sens;</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la întâlnirea indicatorului „Pistă obligatorie pentru biciclişti“;</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trecerile la nivel cu calea ferată dublă sau simplă prevăzută cu bariere.</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48" w:history="1">
        <w:r w:rsidRPr="00C43403">
          <w:rPr>
            <w:rFonts w:ascii="Tahoma" w:hAnsi="Tahoma" w:cs="Tahoma"/>
            <w:b/>
            <w:bCs/>
            <w:color w:val="000000"/>
            <w:sz w:val="21"/>
          </w:rPr>
          <w:t>246. Ce culoare pot avea lămpile cu lumină intermitentă din spatele autovehiculului?</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roşie sau albă;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roşie sau galbenă;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galbenă sau albă.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7 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49"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50" w:history="1">
        <w:r w:rsidRPr="00C43403">
          <w:rPr>
            <w:rFonts w:ascii="Arial" w:hAnsi="Arial" w:cs="Arial"/>
            <w:b/>
            <w:bCs/>
            <w:color w:val="000000"/>
            <w:sz w:val="18"/>
          </w:rPr>
          <w:t>www.drpciv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51" w:history="1">
        <w:r w:rsidRPr="00C43403">
          <w:rPr>
            <w:rFonts w:ascii="Tahoma" w:hAnsi="Tahoma" w:cs="Tahoma"/>
            <w:b/>
            <w:bCs/>
            <w:color w:val="000000"/>
            <w:sz w:val="21"/>
          </w:rPr>
          <w:t>906. Poate staţiona noaptea, pe un drum public, remorca unui autoturism?</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nu;</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dacă drumul este iluminat;</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da, dacă aceasta este semnalizată cu triunghiuri reflectorizante.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652" w:history="1">
        <w:r w:rsidRPr="00C43403">
          <w:rPr>
            <w:rFonts w:ascii="Arial" w:hAnsi="Arial" w:cs="Arial"/>
            <w:b/>
            <w:bCs/>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53" w:history="1">
        <w:r w:rsidRPr="00C43403">
          <w:rPr>
            <w:rFonts w:ascii="Arial" w:hAnsi="Arial" w:cs="Arial"/>
            <w:b/>
            <w:bCs/>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54" w:history="1">
        <w:r w:rsidRPr="00C43403">
          <w:rPr>
            <w:rFonts w:ascii="Tahoma" w:hAnsi="Tahoma" w:cs="Tahoma"/>
            <w:b/>
            <w:bCs/>
            <w:color w:val="000000"/>
            <w:sz w:val="21"/>
          </w:rPr>
          <w:t>724. La cererea poliţistului rutier, împreună cu reprezentantul autorităţilor abilitate, conducătorul auto este obligat:</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prezinte documentele de călătorie;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să-l transporte la unitatea de poliţie;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permită controlul stării tehnice a vehiculului, precum şi al bunurilor transportate.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655" w:history="1">
        <w:r w:rsidRPr="00C43403">
          <w:rPr>
            <w:rFonts w:ascii="Arial" w:hAnsi="Arial" w:cs="Arial"/>
            <w:b/>
            <w:bCs/>
            <w:color w:val="000000"/>
            <w:sz w:val="18"/>
          </w:rPr>
          <w:t>drpciv chestionare</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56" w:history="1">
        <w:r w:rsidRPr="00C43403">
          <w:rPr>
            <w:rFonts w:ascii="Arial" w:hAnsi="Arial" w:cs="Arial"/>
            <w:b/>
            <w:bCs/>
            <w:color w:val="000000"/>
            <w:sz w:val="18"/>
          </w:rPr>
          <w:t>permis categoria TR</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57" w:history="1">
        <w:r w:rsidRPr="00C43403">
          <w:rPr>
            <w:rFonts w:ascii="Tahoma" w:hAnsi="Tahoma" w:cs="Tahoma"/>
            <w:b/>
            <w:bCs/>
            <w:color w:val="000000"/>
            <w:sz w:val="21"/>
          </w:rPr>
          <w:t>445. La plecarea de pe loc cu autovehiculul, vă revin următoarele obligaţii:</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evitaţi ambalarea excesivă a motorului;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evitaţi bruscarea comenzilor autovehiculului;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acordaţi prioritate de trecere vehiculelor care circulă pe drum, indiferent de direcţia de mers.</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2 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658" w:history="1">
        <w:r w:rsidRPr="00C43403">
          <w:rPr>
            <w:rFonts w:ascii="Arial" w:hAnsi="Arial" w:cs="Arial"/>
            <w:color w:val="000000"/>
            <w:sz w:val="18"/>
          </w:rPr>
          <w:t>auto chestionare</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59" w:history="1">
        <w:r w:rsidRPr="00C43403">
          <w:rPr>
            <w:rFonts w:ascii="Arial" w:hAnsi="Arial" w:cs="Arial"/>
            <w:color w:val="000000"/>
            <w:sz w:val="18"/>
          </w:rPr>
          <w:t>raspunsuri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60" w:history="1">
        <w:r w:rsidRPr="00C43403">
          <w:rPr>
            <w:rFonts w:ascii="Tahoma" w:hAnsi="Tahoma" w:cs="Tahoma"/>
            <w:b/>
            <w:bCs/>
            <w:color w:val="000000"/>
            <w:sz w:val="21"/>
          </w:rPr>
          <w:t>993. Semnele unei fracturi sunt:</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durere în zona afectată;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durere şi poziţie nefirească;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temperatură mărită şi transpiraţie abundentă.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4 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61" w:history="1">
        <w:r w:rsidRPr="00C43403">
          <w:rPr>
            <w:rFonts w:ascii="Arial" w:hAnsi="Arial" w:cs="Arial"/>
            <w:b/>
            <w:bCs/>
            <w:color w:val="000000"/>
            <w:sz w:val="18"/>
          </w:rPr>
          <w:t>intrebari cat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62" w:history="1">
        <w:r w:rsidRPr="00C43403">
          <w:rPr>
            <w:rFonts w:ascii="Arial" w:hAnsi="Arial" w:cs="Arial"/>
            <w:b/>
            <w:bCs/>
            <w:color w:val="000000"/>
            <w:sz w:val="18"/>
          </w:rPr>
          <w:t>teste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63" w:history="1">
        <w:r w:rsidRPr="00C43403">
          <w:rPr>
            <w:rFonts w:ascii="Tahoma" w:hAnsi="Tahoma" w:cs="Tahoma"/>
            <w:b/>
            <w:bCs/>
            <w:color w:val="000000"/>
            <w:sz w:val="21"/>
          </w:rPr>
          <w:t>832. Se interzice staţionarea voluntară: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pe drumurile cu mai puţin de două benzi pe sensul de mers;</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 zona de acţionare a indicatorului „Circulaţie în ambele sensuri";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în dreptul căilor de acces care deservesc proprietăţi alăturate drumurilor publice.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7 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664" w:history="1">
        <w:r w:rsidRPr="00C43403">
          <w:rPr>
            <w:rFonts w:ascii="Arial" w:hAnsi="Arial" w:cs="Arial"/>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65" w:history="1">
        <w:r w:rsidRPr="00C43403">
          <w:rPr>
            <w:rFonts w:ascii="Arial" w:hAnsi="Arial" w:cs="Arial"/>
            <w:color w:val="000000"/>
            <w:sz w:val="18"/>
          </w:rPr>
          <w:t>examen auto cat B1</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66" w:history="1">
        <w:r w:rsidRPr="00C43403">
          <w:rPr>
            <w:rFonts w:ascii="Tahoma" w:hAnsi="Tahoma" w:cs="Tahoma"/>
            <w:b/>
            <w:bCs/>
            <w:color w:val="000000"/>
            <w:sz w:val="21"/>
          </w:rPr>
          <w:t>42. Ce vehicule pot fi depăşite, prin excepţie, pe un pod?</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vehiculele cu tracţiune animală, motociclete fără ataş şi biciclete;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tractoarele şi alte autovehicule lente;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niciun vehicul.</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26% | Tags:</w:t>
      </w:r>
      <w:r w:rsidRPr="00C43403">
        <w:rPr>
          <w:rFonts w:ascii="Arial" w:hAnsi="Arial" w:cs="Arial"/>
          <w:color w:val="222222"/>
          <w:sz w:val="18"/>
        </w:rPr>
        <w:t> </w:t>
      </w:r>
      <w:hyperlink r:id="rId667" w:history="1">
        <w:r w:rsidRPr="00C43403">
          <w:rPr>
            <w:rFonts w:ascii="Arial" w:hAnsi="Arial" w:cs="Arial"/>
            <w:b/>
            <w:bCs/>
            <w:color w:val="000000"/>
            <w:sz w:val="18"/>
          </w:rPr>
          <w:t>permis cat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68" w:history="1">
        <w:r w:rsidRPr="00C43403">
          <w:rPr>
            <w:rFonts w:ascii="Arial" w:hAnsi="Arial" w:cs="Arial"/>
            <w:color w:val="000000"/>
            <w:sz w:val="18"/>
          </w:rPr>
          <w:t>www.drpciv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69" w:history="1">
        <w:r w:rsidRPr="00C43403">
          <w:rPr>
            <w:rFonts w:ascii="Tahoma" w:hAnsi="Tahoma" w:cs="Tahoma"/>
            <w:b/>
            <w:bCs/>
            <w:color w:val="000000"/>
            <w:sz w:val="21"/>
          </w:rPr>
          <w:t>358. Pentru care dintre faptele de mai jos se aplică puncte de penalizare?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pentru conducerea autovehiculului de către o altă persoană decât proprietarul;</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pentru conducerea autovehiculului fără una dintre plăcuţele cu numărul de înmatriculare;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noxele motorului ating limita legală admisă.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2 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70" w:history="1">
        <w:r w:rsidRPr="00C43403">
          <w:rPr>
            <w:rFonts w:ascii="Arial" w:hAnsi="Arial" w:cs="Arial"/>
            <w:b/>
            <w:bCs/>
            <w:color w:val="000000"/>
            <w:sz w:val="18"/>
          </w:rPr>
          <w:t>chestionare auto b</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71" w:history="1">
        <w:r w:rsidRPr="00C43403">
          <w:rPr>
            <w:rFonts w:ascii="Arial" w:hAnsi="Arial" w:cs="Arial"/>
            <w:b/>
            <w:bCs/>
            <w:color w:val="000000"/>
            <w:sz w:val="18"/>
          </w:rPr>
          <w:t>chestionare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672" w:history="1">
        <w:r>
          <w:rPr>
            <w:noProof/>
          </w:rPr>
          <w:pict>
            <v:shape id="Picture 39" o:spid="_x0000_s1063" type="#_x0000_t75" alt="http://e-drpciv.ro/poze2/328.jpg" href="http://e-drpciv.ro/poze2/328.j" style="position:absolute;margin-left:65pt;margin-top:0;width:105pt;height:78.75pt;z-index:251696128;visibility:visible;mso-wrap-distance-left:0;mso-wrap-distance-right:0;mso-position-horizontal:right;mso-position-horizontal-relative:text;mso-position-vertical-relative:line" o:allowoverlap="f" o:button="t">
              <v:fill o:detectmouseclick="t"/>
              <v:imagedata r:id="rId673"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74" w:history="1">
        <w:r w:rsidRPr="00C43403">
          <w:rPr>
            <w:rFonts w:ascii="Tahoma" w:hAnsi="Tahoma" w:cs="Tahoma"/>
            <w:b/>
            <w:bCs/>
            <w:color w:val="000000"/>
            <w:sz w:val="21"/>
          </w:rPr>
          <w:t>328. Conducătorul autoturismului din imagine va circula cu:</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80 km/h;</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90 km/h;</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100 km/h.</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75" w:history="1">
        <w:r w:rsidRPr="00C43403">
          <w:rPr>
            <w:rFonts w:ascii="Arial" w:hAnsi="Arial" w:cs="Arial"/>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76" w:history="1">
        <w:r w:rsidRPr="00C43403">
          <w:rPr>
            <w:rFonts w:ascii="Arial" w:hAnsi="Arial" w:cs="Arial"/>
            <w:b/>
            <w:bCs/>
            <w:color w:val="000000"/>
            <w:sz w:val="18"/>
          </w:rPr>
          <w:t>teste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77" w:history="1">
        <w:r w:rsidRPr="00C43403">
          <w:rPr>
            <w:rFonts w:ascii="Tahoma" w:hAnsi="Tahoma" w:cs="Tahoma"/>
            <w:b/>
            <w:bCs/>
            <w:color w:val="000000"/>
            <w:sz w:val="21"/>
          </w:rPr>
          <w:t>255. Bicicliştii şi conducatorii de vehicule cu tracţiune animală sunt obligaţi să acorde întotdeauna prioritate?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 deoarece viteza de deplasare este mică;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dacă circulă pe drumuri judeţene sau comunale;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 dacă semnalizarea rutieră nu prevede acest lucru.</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78" w:history="1">
        <w:r w:rsidRPr="00C43403">
          <w:rPr>
            <w:rFonts w:ascii="Arial" w:hAnsi="Arial" w:cs="Arial"/>
            <w:color w:val="000000"/>
            <w:sz w:val="18"/>
          </w:rPr>
          <w:t>examen auto cat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79" w:history="1">
        <w:r w:rsidRPr="00C43403">
          <w:rPr>
            <w:rFonts w:ascii="Arial" w:hAnsi="Arial" w:cs="Arial"/>
            <w:color w:val="000000"/>
            <w:sz w:val="18"/>
          </w:rPr>
          <w:t>auto chestionare</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80" w:history="1">
        <w:r w:rsidRPr="00C43403">
          <w:rPr>
            <w:rFonts w:ascii="Tahoma" w:hAnsi="Tahoma" w:cs="Tahoma"/>
            <w:b/>
            <w:bCs/>
            <w:color w:val="000000"/>
            <w:sz w:val="21"/>
          </w:rPr>
          <w:t>602. Ce se înţelege prin vigilenţă, din punct de vedere al conduitei preventive?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capacitatea de a nu intra în conflict cu organele de poliţie rutieră;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fiţi odihnit şi bine alimentat, pentru a nu fi obligat să opriţi pe traseu;</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menţinerea neîntreruptă a atenţiei pe toată durata deplasării.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81" w:history="1">
        <w:r w:rsidRPr="00C43403">
          <w:rPr>
            <w:rFonts w:ascii="Arial" w:hAnsi="Arial" w:cs="Arial"/>
            <w:b/>
            <w:bCs/>
            <w:color w:val="000000"/>
            <w:sz w:val="18"/>
          </w:rPr>
          <w:t>chestionare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82" w:history="1">
        <w:r w:rsidRPr="00C43403">
          <w:rPr>
            <w:rFonts w:ascii="Arial" w:hAnsi="Arial" w:cs="Arial"/>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83" w:history="1">
        <w:r w:rsidRPr="00C43403">
          <w:rPr>
            <w:rFonts w:ascii="Tahoma" w:hAnsi="Tahoma" w:cs="Tahoma"/>
            <w:b/>
            <w:bCs/>
            <w:color w:val="000000"/>
            <w:sz w:val="21"/>
          </w:rPr>
          <w:t>95. De la ce distanţă faţă de vehiculul care circulă din sens opus, pe timp de noapte, conducătorul unui autovehicul este obligat să folosească lumina de întâlnire?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de la cel puţin 100 m;</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de la cel puţin 150 m;</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de la cel puţin 200 m.</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84"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85" w:history="1">
        <w:r w:rsidRPr="00C43403">
          <w:rPr>
            <w:rFonts w:ascii="Arial" w:hAnsi="Arial" w:cs="Arial"/>
            <w:b/>
            <w:bCs/>
            <w:color w:val="000000"/>
            <w:sz w:val="18"/>
          </w:rPr>
          <w:t>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86" w:history="1">
        <w:r w:rsidRPr="00C43403">
          <w:rPr>
            <w:rFonts w:ascii="Tahoma" w:hAnsi="Tahoma" w:cs="Tahoma"/>
            <w:b/>
            <w:bCs/>
            <w:color w:val="000000"/>
            <w:sz w:val="21"/>
          </w:rPr>
          <w:t>554. În care dintre situaţiile de mai jos este interzisă oprirea vehiculelor pe drumurile publice?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în intersecţiile cu sens giratoriu;</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 zona de acţiune a indicatorului „Staţionarea interzisă“;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pe arterele cu un singur sens de circulaţie.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28% | Tags:</w:t>
      </w:r>
      <w:r w:rsidRPr="00C43403">
        <w:rPr>
          <w:rFonts w:ascii="Arial" w:hAnsi="Arial" w:cs="Arial"/>
          <w:color w:val="222222"/>
          <w:sz w:val="18"/>
        </w:rPr>
        <w:t> </w:t>
      </w:r>
      <w:hyperlink r:id="rId687" w:history="1">
        <w:r w:rsidRPr="00C43403">
          <w:rPr>
            <w:rFonts w:ascii="Arial" w:hAnsi="Arial" w:cs="Arial"/>
            <w:b/>
            <w:bCs/>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88" w:history="1">
        <w:r w:rsidRPr="00C43403">
          <w:rPr>
            <w:rFonts w:ascii="Arial" w:hAnsi="Arial" w:cs="Arial"/>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689" w:history="1">
        <w:r w:rsidRPr="00C43403">
          <w:rPr>
            <w:rFonts w:ascii="Tahoma" w:hAnsi="Tahoma" w:cs="Tahoma"/>
            <w:b/>
            <w:bCs/>
            <w:color w:val="000000"/>
            <w:sz w:val="21"/>
          </w:rPr>
          <w:t>278. În care dintre situaţii este interzisă depăşirea?</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în apropierea vârfurilor de rampă, când vizibilitatea este redusă sub 50 m;</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 curbe, dacă vizibilitatea este redusă sub 50 m;</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întâlnirea indicatorului „Drum cu prioritate“.</w:t>
      </w:r>
    </w:p>
    <w:p w:rsidR="00AE1230" w:rsidRPr="00C43403" w:rsidRDefault="00AE1230" w:rsidP="00C43403">
      <w:pPr>
        <w:spacing w:after="0" w:line="240" w:lineRule="auto"/>
        <w:outlineLvl w:val="1"/>
        <w:rPr>
          <w:rFonts w:ascii="Tahoma" w:hAnsi="Tahoma" w:cs="Tahoma"/>
          <w:b/>
          <w:bCs/>
          <w:color w:val="222222"/>
          <w:sz w:val="21"/>
          <w:szCs w:val="21"/>
        </w:rPr>
      </w:pPr>
      <w:hyperlink r:id="rId690" w:history="1">
        <w:r w:rsidRPr="00C43403">
          <w:rPr>
            <w:rFonts w:ascii="Tahoma" w:hAnsi="Tahoma" w:cs="Tahoma"/>
            <w:b/>
            <w:bCs/>
            <w:color w:val="000000"/>
            <w:sz w:val="21"/>
          </w:rPr>
          <w:t>644. Poliţistul rutier are dreptul de a confisca:</w:t>
        </w:r>
      </w:hyperlink>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centurile de siguranţă neomologate;</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mijloacele proprii de detectare a dispozitivelor de măsurare a vitezei;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dispozitivele care perturbă funcţionarea mijloacelor tehnice de supraveghere a traficului.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hyperlink r:id="rId691" w:history="1">
        <w:r w:rsidRPr="00C43403">
          <w:rPr>
            <w:rFonts w:ascii="Arial" w:hAnsi="Arial" w:cs="Arial"/>
            <w:b/>
            <w:bCs/>
            <w:color w:val="000000"/>
            <w:sz w:val="18"/>
          </w:rPr>
          <w:t>intrebari categoria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692" w:history="1">
        <w:r w:rsidRPr="00C43403">
          <w:rPr>
            <w:rFonts w:ascii="Arial" w:hAnsi="Arial" w:cs="Arial"/>
            <w:color w:val="000000"/>
            <w:sz w:val="18"/>
            <w:u w:val="single"/>
          </w:rPr>
          <w:t>examen permis</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ins w:id="145" w:author="Unknown"/>
          <w:rFonts w:ascii="Arial" w:hAnsi="Arial" w:cs="Arial"/>
          <w:color w:val="222222"/>
          <w:sz w:val="18"/>
          <w:szCs w:val="18"/>
        </w:rPr>
      </w:pPr>
      <w:ins w:id="146"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"http://e-drpciv.ro/poze2/490.jpg" </w:instrText>
        </w:r>
      </w:ins>
      <w:r w:rsidRPr="009316C1">
        <w:rPr>
          <w:rFonts w:ascii="Arial" w:hAnsi="Arial" w:cs="Arial"/>
          <w:color w:val="222222"/>
          <w:sz w:val="18"/>
          <w:szCs w:val="18"/>
        </w:rPr>
      </w:r>
      <w:ins w:id="147" w:author="Unknown">
        <w:r w:rsidRPr="00C43403">
          <w:rPr>
            <w:rFonts w:ascii="Arial" w:hAnsi="Arial" w:cs="Arial"/>
            <w:color w:val="222222"/>
            <w:sz w:val="18"/>
            <w:szCs w:val="18"/>
          </w:rPr>
          <w:fldChar w:fldCharType="separate"/>
        </w:r>
      </w:ins>
      <w:r>
        <w:rPr>
          <w:noProof/>
        </w:rPr>
        <w:pict>
          <v:shape id="Picture 40" o:spid="_x0000_s1064" type="#_x0000_t75" alt="http://e-drpciv.ro/poze2/490.jpg" href="http://e-drpciv.ro/poze2/490.j" style="position:absolute;margin-left:65pt;margin-top:0;width:105pt;height:78.75pt;z-index:251697152;visibility:visible;mso-wrap-distance-left:0;mso-wrap-distance-right:0;mso-position-horizontal:right;mso-position-horizontal-relative:text;mso-position-vertical-relative:line" o:allowoverlap="f" o:button="t">
            <v:fill o:detectmouseclick="t"/>
            <v:imagedata r:id="rId693" o:title=""/>
            <w10:wrap type="square"/>
          </v:shape>
        </w:pict>
      </w:r>
      <w:ins w:id="148"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149" w:author="Unknown"/>
          <w:rFonts w:ascii="Tahoma" w:hAnsi="Tahoma" w:cs="Tahoma"/>
          <w:b/>
          <w:bCs/>
          <w:color w:val="222222"/>
          <w:sz w:val="21"/>
          <w:szCs w:val="21"/>
        </w:rPr>
      </w:pPr>
      <w:ins w:id="150"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"http://e-drpciv.ro/intrebare/490/in_ce_ordine_vor_intra_autovehiculele_in_intersectie" </w:instrText>
        </w:r>
      </w:ins>
      <w:r w:rsidRPr="009316C1">
        <w:rPr>
          <w:rFonts w:ascii="Tahoma" w:hAnsi="Tahoma" w:cs="Tahoma"/>
          <w:b/>
          <w:bCs/>
          <w:color w:val="222222"/>
          <w:sz w:val="21"/>
          <w:szCs w:val="21"/>
        </w:rPr>
      </w:r>
      <w:ins w:id="151"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490. În ce ordine vor intra autovehiculele în intersecţie?</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152" w:author="Unknown"/>
          <w:rFonts w:ascii="Arial" w:hAnsi="Arial" w:cs="Arial"/>
          <w:color w:val="222222"/>
          <w:sz w:val="18"/>
          <w:szCs w:val="18"/>
        </w:rPr>
      </w:pPr>
      <w:ins w:id="153"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motocicleta, autocamionul, autoturismul;</w:t>
        </w:r>
      </w:ins>
    </w:p>
    <w:p w:rsidR="00AE1230" w:rsidRPr="00C43403" w:rsidRDefault="00AE1230" w:rsidP="00C43403">
      <w:pPr>
        <w:shd w:val="clear" w:color="auto" w:fill="FCFDFD"/>
        <w:spacing w:after="30" w:line="240" w:lineRule="auto"/>
        <w:rPr>
          <w:ins w:id="154" w:author="Unknown"/>
          <w:rFonts w:ascii="Arial" w:hAnsi="Arial" w:cs="Arial"/>
          <w:color w:val="222222"/>
          <w:sz w:val="18"/>
          <w:szCs w:val="18"/>
        </w:rPr>
      </w:pPr>
      <w:ins w:id="155"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motocicleta, autoturismul, autocamionul;</w:t>
        </w:r>
      </w:ins>
    </w:p>
    <w:p w:rsidR="00AE1230" w:rsidRPr="00C43403" w:rsidRDefault="00AE1230" w:rsidP="00C43403">
      <w:pPr>
        <w:shd w:val="clear" w:color="auto" w:fill="FCFDFD"/>
        <w:spacing w:after="30" w:line="240" w:lineRule="auto"/>
        <w:rPr>
          <w:ins w:id="156" w:author="Unknown"/>
          <w:rFonts w:ascii="Arial" w:hAnsi="Arial" w:cs="Arial"/>
          <w:color w:val="222222"/>
          <w:sz w:val="18"/>
          <w:szCs w:val="18"/>
        </w:rPr>
      </w:pPr>
      <w:ins w:id="157"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autocamionul, motocicleta, autoturismul.</w:t>
        </w:r>
      </w:ins>
    </w:p>
    <w:p w:rsidR="00AE1230" w:rsidRPr="00C43403" w:rsidRDefault="00AE1230" w:rsidP="00C43403">
      <w:pPr>
        <w:shd w:val="clear" w:color="auto" w:fill="5C9CCC"/>
        <w:spacing w:after="0" w:line="240" w:lineRule="auto"/>
        <w:rPr>
          <w:ins w:id="158" w:author="Unknown"/>
          <w:rFonts w:ascii="Arial" w:hAnsi="Arial" w:cs="Arial"/>
          <w:b/>
          <w:bCs/>
          <w:color w:val="FFFFFF"/>
          <w:sz w:val="18"/>
          <w:szCs w:val="18"/>
        </w:rPr>
      </w:pPr>
      <w:ins w:id="159" w:author="Unknown">
        <w:r w:rsidRPr="00C43403">
          <w:rPr>
            <w:rFonts w:ascii="Arial" w:hAnsi="Arial" w:cs="Arial"/>
            <w:b/>
            <w:bCs/>
            <w:color w:val="FFFFFF"/>
            <w:sz w:val="18"/>
          </w:rPr>
          <w:t>14 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160" w:author="Unknown"/>
          <w:rFonts w:ascii="Arial" w:hAnsi="Arial" w:cs="Arial"/>
          <w:color w:val="222222"/>
          <w:sz w:val="18"/>
          <w:szCs w:val="18"/>
        </w:rPr>
      </w:pPr>
      <w:ins w:id="161"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26%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162" w:author="Unknown">
        <w:r w:rsidRPr="00C43403">
          <w:rPr>
            <w:rFonts w:ascii="Arial" w:hAnsi="Arial" w:cs="Arial"/>
            <w:color w:val="222222"/>
            <w:sz w:val="18"/>
            <w:szCs w:val="18"/>
          </w:rPr>
          <w:fldChar w:fldCharType="separate"/>
        </w:r>
        <w:r w:rsidRPr="00C43403">
          <w:rPr>
            <w:rFonts w:ascii="Arial" w:hAnsi="Arial" w:cs="Arial"/>
            <w:b/>
            <w:bCs/>
            <w:color w:val="000000"/>
            <w:sz w:val="18"/>
          </w:rPr>
          <w:t>permis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163" w:author="Unknown">
        <w:r w:rsidRPr="00C43403">
          <w:rPr>
            <w:rFonts w:ascii="Arial" w:hAnsi="Arial" w:cs="Arial"/>
            <w:color w:val="222222"/>
            <w:sz w:val="18"/>
            <w:szCs w:val="18"/>
          </w:rPr>
          <w:fldChar w:fldCharType="separate"/>
        </w:r>
        <w:r w:rsidRPr="00C43403">
          <w:rPr>
            <w:rFonts w:ascii="Arial" w:hAnsi="Arial" w:cs="Arial"/>
            <w:color w:val="000000"/>
            <w:sz w:val="18"/>
            <w:u w:val="single"/>
          </w:rPr>
          <w:t>examen sala</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164" w:author="Unknown"/>
          <w:rFonts w:ascii="Tahoma" w:hAnsi="Tahoma" w:cs="Tahoma"/>
          <w:b/>
          <w:bCs/>
          <w:color w:val="222222"/>
          <w:sz w:val="21"/>
          <w:szCs w:val="21"/>
        </w:rPr>
      </w:pPr>
      <w:ins w:id="165"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"http://e-drpciv.ro/intrebare/217/parcarea_este_permisa" </w:instrText>
        </w:r>
      </w:ins>
      <w:r w:rsidRPr="009316C1">
        <w:rPr>
          <w:rFonts w:ascii="Tahoma" w:hAnsi="Tahoma" w:cs="Tahoma"/>
          <w:b/>
          <w:bCs/>
          <w:color w:val="222222"/>
          <w:sz w:val="21"/>
          <w:szCs w:val="21"/>
        </w:rPr>
      </w:r>
      <w:ins w:id="166"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217. Parcarea este permisă:</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167" w:author="Unknown"/>
          <w:rFonts w:ascii="Arial" w:hAnsi="Arial" w:cs="Arial"/>
          <w:color w:val="222222"/>
          <w:sz w:val="18"/>
          <w:szCs w:val="18"/>
        </w:rPr>
      </w:pPr>
      <w:ins w:id="168"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numai în locurile special destinate, semnalizate prin indicatoare sau marcaje;</w:t>
        </w:r>
      </w:ins>
    </w:p>
    <w:p w:rsidR="00AE1230" w:rsidRPr="00C43403" w:rsidRDefault="00AE1230" w:rsidP="00C43403">
      <w:pPr>
        <w:shd w:val="clear" w:color="auto" w:fill="FCFDFD"/>
        <w:spacing w:after="30" w:line="240" w:lineRule="auto"/>
        <w:rPr>
          <w:ins w:id="169" w:author="Unknown"/>
          <w:rFonts w:ascii="Arial" w:hAnsi="Arial" w:cs="Arial"/>
          <w:color w:val="222222"/>
          <w:sz w:val="18"/>
          <w:szCs w:val="18"/>
        </w:rPr>
      </w:pPr>
      <w:ins w:id="170"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pe orice drum public, unde staţionarea nu este interzisă, cu condiţia să nu se stânjenească circulaţia celorlalte vehicule;</w:t>
        </w:r>
      </w:ins>
    </w:p>
    <w:p w:rsidR="00AE1230" w:rsidRPr="00C43403" w:rsidRDefault="00AE1230" w:rsidP="00C43403">
      <w:pPr>
        <w:shd w:val="clear" w:color="auto" w:fill="FCFDFD"/>
        <w:spacing w:after="30" w:line="240" w:lineRule="auto"/>
        <w:rPr>
          <w:ins w:id="171" w:author="Unknown"/>
          <w:rFonts w:ascii="Arial" w:hAnsi="Arial" w:cs="Arial"/>
          <w:color w:val="222222"/>
          <w:sz w:val="18"/>
          <w:szCs w:val="18"/>
        </w:rPr>
      </w:pPr>
      <w:ins w:id="172"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numai pe străzile cu o lăţime de cel puţin 6 m.</w:t>
        </w:r>
      </w:ins>
    </w:p>
    <w:p w:rsidR="00AE1230" w:rsidRPr="00C43403" w:rsidRDefault="00AE1230" w:rsidP="00C43403">
      <w:pPr>
        <w:shd w:val="clear" w:color="auto" w:fill="5C9CCC"/>
        <w:spacing w:after="0" w:line="240" w:lineRule="auto"/>
        <w:rPr>
          <w:ins w:id="173" w:author="Unknown"/>
          <w:rFonts w:ascii="Arial" w:hAnsi="Arial" w:cs="Arial"/>
          <w:b/>
          <w:bCs/>
          <w:color w:val="FFFFFF"/>
          <w:sz w:val="18"/>
          <w:szCs w:val="18"/>
        </w:rPr>
      </w:pPr>
      <w:ins w:id="174"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175" w:author="Unknown"/>
          <w:rFonts w:ascii="Arial" w:hAnsi="Arial" w:cs="Arial"/>
          <w:color w:val="222222"/>
          <w:sz w:val="18"/>
          <w:szCs w:val="18"/>
        </w:rPr>
      </w:pPr>
      <w:ins w:id="176"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27%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177" w:author="Unknown">
        <w:r w:rsidRPr="00C43403">
          <w:rPr>
            <w:rFonts w:ascii="Arial" w:hAnsi="Arial" w:cs="Arial"/>
            <w:color w:val="222222"/>
            <w:sz w:val="18"/>
            <w:szCs w:val="18"/>
          </w:rPr>
          <w:fldChar w:fldCharType="separate"/>
        </w:r>
        <w:r w:rsidRPr="00C43403">
          <w:rPr>
            <w:rFonts w:ascii="Arial" w:hAnsi="Arial" w:cs="Arial"/>
            <w:color w:val="000000"/>
            <w:sz w:val="18"/>
            <w:u w:val="single"/>
          </w:rPr>
          <w:t>auto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"http://e-drpciv.ro/tag/chestionare-auto-b1" </w:instrText>
        </w:r>
      </w:ins>
      <w:r w:rsidRPr="009316C1">
        <w:rPr>
          <w:rFonts w:ascii="Arial" w:hAnsi="Arial" w:cs="Arial"/>
          <w:color w:val="222222"/>
          <w:sz w:val="18"/>
          <w:szCs w:val="18"/>
        </w:rPr>
      </w:r>
      <w:ins w:id="178" w:author="Unknown">
        <w:r w:rsidRPr="00C43403">
          <w:rPr>
            <w:rFonts w:ascii="Arial" w:hAnsi="Arial" w:cs="Arial"/>
            <w:color w:val="222222"/>
            <w:sz w:val="18"/>
            <w:szCs w:val="18"/>
          </w:rPr>
          <w:fldChar w:fldCharType="separate"/>
        </w:r>
        <w:r w:rsidRPr="00C43403">
          <w:rPr>
            <w:rFonts w:ascii="Arial" w:hAnsi="Arial" w:cs="Arial"/>
            <w:color w:val="000000"/>
            <w:sz w:val="18"/>
            <w:u w:val="single"/>
          </w:rPr>
          <w:t>chestionare auto b1</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179" w:author="Unknown"/>
          <w:rFonts w:ascii="Tahoma" w:hAnsi="Tahoma" w:cs="Tahoma"/>
          <w:b/>
          <w:bCs/>
          <w:color w:val="222222"/>
          <w:sz w:val="21"/>
          <w:szCs w:val="21"/>
        </w:rPr>
      </w:pPr>
      <w:ins w:id="180"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"http://e-drpciv.ro/intrebare/557/in_cazul_unei_entorse_a_gleznei_procedati_astfel" </w:instrText>
        </w:r>
      </w:ins>
      <w:r w:rsidRPr="009316C1">
        <w:rPr>
          <w:rFonts w:ascii="Tahoma" w:hAnsi="Tahoma" w:cs="Tahoma"/>
          <w:b/>
          <w:bCs/>
          <w:color w:val="222222"/>
          <w:sz w:val="21"/>
          <w:szCs w:val="21"/>
        </w:rPr>
      </w:r>
      <w:ins w:id="181"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557. În cazul unei entorse a gleznei, procedaţi astfel:</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182" w:author="Unknown"/>
          <w:rFonts w:ascii="Arial" w:hAnsi="Arial" w:cs="Arial"/>
          <w:color w:val="222222"/>
          <w:sz w:val="18"/>
          <w:szCs w:val="18"/>
        </w:rPr>
      </w:pPr>
      <w:ins w:id="183"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interziceţi victimei să se sprijine pe glezna respectivă;</w:t>
        </w:r>
      </w:ins>
    </w:p>
    <w:p w:rsidR="00AE1230" w:rsidRPr="00C43403" w:rsidRDefault="00AE1230" w:rsidP="00C43403">
      <w:pPr>
        <w:shd w:val="clear" w:color="auto" w:fill="33FF33"/>
        <w:spacing w:after="30" w:line="240" w:lineRule="auto"/>
        <w:rPr>
          <w:ins w:id="184" w:author="Unknown"/>
          <w:rFonts w:ascii="Arial" w:hAnsi="Arial" w:cs="Arial"/>
          <w:color w:val="222222"/>
          <w:sz w:val="18"/>
          <w:szCs w:val="18"/>
        </w:rPr>
      </w:pPr>
      <w:ins w:id="185"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ridicaţi piciorul afectat şi aplicaţi un bandaj elastic strâns;</w:t>
        </w:r>
      </w:ins>
    </w:p>
    <w:p w:rsidR="00AE1230" w:rsidRPr="00C43403" w:rsidRDefault="00AE1230" w:rsidP="00C43403">
      <w:pPr>
        <w:shd w:val="clear" w:color="auto" w:fill="FCFDFD"/>
        <w:spacing w:after="30" w:line="240" w:lineRule="auto"/>
        <w:rPr>
          <w:ins w:id="186" w:author="Unknown"/>
          <w:rFonts w:ascii="Arial" w:hAnsi="Arial" w:cs="Arial"/>
          <w:color w:val="222222"/>
          <w:sz w:val="18"/>
          <w:szCs w:val="18"/>
        </w:rPr>
      </w:pPr>
      <w:ins w:id="187"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 interveniţi şi aşteptaţi ca victima să fie transportată la spital.</w:t>
        </w:r>
      </w:ins>
    </w:p>
    <w:p w:rsidR="00AE1230" w:rsidRPr="00C43403" w:rsidRDefault="00AE1230" w:rsidP="00C43403">
      <w:pPr>
        <w:shd w:val="clear" w:color="auto" w:fill="5C9CCC"/>
        <w:spacing w:after="0" w:line="240" w:lineRule="auto"/>
        <w:rPr>
          <w:ins w:id="188" w:author="Unknown"/>
          <w:rFonts w:ascii="Arial" w:hAnsi="Arial" w:cs="Arial"/>
          <w:b/>
          <w:bCs/>
          <w:color w:val="FFFFFF"/>
          <w:sz w:val="18"/>
          <w:szCs w:val="18"/>
        </w:rPr>
      </w:pPr>
      <w:ins w:id="189" w:author="Unknown">
        <w:r w:rsidRPr="00C43403">
          <w:rPr>
            <w:rFonts w:ascii="Arial" w:hAnsi="Arial" w:cs="Arial"/>
            <w:b/>
            <w:bCs/>
            <w:color w:val="FFFFFF"/>
            <w:sz w:val="18"/>
          </w:rPr>
          <w:t>10 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190" w:author="Unknown"/>
          <w:rFonts w:ascii="Arial" w:hAnsi="Arial" w:cs="Arial"/>
          <w:color w:val="222222"/>
          <w:sz w:val="18"/>
          <w:szCs w:val="18"/>
        </w:rPr>
      </w:pPr>
      <w:ins w:id="191"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26%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192" w:author="Unknown">
        <w:r w:rsidRPr="00C43403">
          <w:rPr>
            <w:rFonts w:ascii="Arial" w:hAnsi="Arial" w:cs="Arial"/>
            <w:color w:val="222222"/>
            <w:sz w:val="18"/>
            <w:szCs w:val="18"/>
          </w:rPr>
          <w:fldChar w:fldCharType="separate"/>
        </w:r>
        <w:r w:rsidRPr="00C43403">
          <w:rPr>
            <w:rFonts w:ascii="Arial" w:hAnsi="Arial" w:cs="Arial"/>
            <w:b/>
            <w:bCs/>
            <w:color w:val="000000"/>
            <w:sz w:val="18"/>
          </w:rPr>
          <w:t>chestionare auto 2014</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"http://e-drpciv.ro/tag/permis-cat-tr" </w:instrText>
        </w:r>
      </w:ins>
      <w:r w:rsidRPr="009316C1">
        <w:rPr>
          <w:rFonts w:ascii="Arial" w:hAnsi="Arial" w:cs="Arial"/>
          <w:color w:val="222222"/>
          <w:sz w:val="18"/>
          <w:szCs w:val="18"/>
        </w:rPr>
      </w:r>
      <w:ins w:id="193" w:author="Unknown">
        <w:r w:rsidRPr="00C43403">
          <w:rPr>
            <w:rFonts w:ascii="Arial" w:hAnsi="Arial" w:cs="Arial"/>
            <w:color w:val="222222"/>
            <w:sz w:val="18"/>
            <w:szCs w:val="18"/>
          </w:rPr>
          <w:fldChar w:fldCharType="separate"/>
        </w:r>
        <w:r w:rsidRPr="00C43403">
          <w:rPr>
            <w:rFonts w:ascii="Arial" w:hAnsi="Arial" w:cs="Arial"/>
            <w:b/>
            <w:bCs/>
            <w:color w:val="000000"/>
            <w:sz w:val="18"/>
          </w:rPr>
          <w:t>permis cat tr</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rPr>
          <w:ins w:id="194" w:author="Unknown"/>
          <w:rFonts w:ascii="Arial" w:hAnsi="Arial" w:cs="Arial"/>
          <w:color w:val="222222"/>
          <w:sz w:val="18"/>
          <w:szCs w:val="18"/>
        </w:rPr>
      </w:pPr>
      <w:ins w:id="195"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"http://e-drpciv.ro/poze2/15.jpg" </w:instrText>
        </w:r>
      </w:ins>
      <w:r w:rsidRPr="009316C1">
        <w:rPr>
          <w:rFonts w:ascii="Arial" w:hAnsi="Arial" w:cs="Arial"/>
          <w:color w:val="222222"/>
          <w:sz w:val="18"/>
          <w:szCs w:val="18"/>
        </w:rPr>
      </w:r>
      <w:ins w:id="196" w:author="Unknown">
        <w:r w:rsidRPr="00C43403">
          <w:rPr>
            <w:rFonts w:ascii="Arial" w:hAnsi="Arial" w:cs="Arial"/>
            <w:color w:val="222222"/>
            <w:sz w:val="18"/>
            <w:szCs w:val="18"/>
          </w:rPr>
          <w:fldChar w:fldCharType="separate"/>
        </w:r>
      </w:ins>
      <w:r>
        <w:rPr>
          <w:noProof/>
        </w:rPr>
        <w:pict>
          <v:shape id="Picture 41" o:spid="_x0000_s1065" type="#_x0000_t75" alt="http://e-drpciv.ro/poze2/15.jpg" href="http://e-drpciv.ro/poze2/15.j" style="position:absolute;margin-left:65pt;margin-top:0;width:105pt;height:78.75pt;z-index:251698176;visibility:visible;mso-wrap-distance-left:0;mso-wrap-distance-right:0;mso-position-horizontal:right;mso-position-horizontal-relative:text;mso-position-vertical-relative:line" o:allowoverlap="f" o:button="t">
            <v:fill o:detectmouseclick="t"/>
            <v:imagedata r:id="rId694" o:title=""/>
            <w10:wrap type="square"/>
          </v:shape>
        </w:pict>
      </w:r>
      <w:ins w:id="197"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198" w:author="Unknown"/>
          <w:rFonts w:ascii="Tahoma" w:hAnsi="Tahoma" w:cs="Tahoma"/>
          <w:b/>
          <w:bCs/>
          <w:color w:val="222222"/>
          <w:sz w:val="21"/>
          <w:szCs w:val="21"/>
        </w:rPr>
      </w:pPr>
      <w:ins w:id="199"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"http://e-drpciv.ro/intrebare/15/care_dintre_cele_doua_indicatoare_obliga_la_schimbarea_directiei_de_mers_spre_dreapta_dupa_depasirea_locului_unde_este_instalat" </w:instrText>
        </w:r>
      </w:ins>
      <w:r w:rsidRPr="009316C1">
        <w:rPr>
          <w:rFonts w:ascii="Tahoma" w:hAnsi="Tahoma" w:cs="Tahoma"/>
          <w:b/>
          <w:bCs/>
          <w:color w:val="222222"/>
          <w:sz w:val="21"/>
          <w:szCs w:val="21"/>
        </w:rPr>
      </w:r>
      <w:ins w:id="200"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15. Care dintre cele două indicatoare obligă la schimbarea direcţiei de mers spre dreapta, după depăşirea locului unde este instalat?</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201" w:author="Unknown"/>
          <w:rFonts w:ascii="Arial" w:hAnsi="Arial" w:cs="Arial"/>
          <w:color w:val="222222"/>
          <w:sz w:val="18"/>
          <w:szCs w:val="18"/>
        </w:rPr>
      </w:pPr>
      <w:ins w:id="202"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indicatorul 2;</w:t>
        </w:r>
      </w:ins>
    </w:p>
    <w:p w:rsidR="00AE1230" w:rsidRPr="00C43403" w:rsidRDefault="00AE1230" w:rsidP="00C43403">
      <w:pPr>
        <w:shd w:val="clear" w:color="auto" w:fill="FCFDFD"/>
        <w:spacing w:after="30" w:line="240" w:lineRule="auto"/>
        <w:rPr>
          <w:ins w:id="203" w:author="Unknown"/>
          <w:rFonts w:ascii="Arial" w:hAnsi="Arial" w:cs="Arial"/>
          <w:color w:val="222222"/>
          <w:sz w:val="18"/>
          <w:szCs w:val="18"/>
        </w:rPr>
      </w:pPr>
      <w:ins w:id="204"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indicatorul 1;</w:t>
        </w:r>
      </w:ins>
    </w:p>
    <w:p w:rsidR="00AE1230" w:rsidRPr="00C43403" w:rsidRDefault="00AE1230" w:rsidP="00C43403">
      <w:pPr>
        <w:shd w:val="clear" w:color="auto" w:fill="FCFDFD"/>
        <w:spacing w:after="30" w:line="240" w:lineRule="auto"/>
        <w:rPr>
          <w:ins w:id="205" w:author="Unknown"/>
          <w:rFonts w:ascii="Arial" w:hAnsi="Arial" w:cs="Arial"/>
          <w:color w:val="222222"/>
          <w:sz w:val="18"/>
          <w:szCs w:val="18"/>
        </w:rPr>
      </w:pPr>
      <w:ins w:id="206"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ambele indicatoare.</w:t>
        </w:r>
      </w:ins>
    </w:p>
    <w:p w:rsidR="00AE1230" w:rsidRPr="00C43403" w:rsidRDefault="00AE1230" w:rsidP="00C43403">
      <w:pPr>
        <w:shd w:val="clear" w:color="auto" w:fill="5C9CCC"/>
        <w:spacing w:after="0" w:line="240" w:lineRule="auto"/>
        <w:rPr>
          <w:ins w:id="207" w:author="Unknown"/>
          <w:rFonts w:ascii="Arial" w:hAnsi="Arial" w:cs="Arial"/>
          <w:b/>
          <w:bCs/>
          <w:color w:val="FFFFFF"/>
          <w:sz w:val="18"/>
          <w:szCs w:val="18"/>
        </w:rPr>
      </w:pPr>
      <w:ins w:id="208" w:author="Unknown">
        <w:r w:rsidRPr="00C43403">
          <w:rPr>
            <w:rFonts w:ascii="Arial" w:hAnsi="Arial" w:cs="Arial"/>
            <w:b/>
            <w:bCs/>
            <w:color w:val="FFFFFF"/>
            <w:sz w:val="18"/>
          </w:rPr>
          <w:t>7 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209" w:author="Unknown"/>
          <w:rFonts w:ascii="Arial" w:hAnsi="Arial" w:cs="Arial"/>
          <w:color w:val="222222"/>
          <w:sz w:val="18"/>
          <w:szCs w:val="18"/>
        </w:rPr>
      </w:pPr>
      <w:ins w:id="210"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26%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211" w:author="Unknown">
        <w:r w:rsidRPr="00C43403">
          <w:rPr>
            <w:rFonts w:ascii="Arial" w:hAnsi="Arial" w:cs="Arial"/>
            <w:color w:val="222222"/>
            <w:sz w:val="18"/>
            <w:szCs w:val="18"/>
          </w:rPr>
          <w:fldChar w:fldCharType="separate"/>
        </w:r>
        <w:r w:rsidRPr="00C43403">
          <w:rPr>
            <w:rFonts w:ascii="Arial" w:hAnsi="Arial" w:cs="Arial"/>
            <w:color w:val="000000"/>
            <w:sz w:val="18"/>
            <w:u w:val="single"/>
          </w:rPr>
          <w:t>teste auto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"http://e-drpciv.ro/tag/permis-categoria-B1" </w:instrText>
        </w:r>
      </w:ins>
      <w:r w:rsidRPr="009316C1">
        <w:rPr>
          <w:rFonts w:ascii="Arial" w:hAnsi="Arial" w:cs="Arial"/>
          <w:color w:val="222222"/>
          <w:sz w:val="18"/>
          <w:szCs w:val="18"/>
        </w:rPr>
      </w:r>
      <w:ins w:id="212" w:author="Unknown">
        <w:r w:rsidRPr="00C43403">
          <w:rPr>
            <w:rFonts w:ascii="Arial" w:hAnsi="Arial" w:cs="Arial"/>
            <w:color w:val="222222"/>
            <w:sz w:val="18"/>
            <w:szCs w:val="18"/>
          </w:rPr>
          <w:fldChar w:fldCharType="separate"/>
        </w:r>
        <w:r w:rsidRPr="00C43403">
          <w:rPr>
            <w:rFonts w:ascii="Arial" w:hAnsi="Arial" w:cs="Arial"/>
            <w:b/>
            <w:bCs/>
            <w:color w:val="000000"/>
            <w:sz w:val="18"/>
          </w:rPr>
          <w:t>permis categoria B1</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rPr>
          <w:ins w:id="213" w:author="Unknown"/>
          <w:rFonts w:ascii="Arial" w:hAnsi="Arial" w:cs="Arial"/>
          <w:color w:val="222222"/>
          <w:sz w:val="18"/>
          <w:szCs w:val="18"/>
        </w:rPr>
      </w:pPr>
      <w:ins w:id="214"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"http://e-drpciv.ro/poze2/839.jpg" </w:instrText>
        </w:r>
      </w:ins>
      <w:r w:rsidRPr="009316C1">
        <w:rPr>
          <w:rFonts w:ascii="Arial" w:hAnsi="Arial" w:cs="Arial"/>
          <w:color w:val="222222"/>
          <w:sz w:val="18"/>
          <w:szCs w:val="18"/>
        </w:rPr>
      </w:r>
      <w:ins w:id="215" w:author="Unknown">
        <w:r w:rsidRPr="00C43403">
          <w:rPr>
            <w:rFonts w:ascii="Arial" w:hAnsi="Arial" w:cs="Arial"/>
            <w:color w:val="222222"/>
            <w:sz w:val="18"/>
            <w:szCs w:val="18"/>
          </w:rPr>
          <w:fldChar w:fldCharType="separate"/>
        </w:r>
      </w:ins>
      <w:r>
        <w:rPr>
          <w:noProof/>
        </w:rPr>
        <w:pict>
          <v:shape id="Picture 42" o:spid="_x0000_s1066" type="#_x0000_t75" alt="http://e-drpciv.ro/poze2/839.jpg" href="http://e-drpciv.ro/poze2/839.j" style="position:absolute;margin-left:65pt;margin-top:0;width:105pt;height:78.75pt;z-index:251699200;visibility:visible;mso-wrap-distance-left:0;mso-wrap-distance-right:0;mso-position-horizontal:right;mso-position-horizontal-relative:text;mso-position-vertical-relative:line" o:allowoverlap="f" o:button="t">
            <v:fill o:detectmouseclick="t"/>
            <v:imagedata r:id="rId695" o:title=""/>
            <w10:wrap type="square"/>
          </v:shape>
        </w:pict>
      </w:r>
      <w:ins w:id="216"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217" w:author="Unknown"/>
          <w:rFonts w:ascii="Tahoma" w:hAnsi="Tahoma" w:cs="Tahoma"/>
          <w:b/>
          <w:bCs/>
          <w:color w:val="222222"/>
          <w:sz w:val="21"/>
          <w:szCs w:val="21"/>
        </w:rPr>
      </w:pPr>
      <w:ins w:id="218"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"http://e-drpciv.ro/intrebare/839/care_este_ordinea_de_trecere_prin_intersectie_a_autovehiculelor" </w:instrText>
        </w:r>
      </w:ins>
      <w:r w:rsidRPr="009316C1">
        <w:rPr>
          <w:rFonts w:ascii="Tahoma" w:hAnsi="Tahoma" w:cs="Tahoma"/>
          <w:b/>
          <w:bCs/>
          <w:color w:val="222222"/>
          <w:sz w:val="21"/>
          <w:szCs w:val="21"/>
        </w:rPr>
      </w:r>
      <w:ins w:id="219"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839. Care este ordinea de trecere prin intersecţie a autovehiculelor?</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220" w:author="Unknown"/>
          <w:rFonts w:ascii="Arial" w:hAnsi="Arial" w:cs="Arial"/>
          <w:color w:val="222222"/>
          <w:sz w:val="18"/>
          <w:szCs w:val="18"/>
        </w:rPr>
      </w:pPr>
      <w:ins w:id="221"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autocamionul, autoturismul, motocicleta, troleibuzul;</w:t>
        </w:r>
      </w:ins>
    </w:p>
    <w:p w:rsidR="00AE1230" w:rsidRPr="00C43403" w:rsidRDefault="00AE1230" w:rsidP="00C43403">
      <w:pPr>
        <w:shd w:val="clear" w:color="auto" w:fill="FCFDFD"/>
        <w:spacing w:after="30" w:line="240" w:lineRule="auto"/>
        <w:rPr>
          <w:ins w:id="222" w:author="Unknown"/>
          <w:rFonts w:ascii="Arial" w:hAnsi="Arial" w:cs="Arial"/>
          <w:color w:val="222222"/>
          <w:sz w:val="18"/>
          <w:szCs w:val="18"/>
        </w:rPr>
      </w:pPr>
      <w:ins w:id="223"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troleibuzul, autocamionul, motocicleta, autoturismul;</w:t>
        </w:r>
      </w:ins>
    </w:p>
    <w:p w:rsidR="00AE1230" w:rsidRPr="00C43403" w:rsidRDefault="00AE1230" w:rsidP="00C43403">
      <w:pPr>
        <w:shd w:val="clear" w:color="auto" w:fill="33FF33"/>
        <w:spacing w:after="30" w:line="240" w:lineRule="auto"/>
        <w:rPr>
          <w:ins w:id="224" w:author="Unknown"/>
          <w:rFonts w:ascii="Arial" w:hAnsi="Arial" w:cs="Arial"/>
          <w:color w:val="222222"/>
          <w:sz w:val="18"/>
          <w:szCs w:val="18"/>
        </w:rPr>
      </w:pPr>
      <w:ins w:id="225"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autocamionul, autoturismul, troleibuzul, motocicleta.</w:t>
        </w:r>
      </w:ins>
    </w:p>
    <w:p w:rsidR="00AE1230" w:rsidRPr="00C43403" w:rsidRDefault="00AE1230" w:rsidP="00C43403">
      <w:pPr>
        <w:shd w:val="clear" w:color="auto" w:fill="5C9CCC"/>
        <w:spacing w:after="0" w:line="240" w:lineRule="auto"/>
        <w:rPr>
          <w:ins w:id="226" w:author="Unknown"/>
          <w:rFonts w:ascii="Arial" w:hAnsi="Arial" w:cs="Arial"/>
          <w:b/>
          <w:bCs/>
          <w:color w:val="FFFFFF"/>
          <w:sz w:val="18"/>
          <w:szCs w:val="18"/>
        </w:rPr>
      </w:pPr>
      <w:ins w:id="227" w:author="Unknown">
        <w:r w:rsidRPr="00C43403">
          <w:rPr>
            <w:rFonts w:ascii="Arial" w:hAnsi="Arial" w:cs="Arial"/>
            <w:b/>
            <w:bCs/>
            <w:color w:val="FFFFFF"/>
            <w:sz w:val="18"/>
          </w:rPr>
          <w:t>5 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228" w:author="Unknown"/>
          <w:rFonts w:ascii="Arial" w:hAnsi="Arial" w:cs="Arial"/>
          <w:color w:val="222222"/>
          <w:sz w:val="18"/>
          <w:szCs w:val="18"/>
        </w:rPr>
      </w:pPr>
      <w:ins w:id="229"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26%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"http://e-drpciv.ro/tag/drpciv.ro" </w:instrText>
        </w:r>
      </w:ins>
      <w:r w:rsidRPr="009316C1">
        <w:rPr>
          <w:rFonts w:ascii="Arial" w:hAnsi="Arial" w:cs="Arial"/>
          <w:color w:val="222222"/>
          <w:sz w:val="18"/>
          <w:szCs w:val="18"/>
        </w:rPr>
      </w:r>
      <w:ins w:id="230" w:author="Unknown">
        <w:r w:rsidRPr="00C43403">
          <w:rPr>
            <w:rFonts w:ascii="Arial" w:hAnsi="Arial" w:cs="Arial"/>
            <w:color w:val="222222"/>
            <w:sz w:val="18"/>
            <w:szCs w:val="18"/>
          </w:rPr>
          <w:fldChar w:fldCharType="separate"/>
        </w:r>
        <w:r w:rsidRPr="00C43403">
          <w:rPr>
            <w:rFonts w:ascii="Arial" w:hAnsi="Arial" w:cs="Arial"/>
            <w:color w:val="000000"/>
            <w:sz w:val="18"/>
            <w:u w:val="single"/>
          </w:rPr>
          <w:t>drpciv.ro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231" w:author="Unknown">
        <w:r w:rsidRPr="00C43403">
          <w:rPr>
            <w:rFonts w:ascii="Arial" w:hAnsi="Arial" w:cs="Arial"/>
            <w:color w:val="222222"/>
            <w:sz w:val="18"/>
            <w:szCs w:val="18"/>
          </w:rPr>
          <w:fldChar w:fldCharType="separate"/>
        </w:r>
        <w:r w:rsidRPr="00C43403">
          <w:rPr>
            <w:rFonts w:ascii="Arial" w:hAnsi="Arial" w:cs="Arial"/>
            <w:color w:val="000000"/>
            <w:sz w:val="18"/>
            <w:u w:val="single"/>
          </w:rPr>
          <w:t>chestionare auto 2014</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rPr>
          <w:ins w:id="232" w:author="Unknown"/>
          <w:rFonts w:ascii="Arial" w:hAnsi="Arial" w:cs="Arial"/>
          <w:color w:val="222222"/>
          <w:sz w:val="18"/>
          <w:szCs w:val="18"/>
        </w:rPr>
      </w:pPr>
      <w:ins w:id="233"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"http://e-drpciv.ro/poze2/440.jpg" </w:instrText>
        </w:r>
      </w:ins>
      <w:r w:rsidRPr="009316C1">
        <w:rPr>
          <w:rFonts w:ascii="Arial" w:hAnsi="Arial" w:cs="Arial"/>
          <w:color w:val="222222"/>
          <w:sz w:val="18"/>
          <w:szCs w:val="18"/>
        </w:rPr>
      </w:r>
      <w:ins w:id="234" w:author="Unknown">
        <w:r w:rsidRPr="00C43403">
          <w:rPr>
            <w:rFonts w:ascii="Arial" w:hAnsi="Arial" w:cs="Arial"/>
            <w:color w:val="222222"/>
            <w:sz w:val="18"/>
            <w:szCs w:val="18"/>
          </w:rPr>
          <w:fldChar w:fldCharType="separate"/>
        </w:r>
      </w:ins>
      <w:r>
        <w:rPr>
          <w:noProof/>
        </w:rPr>
        <w:pict>
          <v:shape id="Picture 43" o:spid="_x0000_s1067" type="#_x0000_t75" alt="http://e-drpciv.ro/poze2/440.jpg" href="http://e-drpciv.ro/poze2/440.j" style="position:absolute;margin-left:65pt;margin-top:0;width:105pt;height:78.75pt;z-index:251700224;visibility:visible;mso-wrap-distance-left:0;mso-wrap-distance-right:0;mso-position-horizontal:right;mso-position-horizontal-relative:text;mso-position-vertical-relative:line" o:allowoverlap="f" o:button="t">
            <v:fill o:detectmouseclick="t"/>
            <v:imagedata r:id="rId696" o:title=""/>
            <w10:wrap type="square"/>
          </v:shape>
        </w:pict>
      </w:r>
      <w:ins w:id="235"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236" w:author="Unknown"/>
          <w:rFonts w:ascii="Tahoma" w:hAnsi="Tahoma" w:cs="Tahoma"/>
          <w:b/>
          <w:bCs/>
          <w:color w:val="222222"/>
          <w:sz w:val="21"/>
          <w:szCs w:val="21"/>
        </w:rPr>
      </w:pPr>
      <w:ins w:id="237"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"http://e-drpciv.ro/intrebare/440/in_situatia_data_sunteti_obligat" </w:instrText>
        </w:r>
      </w:ins>
      <w:r w:rsidRPr="009316C1">
        <w:rPr>
          <w:rFonts w:ascii="Tahoma" w:hAnsi="Tahoma" w:cs="Tahoma"/>
          <w:b/>
          <w:bCs/>
          <w:color w:val="222222"/>
          <w:sz w:val="21"/>
          <w:szCs w:val="21"/>
        </w:rPr>
      </w:r>
      <w:ins w:id="238"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440. În situaţia dată, sunteţi obligat:</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239" w:author="Unknown"/>
          <w:rFonts w:ascii="Arial" w:hAnsi="Arial" w:cs="Arial"/>
          <w:color w:val="222222"/>
          <w:sz w:val="18"/>
          <w:szCs w:val="18"/>
        </w:rPr>
      </w:pPr>
      <w:ins w:id="240"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viraţi la dreapta până la indicator;</w:t>
        </w:r>
      </w:ins>
    </w:p>
    <w:p w:rsidR="00AE1230" w:rsidRPr="00C43403" w:rsidRDefault="00AE1230" w:rsidP="00C43403">
      <w:pPr>
        <w:shd w:val="clear" w:color="auto" w:fill="FCFDFD"/>
        <w:spacing w:after="30" w:line="240" w:lineRule="auto"/>
        <w:rPr>
          <w:ins w:id="241" w:author="Unknown"/>
          <w:rFonts w:ascii="Arial" w:hAnsi="Arial" w:cs="Arial"/>
          <w:color w:val="222222"/>
          <w:sz w:val="18"/>
          <w:szCs w:val="18"/>
        </w:rPr>
      </w:pPr>
      <w:ins w:id="242"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viraţi la dreapta, deoarece urmează un sector de drum îngustat;</w:t>
        </w:r>
      </w:ins>
    </w:p>
    <w:p w:rsidR="00AE1230" w:rsidRPr="00C43403" w:rsidRDefault="00AE1230" w:rsidP="00C43403">
      <w:pPr>
        <w:shd w:val="clear" w:color="auto" w:fill="FCFDFD"/>
        <w:spacing w:after="30" w:line="240" w:lineRule="auto"/>
        <w:rPr>
          <w:ins w:id="243" w:author="Unknown"/>
          <w:rFonts w:ascii="Arial" w:hAnsi="Arial" w:cs="Arial"/>
          <w:color w:val="222222"/>
          <w:sz w:val="18"/>
          <w:szCs w:val="18"/>
        </w:rPr>
      </w:pPr>
      <w:ins w:id="244"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ocoliţi scuarul pe care este instalat indicatorul.</w:t>
        </w:r>
      </w:ins>
    </w:p>
    <w:p w:rsidR="00AE1230" w:rsidRPr="00C43403" w:rsidRDefault="00AE1230" w:rsidP="00C43403">
      <w:pPr>
        <w:shd w:val="clear" w:color="auto" w:fill="5C9CCC"/>
        <w:spacing w:after="0" w:line="240" w:lineRule="auto"/>
        <w:rPr>
          <w:ins w:id="245" w:author="Unknown"/>
          <w:rFonts w:ascii="Arial" w:hAnsi="Arial" w:cs="Arial"/>
          <w:b/>
          <w:bCs/>
          <w:color w:val="FFFFFF"/>
          <w:sz w:val="18"/>
          <w:szCs w:val="18"/>
        </w:rPr>
      </w:pPr>
      <w:ins w:id="246"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247" w:author="Unknown"/>
          <w:rFonts w:ascii="Arial" w:hAnsi="Arial" w:cs="Arial"/>
          <w:color w:val="222222"/>
          <w:sz w:val="18"/>
          <w:szCs w:val="18"/>
        </w:rPr>
      </w:pPr>
      <w:ins w:id="248"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26%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249" w:author="Unknown">
        <w:r w:rsidRPr="00C43403">
          <w:rPr>
            <w:rFonts w:ascii="Arial" w:hAnsi="Arial" w:cs="Arial"/>
            <w:color w:val="222222"/>
            <w:sz w:val="18"/>
            <w:szCs w:val="18"/>
          </w:rPr>
          <w:fldChar w:fldCharType="separate"/>
        </w:r>
        <w:r w:rsidRPr="00C43403">
          <w:rPr>
            <w:rFonts w:ascii="Arial" w:hAnsi="Arial" w:cs="Arial"/>
            <w:color w:val="000000"/>
            <w:sz w:val="18"/>
            <w:u w:val="single"/>
          </w:rPr>
          <w:t>www.drpciv</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250" w:author="Unknown">
        <w:r w:rsidRPr="00C43403">
          <w:rPr>
            <w:rFonts w:ascii="Arial" w:hAnsi="Arial" w:cs="Arial"/>
            <w:color w:val="222222"/>
            <w:sz w:val="18"/>
            <w:szCs w:val="18"/>
          </w:rPr>
          <w:fldChar w:fldCharType="separate"/>
        </w:r>
        <w:r w:rsidRPr="00C43403">
          <w:rPr>
            <w:rFonts w:ascii="Arial" w:hAnsi="Arial" w:cs="Arial"/>
            <w:b/>
            <w:bCs/>
            <w:color w:val="000000"/>
            <w:sz w:val="18"/>
          </w:rPr>
          <w:t>simulare examen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251" w:author="Unknown"/>
          <w:rFonts w:ascii="Tahoma" w:hAnsi="Tahoma" w:cs="Tahoma"/>
          <w:b/>
          <w:bCs/>
          <w:color w:val="222222"/>
          <w:sz w:val="21"/>
          <w:szCs w:val="21"/>
        </w:rPr>
      </w:pPr>
      <w:ins w:id="252"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"http://e-drpciv.ro/intrebare/110/este_permisa_parcarea_autoturismelor_pe_trotuar_daca_se_asigura_spatiu_de_cel_putin_1_m_pentru_circulatia_pietonilor_" </w:instrText>
        </w:r>
      </w:ins>
      <w:r w:rsidRPr="009316C1">
        <w:rPr>
          <w:rFonts w:ascii="Tahoma" w:hAnsi="Tahoma" w:cs="Tahoma"/>
          <w:b/>
          <w:bCs/>
          <w:color w:val="222222"/>
          <w:sz w:val="21"/>
          <w:szCs w:val="21"/>
        </w:rPr>
      </w:r>
      <w:ins w:id="253"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110. Este permisă parcarea autoturismelor pe trotuar, dacă se asigură spaţiu de cel puţin 1 m pentru circulaţia pietonilor ?</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254" w:author="Unknown"/>
          <w:rFonts w:ascii="Arial" w:hAnsi="Arial" w:cs="Arial"/>
          <w:color w:val="222222"/>
          <w:sz w:val="18"/>
          <w:szCs w:val="18"/>
        </w:rPr>
      </w:pPr>
      <w:ins w:id="255"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nu, întrucât trotuarul este rezervat în exclusivitate deplasării pietonilor;</w:t>
        </w:r>
      </w:ins>
    </w:p>
    <w:p w:rsidR="00AE1230" w:rsidRPr="00C43403" w:rsidRDefault="00AE1230" w:rsidP="00C43403">
      <w:pPr>
        <w:shd w:val="clear" w:color="auto" w:fill="33FF33"/>
        <w:spacing w:after="30" w:line="240" w:lineRule="auto"/>
        <w:rPr>
          <w:ins w:id="256" w:author="Unknown"/>
          <w:rFonts w:ascii="Arial" w:hAnsi="Arial" w:cs="Arial"/>
          <w:color w:val="222222"/>
          <w:sz w:val="18"/>
          <w:szCs w:val="18"/>
        </w:rPr>
      </w:pPr>
      <w:ins w:id="257"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dar numai în acele zone unde există reglementări în acest sens;</w:t>
        </w:r>
      </w:ins>
    </w:p>
    <w:p w:rsidR="00AE1230" w:rsidRPr="00C43403" w:rsidRDefault="00AE1230" w:rsidP="00C43403">
      <w:pPr>
        <w:shd w:val="clear" w:color="auto" w:fill="FCFDFD"/>
        <w:spacing w:after="30" w:line="240" w:lineRule="auto"/>
        <w:rPr>
          <w:ins w:id="258" w:author="Unknown"/>
          <w:rFonts w:ascii="Arial" w:hAnsi="Arial" w:cs="Arial"/>
          <w:color w:val="222222"/>
          <w:sz w:val="18"/>
          <w:szCs w:val="18"/>
        </w:rPr>
      </w:pPr>
      <w:ins w:id="259"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da, când vehiculul trebuie scos de pe partea carosabilă pentru a nu stânjeni autovehiculele aflate în mişcare.</w:t>
        </w:r>
      </w:ins>
    </w:p>
    <w:p w:rsidR="00AE1230" w:rsidRPr="00C43403" w:rsidRDefault="00AE1230" w:rsidP="00C43403">
      <w:pPr>
        <w:shd w:val="clear" w:color="auto" w:fill="5C9CCC"/>
        <w:spacing w:after="0" w:line="240" w:lineRule="auto"/>
        <w:rPr>
          <w:ins w:id="260" w:author="Unknown"/>
          <w:rFonts w:ascii="Arial" w:hAnsi="Arial" w:cs="Arial"/>
          <w:b/>
          <w:bCs/>
          <w:color w:val="FFFFFF"/>
          <w:sz w:val="18"/>
          <w:szCs w:val="18"/>
        </w:rPr>
      </w:pPr>
      <w:ins w:id="261" w:author="Unknown">
        <w:r w:rsidRPr="00C43403">
          <w:rPr>
            <w:rFonts w:ascii="Arial" w:hAnsi="Arial" w:cs="Arial"/>
            <w:b/>
            <w:bCs/>
            <w:color w:val="FFFFFF"/>
            <w:sz w:val="18"/>
          </w:rPr>
          <w:t>4 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262" w:author="Unknown"/>
          <w:rFonts w:ascii="Arial" w:hAnsi="Arial" w:cs="Arial"/>
          <w:color w:val="222222"/>
          <w:sz w:val="18"/>
          <w:szCs w:val="18"/>
        </w:rPr>
      </w:pPr>
      <w:ins w:id="263"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26%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"http://e-drpciv.ro/tag/chestionare-auto-b" </w:instrText>
        </w:r>
      </w:ins>
      <w:r w:rsidRPr="009316C1">
        <w:rPr>
          <w:rFonts w:ascii="Arial" w:hAnsi="Arial" w:cs="Arial"/>
          <w:color w:val="222222"/>
          <w:sz w:val="18"/>
          <w:szCs w:val="18"/>
        </w:rPr>
      </w:r>
      <w:ins w:id="264" w:author="Unknown">
        <w:r w:rsidRPr="00C43403">
          <w:rPr>
            <w:rFonts w:ascii="Arial" w:hAnsi="Arial" w:cs="Arial"/>
            <w:color w:val="222222"/>
            <w:sz w:val="18"/>
            <w:szCs w:val="18"/>
          </w:rPr>
          <w:fldChar w:fldCharType="separate"/>
        </w:r>
        <w:r w:rsidRPr="00C43403">
          <w:rPr>
            <w:rFonts w:ascii="Arial" w:hAnsi="Arial" w:cs="Arial"/>
            <w:color w:val="000000"/>
            <w:sz w:val="18"/>
            <w:u w:val="single"/>
          </w:rPr>
          <w:t>chestionare auto b</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265" w:author="Unknown">
        <w:r w:rsidRPr="00C43403">
          <w:rPr>
            <w:rFonts w:ascii="Arial" w:hAnsi="Arial" w:cs="Arial"/>
            <w:color w:val="222222"/>
            <w:sz w:val="18"/>
            <w:szCs w:val="18"/>
          </w:rPr>
          <w:fldChar w:fldCharType="separate"/>
        </w:r>
        <w:r w:rsidRPr="00C43403">
          <w:rPr>
            <w:rFonts w:ascii="Arial" w:hAnsi="Arial" w:cs="Arial"/>
            <w:b/>
            <w:bCs/>
            <w:color w:val="000000"/>
            <w:sz w:val="18"/>
          </w:rPr>
          <w:t>auto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rPr>
          <w:ins w:id="266" w:author="Unknown"/>
          <w:rFonts w:ascii="Arial" w:hAnsi="Arial" w:cs="Arial"/>
          <w:color w:val="222222"/>
          <w:sz w:val="18"/>
          <w:szCs w:val="18"/>
        </w:rPr>
      </w:pPr>
      <w:ins w:id="267"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"http://e-drpciv.ro/poze2/224.jpg" </w:instrText>
        </w:r>
      </w:ins>
      <w:r w:rsidRPr="009316C1">
        <w:rPr>
          <w:rFonts w:ascii="Arial" w:hAnsi="Arial" w:cs="Arial"/>
          <w:color w:val="222222"/>
          <w:sz w:val="18"/>
          <w:szCs w:val="18"/>
        </w:rPr>
      </w:r>
      <w:ins w:id="268" w:author="Unknown">
        <w:r w:rsidRPr="00C43403">
          <w:rPr>
            <w:rFonts w:ascii="Arial" w:hAnsi="Arial" w:cs="Arial"/>
            <w:color w:val="222222"/>
            <w:sz w:val="18"/>
            <w:szCs w:val="18"/>
          </w:rPr>
          <w:fldChar w:fldCharType="separate"/>
        </w:r>
      </w:ins>
      <w:r>
        <w:rPr>
          <w:noProof/>
        </w:rPr>
        <w:pict>
          <v:shape id="Picture 44" o:spid="_x0000_s1068" type="#_x0000_t75" alt="http://e-drpciv.ro/poze2/224.jpg" href="http://e-drpciv.ro/poze2/224.j" style="position:absolute;margin-left:65pt;margin-top:0;width:105pt;height:78.75pt;z-index:251701248;visibility:visible;mso-wrap-distance-left:0;mso-wrap-distance-right:0;mso-position-horizontal:right;mso-position-horizontal-relative:text;mso-position-vertical-relative:line" o:allowoverlap="f" o:button="t">
            <v:fill o:detectmouseclick="t"/>
            <v:imagedata r:id="rId697" o:title=""/>
            <w10:wrap type="square"/>
          </v:shape>
        </w:pict>
      </w:r>
      <w:ins w:id="269"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270" w:author="Unknown"/>
          <w:rFonts w:ascii="Tahoma" w:hAnsi="Tahoma" w:cs="Tahoma"/>
          <w:b/>
          <w:bCs/>
          <w:color w:val="222222"/>
          <w:sz w:val="21"/>
          <w:szCs w:val="21"/>
        </w:rPr>
      </w:pPr>
      <w:ins w:id="271"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"http://e-drpciv.ro/intrebare/224/ce_va_este_interzis_in_aceasta_situatie" </w:instrText>
        </w:r>
      </w:ins>
      <w:r w:rsidRPr="009316C1">
        <w:rPr>
          <w:rFonts w:ascii="Tahoma" w:hAnsi="Tahoma" w:cs="Tahoma"/>
          <w:b/>
          <w:bCs/>
          <w:color w:val="222222"/>
          <w:sz w:val="21"/>
          <w:szCs w:val="21"/>
        </w:rPr>
      </w:r>
      <w:ins w:id="272"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224. Ce vă este interzis în această situaţie?</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273" w:author="Unknown"/>
          <w:rFonts w:ascii="Arial" w:hAnsi="Arial" w:cs="Arial"/>
          <w:color w:val="222222"/>
          <w:sz w:val="18"/>
          <w:szCs w:val="18"/>
        </w:rPr>
      </w:pPr>
      <w:ins w:id="274"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opriţi sau să staţionaţi;</w:t>
        </w:r>
      </w:ins>
    </w:p>
    <w:p w:rsidR="00AE1230" w:rsidRPr="00C43403" w:rsidRDefault="00AE1230" w:rsidP="00C43403">
      <w:pPr>
        <w:shd w:val="clear" w:color="auto" w:fill="FCFDFD"/>
        <w:spacing w:after="30" w:line="240" w:lineRule="auto"/>
        <w:rPr>
          <w:ins w:id="275" w:author="Unknown"/>
          <w:rFonts w:ascii="Arial" w:hAnsi="Arial" w:cs="Arial"/>
          <w:color w:val="222222"/>
          <w:sz w:val="18"/>
          <w:szCs w:val="18"/>
        </w:rPr>
      </w:pPr>
      <w:ins w:id="276"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depăşiţi alte vehicule, cu excepţia bicicletelor sau a căruţelor;</w:t>
        </w:r>
      </w:ins>
    </w:p>
    <w:p w:rsidR="00AE1230" w:rsidRPr="00C43403" w:rsidRDefault="00AE1230" w:rsidP="00C43403">
      <w:pPr>
        <w:shd w:val="clear" w:color="auto" w:fill="FCFDFD"/>
        <w:spacing w:after="30" w:line="240" w:lineRule="auto"/>
        <w:rPr>
          <w:ins w:id="277" w:author="Unknown"/>
          <w:rFonts w:ascii="Arial" w:hAnsi="Arial" w:cs="Arial"/>
          <w:color w:val="222222"/>
          <w:sz w:val="18"/>
          <w:szCs w:val="18"/>
        </w:rPr>
      </w:pPr>
      <w:ins w:id="278"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călcaţi marcajul aplicat pe carosabil.</w:t>
        </w:r>
      </w:ins>
    </w:p>
    <w:p w:rsidR="00AE1230" w:rsidRPr="00C43403" w:rsidRDefault="00AE1230" w:rsidP="00C43403">
      <w:pPr>
        <w:shd w:val="clear" w:color="auto" w:fill="5C9CCC"/>
        <w:spacing w:after="0" w:line="240" w:lineRule="auto"/>
        <w:rPr>
          <w:ins w:id="279" w:author="Unknown"/>
          <w:rFonts w:ascii="Arial" w:hAnsi="Arial" w:cs="Arial"/>
          <w:b/>
          <w:bCs/>
          <w:color w:val="FFFFFF"/>
          <w:sz w:val="18"/>
          <w:szCs w:val="18"/>
        </w:rPr>
      </w:pPr>
      <w:ins w:id="280"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281" w:author="Unknown"/>
          <w:rFonts w:ascii="Arial" w:hAnsi="Arial" w:cs="Arial"/>
          <w:color w:val="222222"/>
          <w:sz w:val="18"/>
          <w:szCs w:val="18"/>
        </w:rPr>
      </w:pPr>
      <w:ins w:id="282"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26%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283" w:author="Unknown">
        <w:r w:rsidRPr="00C43403">
          <w:rPr>
            <w:rFonts w:ascii="Arial" w:hAnsi="Arial" w:cs="Arial"/>
            <w:color w:val="222222"/>
            <w:sz w:val="18"/>
            <w:szCs w:val="18"/>
          </w:rPr>
          <w:fldChar w:fldCharType="separate"/>
        </w:r>
        <w:r w:rsidRPr="00C43403">
          <w:rPr>
            <w:rFonts w:ascii="Arial" w:hAnsi="Arial" w:cs="Arial"/>
            <w:b/>
            <w:bCs/>
            <w:color w:val="000000"/>
            <w:sz w:val="18"/>
          </w:rPr>
          <w:t>examen permis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284" w:author="Unknown">
        <w:r w:rsidRPr="00C43403">
          <w:rPr>
            <w:rFonts w:ascii="Arial" w:hAnsi="Arial" w:cs="Arial"/>
            <w:color w:val="222222"/>
            <w:sz w:val="18"/>
            <w:szCs w:val="18"/>
          </w:rPr>
          <w:fldChar w:fldCharType="separate"/>
        </w:r>
        <w:r w:rsidRPr="00C43403">
          <w:rPr>
            <w:rFonts w:ascii="Arial" w:hAnsi="Arial" w:cs="Arial"/>
            <w:color w:val="000000"/>
            <w:sz w:val="18"/>
            <w:u w:val="single"/>
          </w:rPr>
          <w:t>teste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rPr>
          <w:ins w:id="285" w:author="Unknown"/>
          <w:rFonts w:ascii="Arial" w:hAnsi="Arial" w:cs="Arial"/>
          <w:color w:val="222222"/>
          <w:sz w:val="18"/>
          <w:szCs w:val="18"/>
        </w:rPr>
      </w:pPr>
      <w:ins w:id="286"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"http://e-drpciv.ro/poze2/1052.jpg" </w:instrText>
        </w:r>
      </w:ins>
      <w:r w:rsidRPr="009316C1">
        <w:rPr>
          <w:rFonts w:ascii="Arial" w:hAnsi="Arial" w:cs="Arial"/>
          <w:color w:val="222222"/>
          <w:sz w:val="18"/>
          <w:szCs w:val="18"/>
        </w:rPr>
      </w:r>
      <w:ins w:id="287" w:author="Unknown">
        <w:r w:rsidRPr="00C43403">
          <w:rPr>
            <w:rFonts w:ascii="Arial" w:hAnsi="Arial" w:cs="Arial"/>
            <w:color w:val="222222"/>
            <w:sz w:val="18"/>
            <w:szCs w:val="18"/>
          </w:rPr>
          <w:fldChar w:fldCharType="separate"/>
        </w:r>
      </w:ins>
      <w:r>
        <w:rPr>
          <w:noProof/>
        </w:rPr>
        <w:pict>
          <v:shape id="Picture 45" o:spid="_x0000_s1069" type="#_x0000_t75" alt="http://e-drpciv.ro/poze2/1052.jpg" href="http://e-drpciv.ro/poze2/1052.j" style="position:absolute;margin-left:65pt;margin-top:0;width:105pt;height:78.75pt;z-index:251702272;visibility:visible;mso-wrap-distance-left:0;mso-wrap-distance-right:0;mso-position-horizontal:right;mso-position-horizontal-relative:text;mso-position-vertical-relative:line" o:allowoverlap="f" o:button="t">
            <v:fill o:detectmouseclick="t"/>
            <v:imagedata r:id="rId698" o:title=""/>
            <w10:wrap type="square"/>
          </v:shape>
        </w:pict>
      </w:r>
      <w:ins w:id="288"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289" w:author="Unknown"/>
          <w:rFonts w:ascii="Tahoma" w:hAnsi="Tahoma" w:cs="Tahoma"/>
          <w:b/>
          <w:bCs/>
          <w:color w:val="222222"/>
          <w:sz w:val="21"/>
          <w:szCs w:val="21"/>
        </w:rPr>
      </w:pPr>
      <w:ins w:id="290"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"http://e-drpciv.ro/intrebare/1052/in_ce_ordine_vor_trece_prin_intersectie_autovehiculele" </w:instrText>
        </w:r>
      </w:ins>
      <w:r w:rsidRPr="009316C1">
        <w:rPr>
          <w:rFonts w:ascii="Tahoma" w:hAnsi="Tahoma" w:cs="Tahoma"/>
          <w:b/>
          <w:bCs/>
          <w:color w:val="222222"/>
          <w:sz w:val="21"/>
          <w:szCs w:val="21"/>
        </w:rPr>
      </w:r>
      <w:ins w:id="291"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1052. În ce ordine vor trece prin intersecţie autovehiculele?</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292" w:author="Unknown"/>
          <w:rFonts w:ascii="Arial" w:hAnsi="Arial" w:cs="Arial"/>
          <w:color w:val="222222"/>
          <w:sz w:val="18"/>
          <w:szCs w:val="18"/>
        </w:rPr>
      </w:pPr>
      <w:ins w:id="293"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autoturismul, motocicleta, autobuzul;</w:t>
        </w:r>
      </w:ins>
    </w:p>
    <w:p w:rsidR="00AE1230" w:rsidRPr="00C43403" w:rsidRDefault="00AE1230" w:rsidP="00C43403">
      <w:pPr>
        <w:shd w:val="clear" w:color="auto" w:fill="FCFDFD"/>
        <w:spacing w:after="30" w:line="240" w:lineRule="auto"/>
        <w:rPr>
          <w:ins w:id="294" w:author="Unknown"/>
          <w:rFonts w:ascii="Arial" w:hAnsi="Arial" w:cs="Arial"/>
          <w:color w:val="222222"/>
          <w:sz w:val="18"/>
          <w:szCs w:val="18"/>
        </w:rPr>
      </w:pPr>
      <w:ins w:id="295"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motocicleta, autobuzul, autoturismul;</w:t>
        </w:r>
      </w:ins>
    </w:p>
    <w:p w:rsidR="00AE1230" w:rsidRPr="00C43403" w:rsidRDefault="00AE1230" w:rsidP="00C43403">
      <w:pPr>
        <w:shd w:val="clear" w:color="auto" w:fill="33FF33"/>
        <w:spacing w:after="30" w:line="240" w:lineRule="auto"/>
        <w:rPr>
          <w:ins w:id="296" w:author="Unknown"/>
          <w:rFonts w:ascii="Arial" w:hAnsi="Arial" w:cs="Arial"/>
          <w:color w:val="222222"/>
          <w:sz w:val="18"/>
          <w:szCs w:val="18"/>
        </w:rPr>
      </w:pPr>
      <w:ins w:id="297"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motocicleta, autoturismul, autobuzul.</w:t>
        </w:r>
      </w:ins>
    </w:p>
    <w:p w:rsidR="00AE1230" w:rsidRPr="00C43403" w:rsidRDefault="00AE1230" w:rsidP="00C43403">
      <w:pPr>
        <w:shd w:val="clear" w:color="auto" w:fill="5C9CCC"/>
        <w:spacing w:after="0" w:line="240" w:lineRule="auto"/>
        <w:rPr>
          <w:ins w:id="298" w:author="Unknown"/>
          <w:rFonts w:ascii="Arial" w:hAnsi="Arial" w:cs="Arial"/>
          <w:b/>
          <w:bCs/>
          <w:color w:val="FFFFFF"/>
          <w:sz w:val="18"/>
          <w:szCs w:val="18"/>
        </w:rPr>
      </w:pPr>
      <w:ins w:id="299" w:author="Unknown">
        <w:r w:rsidRPr="00C43403">
          <w:rPr>
            <w:rFonts w:ascii="Arial" w:hAnsi="Arial" w:cs="Arial"/>
            <w:b/>
            <w:bCs/>
            <w:color w:val="FFFFFF"/>
            <w:sz w:val="18"/>
          </w:rPr>
          <w:t>6 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300" w:author="Unknown"/>
          <w:rFonts w:ascii="Arial" w:hAnsi="Arial" w:cs="Arial"/>
          <w:color w:val="222222"/>
          <w:sz w:val="18"/>
          <w:szCs w:val="18"/>
        </w:rPr>
      </w:pPr>
      <w:ins w:id="301"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302" w:author="Unknown">
        <w:r w:rsidRPr="00C43403">
          <w:rPr>
            <w:rFonts w:ascii="Arial" w:hAnsi="Arial" w:cs="Arial"/>
            <w:color w:val="222222"/>
            <w:sz w:val="18"/>
            <w:szCs w:val="18"/>
          </w:rPr>
          <w:fldChar w:fldCharType="separate"/>
        </w:r>
        <w:r w:rsidRPr="00C43403">
          <w:rPr>
            <w:rFonts w:ascii="Arial" w:hAnsi="Arial" w:cs="Arial"/>
            <w:color w:val="000000"/>
            <w:sz w:val="18"/>
            <w:u w:val="single"/>
          </w:rPr>
          <w:t>examen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"http://e-drpciv.ro/tag/examen-auto-categoria-tr" </w:instrText>
        </w:r>
      </w:ins>
      <w:r w:rsidRPr="009316C1">
        <w:rPr>
          <w:rFonts w:ascii="Arial" w:hAnsi="Arial" w:cs="Arial"/>
          <w:color w:val="222222"/>
          <w:sz w:val="18"/>
          <w:szCs w:val="18"/>
        </w:rPr>
      </w:r>
      <w:ins w:id="303" w:author="Unknown">
        <w:r w:rsidRPr="00C43403">
          <w:rPr>
            <w:rFonts w:ascii="Arial" w:hAnsi="Arial" w:cs="Arial"/>
            <w:color w:val="222222"/>
            <w:sz w:val="18"/>
            <w:szCs w:val="18"/>
          </w:rPr>
          <w:fldChar w:fldCharType="separate"/>
        </w:r>
        <w:r w:rsidRPr="00C43403">
          <w:rPr>
            <w:rFonts w:ascii="Arial" w:hAnsi="Arial" w:cs="Arial"/>
            <w:color w:val="000000"/>
            <w:sz w:val="18"/>
            <w:u w:val="single"/>
          </w:rPr>
          <w:t>examen auto categoria tr</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304" w:author="Unknown"/>
          <w:rFonts w:ascii="Tahoma" w:hAnsi="Tahoma" w:cs="Tahoma"/>
          <w:b/>
          <w:bCs/>
          <w:color w:val="222222"/>
          <w:sz w:val="21"/>
          <w:szCs w:val="21"/>
        </w:rPr>
      </w:pPr>
      <w:ins w:id="305"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"http://e-drpciv.ro/intrebare/207/cum_procedeaza_conducatorul_de_autovehicul_care_intentioneaza_sa_circule_pe_directia_inainte_printr-o_intersectie_nedirijata" </w:instrText>
        </w:r>
      </w:ins>
      <w:r w:rsidRPr="009316C1">
        <w:rPr>
          <w:rFonts w:ascii="Tahoma" w:hAnsi="Tahoma" w:cs="Tahoma"/>
          <w:b/>
          <w:bCs/>
          <w:color w:val="222222"/>
          <w:sz w:val="21"/>
          <w:szCs w:val="21"/>
        </w:rPr>
      </w:r>
      <w:ins w:id="306"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207. Cum procedează conducătorul de autovehicul care intenţionează să circule pe direcţia înainte printr-o intersecţie nedirijată?</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307" w:author="Unknown"/>
          <w:rFonts w:ascii="Arial" w:hAnsi="Arial" w:cs="Arial"/>
          <w:color w:val="222222"/>
          <w:sz w:val="18"/>
          <w:szCs w:val="18"/>
        </w:rPr>
      </w:pPr>
      <w:ins w:id="308"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reduce viteza şi acordă prioritate tuturor vehiculelor;</w:t>
        </w:r>
      </w:ins>
    </w:p>
    <w:p w:rsidR="00AE1230" w:rsidRPr="00C43403" w:rsidRDefault="00AE1230" w:rsidP="00C43403">
      <w:pPr>
        <w:shd w:val="clear" w:color="auto" w:fill="33FF33"/>
        <w:spacing w:after="30" w:line="240" w:lineRule="auto"/>
        <w:rPr>
          <w:ins w:id="309" w:author="Unknown"/>
          <w:rFonts w:ascii="Arial" w:hAnsi="Arial" w:cs="Arial"/>
          <w:color w:val="222222"/>
          <w:sz w:val="18"/>
          <w:szCs w:val="18"/>
        </w:rPr>
      </w:pPr>
      <w:ins w:id="310"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reduce viteza şi acordă prioritate vehiculelor care vin din dreapta sa;</w:t>
        </w:r>
      </w:ins>
    </w:p>
    <w:p w:rsidR="00AE1230" w:rsidRPr="00C43403" w:rsidRDefault="00AE1230" w:rsidP="00C43403">
      <w:pPr>
        <w:shd w:val="clear" w:color="auto" w:fill="FCFDFD"/>
        <w:spacing w:after="30" w:line="240" w:lineRule="auto"/>
        <w:rPr>
          <w:ins w:id="311" w:author="Unknown"/>
          <w:rFonts w:ascii="Arial" w:hAnsi="Arial" w:cs="Arial"/>
          <w:color w:val="222222"/>
          <w:sz w:val="18"/>
          <w:szCs w:val="18"/>
        </w:rPr>
      </w:pPr>
      <w:ins w:id="312"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reduce viteza şi acordă prioritate vehiculelor care circulă din sens opus şi urmează să schimbe direcţia de mers spre stânga.</w:t>
        </w:r>
      </w:ins>
    </w:p>
    <w:p w:rsidR="00AE1230" w:rsidRPr="00C43403" w:rsidRDefault="00AE1230" w:rsidP="00C43403">
      <w:pPr>
        <w:shd w:val="clear" w:color="auto" w:fill="5C9CCC"/>
        <w:spacing w:after="0" w:line="240" w:lineRule="auto"/>
        <w:rPr>
          <w:ins w:id="313" w:author="Unknown"/>
          <w:rFonts w:ascii="Arial" w:hAnsi="Arial" w:cs="Arial"/>
          <w:b/>
          <w:bCs/>
          <w:color w:val="FFFFFF"/>
          <w:sz w:val="18"/>
          <w:szCs w:val="18"/>
        </w:rPr>
      </w:pPr>
      <w:ins w:id="314" w:author="Unknown">
        <w:r w:rsidRPr="00C43403">
          <w:rPr>
            <w:rFonts w:ascii="Arial" w:hAnsi="Arial" w:cs="Arial"/>
            <w:b/>
            <w:bCs/>
            <w:color w:val="FFFFFF"/>
            <w:sz w:val="18"/>
          </w:rPr>
          <w:t>1 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315" w:author="Unknown"/>
          <w:rFonts w:ascii="Arial" w:hAnsi="Arial" w:cs="Arial"/>
          <w:color w:val="222222"/>
          <w:sz w:val="18"/>
          <w:szCs w:val="18"/>
        </w:rPr>
      </w:pPr>
      <w:ins w:id="316"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317" w:author="Unknown">
        <w:r w:rsidRPr="00C43403">
          <w:rPr>
            <w:rFonts w:ascii="Arial" w:hAnsi="Arial" w:cs="Arial"/>
            <w:color w:val="222222"/>
            <w:sz w:val="18"/>
            <w:szCs w:val="18"/>
          </w:rPr>
          <w:fldChar w:fldCharType="separate"/>
        </w:r>
        <w:r w:rsidRPr="00C43403">
          <w:rPr>
            <w:rFonts w:ascii="Arial" w:hAnsi="Arial" w:cs="Arial"/>
            <w:b/>
            <w:bCs/>
            <w:color w:val="000000"/>
            <w:sz w:val="18"/>
          </w:rPr>
          <w:t>auto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318" w:author="Unknown">
        <w:r w:rsidRPr="00C43403">
          <w:rPr>
            <w:rFonts w:ascii="Arial" w:hAnsi="Arial" w:cs="Arial"/>
            <w:color w:val="222222"/>
            <w:sz w:val="18"/>
            <w:szCs w:val="18"/>
          </w:rPr>
          <w:fldChar w:fldCharType="separate"/>
        </w:r>
        <w:r w:rsidRPr="00C43403">
          <w:rPr>
            <w:rFonts w:ascii="Arial" w:hAnsi="Arial" w:cs="Arial"/>
            <w:b/>
            <w:bCs/>
            <w:color w:val="000000"/>
            <w:sz w:val="18"/>
          </w:rPr>
          <w:t>examen permis</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rPr>
          <w:ins w:id="319" w:author="Unknown"/>
          <w:rFonts w:ascii="Arial" w:hAnsi="Arial" w:cs="Arial"/>
          <w:color w:val="222222"/>
          <w:sz w:val="18"/>
          <w:szCs w:val="18"/>
        </w:rPr>
      </w:pPr>
      <w:ins w:id="320"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"http://e-drpciv.ro/poze2/227.jpg" </w:instrText>
        </w:r>
      </w:ins>
      <w:r w:rsidRPr="009316C1">
        <w:rPr>
          <w:rFonts w:ascii="Arial" w:hAnsi="Arial" w:cs="Arial"/>
          <w:color w:val="222222"/>
          <w:sz w:val="18"/>
          <w:szCs w:val="18"/>
        </w:rPr>
      </w:r>
      <w:ins w:id="321" w:author="Unknown">
        <w:r w:rsidRPr="00C43403">
          <w:rPr>
            <w:rFonts w:ascii="Arial" w:hAnsi="Arial" w:cs="Arial"/>
            <w:color w:val="222222"/>
            <w:sz w:val="18"/>
            <w:szCs w:val="18"/>
          </w:rPr>
          <w:fldChar w:fldCharType="separate"/>
        </w:r>
      </w:ins>
      <w:r>
        <w:rPr>
          <w:noProof/>
        </w:rPr>
        <w:pict>
          <v:shape id="Picture 46" o:spid="_x0000_s1070" type="#_x0000_t75" alt="http://e-drpciv.ro/poze2/227.jpg" href="http://e-drpciv.ro/poze2/227.j" style="position:absolute;margin-left:65pt;margin-top:0;width:105pt;height:78.75pt;z-index:251703296;visibility:visible;mso-wrap-distance-left:0;mso-wrap-distance-right:0;mso-position-horizontal:right;mso-position-horizontal-relative:text;mso-position-vertical-relative:line" o:allowoverlap="f" o:button="t">
            <v:fill o:detectmouseclick="t"/>
            <v:imagedata r:id="rId699" o:title=""/>
            <w10:wrap type="square"/>
          </v:shape>
        </w:pict>
      </w:r>
      <w:ins w:id="322"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323" w:author="Unknown"/>
          <w:rFonts w:ascii="Tahoma" w:hAnsi="Tahoma" w:cs="Tahoma"/>
          <w:b/>
          <w:bCs/>
          <w:color w:val="222222"/>
          <w:sz w:val="21"/>
          <w:szCs w:val="21"/>
        </w:rPr>
      </w:pPr>
      <w:ins w:id="324"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"http://e-drpciv.ro/intrebare/227/cu_ce_viteza_veti_putea_rula_daca_sunteti_la_volan" </w:instrText>
        </w:r>
      </w:ins>
      <w:r w:rsidRPr="009316C1">
        <w:rPr>
          <w:rFonts w:ascii="Tahoma" w:hAnsi="Tahoma" w:cs="Tahoma"/>
          <w:b/>
          <w:bCs/>
          <w:color w:val="222222"/>
          <w:sz w:val="21"/>
          <w:szCs w:val="21"/>
        </w:rPr>
      </w:r>
      <w:ins w:id="325"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227. Cu ce viteză veţi putea rula dacă sunteţi la volan?</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326" w:author="Unknown"/>
          <w:rFonts w:ascii="Arial" w:hAnsi="Arial" w:cs="Arial"/>
          <w:color w:val="222222"/>
          <w:sz w:val="18"/>
          <w:szCs w:val="18"/>
        </w:rPr>
      </w:pPr>
      <w:ins w:id="327"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60 km/h;</w:t>
        </w:r>
      </w:ins>
    </w:p>
    <w:p w:rsidR="00AE1230" w:rsidRPr="00C43403" w:rsidRDefault="00AE1230" w:rsidP="00C43403">
      <w:pPr>
        <w:shd w:val="clear" w:color="auto" w:fill="33FF33"/>
        <w:spacing w:after="30" w:line="240" w:lineRule="auto"/>
        <w:rPr>
          <w:ins w:id="328" w:author="Unknown"/>
          <w:rFonts w:ascii="Arial" w:hAnsi="Arial" w:cs="Arial"/>
          <w:color w:val="222222"/>
          <w:sz w:val="18"/>
          <w:szCs w:val="18"/>
        </w:rPr>
      </w:pPr>
      <w:ins w:id="329"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50 km/h;</w:t>
        </w:r>
      </w:ins>
    </w:p>
    <w:p w:rsidR="00AE1230" w:rsidRPr="00C43403" w:rsidRDefault="00AE1230" w:rsidP="00C43403">
      <w:pPr>
        <w:shd w:val="clear" w:color="auto" w:fill="FCFDFD"/>
        <w:spacing w:after="30" w:line="240" w:lineRule="auto"/>
        <w:rPr>
          <w:ins w:id="330" w:author="Unknown"/>
          <w:rFonts w:ascii="Arial" w:hAnsi="Arial" w:cs="Arial"/>
          <w:color w:val="222222"/>
          <w:sz w:val="18"/>
          <w:szCs w:val="18"/>
        </w:rPr>
      </w:pPr>
      <w:ins w:id="331"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40 km/h.</w:t>
        </w:r>
      </w:ins>
    </w:p>
    <w:p w:rsidR="00AE1230" w:rsidRPr="00C43403" w:rsidRDefault="00AE1230" w:rsidP="00C43403">
      <w:pPr>
        <w:shd w:val="clear" w:color="auto" w:fill="5C9CCC"/>
        <w:spacing w:after="0" w:line="240" w:lineRule="auto"/>
        <w:rPr>
          <w:ins w:id="332" w:author="Unknown"/>
          <w:rFonts w:ascii="Arial" w:hAnsi="Arial" w:cs="Arial"/>
          <w:b/>
          <w:bCs/>
          <w:color w:val="FFFFFF"/>
          <w:sz w:val="18"/>
          <w:szCs w:val="18"/>
        </w:rPr>
      </w:pPr>
      <w:ins w:id="333" w:author="Unknown">
        <w:r w:rsidRPr="00C43403">
          <w:rPr>
            <w:rFonts w:ascii="Arial" w:hAnsi="Arial" w:cs="Arial"/>
            <w:b/>
            <w:bCs/>
            <w:color w:val="FFFFFF"/>
            <w:sz w:val="18"/>
          </w:rPr>
          <w:t>16 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334" w:author="Unknown"/>
          <w:rFonts w:ascii="Arial" w:hAnsi="Arial" w:cs="Arial"/>
          <w:color w:val="222222"/>
          <w:sz w:val="18"/>
          <w:szCs w:val="18"/>
        </w:rPr>
      </w:pPr>
      <w:ins w:id="335"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336" w:author="Unknown">
        <w:r w:rsidRPr="00C43403">
          <w:rPr>
            <w:rFonts w:ascii="Arial" w:hAnsi="Arial" w:cs="Arial"/>
            <w:color w:val="222222"/>
            <w:sz w:val="18"/>
            <w:szCs w:val="18"/>
          </w:rPr>
          <w:fldChar w:fldCharType="separate"/>
        </w:r>
        <w:r w:rsidRPr="00C43403">
          <w:rPr>
            <w:rFonts w:ascii="Arial" w:hAnsi="Arial" w:cs="Arial"/>
            <w:color w:val="000000"/>
            <w:sz w:val="18"/>
            <w:u w:val="single"/>
          </w:rPr>
          <w:t>examen permis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337" w:author="Unknown">
        <w:r w:rsidRPr="00C43403">
          <w:rPr>
            <w:rFonts w:ascii="Arial" w:hAnsi="Arial" w:cs="Arial"/>
            <w:color w:val="222222"/>
            <w:sz w:val="18"/>
            <w:szCs w:val="18"/>
          </w:rPr>
          <w:fldChar w:fldCharType="separate"/>
        </w:r>
        <w:r w:rsidRPr="00C43403">
          <w:rPr>
            <w:rFonts w:ascii="Arial" w:hAnsi="Arial" w:cs="Arial"/>
            <w:color w:val="000000"/>
            <w:sz w:val="18"/>
            <w:u w:val="single"/>
          </w:rPr>
          <w:t>chestionare auto 2014</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338" w:author="Unknown"/>
          <w:rFonts w:ascii="Tahoma" w:hAnsi="Tahoma" w:cs="Tahoma"/>
          <w:b/>
          <w:bCs/>
          <w:color w:val="222222"/>
          <w:sz w:val="21"/>
          <w:szCs w:val="21"/>
        </w:rPr>
      </w:pPr>
      <w:ins w:id="339"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"http://e-drpciv.ro/intrebare/39/in_care_dintre_situatii_este_permisa_depasirea" </w:instrText>
        </w:r>
      </w:ins>
      <w:r w:rsidRPr="009316C1">
        <w:rPr>
          <w:rFonts w:ascii="Tahoma" w:hAnsi="Tahoma" w:cs="Tahoma"/>
          <w:b/>
          <w:bCs/>
          <w:color w:val="222222"/>
          <w:sz w:val="21"/>
          <w:szCs w:val="21"/>
        </w:rPr>
      </w:r>
      <w:ins w:id="340"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39. În care dintre situaţii este permisă depăşirea?</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341" w:author="Unknown"/>
          <w:rFonts w:ascii="Arial" w:hAnsi="Arial" w:cs="Arial"/>
          <w:color w:val="222222"/>
          <w:sz w:val="18"/>
          <w:szCs w:val="18"/>
        </w:rPr>
      </w:pPr>
      <w:ins w:id="342"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în intersecţiile dirijate prin semnale sonore;</w:t>
        </w:r>
      </w:ins>
    </w:p>
    <w:p w:rsidR="00AE1230" w:rsidRPr="00C43403" w:rsidRDefault="00AE1230" w:rsidP="00C43403">
      <w:pPr>
        <w:shd w:val="clear" w:color="auto" w:fill="33FF33"/>
        <w:spacing w:after="30" w:line="240" w:lineRule="auto"/>
        <w:rPr>
          <w:ins w:id="343" w:author="Unknown"/>
          <w:rFonts w:ascii="Arial" w:hAnsi="Arial" w:cs="Arial"/>
          <w:color w:val="222222"/>
          <w:sz w:val="18"/>
          <w:szCs w:val="18"/>
        </w:rPr>
      </w:pPr>
      <w:ins w:id="344"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 intersecţiile dirijate;</w:t>
        </w:r>
      </w:ins>
    </w:p>
    <w:p w:rsidR="00AE1230" w:rsidRPr="00C43403" w:rsidRDefault="00AE1230" w:rsidP="00C43403">
      <w:pPr>
        <w:shd w:val="clear" w:color="auto" w:fill="FCFDFD"/>
        <w:spacing w:after="30" w:line="240" w:lineRule="auto"/>
        <w:rPr>
          <w:ins w:id="345" w:author="Unknown"/>
          <w:rFonts w:ascii="Arial" w:hAnsi="Arial" w:cs="Arial"/>
          <w:color w:val="222222"/>
          <w:sz w:val="18"/>
          <w:szCs w:val="18"/>
        </w:rPr>
      </w:pPr>
      <w:ins w:id="346"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în intersecţiile nedirijate.</w:t>
        </w:r>
      </w:ins>
    </w:p>
    <w:p w:rsidR="00AE1230" w:rsidRPr="00C43403" w:rsidRDefault="00AE1230" w:rsidP="00C43403">
      <w:pPr>
        <w:shd w:val="clear" w:color="auto" w:fill="5C9CCC"/>
        <w:spacing w:after="0" w:line="240" w:lineRule="auto"/>
        <w:rPr>
          <w:ins w:id="347" w:author="Unknown"/>
          <w:rFonts w:ascii="Arial" w:hAnsi="Arial" w:cs="Arial"/>
          <w:b/>
          <w:bCs/>
          <w:color w:val="FFFFFF"/>
          <w:sz w:val="18"/>
          <w:szCs w:val="18"/>
        </w:rPr>
      </w:pPr>
      <w:ins w:id="348" w:author="Unknown">
        <w:r w:rsidRPr="00C43403">
          <w:rPr>
            <w:rFonts w:ascii="Arial" w:hAnsi="Arial" w:cs="Arial"/>
            <w:b/>
            <w:bCs/>
            <w:color w:val="FFFFFF"/>
            <w:sz w:val="18"/>
          </w:rPr>
          <w:t>8 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349" w:author="Unknown"/>
          <w:rFonts w:ascii="Arial" w:hAnsi="Arial" w:cs="Arial"/>
          <w:color w:val="222222"/>
          <w:sz w:val="18"/>
          <w:szCs w:val="18"/>
        </w:rPr>
      </w:pPr>
      <w:ins w:id="350"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351" w:author="Unknown">
        <w:r w:rsidRPr="00C43403">
          <w:rPr>
            <w:rFonts w:ascii="Arial" w:hAnsi="Arial" w:cs="Arial"/>
            <w:color w:val="222222"/>
            <w:sz w:val="18"/>
            <w:szCs w:val="18"/>
          </w:rPr>
          <w:fldChar w:fldCharType="separate"/>
        </w:r>
        <w:r w:rsidRPr="00C43403">
          <w:rPr>
            <w:rFonts w:ascii="Arial" w:hAnsi="Arial" w:cs="Arial"/>
            <w:color w:val="000000"/>
            <w:sz w:val="18"/>
            <w:u w:val="single"/>
          </w:rPr>
          <w:t>chestionare auto 2014</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"http://e-drpciv.ro/tag/drpciv" </w:instrText>
        </w:r>
      </w:ins>
      <w:r w:rsidRPr="009316C1">
        <w:rPr>
          <w:rFonts w:ascii="Arial" w:hAnsi="Arial" w:cs="Arial"/>
          <w:color w:val="222222"/>
          <w:sz w:val="18"/>
          <w:szCs w:val="18"/>
        </w:rPr>
      </w:r>
      <w:ins w:id="352" w:author="Unknown">
        <w:r w:rsidRPr="00C43403">
          <w:rPr>
            <w:rFonts w:ascii="Arial" w:hAnsi="Arial" w:cs="Arial"/>
            <w:color w:val="222222"/>
            <w:sz w:val="18"/>
            <w:szCs w:val="18"/>
          </w:rPr>
          <w:fldChar w:fldCharType="separate"/>
        </w:r>
        <w:r w:rsidRPr="00C43403">
          <w:rPr>
            <w:rFonts w:ascii="Arial" w:hAnsi="Arial" w:cs="Arial"/>
            <w:b/>
            <w:bCs/>
            <w:color w:val="000000"/>
            <w:sz w:val="18"/>
          </w:rPr>
          <w:t>drpciv</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rPr>
          <w:ins w:id="353" w:author="Unknown"/>
          <w:rFonts w:ascii="Arial" w:hAnsi="Arial" w:cs="Arial"/>
          <w:color w:val="222222"/>
          <w:sz w:val="18"/>
          <w:szCs w:val="18"/>
        </w:rPr>
      </w:pPr>
      <w:ins w:id="354"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"http://e-drpciv.ro/poze2/648.jpg" </w:instrText>
        </w:r>
      </w:ins>
      <w:r w:rsidRPr="009316C1">
        <w:rPr>
          <w:rFonts w:ascii="Arial" w:hAnsi="Arial" w:cs="Arial"/>
          <w:color w:val="222222"/>
          <w:sz w:val="18"/>
          <w:szCs w:val="18"/>
        </w:rPr>
      </w:r>
      <w:ins w:id="355" w:author="Unknown">
        <w:r w:rsidRPr="00C43403">
          <w:rPr>
            <w:rFonts w:ascii="Arial" w:hAnsi="Arial" w:cs="Arial"/>
            <w:color w:val="222222"/>
            <w:sz w:val="18"/>
            <w:szCs w:val="18"/>
          </w:rPr>
          <w:fldChar w:fldCharType="separate"/>
        </w:r>
      </w:ins>
      <w:r>
        <w:rPr>
          <w:noProof/>
        </w:rPr>
        <w:pict>
          <v:shape id="Picture 47" o:spid="_x0000_s1071" type="#_x0000_t75" alt="http://e-drpciv.ro/poze2/648.jpg" href="http://e-drpciv.ro/poze2/648.j" style="position:absolute;margin-left:65pt;margin-top:0;width:105pt;height:78.75pt;z-index:251704320;visibility:visible;mso-wrap-distance-left:0;mso-wrap-distance-right:0;mso-position-horizontal:right;mso-position-horizontal-relative:text;mso-position-vertical-relative:line" o:allowoverlap="f" o:button="t">
            <v:fill o:detectmouseclick="t"/>
            <v:imagedata r:id="rId700" o:title=""/>
            <w10:wrap type="square"/>
          </v:shape>
        </w:pict>
      </w:r>
      <w:ins w:id="356"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357" w:author="Unknown"/>
          <w:rFonts w:ascii="Tahoma" w:hAnsi="Tahoma" w:cs="Tahoma"/>
          <w:b/>
          <w:bCs/>
          <w:color w:val="222222"/>
          <w:sz w:val="21"/>
          <w:szCs w:val="21"/>
        </w:rPr>
      </w:pPr>
      <w:ins w:id="358"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"http://e-drpciv.ro/intrebare/648/ce_obligatii_aveti_in_situatia_prezentata_in_imagine" </w:instrText>
        </w:r>
      </w:ins>
      <w:r w:rsidRPr="009316C1">
        <w:rPr>
          <w:rFonts w:ascii="Tahoma" w:hAnsi="Tahoma" w:cs="Tahoma"/>
          <w:b/>
          <w:bCs/>
          <w:color w:val="222222"/>
          <w:sz w:val="21"/>
          <w:szCs w:val="21"/>
        </w:rPr>
      </w:r>
      <w:ins w:id="359"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648. Ce obligaţii aveţi în situaţia prezentată în imagine?</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360" w:author="Unknown"/>
          <w:rFonts w:ascii="Arial" w:hAnsi="Arial" w:cs="Arial"/>
          <w:color w:val="222222"/>
          <w:sz w:val="18"/>
          <w:szCs w:val="18"/>
        </w:rPr>
      </w:pPr>
      <w:ins w:id="361"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nu depăşiţi alte vehicule;</w:t>
        </w:r>
      </w:ins>
    </w:p>
    <w:p w:rsidR="00AE1230" w:rsidRPr="00C43403" w:rsidRDefault="00AE1230" w:rsidP="00C43403">
      <w:pPr>
        <w:shd w:val="clear" w:color="auto" w:fill="33FF33"/>
        <w:spacing w:after="30" w:line="240" w:lineRule="auto"/>
        <w:rPr>
          <w:ins w:id="362" w:author="Unknown"/>
          <w:rFonts w:ascii="Arial" w:hAnsi="Arial" w:cs="Arial"/>
          <w:color w:val="222222"/>
          <w:sz w:val="18"/>
          <w:szCs w:val="18"/>
        </w:rPr>
      </w:pPr>
      <w:ins w:id="363"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reduceţi viteza;</w:t>
        </w:r>
      </w:ins>
    </w:p>
    <w:p w:rsidR="00AE1230" w:rsidRPr="00C43403" w:rsidRDefault="00AE1230" w:rsidP="00C43403">
      <w:pPr>
        <w:shd w:val="clear" w:color="auto" w:fill="FCFDFD"/>
        <w:spacing w:after="30" w:line="240" w:lineRule="auto"/>
        <w:rPr>
          <w:ins w:id="364" w:author="Unknown"/>
          <w:rFonts w:ascii="Arial" w:hAnsi="Arial" w:cs="Arial"/>
          <w:color w:val="222222"/>
          <w:sz w:val="18"/>
          <w:szCs w:val="18"/>
        </w:rPr>
      </w:pPr>
      <w:ins w:id="365"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opriţi la 50 m de calea ferată.</w:t>
        </w:r>
      </w:ins>
    </w:p>
    <w:p w:rsidR="00AE1230" w:rsidRPr="00C43403" w:rsidRDefault="00AE1230" w:rsidP="00C43403">
      <w:pPr>
        <w:shd w:val="clear" w:color="auto" w:fill="5C9CCC"/>
        <w:spacing w:after="0" w:line="240" w:lineRule="auto"/>
        <w:rPr>
          <w:ins w:id="366" w:author="Unknown"/>
          <w:rFonts w:ascii="Arial" w:hAnsi="Arial" w:cs="Arial"/>
          <w:b/>
          <w:bCs/>
          <w:color w:val="FFFFFF"/>
          <w:sz w:val="18"/>
          <w:szCs w:val="18"/>
        </w:rPr>
      </w:pPr>
      <w:ins w:id="367" w:author="Unknown">
        <w:r w:rsidRPr="00C43403">
          <w:rPr>
            <w:rFonts w:ascii="Arial" w:hAnsi="Arial" w:cs="Arial"/>
            <w:b/>
            <w:bCs/>
            <w:color w:val="FFFFFF"/>
            <w:sz w:val="18"/>
          </w:rPr>
          <w:t>1 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368" w:author="Unknown"/>
          <w:rFonts w:ascii="Arial" w:hAnsi="Arial" w:cs="Arial"/>
          <w:color w:val="222222"/>
          <w:sz w:val="18"/>
          <w:szCs w:val="18"/>
        </w:rPr>
      </w:pPr>
      <w:ins w:id="369"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26%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370" w:author="Unknown">
        <w:r w:rsidRPr="00C43403">
          <w:rPr>
            <w:rFonts w:ascii="Arial" w:hAnsi="Arial" w:cs="Arial"/>
            <w:color w:val="222222"/>
            <w:sz w:val="18"/>
            <w:szCs w:val="18"/>
          </w:rPr>
          <w:fldChar w:fldCharType="separate"/>
        </w:r>
        <w:r w:rsidRPr="00C43403">
          <w:rPr>
            <w:rFonts w:ascii="Arial" w:hAnsi="Arial" w:cs="Arial"/>
            <w:color w:val="000000"/>
            <w:sz w:val="18"/>
            <w:u w:val="single"/>
          </w:rPr>
          <w:t>chestionare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371" w:author="Unknown">
        <w:r w:rsidRPr="00C43403">
          <w:rPr>
            <w:rFonts w:ascii="Arial" w:hAnsi="Arial" w:cs="Arial"/>
            <w:color w:val="222222"/>
            <w:sz w:val="18"/>
            <w:szCs w:val="18"/>
          </w:rPr>
          <w:fldChar w:fldCharType="separate"/>
        </w:r>
        <w:r w:rsidRPr="00C43403">
          <w:rPr>
            <w:rFonts w:ascii="Arial" w:hAnsi="Arial" w:cs="Arial"/>
            <w:b/>
            <w:bCs/>
            <w:color w:val="000000"/>
            <w:sz w:val="18"/>
          </w:rPr>
          <w:t>permis cat B1</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372" w:author="Unknown"/>
          <w:rFonts w:ascii="Tahoma" w:hAnsi="Tahoma" w:cs="Tahoma"/>
          <w:b/>
          <w:bCs/>
          <w:color w:val="222222"/>
          <w:sz w:val="21"/>
          <w:szCs w:val="21"/>
        </w:rPr>
      </w:pPr>
      <w:ins w:id="373"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"http://e-drpciv.ro/intrebare/919/ce_obligatii_aveti_daca_circuland_pe_un_drumul_public_cu_mai_multe_benzi_banda_pe_care_circulati_se_sfarseste_si_trebuie_sa_va_continuati_deplasarea_pe_banda_din_stanga" </w:instrText>
        </w:r>
      </w:ins>
      <w:r w:rsidRPr="009316C1">
        <w:rPr>
          <w:rFonts w:ascii="Tahoma" w:hAnsi="Tahoma" w:cs="Tahoma"/>
          <w:b/>
          <w:bCs/>
          <w:color w:val="222222"/>
          <w:sz w:val="21"/>
          <w:szCs w:val="21"/>
        </w:rPr>
      </w:r>
      <w:ins w:id="374"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919. Ce obligaţii aveţi dacă, circulând pe un drumul public cu mai multe benzi, banda pe care circulaţi se sfârşeşte şi trebuie să vă continuaţi deplasarea pe banda din stânga?</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375" w:author="Unknown"/>
          <w:rFonts w:ascii="Arial" w:hAnsi="Arial" w:cs="Arial"/>
          <w:color w:val="222222"/>
          <w:sz w:val="18"/>
          <w:szCs w:val="18"/>
        </w:rPr>
      </w:pPr>
      <w:ins w:id="376"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permiteţi trecerea vehiculelor care circulă pe banda din stânga;</w:t>
        </w:r>
      </w:ins>
    </w:p>
    <w:p w:rsidR="00AE1230" w:rsidRPr="00C43403" w:rsidRDefault="00AE1230" w:rsidP="00C43403">
      <w:pPr>
        <w:shd w:val="clear" w:color="auto" w:fill="FCFDFD"/>
        <w:spacing w:after="30" w:line="240" w:lineRule="auto"/>
        <w:rPr>
          <w:ins w:id="377" w:author="Unknown"/>
          <w:rFonts w:ascii="Arial" w:hAnsi="Arial" w:cs="Arial"/>
          <w:color w:val="222222"/>
          <w:sz w:val="18"/>
          <w:szCs w:val="18"/>
        </w:rPr>
      </w:pPr>
      <w:ins w:id="378"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semnalizaţi, pentru ca cei din spate să vă acorde prioritate;</w:t>
        </w:r>
      </w:ins>
    </w:p>
    <w:p w:rsidR="00AE1230" w:rsidRDefault="00AE1230" w:rsidP="00C43403">
      <w:pPr>
        <w:shd w:val="clear" w:color="auto" w:fill="FCFDFD"/>
        <w:spacing w:after="30" w:line="240" w:lineRule="auto"/>
        <w:rPr>
          <w:rFonts w:ascii="Arial" w:hAnsi="Arial" w:cs="Arial"/>
          <w:color w:val="222222"/>
          <w:sz w:val="18"/>
          <w:szCs w:val="18"/>
        </w:rPr>
      </w:pPr>
      <w:ins w:id="379"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măriţi viteza, pentru a nu-i stânjeni pe ceilalţi participanţi la trafic.</w:t>
        </w:r>
      </w:ins>
    </w:p>
    <w:p w:rsidR="00AE1230" w:rsidRPr="00C43403" w:rsidRDefault="00AE1230" w:rsidP="00C43403">
      <w:pPr>
        <w:shd w:val="clear" w:color="auto" w:fill="FCFDFD"/>
        <w:spacing w:after="30" w:line="240" w:lineRule="auto"/>
        <w:rPr>
          <w:ins w:id="380" w:author="Unknown"/>
          <w:rFonts w:ascii="Arial" w:hAnsi="Arial" w:cs="Arial"/>
          <w:color w:val="222222"/>
          <w:sz w:val="18"/>
          <w:szCs w:val="18"/>
        </w:rPr>
      </w:pPr>
      <w:ins w:id="381" w:author="Unknown">
        <w:r w:rsidRPr="00C43403">
          <w:rPr>
            <w:rFonts w:ascii="Arial" w:hAnsi="Arial" w:cs="Arial"/>
            <w:color w:val="000000"/>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"http://e-drpciv.ro/poze2/225.jpg" </w:instrText>
        </w:r>
      </w:ins>
      <w:r w:rsidRPr="009316C1">
        <w:rPr>
          <w:rFonts w:ascii="Arial" w:hAnsi="Arial" w:cs="Arial"/>
          <w:color w:val="222222"/>
          <w:sz w:val="18"/>
          <w:szCs w:val="18"/>
        </w:rPr>
      </w:r>
      <w:ins w:id="382" w:author="Unknown">
        <w:r w:rsidRPr="00C43403">
          <w:rPr>
            <w:rFonts w:ascii="Arial" w:hAnsi="Arial" w:cs="Arial"/>
            <w:color w:val="222222"/>
            <w:sz w:val="18"/>
            <w:szCs w:val="18"/>
          </w:rPr>
          <w:fldChar w:fldCharType="separate"/>
        </w:r>
      </w:ins>
      <w:r>
        <w:rPr>
          <w:noProof/>
        </w:rPr>
        <w:pict>
          <v:shape id="Picture 48" o:spid="_x0000_s1072" type="#_x0000_t75" alt="http://e-drpciv.ro/poze2/225.jpg" href="http://e-drpciv.ro/poze2/225.j" style="position:absolute;margin-left:65pt;margin-top:0;width:105pt;height:78.75pt;z-index:251705344;visibility:visible;mso-wrap-distance-left:0;mso-wrap-distance-right:0;mso-position-horizontal:right;mso-position-horizontal-relative:text;mso-position-vertical-relative:line" o:allowoverlap="f" o:button="t">
            <v:fill o:detectmouseclick="t"/>
            <v:imagedata r:id="rId701" o:title=""/>
            <w10:wrap type="square"/>
          </v:shape>
        </w:pict>
      </w:r>
      <w:ins w:id="383"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384" w:author="Unknown"/>
          <w:rFonts w:ascii="Tahoma" w:hAnsi="Tahoma" w:cs="Tahoma"/>
          <w:b/>
          <w:bCs/>
          <w:color w:val="222222"/>
          <w:sz w:val="21"/>
          <w:szCs w:val="21"/>
        </w:rPr>
      </w:pPr>
      <w:ins w:id="385"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"http://e-drpciv.ro/intrebare/225/indicatorul_precizeaza" </w:instrText>
        </w:r>
      </w:ins>
      <w:r w:rsidRPr="009316C1">
        <w:rPr>
          <w:rFonts w:ascii="Tahoma" w:hAnsi="Tahoma" w:cs="Tahoma"/>
          <w:b/>
          <w:bCs/>
          <w:color w:val="222222"/>
          <w:sz w:val="21"/>
          <w:szCs w:val="21"/>
        </w:rPr>
      </w:r>
      <w:ins w:id="386"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225. Indicatorul precizează:</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387" w:author="Unknown"/>
          <w:rFonts w:ascii="Arial" w:hAnsi="Arial" w:cs="Arial"/>
          <w:color w:val="222222"/>
          <w:sz w:val="18"/>
          <w:szCs w:val="18"/>
        </w:rPr>
      </w:pPr>
      <w:ins w:id="388"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pe banda din stânga, vehiculele vor circula cu cel mult viteza indicată;</w:t>
        </w:r>
      </w:ins>
    </w:p>
    <w:p w:rsidR="00AE1230" w:rsidRPr="00C43403" w:rsidRDefault="00AE1230" w:rsidP="00C43403">
      <w:pPr>
        <w:shd w:val="clear" w:color="auto" w:fill="FCFDFD"/>
        <w:spacing w:after="30" w:line="240" w:lineRule="auto"/>
        <w:rPr>
          <w:ins w:id="389" w:author="Unknown"/>
          <w:rFonts w:ascii="Arial" w:hAnsi="Arial" w:cs="Arial"/>
          <w:color w:val="222222"/>
          <w:sz w:val="18"/>
          <w:szCs w:val="18"/>
        </w:rPr>
      </w:pPr>
      <w:ins w:id="390"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pe banda din dreapta, se poate circula fără restricţie de viteză;</w:t>
        </w:r>
      </w:ins>
    </w:p>
    <w:p w:rsidR="00AE1230" w:rsidRPr="00C43403" w:rsidRDefault="00AE1230" w:rsidP="00C43403">
      <w:pPr>
        <w:shd w:val="clear" w:color="auto" w:fill="33FF33"/>
        <w:spacing w:after="30" w:line="240" w:lineRule="auto"/>
        <w:rPr>
          <w:ins w:id="391" w:author="Unknown"/>
          <w:rFonts w:ascii="Arial" w:hAnsi="Arial" w:cs="Arial"/>
          <w:color w:val="222222"/>
          <w:sz w:val="18"/>
          <w:szCs w:val="18"/>
        </w:rPr>
      </w:pPr>
      <w:ins w:id="392"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pe banda din stânga, pot circula cei care se deplasează cel puţin cu viteza menţionată.</w:t>
        </w:r>
      </w:ins>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02" w:history="1">
        <w:r w:rsidRPr="00C43403">
          <w:rPr>
            <w:rFonts w:ascii="Tahoma" w:hAnsi="Tahoma" w:cs="Tahoma"/>
            <w:b/>
            <w:bCs/>
            <w:color w:val="000000"/>
            <w:sz w:val="21"/>
          </w:rPr>
          <w:t>643. Cum este sancţionat conducătorul unui vehicul care a cumulat 15 puncte de penalizare?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cu amendă contravenţională;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cu suspendarea dreptului de a conduce autovehicule pentru o perioadă de 30 de zile;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cu amendă contravenţională şi suspendarea exercitării dreptului de a conduce, pentru o perioadă de 60 de zile.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03" w:history="1">
        <w:r w:rsidRPr="00C43403">
          <w:rPr>
            <w:rFonts w:ascii="Arial" w:hAnsi="Arial" w:cs="Arial"/>
            <w:color w:val="000000"/>
            <w:sz w:val="18"/>
          </w:rPr>
          <w:t>intrebari categoria b</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04" w:history="1">
        <w:r w:rsidRPr="00C43403">
          <w:rPr>
            <w:rFonts w:ascii="Arial" w:hAnsi="Arial" w:cs="Arial"/>
            <w:b/>
            <w:bCs/>
            <w:color w:val="000000"/>
            <w:sz w:val="18"/>
          </w:rPr>
          <w:t>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705" w:history="1">
        <w:r>
          <w:rPr>
            <w:noProof/>
          </w:rPr>
          <w:pict>
            <v:shape id="Picture 49" o:spid="_x0000_s1073" type="#_x0000_t75" alt="http://e-drpciv.ro/poze2/546.jpg" href="http://e-drpciv.ro/poze2/546.j" style="position:absolute;margin-left:65pt;margin-top:0;width:105pt;height:78.75pt;z-index:251706368;visibility:visible;mso-wrap-distance-left:0;mso-wrap-distance-right:0;mso-position-horizontal:right;mso-position-horizontal-relative:text;mso-position-vertical-relative:line" o:allowoverlap="f" o:button="t">
              <v:fill o:detectmouseclick="t"/>
              <v:imagedata r:id="rId706"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07" w:history="1">
        <w:r w:rsidRPr="00C43403">
          <w:rPr>
            <w:rFonts w:ascii="Tahoma" w:hAnsi="Tahoma" w:cs="Tahoma"/>
            <w:b/>
            <w:bCs/>
            <w:color w:val="000000"/>
            <w:sz w:val="21"/>
          </w:rPr>
          <w:t>546. Este interzisă staţionarea pe un drum public prevăzut cu marcaj longitudinal continuu aplicat între sensurile de circulaţie?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nu, dacă nu obligă celelalte vehicule să treacă peste marcajul continuu;</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 există prevedere legală;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da, deoarece este interzis prin lege.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6 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08" w:history="1">
        <w:r w:rsidRPr="00C43403">
          <w:rPr>
            <w:rFonts w:ascii="Arial" w:hAnsi="Arial" w:cs="Arial"/>
            <w:b/>
            <w:bCs/>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09" w:history="1">
        <w:r w:rsidRPr="00C43403">
          <w:rPr>
            <w:rFonts w:ascii="Arial" w:hAnsi="Arial" w:cs="Arial"/>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10" w:history="1">
        <w:r w:rsidRPr="00C43403">
          <w:rPr>
            <w:rFonts w:ascii="Tahoma" w:hAnsi="Tahoma" w:cs="Tahoma"/>
            <w:b/>
            <w:bCs/>
            <w:color w:val="000000"/>
            <w:sz w:val="21"/>
          </w:rPr>
          <w:t>784. Unde trebuie să aşteptaţi dacă vă aflaţi la o trecere de cale ferată cu bariera coborâtă?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la panoul cu două dungi;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 faţa indicatorului în cruce;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în faţa barierei.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11" w:history="1">
        <w:r w:rsidRPr="00C43403">
          <w:rPr>
            <w:rFonts w:ascii="Arial" w:hAnsi="Arial" w:cs="Arial"/>
            <w:color w:val="000000"/>
            <w:sz w:val="18"/>
          </w:rPr>
          <w:t>examen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12" w:history="1">
        <w:r w:rsidRPr="00C43403">
          <w:rPr>
            <w:rFonts w:ascii="Arial" w:hAnsi="Arial" w:cs="Arial"/>
            <w:color w:val="000000"/>
            <w:sz w:val="18"/>
          </w:rPr>
          <w:t>intrebari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13" w:history="1">
        <w:r w:rsidRPr="00C43403">
          <w:rPr>
            <w:rFonts w:ascii="Tahoma" w:hAnsi="Tahoma" w:cs="Tahoma"/>
            <w:b/>
            <w:bCs/>
            <w:color w:val="000000"/>
            <w:sz w:val="21"/>
          </w:rPr>
          <w:t>99. Întoarcerea unui autovehicul este interzisă: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la o distanţă mai mică de 100 m de staţiile de autobuz, troleibuz sau tramvai;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pe drumurile pe care o bandă de circulaţie este ocupată de linia de tramvai;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mai puţin de 50 m de trecerea la nivel cu o cale ferată curentă.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26% | Tags:</w:t>
      </w:r>
      <w:r w:rsidRPr="00C43403">
        <w:rPr>
          <w:rFonts w:ascii="Arial" w:hAnsi="Arial" w:cs="Arial"/>
          <w:color w:val="222222"/>
          <w:sz w:val="18"/>
        </w:rPr>
        <w:t> </w:t>
      </w:r>
      <w:hyperlink r:id="rId714" w:history="1">
        <w:r w:rsidRPr="00C43403">
          <w:rPr>
            <w:rFonts w:ascii="Arial" w:hAnsi="Arial" w:cs="Arial"/>
            <w:b/>
            <w:bCs/>
            <w:color w:val="000000"/>
            <w:sz w:val="18"/>
          </w:rPr>
          <w:t>chestionare auto b</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15" w:history="1">
        <w:r w:rsidRPr="00C43403">
          <w:rPr>
            <w:rFonts w:ascii="Arial" w:hAnsi="Arial" w:cs="Arial"/>
            <w:b/>
            <w:bCs/>
            <w:color w:val="000000"/>
            <w:sz w:val="18"/>
          </w:rPr>
          <w:t>chestionare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16" w:history="1">
        <w:r w:rsidRPr="00C43403">
          <w:rPr>
            <w:rFonts w:ascii="Tahoma" w:hAnsi="Tahoma" w:cs="Tahoma"/>
            <w:b/>
            <w:bCs/>
            <w:color w:val="000000"/>
            <w:sz w:val="21"/>
          </w:rPr>
          <w:t>651. Cum procedaţi când circulaţi pe un drum public şi întâlniţi indicatorul „Prioritate faţă de circulaţia din sens invers“?</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opriţi şi acordaţi prioritate de trecere vehiculelor care se apropie din sens opus;</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vă continuaţi deplasarea, pentru că aveţi prioritate de trecere;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opriţi şi acordaţi prioritate numai vehiculelor cu gabarit depăşit, care se apropie din sens opus.</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17" w:history="1">
        <w:r w:rsidRPr="00C43403">
          <w:rPr>
            <w:rFonts w:ascii="Arial" w:hAnsi="Arial" w:cs="Arial"/>
            <w:color w:val="000000"/>
            <w:sz w:val="18"/>
          </w:rPr>
          <w:t>permis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18" w:history="1">
        <w:r w:rsidRPr="00C43403">
          <w:rPr>
            <w:rFonts w:ascii="Arial" w:hAnsi="Arial" w:cs="Arial"/>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19" w:history="1">
        <w:r w:rsidRPr="00C43403">
          <w:rPr>
            <w:rFonts w:ascii="Tahoma" w:hAnsi="Tahoma" w:cs="Tahoma"/>
            <w:b/>
            <w:bCs/>
            <w:color w:val="000000"/>
            <w:sz w:val="21"/>
          </w:rPr>
          <w:t>79. Conducătorilor de vehicule le este interzis:</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profereze injurii;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săvârşească acte sau gesturi obscene;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adreseze celorlalţi participanţi la trafic expresii jignitoare sau vulgare.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8 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26% | Tags:</w:t>
      </w:r>
      <w:r w:rsidRPr="00C43403">
        <w:rPr>
          <w:rFonts w:ascii="Arial" w:hAnsi="Arial" w:cs="Arial"/>
          <w:color w:val="222222"/>
          <w:sz w:val="18"/>
        </w:rPr>
        <w:t> </w:t>
      </w:r>
      <w:hyperlink r:id="rId720" w:history="1">
        <w:r w:rsidRPr="00C43403">
          <w:rPr>
            <w:rFonts w:ascii="Arial" w:hAnsi="Arial" w:cs="Arial"/>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21" w:history="1">
        <w:r w:rsidRPr="00C43403">
          <w:rPr>
            <w:rFonts w:ascii="Arial" w:hAnsi="Arial" w:cs="Arial"/>
            <w:b/>
            <w:bCs/>
            <w:color w:val="000000"/>
            <w:sz w:val="18"/>
          </w:rPr>
          <w:t>permis cat TR</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22" w:history="1">
        <w:r w:rsidRPr="00C43403">
          <w:rPr>
            <w:rFonts w:ascii="Tahoma" w:hAnsi="Tahoma" w:cs="Tahoma"/>
            <w:b/>
            <w:bCs/>
            <w:color w:val="000000"/>
            <w:sz w:val="21"/>
          </w:rPr>
          <w:t>1043. O hemoragie produsă la unul dintre membrele unei persoane rănite se va opri prin:</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dezinfectarea rănii, pansarea şi aplicarea atelelor;</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ridicarea membrului accidentat în poziţie verticală;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acţiunea compresivă asupra vasului lezat sau aplicarea garoului.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13 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23" w:history="1">
        <w:r w:rsidRPr="00C43403">
          <w:rPr>
            <w:rFonts w:ascii="Arial" w:hAnsi="Arial" w:cs="Arial"/>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24" w:history="1">
        <w:r w:rsidRPr="00C43403">
          <w:rPr>
            <w:rFonts w:ascii="Arial" w:hAnsi="Arial" w:cs="Arial"/>
            <w:b/>
            <w:bCs/>
            <w:color w:val="000000"/>
            <w:sz w:val="18"/>
          </w:rPr>
          <w:t>permis auto cat tr</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725" w:history="1">
        <w:r>
          <w:rPr>
            <w:noProof/>
          </w:rPr>
          <w:pict>
            <v:shape id="Picture 50" o:spid="_x0000_s1074" type="#_x0000_t75" alt="http://e-drpciv.ro/poze2/442.jpg" href="http://e-drpciv.ro/poze2/442.j" style="position:absolute;margin-left:65pt;margin-top:0;width:105pt;height:78.75pt;z-index:251707392;visibility:visible;mso-wrap-distance-left:0;mso-wrap-distance-right:0;mso-position-horizontal:right;mso-position-horizontal-relative:text;mso-position-vertical-relative:line" o:allowoverlap="f" o:button="t">
              <v:fill o:detectmouseclick="t"/>
              <v:imagedata r:id="rId726"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27" w:history="1">
        <w:r w:rsidRPr="00C43403">
          <w:rPr>
            <w:rFonts w:ascii="Tahoma" w:hAnsi="Tahoma" w:cs="Tahoma"/>
            <w:b/>
            <w:bCs/>
            <w:color w:val="000000"/>
            <w:sz w:val="21"/>
          </w:rPr>
          <w:t>442. Conduceţi autoturismul albastru. V-aţi angajat corect în depăşirea motocicletei?</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 deoarece din sens opus nu circulă niciun vehicul;</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deoarece motocicleta nu trece peste axul drumului;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 deoarece motocicleta depăşeşte autocamionul.</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8 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28" w:history="1">
        <w:r w:rsidRPr="00C43403">
          <w:rPr>
            <w:rFonts w:ascii="Arial" w:hAnsi="Arial" w:cs="Arial"/>
            <w:b/>
            <w:bCs/>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29" w:history="1">
        <w:r w:rsidRPr="00C43403">
          <w:rPr>
            <w:rFonts w:ascii="Arial" w:hAnsi="Arial" w:cs="Arial"/>
            <w:color w:val="000000"/>
            <w:sz w:val="18"/>
          </w:rPr>
          <w:t>teste auto chestionare</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730" w:history="1">
        <w:r>
          <w:rPr>
            <w:noProof/>
          </w:rPr>
          <w:pict>
            <v:shape id="Picture 51" o:spid="_x0000_s1075" type="#_x0000_t75" alt="http://e-drpciv.ro/poze2/717.jpg" href="http://e-drpciv.ro/poze2/717.j" style="position:absolute;margin-left:65pt;margin-top:0;width:105pt;height:78.75pt;z-index:251708416;visibility:visible;mso-wrap-distance-left:0;mso-wrap-distance-right:0;mso-position-horizontal:right;mso-position-horizontal-relative:text;mso-position-vertical-relative:line" o:allowoverlap="f" o:button="t">
              <v:fill o:detectmouseclick="t"/>
              <v:imagedata r:id="rId731"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32" w:history="1">
        <w:r w:rsidRPr="00C43403">
          <w:rPr>
            <w:rFonts w:ascii="Tahoma" w:hAnsi="Tahoma" w:cs="Tahoma"/>
            <w:b/>
            <w:bCs/>
            <w:color w:val="000000"/>
            <w:sz w:val="21"/>
          </w:rPr>
          <w:t>717. Care dintre autoturisme staţionează regulamentar?</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autoturismul roşu;</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autoturismul albastru;</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ambele autoturisme.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8 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33" w:history="1">
        <w:r w:rsidRPr="00C43403">
          <w:rPr>
            <w:rFonts w:ascii="Arial" w:hAnsi="Arial" w:cs="Arial"/>
            <w:b/>
            <w:bCs/>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34" w:history="1">
        <w:r w:rsidRPr="00C43403">
          <w:rPr>
            <w:rFonts w:ascii="Arial" w:hAnsi="Arial" w:cs="Arial"/>
            <w:b/>
            <w:bCs/>
            <w:color w:val="000000"/>
            <w:sz w:val="18"/>
          </w:rPr>
          <w:t>permis cat b</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735" w:history="1">
        <w:r>
          <w:rPr>
            <w:noProof/>
          </w:rPr>
          <w:pict>
            <v:shape id="Picture 52" o:spid="_x0000_s1076" type="#_x0000_t75" alt="http://e-drpciv.ro/poze2/418.jpg" href="http://e-drpciv.ro/poze2/418.j" style="position:absolute;margin-left:65pt;margin-top:0;width:105pt;height:78.75pt;z-index:251709440;visibility:visible;mso-wrap-distance-left:0;mso-wrap-distance-right:0;mso-position-horizontal:right;mso-position-horizontal-relative:text;mso-position-vertical-relative:line" o:allowoverlap="f" o:button="t">
              <v:fill o:detectmouseclick="t"/>
              <v:imagedata r:id="rId736"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37" w:history="1">
        <w:r w:rsidRPr="00C43403">
          <w:rPr>
            <w:rFonts w:ascii="Tahoma" w:hAnsi="Tahoma" w:cs="Tahoma"/>
            <w:b/>
            <w:bCs/>
            <w:color w:val="000000"/>
            <w:sz w:val="21"/>
          </w:rPr>
          <w:t>418. Care dintre vehicule va trece primul prin intersecţie?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tramvaiul 1;</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tramvaiul 2;</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autoturismul.</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738" w:history="1">
        <w:r w:rsidRPr="00C43403">
          <w:rPr>
            <w:rFonts w:ascii="Arial" w:hAnsi="Arial" w:cs="Arial"/>
            <w:color w:val="000000"/>
            <w:sz w:val="18"/>
          </w:rPr>
          <w:t>www.drpciv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39" w:history="1">
        <w:r w:rsidRPr="00C43403">
          <w:rPr>
            <w:rFonts w:ascii="Arial" w:hAnsi="Arial" w:cs="Arial"/>
            <w:b/>
            <w:bCs/>
            <w:color w:val="000000"/>
            <w:sz w:val="18"/>
          </w:rPr>
          <w:t>examen auto cat B1</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740" w:history="1">
        <w:r>
          <w:rPr>
            <w:noProof/>
          </w:rPr>
          <w:pict>
            <v:shape id="Picture 53" o:spid="_x0000_s1077" type="#_x0000_t75" alt="http://e-drpciv.ro/poze2/366.jpg" href="http://e-drpciv.ro/poze2/366.j" style="position:absolute;margin-left:65pt;margin-top:0;width:105pt;height:78.75pt;z-index:251710464;visibility:visible;mso-wrap-distance-left:0;mso-wrap-distance-right:0;mso-position-horizontal:right;mso-position-horizontal-relative:text;mso-position-vertical-relative:line" o:allowoverlap="f" o:button="t">
              <v:fill o:detectmouseclick="t"/>
              <v:imagedata r:id="rId741"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42" w:history="1">
        <w:r w:rsidRPr="00C43403">
          <w:rPr>
            <w:rFonts w:ascii="Tahoma" w:hAnsi="Tahoma" w:cs="Tahoma"/>
            <w:b/>
            <w:bCs/>
            <w:color w:val="000000"/>
            <w:sz w:val="21"/>
          </w:rPr>
          <w:t>366. În această situaţie veţi circula cu:</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luminile de drum;</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luminile de întâlnire;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luminile de poziţie.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43"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44" w:history="1">
        <w:r w:rsidRPr="00C43403">
          <w:rPr>
            <w:rFonts w:ascii="Arial" w:hAnsi="Arial" w:cs="Arial"/>
            <w:b/>
            <w:bCs/>
            <w:color w:val="000000"/>
            <w:sz w:val="18"/>
          </w:rPr>
          <w:t>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45" w:history="1">
        <w:r w:rsidRPr="00C43403">
          <w:rPr>
            <w:rFonts w:ascii="Tahoma" w:hAnsi="Tahoma" w:cs="Tahoma"/>
            <w:b/>
            <w:bCs/>
            <w:color w:val="000000"/>
            <w:sz w:val="21"/>
          </w:rPr>
          <w:t>811. În ce situaţii sunteţi obligat să acordaţi prioritate de trecere?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într-o intersecţie nedirijată, atunci când pătrundeţi pe un drum naţional, venind de pe un drum judeţean;</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la întâlnirea indicatorului „Drum cu prioritate“;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întâlnirea pietonilor aflaţi pe sensul de mers opus.</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46" w:history="1">
        <w:r w:rsidRPr="00C43403">
          <w:rPr>
            <w:rFonts w:ascii="Arial" w:hAnsi="Arial" w:cs="Arial"/>
            <w:b/>
            <w:bCs/>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47" w:history="1">
        <w:r w:rsidRPr="00C43403">
          <w:rPr>
            <w:rFonts w:ascii="Arial" w:hAnsi="Arial" w:cs="Arial"/>
            <w:color w:val="000000"/>
            <w:sz w:val="18"/>
          </w:rPr>
          <w:t>permis auto categoria tr</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748" w:history="1">
        <w:r>
          <w:rPr>
            <w:noProof/>
          </w:rPr>
          <w:pict>
            <v:shape id="Picture 54" o:spid="_x0000_s1078" type="#_x0000_t75" alt="http://e-drpciv.ro/poze2/126.jpg" href="http://e-drpciv.ro/poze2/126.j" style="position:absolute;margin-left:65pt;margin-top:0;width:105pt;height:78.75pt;z-index:251711488;visibility:visible;mso-wrap-distance-left:0;mso-wrap-distance-right:0;mso-position-horizontal:right;mso-position-horizontal-relative:text;mso-position-vertical-relative:line" o:allowoverlap="f" o:button="t">
              <v:fill o:detectmouseclick="t"/>
              <v:imagedata r:id="rId749"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50" w:history="1">
        <w:r w:rsidRPr="00C43403">
          <w:rPr>
            <w:rFonts w:ascii="Tahoma" w:hAnsi="Tahoma" w:cs="Tahoma"/>
            <w:b/>
            <w:bCs/>
            <w:color w:val="000000"/>
            <w:sz w:val="21"/>
          </w:rPr>
          <w:t>126. Care dintre autovehicule va intra ultimul în intersecţie?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autoturismul;</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autobuzul;</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autocamionul.</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751" w:history="1">
        <w:r w:rsidRPr="00C43403">
          <w:rPr>
            <w:rFonts w:ascii="Arial" w:hAnsi="Arial" w:cs="Arial"/>
            <w:b/>
            <w:bCs/>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52" w:history="1">
        <w:r w:rsidRPr="00C43403">
          <w:rPr>
            <w:rFonts w:ascii="Arial" w:hAnsi="Arial" w:cs="Arial"/>
            <w:b/>
            <w:bCs/>
            <w:color w:val="000000"/>
            <w:sz w:val="18"/>
          </w:rPr>
          <w:t>chestionare auto 2014</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53" w:history="1">
        <w:r w:rsidRPr="00C43403">
          <w:rPr>
            <w:rFonts w:ascii="Tahoma" w:hAnsi="Tahoma" w:cs="Tahoma"/>
            <w:b/>
            <w:bCs/>
            <w:color w:val="000000"/>
            <w:sz w:val="21"/>
          </w:rPr>
          <w:t>180. Conducătorii de autovehicule pot folosi mijloace proprii de detectare a dispozitivelor de măsurare a vitezei?</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acest aspect nu este stabilit legal.</w:t>
      </w:r>
    </w:p>
    <w:p w:rsidR="00AE1230" w:rsidRPr="00C43403" w:rsidRDefault="00AE1230" w:rsidP="00C43403">
      <w:pPr>
        <w:spacing w:after="0" w:line="240" w:lineRule="auto"/>
        <w:outlineLvl w:val="1"/>
        <w:rPr>
          <w:rFonts w:ascii="Tahoma" w:hAnsi="Tahoma" w:cs="Tahoma"/>
          <w:b/>
          <w:bCs/>
          <w:color w:val="222222"/>
          <w:sz w:val="21"/>
          <w:szCs w:val="21"/>
        </w:rPr>
      </w:pPr>
      <w:hyperlink r:id="rId754" w:history="1">
        <w:r w:rsidRPr="00C43403">
          <w:rPr>
            <w:rFonts w:ascii="Tahoma" w:hAnsi="Tahoma" w:cs="Tahoma"/>
            <w:b/>
            <w:bCs/>
            <w:color w:val="000000"/>
            <w:sz w:val="21"/>
          </w:rPr>
          <w:t>83. Depăşirea nu este permisă:</w:t>
        </w:r>
      </w:hyperlink>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atunci când vehiculul ce urmează a fi depăşit rulează cu viteza admisă de lege;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 orice locuri şi situaţii în care vizibilitatea nu permite executarea manevrei;</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atunci când traficul rutier este aglomerat.</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55" w:history="1">
        <w:r w:rsidRPr="00C43403">
          <w:rPr>
            <w:rFonts w:ascii="Tahoma" w:hAnsi="Tahoma" w:cs="Tahoma"/>
            <w:b/>
            <w:bCs/>
            <w:color w:val="000000"/>
            <w:sz w:val="21"/>
          </w:rPr>
          <w:t>258. Ce obligaţii are conducătorul unui vehicul atunci când doreşte să intre sau să iasă dintr-un rând de vehicule staţionate?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se asigure că distanţa dintre vehicule este suficientă pentru parcarea vehiculului;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semnalizeze şi să se asigure că poate executa manevra;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nu execute manevra în zona de acţiune a indicatorului „Staţionarea interzisă“.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9 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56" w:history="1">
        <w:r w:rsidRPr="00C43403">
          <w:rPr>
            <w:rFonts w:ascii="Arial" w:hAnsi="Arial" w:cs="Arial"/>
            <w:b/>
            <w:bCs/>
            <w:color w:val="000000"/>
            <w:sz w:val="18"/>
          </w:rPr>
          <w:t>permis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57" w:history="1">
        <w:r w:rsidRPr="00C43403">
          <w:rPr>
            <w:rFonts w:ascii="Arial" w:hAnsi="Arial" w:cs="Arial"/>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58" w:history="1">
        <w:r w:rsidRPr="00C43403">
          <w:rPr>
            <w:rFonts w:ascii="Tahoma" w:hAnsi="Tahoma" w:cs="Tahoma"/>
            <w:b/>
            <w:bCs/>
            <w:color w:val="000000"/>
            <w:sz w:val="21"/>
          </w:rPr>
          <w:t>879. Sunteţi obligat să opriţi la semnalele date de: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îndrumătorii de circulaţie ai Ministerului Apărării;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conducătorii vehiculelor de ambulanţă;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inspectorii primăriei.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59"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60" w:history="1">
        <w:r w:rsidRPr="00C43403">
          <w:rPr>
            <w:rFonts w:ascii="Arial" w:hAnsi="Arial" w:cs="Arial"/>
            <w:color w:val="000000"/>
            <w:sz w:val="18"/>
          </w:rPr>
          <w:t>intrebari categoria TR</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61" w:history="1">
        <w:r w:rsidRPr="00C43403">
          <w:rPr>
            <w:rFonts w:ascii="Tahoma" w:hAnsi="Tahoma" w:cs="Tahoma"/>
            <w:b/>
            <w:bCs/>
            <w:color w:val="000000"/>
            <w:sz w:val="21"/>
          </w:rPr>
          <w:t>951. Aprinderea luminii „martor“ de la bord, care semnalizează funcţionarea generatorului de curent, poate indica:</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griparea rotorului pompei de apă;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ruperea curelei de antrenare a pompei de apă, a ventilatorului şi a alternatorului;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scurgeri de electrolit din acumulatori.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7 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762" w:history="1">
        <w:r w:rsidRPr="00C43403">
          <w:rPr>
            <w:rFonts w:ascii="Arial" w:hAnsi="Arial" w:cs="Arial"/>
            <w:b/>
            <w:bCs/>
            <w:color w:val="000000"/>
            <w:sz w:val="18"/>
          </w:rPr>
          <w:t>examen auto cat B</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63" w:history="1">
        <w:r w:rsidRPr="00C43403">
          <w:rPr>
            <w:rFonts w:ascii="Arial" w:hAnsi="Arial" w:cs="Arial"/>
            <w:b/>
            <w:bCs/>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64" w:history="1">
        <w:r w:rsidRPr="00C43403">
          <w:rPr>
            <w:rFonts w:ascii="Tahoma" w:hAnsi="Tahoma" w:cs="Tahoma"/>
            <w:b/>
            <w:bCs/>
            <w:color w:val="000000"/>
            <w:sz w:val="21"/>
          </w:rPr>
          <w:t>655. Ce trebuie să faceţi imediat după un accident cu un animal sălbatic?</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opriţi, aprindeţi luminile de avarie şi asiguraţi locul accidentului;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înştiinţaţi societăţile de protecţie a animalelor;</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luaţi vânatul acasă şi comunicaţi societăţii de asigurare daunele suferite de autoturism.</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8 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765" w:history="1">
        <w:r w:rsidRPr="00C43403">
          <w:rPr>
            <w:rFonts w:ascii="Arial" w:hAnsi="Arial" w:cs="Arial"/>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66" w:history="1">
        <w:r w:rsidRPr="00C43403">
          <w:rPr>
            <w:rFonts w:ascii="Arial" w:hAnsi="Arial" w:cs="Arial"/>
            <w:color w:val="000000"/>
            <w:sz w:val="18"/>
          </w:rPr>
          <w:t>chestionare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767" w:history="1">
        <w:r>
          <w:rPr>
            <w:noProof/>
          </w:rPr>
          <w:pict>
            <v:shape id="Picture 55" o:spid="_x0000_s1079" type="#_x0000_t75" alt="http://e-drpciv.ro/poze2/474.jpg" href="http://e-drpciv.ro/poze2/474.j" style="position:absolute;margin-left:65pt;margin-top:0;width:105pt;height:78.75pt;z-index:251712512;visibility:visible;mso-wrap-distance-left:0;mso-wrap-distance-right:0;mso-position-horizontal:right;mso-position-horizontal-relative:text;mso-position-vertical-relative:line" o:allowoverlap="f" o:button="t">
              <v:fill o:detectmouseclick="t"/>
              <v:imagedata r:id="rId768"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69" w:history="1">
        <w:r w:rsidRPr="00C43403">
          <w:rPr>
            <w:rFonts w:ascii="Tahoma" w:hAnsi="Tahoma" w:cs="Tahoma"/>
            <w:b/>
            <w:bCs/>
            <w:color w:val="000000"/>
            <w:sz w:val="21"/>
          </w:rPr>
          <w:t>474. Care dintre cele trei vehicule nu au prioritate de trecere?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autoturismul şi autobuzul;</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autobuzul şi autocamionul;</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autocamionul şi autoturismul.</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770" w:history="1">
        <w:r w:rsidRPr="00C43403">
          <w:rPr>
            <w:rFonts w:ascii="Arial" w:hAnsi="Arial" w:cs="Arial"/>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71" w:history="1">
        <w:r w:rsidRPr="00C43403">
          <w:rPr>
            <w:rFonts w:ascii="Arial" w:hAnsi="Arial" w:cs="Arial"/>
            <w:b/>
            <w:bCs/>
            <w:color w:val="000000"/>
            <w:sz w:val="18"/>
          </w:rPr>
          <w:t>chestionare auto B1</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72" w:history="1">
        <w:r w:rsidRPr="00C43403">
          <w:rPr>
            <w:rFonts w:ascii="Tahoma" w:hAnsi="Tahoma" w:cs="Tahoma"/>
            <w:b/>
            <w:bCs/>
            <w:color w:val="000000"/>
            <w:sz w:val="21"/>
          </w:rPr>
          <w:t>753. Persoanele accidentate, cu arsuri multiple pe corp şi membre, trebuie să fie: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dezbrăcate rapid de haine, după stingerea flăcărilor;</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transportate urgent la o unitate medicală;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spălate, bandajate şi apoi transportate la cea mai apropiată unitate sanitară.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13 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773" w:history="1">
        <w:r w:rsidRPr="00C43403">
          <w:rPr>
            <w:rFonts w:ascii="Arial" w:hAnsi="Arial" w:cs="Arial"/>
            <w:b/>
            <w:bCs/>
            <w:color w:val="000000"/>
            <w:sz w:val="18"/>
          </w:rPr>
          <w:t>raspunsuri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74" w:history="1">
        <w:r w:rsidRPr="00C43403">
          <w:rPr>
            <w:rFonts w:ascii="Arial" w:hAnsi="Arial" w:cs="Arial"/>
            <w:b/>
            <w:bCs/>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75" w:history="1">
        <w:r w:rsidRPr="00C43403">
          <w:rPr>
            <w:rFonts w:ascii="Tahoma" w:hAnsi="Tahoma" w:cs="Tahoma"/>
            <w:b/>
            <w:bCs/>
            <w:color w:val="000000"/>
            <w:sz w:val="21"/>
          </w:rPr>
          <w:t>654. Oprirea este interzisă: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pe drumurile publice unde circulă troleibuze şi tramvaie;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la o distanţă mai mică de 25 m faţă de trecerea pentru pietoni;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în zona de staţionare cu durată limitată.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76" w:history="1">
        <w:r w:rsidRPr="00C43403">
          <w:rPr>
            <w:rFonts w:ascii="Arial" w:hAnsi="Arial" w:cs="Arial"/>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77" w:history="1">
        <w:r w:rsidRPr="00C43403">
          <w:rPr>
            <w:rFonts w:ascii="Arial" w:hAnsi="Arial" w:cs="Arial"/>
            <w:b/>
            <w:bCs/>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78" w:history="1">
        <w:r w:rsidRPr="00C43403">
          <w:rPr>
            <w:rFonts w:ascii="Tahoma" w:hAnsi="Tahoma" w:cs="Tahoma"/>
            <w:b/>
            <w:bCs/>
            <w:color w:val="000000"/>
            <w:sz w:val="21"/>
          </w:rPr>
          <w:t>909. Cum procedaţi în cazul unui accidentat care are puls, dar nu respiră?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îi faceţi o resuscitare cardio-respiratorie;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îi daţi câteva palme peste faţă, până îşi revine;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începeţi respiraţia artificială.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7 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779" w:history="1">
        <w:r w:rsidRPr="00C43403">
          <w:rPr>
            <w:rFonts w:ascii="Arial" w:hAnsi="Arial" w:cs="Arial"/>
            <w:color w:val="000000"/>
            <w:sz w:val="18"/>
          </w:rPr>
          <w:t>intrebari cat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80" w:history="1">
        <w:r w:rsidRPr="00C43403">
          <w:rPr>
            <w:rFonts w:ascii="Arial" w:hAnsi="Arial" w:cs="Arial"/>
            <w:b/>
            <w:bCs/>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81" w:history="1">
        <w:r w:rsidRPr="00C43403">
          <w:rPr>
            <w:rFonts w:ascii="Tahoma" w:hAnsi="Tahoma" w:cs="Tahoma"/>
            <w:b/>
            <w:bCs/>
            <w:color w:val="000000"/>
            <w:sz w:val="21"/>
          </w:rPr>
          <w:t>840. În care dintre situaţii oprirea este interzisă: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pe străzile cu sens unic;</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 intersecţiile cu sens giratoriu;</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în dreptul indicatorului „Parcarea interzisă".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82" w:history="1">
        <w:r w:rsidRPr="00C43403">
          <w:rPr>
            <w:rFonts w:ascii="Arial" w:hAnsi="Arial" w:cs="Arial"/>
            <w:b/>
            <w:bCs/>
            <w:color w:val="000000"/>
            <w:sz w:val="18"/>
          </w:rPr>
          <w:t>auto chestionare</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83" w:history="1">
        <w:r w:rsidRPr="00C43403">
          <w:rPr>
            <w:rFonts w:ascii="Arial" w:hAnsi="Arial" w:cs="Arial"/>
            <w:b/>
            <w:bCs/>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784" w:history="1">
        <w:r>
          <w:rPr>
            <w:noProof/>
          </w:rPr>
          <w:pict>
            <v:shape id="Picture 56" o:spid="_x0000_s1080" type="#_x0000_t75" alt="http://e-drpciv.ro/poze2/910.jpg" href="http://e-drpciv.ro/poze2/910.j" style="position:absolute;margin-left:65pt;margin-top:0;width:105pt;height:78.75pt;z-index:251713536;visibility:visible;mso-wrap-distance-left:0;mso-wrap-distance-right:0;mso-position-horizontal:right;mso-position-horizontal-relative:text;mso-position-vertical-relative:line" o:allowoverlap="f" o:button="t">
              <v:fill o:detectmouseclick="t"/>
              <v:imagedata r:id="rId785"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86" w:history="1">
        <w:r w:rsidRPr="00C43403">
          <w:rPr>
            <w:rFonts w:ascii="Tahoma" w:hAnsi="Tahoma" w:cs="Tahoma"/>
            <w:b/>
            <w:bCs/>
            <w:color w:val="000000"/>
            <w:sz w:val="21"/>
          </w:rPr>
          <w:t>910. Cum procedaţi în această situaţie, dacă semafoarele nu funcţionează?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acordaţi prioritate de stânga;</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acordaţi prioritate de dreapta;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aveţi prioritate.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3 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787" w:history="1">
        <w:r w:rsidRPr="00C43403">
          <w:rPr>
            <w:rFonts w:ascii="Arial" w:hAnsi="Arial" w:cs="Arial"/>
            <w:color w:val="000000"/>
            <w:sz w:val="18"/>
          </w:rPr>
          <w:t>drpciv chestionare</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88" w:history="1">
        <w:r w:rsidRPr="00C43403">
          <w:rPr>
            <w:rFonts w:ascii="Arial" w:hAnsi="Arial" w:cs="Arial"/>
            <w:b/>
            <w:bCs/>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89" w:history="1">
        <w:r w:rsidRPr="00C43403">
          <w:rPr>
            <w:rFonts w:ascii="Tahoma" w:hAnsi="Tahoma" w:cs="Tahoma"/>
            <w:b/>
            <w:bCs/>
            <w:color w:val="000000"/>
            <w:sz w:val="21"/>
          </w:rPr>
          <w:t>108. Într-o zonă rezidenţială puteţi circula cu:</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viteza minimă obligatorie de 20 km/h;</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viteza maximă de 20 km/h;</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viteza maximă de 30 km/h.</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790" w:history="1">
        <w:r w:rsidRPr="00C43403">
          <w:rPr>
            <w:rFonts w:ascii="Arial" w:hAnsi="Arial" w:cs="Arial"/>
            <w:b/>
            <w:bCs/>
            <w:color w:val="000000"/>
            <w:sz w:val="18"/>
          </w:rPr>
          <w:t>permis cat tr</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91" w:history="1">
        <w:r w:rsidRPr="00C43403">
          <w:rPr>
            <w:rFonts w:ascii="Arial" w:hAnsi="Arial" w:cs="Arial"/>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92" w:history="1">
        <w:r w:rsidRPr="00C43403">
          <w:rPr>
            <w:rFonts w:ascii="Tahoma" w:hAnsi="Tahoma" w:cs="Tahoma"/>
            <w:b/>
            <w:bCs/>
            <w:color w:val="000000"/>
            <w:sz w:val="21"/>
          </w:rPr>
          <w:t>68. Întoarcerea unui autovehicul este interzisă: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la o distanţă mai mică de 50 m de staţia de autobuz, troleibuz sau tramvai;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 rampă, unde vizibilitatea este sub 50 m;</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pe străzile pe care circulaţia se desfăşoară în ambele sensuri.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3 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25% | Tags:</w:t>
      </w:r>
      <w:r w:rsidRPr="00C43403">
        <w:rPr>
          <w:rFonts w:ascii="Arial" w:hAnsi="Arial" w:cs="Arial"/>
          <w:color w:val="222222"/>
          <w:sz w:val="18"/>
        </w:rPr>
        <w:t> </w:t>
      </w:r>
      <w:hyperlink r:id="rId793" w:history="1">
        <w:r w:rsidRPr="00C43403">
          <w:rPr>
            <w:rFonts w:ascii="Arial" w:hAnsi="Arial" w:cs="Arial"/>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94" w:history="1">
        <w:r w:rsidRPr="00C43403">
          <w:rPr>
            <w:rFonts w:ascii="Arial" w:hAnsi="Arial" w:cs="Arial"/>
            <w:b/>
            <w:bCs/>
            <w:color w:val="000000"/>
            <w:sz w:val="18"/>
          </w:rPr>
          <w:t>chestionare auto B1</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95" w:history="1">
        <w:r w:rsidRPr="00C43403">
          <w:rPr>
            <w:rFonts w:ascii="Tahoma" w:hAnsi="Tahoma" w:cs="Tahoma"/>
            <w:b/>
            <w:bCs/>
            <w:color w:val="000000"/>
            <w:sz w:val="21"/>
          </w:rPr>
          <w:t>104. Tramvaiul poate fi depăşit pe partea stângă?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nu;</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în staţiile fără refugiu, pentru protejarea călătorilor care urcă sau coboară;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da, atunci când între şina din dreapta şi bordură nu există spaţiu suficient pentru depăşire.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796" w:history="1">
        <w:r w:rsidRPr="00C43403">
          <w:rPr>
            <w:rFonts w:ascii="Arial" w:hAnsi="Arial" w:cs="Arial"/>
            <w:b/>
            <w:bCs/>
            <w:color w:val="000000"/>
            <w:sz w:val="18"/>
          </w:rPr>
          <w:t>examen auto cat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797" w:history="1">
        <w:r w:rsidRPr="00C43403">
          <w:rPr>
            <w:rFonts w:ascii="Arial" w:hAnsi="Arial" w:cs="Arial"/>
            <w:b/>
            <w:bCs/>
            <w:color w:val="000000"/>
            <w:sz w:val="18"/>
          </w:rPr>
          <w:t>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798" w:history="1">
        <w:r w:rsidRPr="00C43403">
          <w:rPr>
            <w:rFonts w:ascii="Tahoma" w:hAnsi="Tahoma" w:cs="Tahoma"/>
            <w:b/>
            <w:bCs/>
            <w:color w:val="000000"/>
            <w:sz w:val="21"/>
          </w:rPr>
          <w:t>137. Viteza maximă cu care pot să conducă un autoturism, pe drumurile naţionale europene (E), persoanele care au mai puţin de un an de practică de conducere, este de: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100 km/h;</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80 km/h;</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90 km/h.</w:t>
      </w:r>
    </w:p>
    <w:p w:rsidR="00AE1230" w:rsidRPr="00C43403" w:rsidRDefault="00AE1230" w:rsidP="00C43403">
      <w:pPr>
        <w:spacing w:after="0" w:line="240" w:lineRule="auto"/>
        <w:outlineLvl w:val="1"/>
        <w:rPr>
          <w:rFonts w:ascii="Tahoma" w:hAnsi="Tahoma" w:cs="Tahoma"/>
          <w:b/>
          <w:bCs/>
          <w:color w:val="222222"/>
          <w:sz w:val="21"/>
          <w:szCs w:val="21"/>
        </w:rPr>
      </w:pPr>
      <w:hyperlink r:id="rId799" w:history="1">
        <w:r w:rsidRPr="00C43403">
          <w:rPr>
            <w:rFonts w:ascii="Tahoma" w:hAnsi="Tahoma" w:cs="Tahoma"/>
            <w:b/>
            <w:bCs/>
            <w:color w:val="000000"/>
            <w:sz w:val="21"/>
          </w:rPr>
          <w:t>116. Ce obligaţii aveţi dacă întâlniţi un vehicul cu semnalele speciale de avertizare luminoase de culoare albastră în funcţiune?</w:t>
        </w:r>
      </w:hyperlink>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nicio obligaţie, deoarece semnalul albastru se adresează coloanelor în mişcare;</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opriţi cât mai aproape de marginea drumului;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acordaţi prioritate vehiculului de mai sus.</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00" w:history="1">
        <w:r w:rsidRPr="00C43403">
          <w:rPr>
            <w:rFonts w:ascii="Tahoma" w:hAnsi="Tahoma" w:cs="Tahoma"/>
            <w:b/>
            <w:bCs/>
            <w:color w:val="000000"/>
            <w:sz w:val="21"/>
          </w:rPr>
          <w:t>128. În care dintre situaţiile de mai jos puteţi folosi banda de lângă axa drumului pe o autostradă?</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când efectuaţi depăşirea altor autovehicule, dacă celelalte benzi în direcţia de mers sunt ocupate;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când conduceţi autoturismul cu viteza maximă admisă;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când nu sunteţi precedat de alte autovehicule.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801" w:history="1">
        <w:r w:rsidRPr="00C43403">
          <w:rPr>
            <w:rFonts w:ascii="Arial" w:hAnsi="Arial" w:cs="Arial"/>
            <w:color w:val="000000"/>
            <w:sz w:val="18"/>
          </w:rPr>
          <w:t>drpciv.ro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02" w:history="1">
        <w:r w:rsidRPr="00C43403">
          <w:rPr>
            <w:rFonts w:ascii="Arial" w:hAnsi="Arial" w:cs="Arial"/>
            <w:b/>
            <w:bCs/>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03" w:history="1">
        <w:r w:rsidRPr="00C43403">
          <w:rPr>
            <w:rFonts w:ascii="Tahoma" w:hAnsi="Tahoma" w:cs="Tahoma"/>
            <w:b/>
            <w:bCs/>
            <w:color w:val="000000"/>
            <w:sz w:val="21"/>
          </w:rPr>
          <w:t>304. Termenul de valabilitate a inspecţiei tehnice periodice poate fi regăsit:</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într-un document eliberat de service;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 anexa certificatului de înmatriculare al autovehiculului;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în manualul tehnic al autovehiculului sau al remorcii.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804"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05" w:history="1">
        <w:r w:rsidRPr="00C43403">
          <w:rPr>
            <w:rFonts w:ascii="Arial" w:hAnsi="Arial" w:cs="Arial"/>
            <w:color w:val="000000"/>
            <w:sz w:val="18"/>
          </w:rPr>
          <w:t>intrebari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06" w:history="1">
        <w:r w:rsidRPr="00C43403">
          <w:rPr>
            <w:rFonts w:ascii="Tahoma" w:hAnsi="Tahoma" w:cs="Tahoma"/>
            <w:b/>
            <w:bCs/>
            <w:color w:val="000000"/>
            <w:sz w:val="21"/>
          </w:rPr>
          <w:t>720. Întoarcerea autovehiculului este interzisă: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unde marcajul axial este discontinuu;</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 intersecţiile unde este necesară manevrarea înainte şi înapoi;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în zona de acţiune a indicatorului „Staţionarea interzisă“.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3 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807" w:history="1">
        <w:r w:rsidRPr="00C43403">
          <w:rPr>
            <w:rFonts w:ascii="Arial" w:hAnsi="Arial" w:cs="Arial"/>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08" w:history="1">
        <w:r w:rsidRPr="00C43403">
          <w:rPr>
            <w:rFonts w:ascii="Arial" w:hAnsi="Arial" w:cs="Arial"/>
            <w:b/>
            <w:bCs/>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09" w:history="1">
        <w:r w:rsidRPr="00C43403">
          <w:rPr>
            <w:rFonts w:ascii="Tahoma" w:hAnsi="Tahoma" w:cs="Tahoma"/>
            <w:b/>
            <w:bCs/>
            <w:color w:val="000000"/>
            <w:sz w:val="21"/>
          </w:rPr>
          <w:t>361. Cauzele ce pot determina creşterea nivelului de ulei în baia de ungere sunt:</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circulaţia frecventă pe drumuri neasfaltate;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pătrunderea apei sau a combustibilului în baia de ulei;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defectarea pompei de ulei.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3 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10" w:history="1">
        <w:r w:rsidRPr="00C43403">
          <w:rPr>
            <w:rFonts w:ascii="Arial" w:hAnsi="Arial" w:cs="Arial"/>
            <w:color w:val="000000"/>
            <w:sz w:val="18"/>
          </w:rPr>
          <w:t>chestionare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11" w:history="1">
        <w:r w:rsidRPr="00C43403">
          <w:rPr>
            <w:rFonts w:ascii="Arial" w:hAnsi="Arial" w:cs="Arial"/>
            <w:b/>
            <w:bCs/>
            <w:color w:val="000000"/>
            <w:sz w:val="18"/>
          </w:rPr>
          <w:t>chestionare auto 2014</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12" w:history="1">
        <w:r w:rsidRPr="00C43403">
          <w:rPr>
            <w:rFonts w:ascii="Tahoma" w:hAnsi="Tahoma" w:cs="Tahoma"/>
            <w:b/>
            <w:bCs/>
            <w:color w:val="000000"/>
            <w:sz w:val="21"/>
          </w:rPr>
          <w:t>1033. Puteţi schimba poziţia autovehiculului, dacă sunteţi implicat într-un accident de circulaţie?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 după ce aţi acordat primul ajutor victimelor;</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după ce aţi anunţat poliţia;</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da, dacă accidentul s-a soldat numai cu avarii.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2 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813" w:history="1">
        <w:r w:rsidRPr="00C43403">
          <w:rPr>
            <w:rFonts w:ascii="Arial" w:hAnsi="Arial" w:cs="Arial"/>
            <w:b/>
            <w:bCs/>
            <w:color w:val="000000"/>
            <w:sz w:val="18"/>
          </w:rPr>
          <w:t>www.drpciv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14" w:history="1">
        <w:r w:rsidRPr="00C43403">
          <w:rPr>
            <w:rFonts w:ascii="Arial" w:hAnsi="Arial" w:cs="Arial"/>
            <w:b/>
            <w:bCs/>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15" w:history="1">
        <w:r w:rsidRPr="00C43403">
          <w:rPr>
            <w:rFonts w:ascii="Tahoma" w:hAnsi="Tahoma" w:cs="Tahoma"/>
            <w:b/>
            <w:bCs/>
            <w:color w:val="000000"/>
            <w:sz w:val="21"/>
          </w:rPr>
          <w:t>405. Este interzisă oprirea voluntară:</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pe trecerile pentru pietoni sau la mai puţin de 25 m, înainte şi după acestea;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la o distanţă mai mică de 100 m, înainte şi după trecerea la nivel cu calea ferată;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o distanţă mai mică de 50 m, înainte şi după staţiile mijloacelor de transport public.</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816" w:history="1">
        <w:r w:rsidRPr="00C43403">
          <w:rPr>
            <w:rFonts w:ascii="Arial" w:hAnsi="Arial" w:cs="Arial"/>
            <w:color w:val="000000"/>
            <w:sz w:val="18"/>
          </w:rPr>
          <w:t>www drpciv chestionare</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17" w:history="1">
        <w:r w:rsidRPr="00C43403">
          <w:rPr>
            <w:rFonts w:ascii="Arial" w:hAnsi="Arial" w:cs="Arial"/>
            <w:color w:val="000000"/>
            <w:sz w:val="18"/>
          </w:rPr>
          <w:t>permis cat b</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818" w:history="1">
        <w:r>
          <w:rPr>
            <w:noProof/>
          </w:rPr>
          <w:pict>
            <v:shape id="Picture 57" o:spid="_x0000_s1081" type="#_x0000_t75" alt="http://e-drpciv.ro/poze2/942.jpg" href="http://e-drpciv.ro/poze2/942.j" style="position:absolute;margin-left:65pt;margin-top:0;width:105pt;height:78.75pt;z-index:251714560;visibility:visible;mso-wrap-distance-left:0;mso-wrap-distance-right:0;mso-position-horizontal:right;mso-position-horizontal-relative:text;mso-position-vertical-relative:line" o:allowoverlap="f" o:button="t">
              <v:fill o:detectmouseclick="t"/>
              <v:imagedata r:id="rId819"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20" w:history="1">
        <w:r w:rsidRPr="00C43403">
          <w:rPr>
            <w:rFonts w:ascii="Tahoma" w:hAnsi="Tahoma" w:cs="Tahoma"/>
            <w:b/>
            <w:bCs/>
            <w:color w:val="000000"/>
            <w:sz w:val="21"/>
          </w:rPr>
          <w:t>942. Cum este corect să procedaţi, dacă vă aflaţi la volanul autoturismului roşu?</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circulând spre stânga, vă puteţi angaja abia ultimul;</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vă angajaţi primul în traversare;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permiteţi trecerea tramvaiului.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21" w:history="1">
        <w:r w:rsidRPr="00C43403">
          <w:rPr>
            <w:rFonts w:ascii="Arial" w:hAnsi="Arial" w:cs="Arial"/>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22" w:history="1">
        <w:r w:rsidRPr="00C43403">
          <w:rPr>
            <w:rFonts w:ascii="Arial" w:hAnsi="Arial" w:cs="Arial"/>
            <w:color w:val="000000"/>
            <w:sz w:val="18"/>
          </w:rPr>
          <w:t>permis categoria tr</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23" w:history="1">
        <w:r w:rsidRPr="00C43403">
          <w:rPr>
            <w:rFonts w:ascii="Tahoma" w:hAnsi="Tahoma" w:cs="Tahoma"/>
            <w:b/>
            <w:bCs/>
            <w:color w:val="000000"/>
            <w:sz w:val="21"/>
          </w:rPr>
          <w:t>1062. Accidentatul cu hemoragie externă trebuie aşezat:</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în aşa fel încât rana care sângerează să fie mai jos decât planul corpului;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 are importanţă dacă rana este situată mai sus sau mai jos decât planul corpului;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în aşa fel încât rana sângerândă să fie mai sus decât nivelul corpului.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24" w:history="1">
        <w:r w:rsidRPr="00C43403">
          <w:rPr>
            <w:rFonts w:ascii="Arial" w:hAnsi="Arial" w:cs="Arial"/>
            <w:b/>
            <w:bCs/>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25" w:history="1">
        <w:r w:rsidRPr="00C43403">
          <w:rPr>
            <w:rFonts w:ascii="Arial" w:hAnsi="Arial" w:cs="Arial"/>
            <w:b/>
            <w:bCs/>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26" w:history="1">
        <w:r w:rsidRPr="00C43403">
          <w:rPr>
            <w:rFonts w:ascii="Tahoma" w:hAnsi="Tahoma" w:cs="Tahoma"/>
            <w:b/>
            <w:bCs/>
            <w:color w:val="000000"/>
            <w:sz w:val="21"/>
          </w:rPr>
          <w:t>777. În ce situaţii este interzisă depăşirea unei biciclete?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în zona de acţiune a indicatorului „Depăşirea autovehiculelor, cu excepţia motocicletelor fără ataş, interzisă“;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pe trecerile de pietoni semnalizate;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mai puţin de 100 m de trecerea la nivel cu calea ferată.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827" w:history="1">
        <w:r w:rsidRPr="00C43403">
          <w:rPr>
            <w:rFonts w:ascii="Arial" w:hAnsi="Arial" w:cs="Arial"/>
            <w:b/>
            <w:bCs/>
            <w:color w:val="000000"/>
            <w:sz w:val="18"/>
          </w:rPr>
          <w:t>auto chestionare</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28" w:history="1">
        <w:r w:rsidRPr="00C43403">
          <w:rPr>
            <w:rFonts w:ascii="Arial" w:hAnsi="Arial" w:cs="Arial"/>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29" w:history="1">
        <w:r w:rsidRPr="00C43403">
          <w:rPr>
            <w:rFonts w:ascii="Tahoma" w:hAnsi="Tahoma" w:cs="Tahoma"/>
            <w:b/>
            <w:bCs/>
            <w:color w:val="000000"/>
            <w:sz w:val="21"/>
          </w:rPr>
          <w:t>556. Cum trebuie să procedaţi atunci când autovehiculul derapează cu spatele către dreapta?</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frânaţi puternic şi redresaţi vehiculul prin virare la stânga;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trageţi rapid de volan spre stânga, fără a frâna;</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eliberaţi pedala de acceleraţie şi viraţi uşor spre dreapta.</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30" w:history="1">
        <w:r w:rsidRPr="00C43403">
          <w:rPr>
            <w:rFonts w:ascii="Arial" w:hAnsi="Arial" w:cs="Arial"/>
            <w:b/>
            <w:bCs/>
            <w:color w:val="000000"/>
            <w:sz w:val="18"/>
          </w:rPr>
          <w:t>permis cat TR</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31"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32" w:history="1">
        <w:r w:rsidRPr="00C43403">
          <w:rPr>
            <w:rFonts w:ascii="Tahoma" w:hAnsi="Tahoma" w:cs="Tahoma"/>
            <w:b/>
            <w:bCs/>
            <w:color w:val="000000"/>
            <w:sz w:val="21"/>
          </w:rPr>
          <w:t>914. Care dintre următoarele obligaţii revin conducătorului de vehicul?</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reducă viteza, atunci când trece pe lângă un poliţist de circulaţie aflat în serviciu pe drumul public;</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menţină curate plăcuţele cu numărul de înmatriculare, pentru a fi vizibile;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circule cu o viteză inferioară celei prescrise de indicatorul „Viteză minimă obligatorie“.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24% | Tags:</w:t>
      </w:r>
      <w:r w:rsidRPr="00C43403">
        <w:rPr>
          <w:rFonts w:ascii="Arial" w:hAnsi="Arial" w:cs="Arial"/>
          <w:color w:val="222222"/>
          <w:sz w:val="18"/>
        </w:rPr>
        <w:t> </w:t>
      </w:r>
      <w:hyperlink r:id="rId833" w:history="1">
        <w:r w:rsidRPr="00C43403">
          <w:rPr>
            <w:rFonts w:ascii="Arial" w:hAnsi="Arial" w:cs="Arial"/>
            <w:color w:val="000000"/>
            <w:sz w:val="18"/>
          </w:rPr>
          <w:t>intrebari cat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34" w:history="1">
        <w:r w:rsidRPr="00C43403">
          <w:rPr>
            <w:rFonts w:ascii="Arial" w:hAnsi="Arial" w:cs="Arial"/>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835" w:history="1">
        <w:r>
          <w:rPr>
            <w:noProof/>
          </w:rPr>
          <w:pict>
            <v:shape id="Picture 58" o:spid="_x0000_s1082" type="#_x0000_t75" alt="http://e-drpciv.ro/poze2/413.jpg" href="http://e-drpciv.ro/poze2/413.j" style="position:absolute;margin-left:65pt;margin-top:0;width:105pt;height:78.75pt;z-index:251715584;visibility:visible;mso-wrap-distance-left:0;mso-wrap-distance-right:0;mso-position-horizontal:right;mso-position-horizontal-relative:text;mso-position-vertical-relative:line" o:allowoverlap="f" o:button="t">
              <v:fill o:detectmouseclick="t"/>
              <v:imagedata r:id="rId836"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37" w:history="1">
        <w:r w:rsidRPr="00C43403">
          <w:rPr>
            <w:rFonts w:ascii="Tahoma" w:hAnsi="Tahoma" w:cs="Tahoma"/>
            <w:b/>
            <w:bCs/>
            <w:color w:val="000000"/>
            <w:sz w:val="21"/>
          </w:rPr>
          <w:t>413. Indicatorul vă avertizează că urmează:</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o coborâre periculoasă, care începe la o distanţă de 200 m de la indicator;</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o coborâre periculoasă, pe o distanţă de 200 m;</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o succesiune de curbe periculoase, la o distanţă de 200 m de la indicator.</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8 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38" w:history="1">
        <w:r w:rsidRPr="00C43403">
          <w:rPr>
            <w:rFonts w:ascii="Arial" w:hAnsi="Arial" w:cs="Arial"/>
            <w:color w:val="000000"/>
            <w:sz w:val="18"/>
          </w:rPr>
          <w:t>permis categoria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39" w:history="1">
        <w:r w:rsidRPr="00C43403">
          <w:rPr>
            <w:rFonts w:ascii="Arial" w:hAnsi="Arial" w:cs="Arial"/>
            <w:color w:val="000000"/>
            <w:sz w:val="18"/>
          </w:rPr>
          <w:t>chestionare auto 2014</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840" w:history="1">
        <w:r>
          <w:rPr>
            <w:noProof/>
          </w:rPr>
          <w:pict>
            <v:shape id="Picture 59" o:spid="_x0000_s1083" type="#_x0000_t75" alt="http://e-drpciv.ro/poze2/871.jpg" href="http://e-drpciv.ro/poze2/871.j" style="position:absolute;margin-left:65pt;margin-top:0;width:105pt;height:78.75pt;z-index:251716608;visibility:visible;mso-wrap-distance-left:0;mso-wrap-distance-right:0;mso-position-horizontal:right;mso-position-horizontal-relative:text;mso-position-vertical-relative:line" o:allowoverlap="f" o:button="t">
              <v:fill o:detectmouseclick="t"/>
              <v:imagedata r:id="rId841"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42" w:history="1">
        <w:r w:rsidRPr="00C43403">
          <w:rPr>
            <w:rFonts w:ascii="Tahoma" w:hAnsi="Tahoma" w:cs="Tahoma"/>
            <w:b/>
            <w:bCs/>
            <w:color w:val="000000"/>
            <w:sz w:val="21"/>
          </w:rPr>
          <w:t>871. Autovehiculul din faţa dvs. traversează intersecţia. Cum veţi proceda?</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executaţi aceeaşi manevră, dacă nu sunt alte obligaţii;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opriţi, deoarece trebuie să vă asiguraţi;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cedaţi trecerea autovehiculelor care vin din dreapta.</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43" w:history="1">
        <w:r w:rsidRPr="00C43403">
          <w:rPr>
            <w:rFonts w:ascii="Arial" w:hAnsi="Arial" w:cs="Arial"/>
            <w:color w:val="000000"/>
            <w:sz w:val="18"/>
          </w:rPr>
          <w:t>chestionare auto TR</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44" w:history="1">
        <w:r w:rsidRPr="00C43403">
          <w:rPr>
            <w:rFonts w:ascii="Arial" w:hAnsi="Arial" w:cs="Arial"/>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45" w:history="1">
        <w:r w:rsidRPr="00C43403">
          <w:rPr>
            <w:rFonts w:ascii="Tahoma" w:hAnsi="Tahoma" w:cs="Tahoma"/>
            <w:b/>
            <w:bCs/>
            <w:color w:val="000000"/>
            <w:sz w:val="21"/>
          </w:rPr>
          <w:t>318. Imobilizarea voluntară a unui vehicul se consideră oprire, dacă:</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durează cel mult 5 minute;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vehiculul a fost oprit pentru îmbarcarea sau debarcarea unor persoane, fără ca prin aceasta să fie perturbată circulaţia;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vehiculele de până la 3,5 tone execută operaţiunea de aprovizionare cu</w:t>
      </w:r>
      <w:r w:rsidRPr="00C43403">
        <w:rPr>
          <w:rFonts w:ascii="Arial" w:hAnsi="Arial" w:cs="Arial"/>
          <w:color w:val="222222"/>
          <w:sz w:val="18"/>
        </w:rPr>
        <w:t> </w:t>
      </w:r>
      <w:hyperlink r:id="rId846" w:tooltip="Click to Continue &gt; by Sense" w:history="1">
        <w:r w:rsidRPr="00C43403">
          <w:rPr>
            <w:rFonts w:ascii="Arial" w:hAnsi="Arial" w:cs="Arial"/>
            <w:color w:val="000000"/>
            <w:sz w:val="18"/>
            <w:u w:val="single"/>
          </w:rPr>
          <w:t>mărfuri</w:t>
        </w:r>
        <w:hyperlink r:id="rId847" w:tooltip="&quot;Click to Continue &gt; by Sense&quot; " w:history="1">
          <w:r w:rsidRPr="00474F49">
            <w:rPr>
              <w:rFonts w:ascii="Arial" w:hAnsi="Arial" w:cs="Arial"/>
              <w:noProof/>
              <w:color w:val="000000"/>
              <w:sz w:val="18"/>
              <w:szCs w:val="18"/>
            </w:rPr>
            <w:pict>
              <v:shape id="Picture 7" o:spid="_x0000_i1025" type="#_x0000_t75" alt="http://cdncache1-a.akamaihd.net/items/it/img/arrow-10x10.png" href="http://e-drpciv.ro/intrebari/page/" title="&quot;Click to Continue &gt; by Sense&quot;" style="width:7.5pt;height:7.5pt;visibility:visible" o:button="t">
                <v:fill o:detectmouseclick="t"/>
                <v:imagedata r:id="rId848" o:title=""/>
              </v:shape>
            </w:pict>
          </w:r>
        </w:hyperlink>
      </w:hyperlink>
      <w:r w:rsidRPr="00C43403">
        <w:rPr>
          <w:rFonts w:ascii="Arial" w:hAnsi="Arial" w:cs="Arial"/>
          <w:color w:val="222222"/>
          <w:sz w:val="18"/>
        </w:rPr>
        <w:t> </w:t>
      </w:r>
      <w:r w:rsidRPr="00C43403">
        <w:rPr>
          <w:rFonts w:ascii="Arial" w:hAnsi="Arial" w:cs="Arial"/>
          <w:color w:val="222222"/>
          <w:sz w:val="18"/>
          <w:szCs w:val="18"/>
        </w:rPr>
        <w:t>alimentare.</w:t>
      </w:r>
    </w:p>
    <w:p w:rsidR="00AE1230" w:rsidRPr="00C43403" w:rsidRDefault="00AE1230" w:rsidP="00C43403">
      <w:pPr>
        <w:spacing w:after="0" w:line="240" w:lineRule="auto"/>
        <w:outlineLvl w:val="1"/>
        <w:rPr>
          <w:rFonts w:ascii="Tahoma" w:hAnsi="Tahoma" w:cs="Tahoma"/>
          <w:b/>
          <w:bCs/>
          <w:color w:val="222222"/>
          <w:sz w:val="21"/>
          <w:szCs w:val="21"/>
        </w:rPr>
      </w:pPr>
      <w:hyperlink r:id="rId849" w:history="1">
        <w:r w:rsidRPr="00C43403">
          <w:rPr>
            <w:rFonts w:ascii="Tahoma" w:hAnsi="Tahoma" w:cs="Tahoma"/>
            <w:b/>
            <w:bCs/>
            <w:color w:val="000000"/>
            <w:sz w:val="21"/>
          </w:rPr>
          <w:t>111. Sunteţi obligat să folosiţi luminile de întâlnire în timpul zilei:</w:t>
        </w:r>
      </w:hyperlink>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pe toate categoriile de drumuri;</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pe drumurile judeţene, comunale şi locale;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pe autostrăzi, drumuri expres şi naţionale europene.</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50" w:history="1">
        <w:r w:rsidRPr="00C43403">
          <w:rPr>
            <w:rFonts w:ascii="Tahoma" w:hAnsi="Tahoma" w:cs="Tahoma"/>
            <w:b/>
            <w:bCs/>
            <w:color w:val="000000"/>
            <w:sz w:val="21"/>
          </w:rPr>
          <w:t>1021. Care este cea mai vulnerabilă categorie de participanţi la trafic, din rândul căreia se înregistrează cele mai multe victime?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conducătorii de vehicule fără experienţă în conducere;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conducătorii de vehicule cu atestat profesional;</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pietonii, îndeosebi copiii şi persoanele în vârstă.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51" w:history="1">
        <w:r w:rsidRPr="00C43403">
          <w:rPr>
            <w:rFonts w:ascii="Arial" w:hAnsi="Arial" w:cs="Arial"/>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52" w:history="1">
        <w:r w:rsidRPr="00C43403">
          <w:rPr>
            <w:rFonts w:ascii="Arial" w:hAnsi="Arial" w:cs="Arial"/>
            <w:b/>
            <w:bCs/>
            <w:color w:val="000000"/>
            <w:sz w:val="18"/>
          </w:rPr>
          <w:t>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853" w:history="1">
        <w:r>
          <w:rPr>
            <w:noProof/>
          </w:rPr>
          <w:pict>
            <v:shape id="Picture 60" o:spid="_x0000_s1084" type="#_x0000_t75" alt="http://e-drpciv.ro/poze2/569.jpg" href="http://e-drpciv.ro/poze2/569.j" style="position:absolute;margin-left:65pt;margin-top:0;width:105pt;height:78.75pt;z-index:251717632;visibility:visible;mso-wrap-distance-left:0;mso-wrap-distance-right:0;mso-position-horizontal:right;mso-position-horizontal-relative:text;mso-position-vertical-relative:line" o:allowoverlap="f" o:button="t">
              <v:fill o:detectmouseclick="t"/>
              <v:imagedata r:id="rId854"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55" w:history="1">
        <w:r w:rsidRPr="00C43403">
          <w:rPr>
            <w:rFonts w:ascii="Tahoma" w:hAnsi="Tahoma" w:cs="Tahoma"/>
            <w:b/>
            <w:bCs/>
            <w:color w:val="000000"/>
            <w:sz w:val="21"/>
          </w:rPr>
          <w:t>569. Care dintre autovehicule va intra primul în intersecţie?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autocamionul, deoarece autoturismul virează la stânga şi intersectează direcţia acestuia de mers;</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autoturismul, deoarece vine din dreapta autocamionului;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autocamionul, deoarece nu-şi schimbă direcţia de mers.</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56" w:history="1">
        <w:r w:rsidRPr="00C43403">
          <w:rPr>
            <w:rFonts w:ascii="Arial" w:hAnsi="Arial" w:cs="Arial"/>
            <w:b/>
            <w:bCs/>
            <w:color w:val="000000"/>
            <w:sz w:val="18"/>
          </w:rPr>
          <w:t>permis categoria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57" w:history="1">
        <w:r w:rsidRPr="00C43403">
          <w:rPr>
            <w:rFonts w:ascii="Arial" w:hAnsi="Arial" w:cs="Arial"/>
            <w:color w:val="000000"/>
            <w:sz w:val="18"/>
          </w:rPr>
          <w:t>raspunsuri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858" w:history="1">
        <w:r>
          <w:rPr>
            <w:noProof/>
          </w:rPr>
          <w:pict>
            <v:shape id="Picture 61" o:spid="_x0000_s1085" type="#_x0000_t75" alt="http://e-drpciv.ro/poze2/982.jpg" href="http://e-drpciv.ro/poze2/982.j" style="position:absolute;margin-left:65pt;margin-top:0;width:105pt;height:78.75pt;z-index:251718656;visibility:visible;mso-wrap-distance-left:0;mso-wrap-distance-right:0;mso-position-horizontal:right;mso-position-horizontal-relative:text;mso-position-vertical-relative:line" o:allowoverlap="f" o:button="t">
              <v:fill o:detectmouseclick="t"/>
              <v:imagedata r:id="rId859"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60" w:history="1">
        <w:r w:rsidRPr="00C43403">
          <w:rPr>
            <w:rFonts w:ascii="Tahoma" w:hAnsi="Tahoma" w:cs="Tahoma"/>
            <w:b/>
            <w:bCs/>
            <w:color w:val="000000"/>
            <w:sz w:val="21"/>
          </w:rPr>
          <w:t>982. Pe ploaie veţi aprinde luminile de ceaţă din spate?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dacă există în dotare;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61" w:history="1">
        <w:r w:rsidRPr="00C43403">
          <w:rPr>
            <w:rFonts w:ascii="Arial" w:hAnsi="Arial" w:cs="Arial"/>
            <w:color w:val="000000"/>
            <w:sz w:val="18"/>
          </w:rPr>
          <w:t>permis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62" w:history="1">
        <w:r w:rsidRPr="00C43403">
          <w:rPr>
            <w:rFonts w:ascii="Arial" w:hAnsi="Arial" w:cs="Arial"/>
            <w:b/>
            <w:bCs/>
            <w:color w:val="000000"/>
            <w:sz w:val="18"/>
          </w:rPr>
          <w:t>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863" w:history="1">
        <w:r>
          <w:rPr>
            <w:noProof/>
          </w:rPr>
          <w:pict>
            <v:shape id="Picture 62" o:spid="_x0000_s1086" type="#_x0000_t75" alt="http://e-drpciv.ro/poze2/51.jpg" href="http://e-drpciv.ro/poze2/51.j" style="position:absolute;margin-left:65pt;margin-top:0;width:105pt;height:78.75pt;z-index:251719680;visibility:visible;mso-wrap-distance-left:0;mso-wrap-distance-right:0;mso-position-horizontal:right;mso-position-horizontal-relative:text;mso-position-vertical-relative:line" o:allowoverlap="f" o:button="t">
              <v:fill o:detectmouseclick="t"/>
              <v:imagedata r:id="rId864"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65" w:history="1">
        <w:r w:rsidRPr="00C43403">
          <w:rPr>
            <w:rFonts w:ascii="Tahoma" w:hAnsi="Tahoma" w:cs="Tahoma"/>
            <w:b/>
            <w:bCs/>
            <w:color w:val="000000"/>
            <w:sz w:val="21"/>
          </w:rPr>
          <w:t>51. Autoturismul alb din dreapta dvs. a oprit regulamentar?</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 deoarece semnul adiţional indică sfârşitul zonei unde oprirea este interzisă;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 deoarece se află în zona de acţiune a indicatorului „Oprirea interzisă“;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 deoarece indicatorul „Oprirea interzisă“ nu permite oprirea la o distanţă mai mică de 100 m de acesta.</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66" w:history="1">
        <w:r w:rsidRPr="00C43403">
          <w:rPr>
            <w:rFonts w:ascii="Arial" w:hAnsi="Arial" w:cs="Arial"/>
            <w:b/>
            <w:bCs/>
            <w:color w:val="000000"/>
            <w:sz w:val="18"/>
          </w:rPr>
          <w:t>permis auto cat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67" w:history="1">
        <w:r w:rsidRPr="00C43403">
          <w:rPr>
            <w:rFonts w:ascii="Arial" w:hAnsi="Arial" w:cs="Arial"/>
            <w:color w:val="000000"/>
            <w:sz w:val="18"/>
          </w:rPr>
          <w:t>examen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68" w:history="1">
        <w:r w:rsidRPr="00C43403">
          <w:rPr>
            <w:rFonts w:ascii="Tahoma" w:hAnsi="Tahoma" w:cs="Tahoma"/>
            <w:b/>
            <w:bCs/>
            <w:color w:val="000000"/>
            <w:sz w:val="21"/>
          </w:rPr>
          <w:t>598. Ce deprindere greşită a conducătorului auto determină frecvent defectarea ambreiajului?</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coborârea pantelor cu motorul oprit sau aducerea schimbătorului de viteze în punctul mort;</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rularea cu jocuri mari la pedala de ambreiaj sau la mecanismul de direcţie;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aşteptarea la semafor având pedala de ambreiaj apăsată.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69" w:history="1">
        <w:r w:rsidRPr="00C43403">
          <w:rPr>
            <w:rFonts w:ascii="Arial" w:hAnsi="Arial" w:cs="Arial"/>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70" w:history="1">
        <w:r w:rsidRPr="00C43403">
          <w:rPr>
            <w:rFonts w:ascii="Arial" w:hAnsi="Arial" w:cs="Arial"/>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71" w:history="1">
        <w:r w:rsidRPr="00C43403">
          <w:rPr>
            <w:rFonts w:ascii="Tahoma" w:hAnsi="Tahoma" w:cs="Tahoma"/>
            <w:b/>
            <w:bCs/>
            <w:color w:val="000000"/>
            <w:sz w:val="21"/>
          </w:rPr>
          <w:t>339. Intenţionaţi să remorcaţi un autoturism cu servodirecţie rămas în pană de motor. Ce trebuie să aveţi în vedere?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blocaţi direcţia;</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manevrarea volanului solicită un efort fizic mai mare, de aceea veţi efectua tractarea cu deosebită atenţie;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 aveţi voie să-l remorcaţi în această situaţie.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72" w:history="1">
        <w:r w:rsidRPr="00C43403">
          <w:rPr>
            <w:rFonts w:ascii="Arial" w:hAnsi="Arial" w:cs="Arial"/>
            <w:color w:val="000000"/>
            <w:sz w:val="18"/>
          </w:rPr>
          <w:t>permis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73" w:history="1">
        <w:r w:rsidRPr="00C43403">
          <w:rPr>
            <w:rFonts w:ascii="Arial" w:hAnsi="Arial" w:cs="Arial"/>
            <w:b/>
            <w:bCs/>
            <w:color w:val="000000"/>
            <w:sz w:val="18"/>
          </w:rPr>
          <w:t>chestionare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74" w:history="1">
        <w:r w:rsidRPr="00C43403">
          <w:rPr>
            <w:rFonts w:ascii="Tahoma" w:hAnsi="Tahoma" w:cs="Tahoma"/>
            <w:b/>
            <w:bCs/>
            <w:color w:val="000000"/>
            <w:sz w:val="21"/>
          </w:rPr>
          <w:t>406. Consumul de alcool, chiar şi în cantităţi mici:</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poate determina o manieră de conducere riscantă sau excesiv de degajată;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poate reduce capacitatea vizuală;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poate reduce capacitatea auditivă.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75" w:history="1">
        <w:r w:rsidRPr="00C43403">
          <w:rPr>
            <w:rFonts w:ascii="Arial" w:hAnsi="Arial" w:cs="Arial"/>
            <w:b/>
            <w:bCs/>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76" w:history="1">
        <w:r w:rsidRPr="00C43403">
          <w:rPr>
            <w:rFonts w:ascii="Arial" w:hAnsi="Arial" w:cs="Arial"/>
            <w:b/>
            <w:bCs/>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77" w:history="1">
        <w:r w:rsidRPr="00C43403">
          <w:rPr>
            <w:rFonts w:ascii="Tahoma" w:hAnsi="Tahoma" w:cs="Tahoma"/>
            <w:b/>
            <w:bCs/>
            <w:color w:val="000000"/>
            <w:sz w:val="21"/>
          </w:rPr>
          <w:t>37. Dacă rămâneţi în pană într-un tunel:</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opriţi funcţionarea motorului;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motorul trebuie să funcţioneze, pentru a putea folosi luminile de avarie;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închideţi autovehiculul şi vă îndepărtaţi de acesta.</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78" w:history="1">
        <w:r w:rsidRPr="00C43403">
          <w:rPr>
            <w:rFonts w:ascii="Arial" w:hAnsi="Arial" w:cs="Arial"/>
            <w:b/>
            <w:bCs/>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79" w:history="1">
        <w:r w:rsidRPr="00C43403">
          <w:rPr>
            <w:rFonts w:ascii="Arial" w:hAnsi="Arial" w:cs="Arial"/>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80" w:history="1">
        <w:r w:rsidRPr="00C43403">
          <w:rPr>
            <w:rFonts w:ascii="Tahoma" w:hAnsi="Tahoma" w:cs="Tahoma"/>
            <w:b/>
            <w:bCs/>
            <w:color w:val="000000"/>
            <w:sz w:val="21"/>
          </w:rPr>
          <w:t>57. Pe drumul public cu cel mult două benzi pe sens şi cu o a treia bandă pe care este amplasată linia tramvaiului lângă axa drumului, conducătorii de vehicule: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pot folosi banda pe care este amplasată linia tramvaiului, fără să incomodeze circulaţia acestuia;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 pot folosi banda pe care este amplasată linia tramvaiului;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legal, nu este prevăzut.</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hyperlink r:id="rId881" w:history="1">
        <w:r w:rsidRPr="00C43403">
          <w:rPr>
            <w:rFonts w:ascii="Arial" w:hAnsi="Arial" w:cs="Arial"/>
            <w:color w:val="000000"/>
            <w:sz w:val="18"/>
          </w:rPr>
          <w:t>chestionare auto 2014</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82"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83" w:history="1">
        <w:r w:rsidRPr="00C43403">
          <w:rPr>
            <w:rFonts w:ascii="Tahoma" w:hAnsi="Tahoma" w:cs="Tahoma"/>
            <w:b/>
            <w:bCs/>
            <w:color w:val="000000"/>
            <w:sz w:val="21"/>
          </w:rPr>
          <w:t>1060. Consumul de carburant se măreşte dacă: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lichidul de răcire nu conţine antigel;</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sistemul de direcţie este manual;</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folosiţi orice aparat electric alimentat de generatorul autovehiculului.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84" w:history="1">
        <w:r w:rsidRPr="00C43403">
          <w:rPr>
            <w:rFonts w:ascii="Arial" w:hAnsi="Arial" w:cs="Arial"/>
            <w:color w:val="000000"/>
            <w:sz w:val="18"/>
          </w:rPr>
          <w:t>permis auto categoria TR</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85" w:history="1">
        <w:r w:rsidRPr="00C43403">
          <w:rPr>
            <w:rFonts w:ascii="Arial" w:hAnsi="Arial" w:cs="Arial"/>
            <w:b/>
            <w:bCs/>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886" w:history="1">
        <w:r>
          <w:rPr>
            <w:noProof/>
          </w:rPr>
          <w:pict>
            <v:shape id="Picture 63" o:spid="_x0000_s1087" type="#_x0000_t75" alt="http://e-drpciv.ro/poze2/497.jpg" href="http://e-drpciv.ro/poze2/497.j" style="position:absolute;margin-left:65pt;margin-top:0;width:105pt;height:78.75pt;z-index:251720704;visibility:visible;mso-wrap-distance-left:0;mso-wrap-distance-right:0;mso-position-horizontal:right;mso-position-horizontal-relative:text;mso-position-vertical-relative:line" o:allowoverlap="f" o:button="t">
              <v:fill o:detectmouseclick="t"/>
              <v:imagedata r:id="rId887"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88" w:history="1">
        <w:r w:rsidRPr="00C43403">
          <w:rPr>
            <w:rFonts w:ascii="Tahoma" w:hAnsi="Tahoma" w:cs="Tahoma"/>
            <w:b/>
            <w:bCs/>
            <w:color w:val="000000"/>
            <w:sz w:val="21"/>
          </w:rPr>
          <w:t>497. Ce vă este interzis în situaţia dată?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indicatorul se adresează conducătorilor mijloacelor de transport public de persoane;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circulaţi cu o viteză mai mică de 60 km/h;</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circulaţi cu o viteză mai mare de 60 km/h.</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889" w:history="1">
        <w:r w:rsidRPr="00C43403">
          <w:rPr>
            <w:rFonts w:ascii="Arial" w:hAnsi="Arial" w:cs="Arial"/>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90" w:history="1">
        <w:r w:rsidRPr="00C43403">
          <w:rPr>
            <w:rFonts w:ascii="Arial" w:hAnsi="Arial" w:cs="Arial"/>
            <w:b/>
            <w:bCs/>
            <w:color w:val="000000"/>
            <w:sz w:val="18"/>
          </w:rPr>
          <w:t>permis auto categoria b</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91" w:history="1">
        <w:r w:rsidRPr="00C43403">
          <w:rPr>
            <w:rFonts w:ascii="Tahoma" w:hAnsi="Tahoma" w:cs="Tahoma"/>
            <w:b/>
            <w:bCs/>
            <w:color w:val="000000"/>
            <w:sz w:val="21"/>
          </w:rPr>
          <w:t>936. Este permisă oprirea în dreptul staţiei de tramvai prevăzută cu refugiu pentru pietoni?</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 când tramvaiul nu se află în staţie;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deoarece în astfel de staţii este permisă depăşirea;</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hyperlink r:id="rId892" w:history="1">
        <w:r w:rsidRPr="00C43403">
          <w:rPr>
            <w:rFonts w:ascii="Arial" w:hAnsi="Arial" w:cs="Arial"/>
            <w:b/>
            <w:bCs/>
            <w:color w:val="000000"/>
            <w:sz w:val="18"/>
          </w:rPr>
          <w:t>permis auto categoria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93" w:history="1">
        <w:r w:rsidRPr="00C43403">
          <w:rPr>
            <w:rFonts w:ascii="Arial" w:hAnsi="Arial" w:cs="Arial"/>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894" w:history="1">
        <w:r>
          <w:rPr>
            <w:noProof/>
          </w:rPr>
          <w:pict>
            <v:shape id="Picture 64" o:spid="_x0000_s1088" type="#_x0000_t75" alt="http://e-drpciv.ro/poze2/498.jpg" href="http://e-drpciv.ro/poze2/498.j" style="position:absolute;margin-left:65pt;margin-top:0;width:105pt;height:78.75pt;z-index:251721728;visibility:visible;mso-wrap-distance-left:0;mso-wrap-distance-right:0;mso-position-horizontal:right;mso-position-horizontal-relative:text;mso-position-vertical-relative:line" o:allowoverlap="f" o:button="t">
              <v:fill o:detectmouseclick="t"/>
              <v:imagedata r:id="rId895"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96" w:history="1">
        <w:r w:rsidRPr="00C43403">
          <w:rPr>
            <w:rFonts w:ascii="Tahoma" w:hAnsi="Tahoma" w:cs="Tahoma"/>
            <w:b/>
            <w:bCs/>
            <w:color w:val="000000"/>
            <w:sz w:val="21"/>
          </w:rPr>
          <w:t>498. Ce semnifică indicatorul împreună cu panoul adiţional?</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sfârşitul zonei de acţiune a indicatorului „Staţionarea interzisă“;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sfârşitul zonei de acţiune a indicatorului „Oprirea interzisă“;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începutul zonei în care este interzisă oprirea.</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hyperlink r:id="rId897" w:history="1">
        <w:r w:rsidRPr="00C43403">
          <w:rPr>
            <w:rFonts w:ascii="Arial" w:hAnsi="Arial" w:cs="Arial"/>
            <w:b/>
            <w:bCs/>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898" w:history="1">
        <w:r w:rsidRPr="00C43403">
          <w:rPr>
            <w:rFonts w:ascii="Arial" w:hAnsi="Arial" w:cs="Arial"/>
            <w:b/>
            <w:bCs/>
            <w:color w:val="000000"/>
            <w:sz w:val="18"/>
          </w:rPr>
          <w:t>permis categoria B1</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899" w:history="1">
        <w:r w:rsidRPr="00C43403">
          <w:rPr>
            <w:rFonts w:ascii="Tahoma" w:hAnsi="Tahoma" w:cs="Tahoma"/>
            <w:b/>
            <w:bCs/>
            <w:color w:val="000000"/>
            <w:sz w:val="21"/>
          </w:rPr>
          <w:t>645. Imobilizarea unei fracturi fără atele se face cu:</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o folie de material plastic;</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eşarfe şi triunghiuri de pânză;</w:t>
      </w:r>
    </w:p>
    <w:p w:rsidR="00AE1230" w:rsidRPr="00C43403" w:rsidRDefault="00AE1230" w:rsidP="00C43403">
      <w:pPr>
        <w:shd w:val="clear" w:color="auto" w:fill="FCFDFD"/>
        <w:spacing w:after="30" w:line="240" w:lineRule="auto"/>
        <w:rPr>
          <w:ins w:id="393" w:author="Unknown"/>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carton rigid.</w:t>
      </w:r>
      <w:ins w:id="394" w:author="Unknown">
        <w:r w:rsidRPr="00C43403">
          <w:rPr>
            <w:rFonts w:ascii="Arial" w:hAnsi="Arial" w:cs="Arial"/>
            <w:color w:val="000000"/>
            <w:sz w:val="18"/>
          </w:rPr>
          <w:t> </w:t>
        </w:r>
      </w:ins>
    </w:p>
    <w:p w:rsidR="00AE1230" w:rsidRPr="00C43403" w:rsidRDefault="00AE1230" w:rsidP="00C43403">
      <w:pPr>
        <w:shd w:val="clear" w:color="auto" w:fill="FCFDFD"/>
        <w:spacing w:after="0" w:line="240" w:lineRule="auto"/>
        <w:rPr>
          <w:ins w:id="395" w:author="Unknown"/>
          <w:rFonts w:ascii="Arial" w:hAnsi="Arial" w:cs="Arial"/>
          <w:color w:val="222222"/>
          <w:sz w:val="18"/>
          <w:szCs w:val="18"/>
        </w:rPr>
      </w:pPr>
      <w:ins w:id="396"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"http://e-drpciv.ro/poze2/489.jpg" </w:instrText>
        </w:r>
      </w:ins>
      <w:r w:rsidRPr="009316C1">
        <w:rPr>
          <w:rFonts w:ascii="Arial" w:hAnsi="Arial" w:cs="Arial"/>
          <w:color w:val="222222"/>
          <w:sz w:val="18"/>
          <w:szCs w:val="18"/>
        </w:rPr>
      </w:r>
      <w:ins w:id="397" w:author="Unknown">
        <w:r w:rsidRPr="00C43403">
          <w:rPr>
            <w:rFonts w:ascii="Arial" w:hAnsi="Arial" w:cs="Arial"/>
            <w:color w:val="222222"/>
            <w:sz w:val="18"/>
            <w:szCs w:val="18"/>
          </w:rPr>
          <w:fldChar w:fldCharType="separate"/>
        </w:r>
      </w:ins>
      <w:r>
        <w:rPr>
          <w:noProof/>
        </w:rPr>
        <w:pict>
          <v:shape id="Picture 65" o:spid="_x0000_s1089" type="#_x0000_t75" alt="http://e-drpciv.ro/poze2/489.jpg" href="http://e-drpciv.ro/poze2/489.j" style="position:absolute;margin-left:65pt;margin-top:0;width:105pt;height:78.75pt;z-index:251722752;visibility:visible;mso-wrap-distance-left:0;mso-wrap-distance-right:0;mso-position-horizontal:right;mso-position-horizontal-relative:text;mso-position-vertical-relative:line" o:allowoverlap="f" o:button="t">
            <v:fill o:detectmouseclick="t"/>
            <v:imagedata r:id="rId900" o:title=""/>
            <w10:wrap type="square"/>
          </v:shape>
        </w:pict>
      </w:r>
      <w:ins w:id="398"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399" w:author="Unknown"/>
          <w:rFonts w:ascii="Tahoma" w:hAnsi="Tahoma" w:cs="Tahoma"/>
          <w:b/>
          <w:bCs/>
          <w:color w:val="222222"/>
          <w:sz w:val="21"/>
          <w:szCs w:val="21"/>
        </w:rPr>
      </w:pPr>
      <w:ins w:id="400"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"http://e-drpciv.ro/intrebare/489/va_este_permis_sa_claxonati_un_biciclist_inainte_de_a-l_depasi" </w:instrText>
        </w:r>
      </w:ins>
      <w:r w:rsidRPr="009316C1">
        <w:rPr>
          <w:rFonts w:ascii="Tahoma" w:hAnsi="Tahoma" w:cs="Tahoma"/>
          <w:b/>
          <w:bCs/>
          <w:color w:val="222222"/>
          <w:sz w:val="21"/>
          <w:szCs w:val="21"/>
        </w:rPr>
      </w:r>
      <w:ins w:id="401"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489. Vă este permis să claxonaţi un biciclist înainte de a-l depăşi?</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402" w:author="Unknown"/>
          <w:rFonts w:ascii="Arial" w:hAnsi="Arial" w:cs="Arial"/>
          <w:color w:val="222222"/>
          <w:sz w:val="18"/>
          <w:szCs w:val="18"/>
        </w:rPr>
      </w:pPr>
      <w:ins w:id="403"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 dacă distanţa este de peste 25 m;</w:t>
        </w:r>
      </w:ins>
    </w:p>
    <w:p w:rsidR="00AE1230" w:rsidRPr="00C43403" w:rsidRDefault="00AE1230" w:rsidP="00C43403">
      <w:pPr>
        <w:shd w:val="clear" w:color="auto" w:fill="FCFDFD"/>
        <w:spacing w:after="30" w:line="240" w:lineRule="auto"/>
        <w:rPr>
          <w:ins w:id="404" w:author="Unknown"/>
          <w:rFonts w:ascii="Arial" w:hAnsi="Arial" w:cs="Arial"/>
          <w:color w:val="222222"/>
          <w:sz w:val="18"/>
          <w:szCs w:val="18"/>
        </w:rPr>
      </w:pPr>
      <w:ins w:id="405"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w:t>
        </w:r>
      </w:ins>
    </w:p>
    <w:p w:rsidR="00AE1230" w:rsidRPr="00C43403" w:rsidRDefault="00AE1230" w:rsidP="00C43403">
      <w:pPr>
        <w:shd w:val="clear" w:color="auto" w:fill="FCFDFD"/>
        <w:spacing w:after="30" w:line="240" w:lineRule="auto"/>
        <w:rPr>
          <w:ins w:id="406" w:author="Unknown"/>
          <w:rFonts w:ascii="Arial" w:hAnsi="Arial" w:cs="Arial"/>
          <w:color w:val="222222"/>
          <w:sz w:val="18"/>
          <w:szCs w:val="18"/>
        </w:rPr>
      </w:pPr>
      <w:ins w:id="407"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numai în reprize foarte scurte.</w:t>
        </w:r>
      </w:ins>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01" w:history="1">
        <w:r w:rsidRPr="00C43403">
          <w:rPr>
            <w:rFonts w:ascii="Tahoma" w:hAnsi="Tahoma" w:cs="Tahoma"/>
            <w:b/>
            <w:bCs/>
            <w:color w:val="000000"/>
            <w:sz w:val="21"/>
          </w:rPr>
          <w:t>551. Cu ce viteză veţi circula în condiţii de ceaţă, ploi torenţiale, ninsori abundente, dacă vizibilitatea este redusă sub 100 m?</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maxim 50 km/h în localităţi sau 60 km/h în afara localităţilor;</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reduceţi viteza până la limita evitării oricărui pericol;</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maxim 30 km/h în localităţi sau 50 km/h în afara localităţilor.</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7 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hyperlink r:id="rId902" w:history="1">
        <w:r w:rsidRPr="00C43403">
          <w:rPr>
            <w:rFonts w:ascii="Arial" w:hAnsi="Arial" w:cs="Arial"/>
            <w:color w:val="000000"/>
            <w:sz w:val="18"/>
          </w:rPr>
          <w:t>drpciv chestionare</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03" w:history="1">
        <w:r w:rsidRPr="00C43403">
          <w:rPr>
            <w:rFonts w:ascii="Arial" w:hAnsi="Arial" w:cs="Arial"/>
            <w:b/>
            <w:bCs/>
            <w:color w:val="000000"/>
            <w:sz w:val="18"/>
          </w:rPr>
          <w:t>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904" w:history="1">
        <w:r>
          <w:rPr>
            <w:noProof/>
          </w:rPr>
          <w:pict>
            <v:shape id="Picture 67" o:spid="_x0000_s1090" type="#_x0000_t75" alt="http://e-drpciv.ro/poze2/967.jpg" href="http://e-drpciv.ro/poze2/967.j" style="position:absolute;margin-left:65pt;margin-top:0;width:105pt;height:78.75pt;z-index:251723776;visibility:visible;mso-wrap-distance-left:0;mso-wrap-distance-right:0;mso-position-horizontal:right;mso-position-horizontal-relative:text;mso-position-vertical-relative:line" o:allowoverlap="f" o:button="t">
              <v:fill o:detectmouseclick="t"/>
              <v:imagedata r:id="rId905"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06" w:history="1">
        <w:r w:rsidRPr="00C43403">
          <w:rPr>
            <w:rFonts w:ascii="Tahoma" w:hAnsi="Tahoma" w:cs="Tahoma"/>
            <w:b/>
            <w:bCs/>
            <w:color w:val="000000"/>
            <w:sz w:val="21"/>
          </w:rPr>
          <w:t>967. Cum procedaţi corect dacă circulaţi înainte şi semaforul indică lumină galbenă intermitentă?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opriţi, deoarece la următoarea comutare va apărea lumina roşie;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reduceţi viteza, iar dacă se impune, acordaţi prioritate;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opriţi întotdeauna.</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907" w:history="1">
        <w:r w:rsidRPr="00C43403">
          <w:rPr>
            <w:rFonts w:ascii="Arial" w:hAnsi="Arial" w:cs="Arial"/>
            <w:color w:val="000000"/>
            <w:sz w:val="18"/>
          </w:rPr>
          <w:t>examen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08" w:history="1">
        <w:r w:rsidRPr="00C43403">
          <w:rPr>
            <w:rFonts w:ascii="Arial" w:hAnsi="Arial" w:cs="Arial"/>
            <w:color w:val="000000"/>
            <w:sz w:val="18"/>
          </w:rPr>
          <w:t>intrebari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09" w:history="1">
        <w:r w:rsidRPr="00C43403">
          <w:rPr>
            <w:rFonts w:ascii="Tahoma" w:hAnsi="Tahoma" w:cs="Tahoma"/>
            <w:b/>
            <w:bCs/>
            <w:color w:val="000000"/>
            <w:sz w:val="21"/>
          </w:rPr>
          <w:t>151. Limita inferioară de viteză pe care administratorul drumului public o poate stabili pe anumite sectoare, din interiorul localităţilor, nu poate fi mai mică de: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10 km/h pentru tramvaie şi 30 km/h pentru toate autovehiculele;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20 km/h pentru tramvaie şi 40 km/h pentru toate autovehiculele;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30 km/h pentru tramvaie şi 50 km/h pentru toate autovehiculele.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3 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910" w:history="1">
        <w:r w:rsidRPr="00C43403">
          <w:rPr>
            <w:rFonts w:ascii="Arial" w:hAnsi="Arial" w:cs="Arial"/>
            <w:b/>
            <w:bCs/>
            <w:color w:val="000000"/>
            <w:sz w:val="18"/>
          </w:rPr>
          <w:t>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11" w:history="1">
        <w:r w:rsidRPr="00C43403">
          <w:rPr>
            <w:rFonts w:ascii="Arial" w:hAnsi="Arial" w:cs="Arial"/>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12" w:history="1">
        <w:r w:rsidRPr="00C43403">
          <w:rPr>
            <w:rFonts w:ascii="Tahoma" w:hAnsi="Tahoma" w:cs="Tahoma"/>
            <w:b/>
            <w:bCs/>
            <w:color w:val="000000"/>
            <w:sz w:val="21"/>
          </w:rPr>
          <w:t>5. Viteza de deplasare trebuie să nu depăşească 30 km/h în localităţi sau 50 km/h în afara localităţilor:</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când vizibilitatea este sub 100 m în condiţii de ceaţă, ploi torenţiale, ninsori abundente;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când circulaţi pe poduri sau sub poduri;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întâlnirea indicatorului „Prioritate faţă de circulaţia din sens invers“.</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hyperlink r:id="rId913" w:history="1">
        <w:r w:rsidRPr="00C43403">
          <w:rPr>
            <w:rFonts w:ascii="Arial" w:hAnsi="Arial" w:cs="Arial"/>
            <w:b/>
            <w:bCs/>
            <w:color w:val="000000"/>
            <w:sz w:val="18"/>
          </w:rPr>
          <w:t>www.drpciv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14" w:history="1">
        <w:r w:rsidRPr="00C43403">
          <w:rPr>
            <w:rFonts w:ascii="Arial" w:hAnsi="Arial" w:cs="Arial"/>
            <w:color w:val="000000"/>
            <w:sz w:val="18"/>
          </w:rPr>
          <w:t>permis cat b</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15" w:history="1">
        <w:r w:rsidRPr="00C43403">
          <w:rPr>
            <w:rFonts w:ascii="Tahoma" w:hAnsi="Tahoma" w:cs="Tahoma"/>
            <w:b/>
            <w:bCs/>
            <w:color w:val="000000"/>
            <w:sz w:val="21"/>
          </w:rPr>
          <w:t>211. Trecerea peste marcajul discontinuu este permisă: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în orice situaţie, acesta având un caracter orientativ;</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atunci când un asemenea marcaj nu delimitează cele două sensuri de circulaţie;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schimbarea benzii de circulaţie, a direcţiei de mers sau la depăşire.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hyperlink r:id="rId916" w:history="1">
        <w:r w:rsidRPr="00C43403">
          <w:rPr>
            <w:rFonts w:ascii="Arial" w:hAnsi="Arial" w:cs="Arial"/>
            <w:color w:val="000000"/>
            <w:sz w:val="18"/>
          </w:rPr>
          <w:t>permis auto categoria TR</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17" w:history="1">
        <w:r w:rsidRPr="00C43403">
          <w:rPr>
            <w:rFonts w:ascii="Arial" w:hAnsi="Arial" w:cs="Arial"/>
            <w:color w:val="000000"/>
            <w:sz w:val="18"/>
          </w:rPr>
          <w:t>auto chestionare</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918" w:history="1">
        <w:r>
          <w:rPr>
            <w:noProof/>
          </w:rPr>
          <w:pict>
            <v:shape id="Picture 68" o:spid="_x0000_s1091" type="#_x0000_t75" alt="http://e-drpciv.ro/poze2/701.jpg" href="http://e-drpciv.ro/poze2/701.j" style="position:absolute;margin-left:65pt;margin-top:0;width:105pt;height:78.75pt;z-index:251724800;visibility:visible;mso-wrap-distance-left:0;mso-wrap-distance-right:0;mso-position-horizontal:right;mso-position-horizontal-relative:text;mso-position-vertical-relative:line" o:allowoverlap="f" o:button="t">
              <v:fill o:detectmouseclick="t"/>
              <v:imagedata r:id="rId919"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20" w:history="1">
        <w:r w:rsidRPr="00C43403">
          <w:rPr>
            <w:rFonts w:ascii="Tahoma" w:hAnsi="Tahoma" w:cs="Tahoma"/>
            <w:b/>
            <w:bCs/>
            <w:color w:val="000000"/>
            <w:sz w:val="21"/>
          </w:rPr>
          <w:t>701. Autoturismul semnalizează intenţia de a se pune în mişcare. Puteţi efectua depăşirea?</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nu, deoarece a semnalizat corect;</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 vehiculele care pleacă de pe loc au prioritate;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da, procedaţi regulamentar.</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4 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23% | Tags:</w:t>
      </w:r>
      <w:r w:rsidRPr="00C43403">
        <w:rPr>
          <w:rFonts w:ascii="Arial" w:hAnsi="Arial" w:cs="Arial"/>
          <w:color w:val="222222"/>
          <w:sz w:val="18"/>
        </w:rPr>
        <w:t> </w:t>
      </w:r>
      <w:hyperlink r:id="rId921" w:history="1">
        <w:r w:rsidRPr="00C43403">
          <w:rPr>
            <w:rFonts w:ascii="Arial" w:hAnsi="Arial" w:cs="Arial"/>
            <w:b/>
            <w:bCs/>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22" w:history="1">
        <w:r w:rsidRPr="00C43403">
          <w:rPr>
            <w:rFonts w:ascii="Arial" w:hAnsi="Arial" w:cs="Arial"/>
            <w:color w:val="000000"/>
            <w:sz w:val="18"/>
          </w:rPr>
          <w:t>intrebari categoria b</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23" w:history="1">
        <w:r w:rsidRPr="00C43403">
          <w:rPr>
            <w:rFonts w:ascii="Tahoma" w:hAnsi="Tahoma" w:cs="Tahoma"/>
            <w:b/>
            <w:bCs/>
            <w:color w:val="000000"/>
            <w:sz w:val="21"/>
          </w:rPr>
          <w:t>481. Cum se defineşte corect autovehiculul din categoria B?</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autovehiculul care nu depăşeşte 5.000 kg, al cărui număr de locuri pe scaune, în afara conducătorului, este mai mic de 8;</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autovehiculul care nu depăşeşte 3.500 kg, al cărui număr de locuri pe scaune, în afara conducătorului, nu este mai mare de 8;</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autovehiculul care nu depăşeşte 3.500 kg, al cărui număr de locuri pe scaune, în afara conducătorului, nu este mai mare de 5.</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hyperlink r:id="rId924" w:history="1">
        <w:r w:rsidRPr="00C43403">
          <w:rPr>
            <w:rFonts w:ascii="Arial" w:hAnsi="Arial" w:cs="Arial"/>
            <w:b/>
            <w:bCs/>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25" w:history="1">
        <w:r w:rsidRPr="00C43403">
          <w:rPr>
            <w:rFonts w:ascii="Arial" w:hAnsi="Arial" w:cs="Arial"/>
            <w:b/>
            <w:bCs/>
            <w:color w:val="000000"/>
            <w:sz w:val="18"/>
          </w:rPr>
          <w:t>raspunsuri drpciv</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26" w:history="1">
        <w:r w:rsidRPr="00C43403">
          <w:rPr>
            <w:rFonts w:ascii="Tahoma" w:hAnsi="Tahoma" w:cs="Tahoma"/>
            <w:b/>
            <w:bCs/>
            <w:color w:val="000000"/>
            <w:sz w:val="21"/>
          </w:rPr>
          <w:t>89. Trebuie respectată semnificaţia unui indicator instalat pe partea stângă a drumului, orientat către conducătorii de vehicule care se apropie?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nu, deoarece se adresează circulaţiei din sens invers;</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dar numai de către cei care circulă pe banda cea mai apropiată de axul drumului;</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da, de către toţi conducătorii de vehicule care îl întâlnesc.</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3 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hyperlink r:id="rId927" w:history="1">
        <w:r w:rsidRPr="00C43403">
          <w:rPr>
            <w:rFonts w:ascii="Arial" w:hAnsi="Arial" w:cs="Arial"/>
            <w:b/>
            <w:bCs/>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28" w:history="1">
        <w:r w:rsidRPr="00C43403">
          <w:rPr>
            <w:rFonts w:ascii="Arial" w:hAnsi="Arial" w:cs="Arial"/>
            <w:color w:val="000000"/>
            <w:sz w:val="18"/>
          </w:rPr>
          <w:t>drpciv.ro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29" w:history="1">
        <w:r w:rsidRPr="00C43403">
          <w:rPr>
            <w:rFonts w:ascii="Tahoma" w:hAnsi="Tahoma" w:cs="Tahoma"/>
            <w:b/>
            <w:bCs/>
            <w:color w:val="000000"/>
            <w:sz w:val="21"/>
          </w:rPr>
          <w:t>302. În care dintre situaţii se reţine certificatul de înmatriculare sau înregistrare?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când inspecţia tehnică periodică a expirat;</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când claxonul nu funcţionează la parametri optimi;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când motorul emite diverse zgomote.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hyperlink r:id="rId930" w:history="1">
        <w:r w:rsidRPr="00C43403">
          <w:rPr>
            <w:rFonts w:ascii="Arial" w:hAnsi="Arial" w:cs="Arial"/>
            <w:color w:val="000000"/>
            <w:sz w:val="18"/>
          </w:rPr>
          <w:t>examen permis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31" w:history="1">
        <w:r w:rsidRPr="00C43403">
          <w:rPr>
            <w:rFonts w:ascii="Arial" w:hAnsi="Arial" w:cs="Arial"/>
            <w:b/>
            <w:bCs/>
            <w:color w:val="000000"/>
            <w:sz w:val="18"/>
          </w:rPr>
          <w:t>www drpciv chestionare</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32" w:history="1">
        <w:r w:rsidRPr="00C43403">
          <w:rPr>
            <w:rFonts w:ascii="Tahoma" w:hAnsi="Tahoma" w:cs="Tahoma"/>
            <w:b/>
            <w:bCs/>
            <w:color w:val="000000"/>
            <w:sz w:val="21"/>
          </w:rPr>
          <w:t>434. Dacă un drum public este neiluminat, este permisă staţionarea vehiculelor pe partea carosabilă?</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 dacă sunt aprinse luminile de poziţie sau de staţionare;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dar numai în interiorul localităţilor;</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hyperlink r:id="rId933" w:history="1">
        <w:r w:rsidRPr="00C43403">
          <w:rPr>
            <w:rFonts w:ascii="Arial" w:hAnsi="Arial" w:cs="Arial"/>
            <w:color w:val="000000"/>
            <w:sz w:val="18"/>
          </w:rPr>
          <w:t>www.drpciv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34" w:history="1">
        <w:r w:rsidRPr="00C43403">
          <w:rPr>
            <w:rFonts w:ascii="Arial" w:hAnsi="Arial" w:cs="Arial"/>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935" w:history="1">
        <w:r>
          <w:rPr>
            <w:noProof/>
          </w:rPr>
          <w:pict>
            <v:shape id="Picture 69" o:spid="_x0000_s1092" type="#_x0000_t75" alt="http://e-drpciv.ro/poze2/381.jpg" href="http://e-drpciv.ro/poze2/381.j" style="position:absolute;margin-left:65pt;margin-top:0;width:105pt;height:78.75pt;z-index:251725824;visibility:visible;mso-wrap-distance-left:0;mso-wrap-distance-right:0;mso-position-horizontal:right;mso-position-horizontal-relative:text;mso-position-vertical-relative:line" o:allowoverlap="f" o:button="t">
              <v:fill o:detectmouseclick="t"/>
              <v:imagedata r:id="rId936"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37" w:history="1">
        <w:r w:rsidRPr="00C43403">
          <w:rPr>
            <w:rFonts w:ascii="Tahoma" w:hAnsi="Tahoma" w:cs="Tahoma"/>
            <w:b/>
            <w:bCs/>
            <w:color w:val="000000"/>
            <w:sz w:val="21"/>
          </w:rPr>
          <w:t>381. Care dintre autovehicule staţionează greşit?</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autocamionul;</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autoutilitara;</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ambele autovehicule.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7 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hyperlink r:id="rId938" w:history="1">
        <w:r w:rsidRPr="00C43403">
          <w:rPr>
            <w:rFonts w:ascii="Arial" w:hAnsi="Arial" w:cs="Arial"/>
            <w:b/>
            <w:bCs/>
            <w:color w:val="000000"/>
            <w:sz w:val="18"/>
          </w:rPr>
          <w:t>intrebari categoria B</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39" w:history="1">
        <w:r w:rsidRPr="00C43403">
          <w:rPr>
            <w:rFonts w:ascii="Arial" w:hAnsi="Arial" w:cs="Arial"/>
            <w:b/>
            <w:bCs/>
            <w:color w:val="000000"/>
            <w:sz w:val="18"/>
          </w:rPr>
          <w:t>examen permis</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40" w:history="1">
        <w:r w:rsidRPr="00C43403">
          <w:rPr>
            <w:rFonts w:ascii="Tahoma" w:hAnsi="Tahoma" w:cs="Tahoma"/>
            <w:b/>
            <w:bCs/>
            <w:color w:val="000000"/>
            <w:sz w:val="21"/>
          </w:rPr>
          <w:t>192. Pot fi depăşite autovehiculele pe partea dreaptă?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nu, în nicio situaţie;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dacă spaţiul lateral dintre vehicule permite acest lucru;</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da, în cazul vehiculelor care urmează să vireze la stânga, iar spaţiul rămas permite depăşirea prin dreapta.</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hyperlink r:id="rId941" w:history="1">
        <w:r w:rsidRPr="00C43403">
          <w:rPr>
            <w:rFonts w:ascii="Arial" w:hAnsi="Arial" w:cs="Arial"/>
            <w:color w:val="000000"/>
            <w:sz w:val="18"/>
          </w:rPr>
          <w:t>examen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42" w:history="1">
        <w:r w:rsidRPr="00C43403">
          <w:rPr>
            <w:rFonts w:ascii="Arial" w:hAnsi="Arial" w:cs="Arial"/>
            <w:b/>
            <w:bCs/>
            <w:color w:val="000000"/>
            <w:sz w:val="18"/>
          </w:rPr>
          <w:t>permis cat TR</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43" w:history="1">
        <w:r w:rsidRPr="00C43403">
          <w:rPr>
            <w:rFonts w:ascii="Tahoma" w:hAnsi="Tahoma" w:cs="Tahoma"/>
            <w:b/>
            <w:bCs/>
            <w:color w:val="000000"/>
            <w:sz w:val="21"/>
          </w:rPr>
          <w:t>153. Care este momentul în care puteţi începe depăşirea unui tramvai oprit într-o staţie fără refugiu?</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când călătorii au coborât din tramvai şi au părăsit partea carosabilă;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acordând prioritate pietonilor şi când uşile tramvaiului au fost închise;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când autovehiculul din faţă s-a pus în mişcare.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4 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hyperlink r:id="rId944" w:history="1">
        <w:r w:rsidRPr="00C43403">
          <w:rPr>
            <w:rFonts w:ascii="Arial" w:hAnsi="Arial" w:cs="Arial"/>
            <w:color w:val="000000"/>
            <w:sz w:val="18"/>
          </w:rPr>
          <w:t>auto chestionare</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45" w:history="1">
        <w:r w:rsidRPr="00C43403">
          <w:rPr>
            <w:rFonts w:ascii="Arial" w:hAnsi="Arial" w:cs="Arial"/>
            <w:b/>
            <w:bCs/>
            <w:color w:val="000000"/>
            <w:sz w:val="18"/>
          </w:rPr>
          <w:t>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46" w:history="1">
        <w:r w:rsidRPr="00C43403">
          <w:rPr>
            <w:rFonts w:ascii="Tahoma" w:hAnsi="Tahoma" w:cs="Tahoma"/>
            <w:b/>
            <w:bCs/>
            <w:color w:val="000000"/>
            <w:sz w:val="21"/>
          </w:rPr>
          <w:t>98. Unui autovehicul nu-i este permis să circule atunci când:</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unul dintre faruri nu funcţionează;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parbrizul este fisurat;</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noxele emanate depăşesc limita legală admisă.</w:t>
      </w:r>
    </w:p>
    <w:p w:rsidR="00AE1230" w:rsidRPr="00C43403" w:rsidRDefault="00AE1230" w:rsidP="00C43403">
      <w:pPr>
        <w:spacing w:after="0" w:line="240" w:lineRule="auto"/>
        <w:outlineLvl w:val="1"/>
        <w:rPr>
          <w:rFonts w:ascii="Tahoma" w:hAnsi="Tahoma" w:cs="Tahoma"/>
          <w:b/>
          <w:bCs/>
          <w:color w:val="222222"/>
          <w:sz w:val="21"/>
          <w:szCs w:val="21"/>
        </w:rPr>
      </w:pPr>
      <w:hyperlink r:id="rId947" w:history="1">
        <w:r w:rsidRPr="00C43403">
          <w:rPr>
            <w:rFonts w:ascii="Tahoma" w:hAnsi="Tahoma" w:cs="Tahoma"/>
            <w:b/>
            <w:bCs/>
            <w:color w:val="000000"/>
            <w:sz w:val="21"/>
          </w:rPr>
          <w:t>576. Vi se interzice circulaţia cu autoturismul pe drumurile publice când:</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zgomotul în mers sau în staţionare depăşeşte limita legală admisă;</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oglinzile retrovizoare sunt de dimensiuni mai mari;</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dispozitivul de avertizare sonoră nu este corespunzător.</w:t>
      </w:r>
    </w:p>
    <w:p w:rsidR="00AE1230" w:rsidRPr="00C43403" w:rsidRDefault="00AE1230" w:rsidP="00C43403">
      <w:pPr>
        <w:shd w:val="clear" w:color="auto" w:fill="C9DBE7"/>
        <w:spacing w:after="0" w:line="240" w:lineRule="auto"/>
        <w:jc w:val="center"/>
        <w:rPr>
          <w:ins w:id="408" w:author="Unknown"/>
          <w:rFonts w:ascii="Arial" w:hAnsi="Arial" w:cs="Arial"/>
          <w:color w:val="000000"/>
          <w:sz w:val="18"/>
          <w:szCs w:val="18"/>
        </w:rPr>
      </w:pPr>
      <w:ins w:id="409" w:author="Unknown">
        <w:r w:rsidRPr="00C43403">
          <w:rPr>
            <w:rFonts w:ascii="Arial" w:hAnsi="Arial" w:cs="Arial"/>
            <w:color w:val="000000"/>
            <w:sz w:val="18"/>
            <w:szCs w:val="18"/>
            <w:bdr w:val="none" w:sz="0" w:space="0" w:color="auto" w:frame="1"/>
          </w:rPr>
          <w:br/>
        </w:r>
      </w:ins>
    </w:p>
    <w:p w:rsidR="00AE1230" w:rsidRPr="00C43403" w:rsidRDefault="00AE1230" w:rsidP="00C43403">
      <w:pPr>
        <w:shd w:val="clear" w:color="auto" w:fill="FCFDFD"/>
        <w:spacing w:after="0" w:line="240" w:lineRule="auto"/>
        <w:rPr>
          <w:ins w:id="410" w:author="Unknown"/>
          <w:rFonts w:ascii="Arial" w:hAnsi="Arial" w:cs="Arial"/>
          <w:color w:val="222222"/>
          <w:sz w:val="18"/>
          <w:szCs w:val="18"/>
        </w:rPr>
      </w:pPr>
      <w:ins w:id="411"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"http://e-drpciv.ro/poze2/1027.jpg" </w:instrText>
        </w:r>
      </w:ins>
      <w:r w:rsidRPr="009316C1">
        <w:rPr>
          <w:rFonts w:ascii="Arial" w:hAnsi="Arial" w:cs="Arial"/>
          <w:color w:val="222222"/>
          <w:sz w:val="18"/>
          <w:szCs w:val="18"/>
        </w:rPr>
      </w:r>
      <w:ins w:id="412" w:author="Unknown">
        <w:r w:rsidRPr="00C43403">
          <w:rPr>
            <w:rFonts w:ascii="Arial" w:hAnsi="Arial" w:cs="Arial"/>
            <w:color w:val="222222"/>
            <w:sz w:val="18"/>
            <w:szCs w:val="18"/>
          </w:rPr>
          <w:fldChar w:fldCharType="separate"/>
        </w:r>
      </w:ins>
      <w:r>
        <w:rPr>
          <w:noProof/>
        </w:rPr>
        <w:pict>
          <v:shape id="Picture 70" o:spid="_x0000_s1093" type="#_x0000_t75" alt="http://e-drpciv.ro/poze2/1027.jpg" href="http://e-drpciv.ro/poze2/1027.j" style="position:absolute;margin-left:65pt;margin-top:0;width:105pt;height:78.75pt;z-index:251726848;visibility:visible;mso-wrap-distance-left:0;mso-wrap-distance-right:0;mso-position-horizontal:right;mso-position-horizontal-relative:text;mso-position-vertical-relative:line" o:allowoverlap="f" o:button="t">
            <v:fill o:detectmouseclick="t"/>
            <v:imagedata r:id="rId948" o:title=""/>
            <w10:wrap type="square"/>
          </v:shape>
        </w:pict>
      </w:r>
      <w:ins w:id="413"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414" w:author="Unknown"/>
          <w:rFonts w:ascii="Tahoma" w:hAnsi="Tahoma" w:cs="Tahoma"/>
          <w:b/>
          <w:bCs/>
          <w:color w:val="222222"/>
          <w:sz w:val="21"/>
          <w:szCs w:val="21"/>
        </w:rPr>
      </w:pPr>
      <w:ins w:id="415"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"http://e-drpciv.ro/intrebare/1027/in_ce_ordine_vor_trece_autovehiculele_prin_intersectia_prezentata" </w:instrText>
        </w:r>
      </w:ins>
      <w:r w:rsidRPr="009316C1">
        <w:rPr>
          <w:rFonts w:ascii="Tahoma" w:hAnsi="Tahoma" w:cs="Tahoma"/>
          <w:b/>
          <w:bCs/>
          <w:color w:val="222222"/>
          <w:sz w:val="21"/>
          <w:szCs w:val="21"/>
        </w:rPr>
      </w:r>
      <w:ins w:id="416"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1027. În ce ordine vor trece autovehiculele prin intersecţia prezentată?</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417" w:author="Unknown"/>
          <w:rFonts w:ascii="Arial" w:hAnsi="Arial" w:cs="Arial"/>
          <w:color w:val="222222"/>
          <w:sz w:val="18"/>
          <w:szCs w:val="18"/>
        </w:rPr>
      </w:pPr>
      <w:ins w:id="418"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4, 3, 1, 2;</w:t>
        </w:r>
      </w:ins>
    </w:p>
    <w:p w:rsidR="00AE1230" w:rsidRPr="00C43403" w:rsidRDefault="00AE1230" w:rsidP="00C43403">
      <w:pPr>
        <w:shd w:val="clear" w:color="auto" w:fill="FCFDFD"/>
        <w:spacing w:after="30" w:line="240" w:lineRule="auto"/>
        <w:rPr>
          <w:ins w:id="419" w:author="Unknown"/>
          <w:rFonts w:ascii="Arial" w:hAnsi="Arial" w:cs="Arial"/>
          <w:color w:val="222222"/>
          <w:sz w:val="18"/>
          <w:szCs w:val="18"/>
        </w:rPr>
      </w:pPr>
      <w:ins w:id="420"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4, 3, 2, 1;</w:t>
        </w:r>
      </w:ins>
    </w:p>
    <w:p w:rsidR="00AE1230" w:rsidRPr="00C43403" w:rsidRDefault="00AE1230" w:rsidP="00C43403">
      <w:pPr>
        <w:shd w:val="clear" w:color="auto" w:fill="33FF33"/>
        <w:spacing w:after="30" w:line="240" w:lineRule="auto"/>
        <w:rPr>
          <w:ins w:id="421" w:author="Unknown"/>
          <w:rFonts w:ascii="Arial" w:hAnsi="Arial" w:cs="Arial"/>
          <w:color w:val="222222"/>
          <w:sz w:val="18"/>
          <w:szCs w:val="18"/>
        </w:rPr>
      </w:pPr>
      <w:ins w:id="422"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3, 4, 1, 2.</w:t>
        </w:r>
      </w:ins>
    </w:p>
    <w:p w:rsidR="00AE1230" w:rsidRPr="00C43403" w:rsidRDefault="00AE1230" w:rsidP="00C43403">
      <w:pPr>
        <w:shd w:val="clear" w:color="auto" w:fill="5C9CCC"/>
        <w:spacing w:after="0" w:line="240" w:lineRule="auto"/>
        <w:rPr>
          <w:ins w:id="423" w:author="Unknown"/>
          <w:rFonts w:ascii="Arial" w:hAnsi="Arial" w:cs="Arial"/>
          <w:b/>
          <w:bCs/>
          <w:color w:val="FFFFFF"/>
          <w:sz w:val="18"/>
          <w:szCs w:val="18"/>
        </w:rPr>
      </w:pPr>
      <w:ins w:id="424" w:author="Unknown">
        <w:r w:rsidRPr="00C43403">
          <w:rPr>
            <w:rFonts w:ascii="Arial" w:hAnsi="Arial" w:cs="Arial"/>
            <w:b/>
            <w:bCs/>
            <w:color w:val="FFFFFF"/>
            <w:sz w:val="18"/>
          </w:rPr>
          <w:t>7 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425" w:author="Unknown"/>
          <w:rFonts w:ascii="Arial" w:hAnsi="Arial" w:cs="Arial"/>
          <w:color w:val="222222"/>
          <w:sz w:val="18"/>
          <w:szCs w:val="18"/>
        </w:rPr>
      </w:pPr>
      <w:ins w:id="426"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"http://e-drpciv.ro/tag/examen-drpciv" </w:instrText>
        </w:r>
      </w:ins>
      <w:r w:rsidRPr="009316C1">
        <w:rPr>
          <w:rFonts w:ascii="Arial" w:hAnsi="Arial" w:cs="Arial"/>
          <w:color w:val="222222"/>
          <w:sz w:val="18"/>
          <w:szCs w:val="18"/>
        </w:rPr>
      </w:r>
      <w:ins w:id="427" w:author="Unknown">
        <w:r w:rsidRPr="00C43403">
          <w:rPr>
            <w:rFonts w:ascii="Arial" w:hAnsi="Arial" w:cs="Arial"/>
            <w:color w:val="222222"/>
            <w:sz w:val="18"/>
            <w:szCs w:val="18"/>
          </w:rPr>
          <w:fldChar w:fldCharType="separate"/>
        </w:r>
        <w:r w:rsidRPr="00C43403">
          <w:rPr>
            <w:rFonts w:ascii="Arial" w:hAnsi="Arial" w:cs="Arial"/>
            <w:b/>
            <w:bCs/>
            <w:color w:val="000000"/>
            <w:sz w:val="18"/>
          </w:rPr>
          <w:t>examen drpciv</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"http://e-drpciv.ro/tag/examen-auto-categoria-B1" </w:instrText>
        </w:r>
      </w:ins>
      <w:r w:rsidRPr="009316C1">
        <w:rPr>
          <w:rFonts w:ascii="Arial" w:hAnsi="Arial" w:cs="Arial"/>
          <w:color w:val="222222"/>
          <w:sz w:val="18"/>
          <w:szCs w:val="18"/>
        </w:rPr>
      </w:r>
      <w:ins w:id="428" w:author="Unknown">
        <w:r w:rsidRPr="00C43403">
          <w:rPr>
            <w:rFonts w:ascii="Arial" w:hAnsi="Arial" w:cs="Arial"/>
            <w:color w:val="222222"/>
            <w:sz w:val="18"/>
            <w:szCs w:val="18"/>
          </w:rPr>
          <w:fldChar w:fldCharType="separate"/>
        </w:r>
        <w:r w:rsidRPr="00C43403">
          <w:rPr>
            <w:rFonts w:ascii="Arial" w:hAnsi="Arial" w:cs="Arial"/>
            <w:color w:val="000000"/>
            <w:sz w:val="18"/>
            <w:u w:val="single"/>
          </w:rPr>
          <w:t>examen auto categoria B1</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429" w:author="Unknown"/>
          <w:rFonts w:ascii="Tahoma" w:hAnsi="Tahoma" w:cs="Tahoma"/>
          <w:b/>
          <w:bCs/>
          <w:color w:val="222222"/>
          <w:sz w:val="21"/>
          <w:szCs w:val="21"/>
        </w:rPr>
      </w:pPr>
      <w:ins w:id="430"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"http://e-drpciv.ro/intrebare/185/intoarcerea_este_interzisa" </w:instrText>
        </w:r>
      </w:ins>
      <w:r w:rsidRPr="009316C1">
        <w:rPr>
          <w:rFonts w:ascii="Tahoma" w:hAnsi="Tahoma" w:cs="Tahoma"/>
          <w:b/>
          <w:bCs/>
          <w:color w:val="222222"/>
          <w:sz w:val="21"/>
          <w:szCs w:val="21"/>
        </w:rPr>
      </w:r>
      <w:ins w:id="431"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185. Întoarcerea este interzisă:</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432" w:author="Unknown"/>
          <w:rFonts w:ascii="Arial" w:hAnsi="Arial" w:cs="Arial"/>
          <w:color w:val="222222"/>
          <w:sz w:val="18"/>
          <w:szCs w:val="18"/>
        </w:rPr>
      </w:pPr>
      <w:ins w:id="433"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pe poduri şi sub poduri;</w:t>
        </w:r>
      </w:ins>
    </w:p>
    <w:p w:rsidR="00AE1230" w:rsidRPr="00C43403" w:rsidRDefault="00AE1230" w:rsidP="00C43403">
      <w:pPr>
        <w:shd w:val="clear" w:color="auto" w:fill="FCFDFD"/>
        <w:spacing w:after="30" w:line="240" w:lineRule="auto"/>
        <w:rPr>
          <w:ins w:id="434" w:author="Unknown"/>
          <w:rFonts w:ascii="Arial" w:hAnsi="Arial" w:cs="Arial"/>
          <w:color w:val="222222"/>
          <w:sz w:val="18"/>
          <w:szCs w:val="18"/>
        </w:rPr>
      </w:pPr>
      <w:ins w:id="435"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pe drumurile naţionale;</w:t>
        </w:r>
      </w:ins>
    </w:p>
    <w:p w:rsidR="00AE1230" w:rsidRPr="00C43403" w:rsidRDefault="00AE1230" w:rsidP="00C43403">
      <w:pPr>
        <w:shd w:val="clear" w:color="auto" w:fill="FCFDFD"/>
        <w:spacing w:after="30" w:line="240" w:lineRule="auto"/>
        <w:rPr>
          <w:ins w:id="436" w:author="Unknown"/>
          <w:rFonts w:ascii="Arial" w:hAnsi="Arial" w:cs="Arial"/>
          <w:color w:val="222222"/>
          <w:sz w:val="18"/>
          <w:szCs w:val="18"/>
        </w:rPr>
      </w:pPr>
      <w:ins w:id="437"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mai puţin de 50 m de intrarea în sediile instituţiilor.</w:t>
        </w:r>
      </w:ins>
    </w:p>
    <w:p w:rsidR="00AE1230" w:rsidRPr="00C43403" w:rsidRDefault="00AE1230" w:rsidP="00C43403">
      <w:pPr>
        <w:shd w:val="clear" w:color="auto" w:fill="5C9CCC"/>
        <w:spacing w:after="0" w:line="240" w:lineRule="auto"/>
        <w:rPr>
          <w:ins w:id="438" w:author="Unknown"/>
          <w:rFonts w:ascii="Arial" w:hAnsi="Arial" w:cs="Arial"/>
          <w:b/>
          <w:bCs/>
          <w:color w:val="FFFFFF"/>
          <w:sz w:val="18"/>
          <w:szCs w:val="18"/>
        </w:rPr>
      </w:pPr>
      <w:ins w:id="439"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440" w:author="Unknown"/>
          <w:rFonts w:ascii="Arial" w:hAnsi="Arial" w:cs="Arial"/>
          <w:color w:val="222222"/>
          <w:sz w:val="18"/>
          <w:szCs w:val="18"/>
        </w:rPr>
      </w:pPr>
      <w:ins w:id="441"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442" w:author="Unknown">
        <w:r w:rsidRPr="00C43403">
          <w:rPr>
            <w:rFonts w:ascii="Arial" w:hAnsi="Arial" w:cs="Arial"/>
            <w:color w:val="222222"/>
            <w:sz w:val="18"/>
            <w:szCs w:val="18"/>
          </w:rPr>
          <w:fldChar w:fldCharType="separate"/>
        </w:r>
        <w:r w:rsidRPr="00C43403">
          <w:rPr>
            <w:rFonts w:ascii="Arial" w:hAnsi="Arial" w:cs="Arial"/>
            <w:b/>
            <w:bCs/>
            <w:color w:val="000000"/>
            <w:sz w:val="18"/>
          </w:rPr>
          <w:t>intrebari drpciv</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443" w:author="Unknown">
        <w:r w:rsidRPr="00C43403">
          <w:rPr>
            <w:rFonts w:ascii="Arial" w:hAnsi="Arial" w:cs="Arial"/>
            <w:color w:val="222222"/>
            <w:sz w:val="18"/>
            <w:szCs w:val="18"/>
          </w:rPr>
          <w:fldChar w:fldCharType="separate"/>
        </w:r>
        <w:r w:rsidRPr="00C43403">
          <w:rPr>
            <w:rFonts w:ascii="Arial" w:hAnsi="Arial" w:cs="Arial"/>
            <w:color w:val="000000"/>
            <w:sz w:val="18"/>
            <w:u w:val="single"/>
          </w:rPr>
          <w:t>examen permis</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444" w:author="Unknown"/>
          <w:rFonts w:ascii="Tahoma" w:hAnsi="Tahoma" w:cs="Tahoma"/>
          <w:b/>
          <w:bCs/>
          <w:color w:val="222222"/>
          <w:sz w:val="21"/>
          <w:szCs w:val="21"/>
        </w:rPr>
      </w:pPr>
      <w:ins w:id="445"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"http://e-drpciv.ro/intrebare/480/puteti_schimba_pozitia_autovehiculului_daca_acesta_a_fost_implicat_intr-un_accident_din_care_a_rezultat_moartea_sau_vatamarea_integritatii_corporale_ori_a_sanatatii_unor_persoane" </w:instrText>
        </w:r>
      </w:ins>
      <w:r w:rsidRPr="009316C1">
        <w:rPr>
          <w:rFonts w:ascii="Tahoma" w:hAnsi="Tahoma" w:cs="Tahoma"/>
          <w:b/>
          <w:bCs/>
          <w:color w:val="222222"/>
          <w:sz w:val="21"/>
          <w:szCs w:val="21"/>
        </w:rPr>
      </w:r>
      <w:ins w:id="446"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480. Puteţi schimba poziţia autovehiculului, dacă acesta a fost implicat într-un accident din care a rezultat moartea sau vătămarea integrităţii corporale ori a sănătăţii unor persoane?</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447" w:author="Unknown"/>
          <w:rFonts w:ascii="Arial" w:hAnsi="Arial" w:cs="Arial"/>
          <w:color w:val="222222"/>
          <w:sz w:val="18"/>
          <w:szCs w:val="18"/>
        </w:rPr>
      </w:pPr>
      <w:ins w:id="448"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 cu încuviinţarea poliţiei, care cercetează accidentul;</w:t>
        </w:r>
      </w:ins>
    </w:p>
    <w:p w:rsidR="00AE1230" w:rsidRPr="00C43403" w:rsidRDefault="00AE1230" w:rsidP="00C43403">
      <w:pPr>
        <w:shd w:val="clear" w:color="auto" w:fill="FCFDFD"/>
        <w:spacing w:after="30" w:line="240" w:lineRule="auto"/>
        <w:rPr>
          <w:ins w:id="449" w:author="Unknown"/>
          <w:rFonts w:ascii="Arial" w:hAnsi="Arial" w:cs="Arial"/>
          <w:color w:val="222222"/>
          <w:sz w:val="18"/>
          <w:szCs w:val="18"/>
        </w:rPr>
      </w:pPr>
      <w:ins w:id="450"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dacă persoana vătămată se poate deplasa singură;</w:t>
        </w:r>
      </w:ins>
    </w:p>
    <w:p w:rsidR="00AE1230" w:rsidRPr="00C43403" w:rsidRDefault="00AE1230" w:rsidP="00C43403">
      <w:pPr>
        <w:shd w:val="clear" w:color="auto" w:fill="FCFDFD"/>
        <w:spacing w:after="30" w:line="240" w:lineRule="auto"/>
        <w:rPr>
          <w:ins w:id="451" w:author="Unknown"/>
          <w:rFonts w:ascii="Arial" w:hAnsi="Arial" w:cs="Arial"/>
          <w:color w:val="222222"/>
          <w:sz w:val="18"/>
          <w:szCs w:val="18"/>
        </w:rPr>
      </w:pPr>
      <w:ins w:id="452"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 până la sosirea ambulanţei.</w:t>
        </w:r>
      </w:ins>
    </w:p>
    <w:p w:rsidR="00AE1230" w:rsidRPr="00C43403" w:rsidRDefault="00AE1230" w:rsidP="00C43403">
      <w:pPr>
        <w:shd w:val="clear" w:color="auto" w:fill="5C9CCC"/>
        <w:spacing w:after="0" w:line="240" w:lineRule="auto"/>
        <w:rPr>
          <w:ins w:id="453" w:author="Unknown"/>
          <w:rFonts w:ascii="Arial" w:hAnsi="Arial" w:cs="Arial"/>
          <w:b/>
          <w:bCs/>
          <w:color w:val="FFFFFF"/>
          <w:sz w:val="18"/>
          <w:szCs w:val="18"/>
        </w:rPr>
      </w:pPr>
      <w:ins w:id="454" w:author="Unknown">
        <w:r w:rsidRPr="00C43403">
          <w:rPr>
            <w:rFonts w:ascii="Arial" w:hAnsi="Arial" w:cs="Arial"/>
            <w:b/>
            <w:bCs/>
            <w:color w:val="FFFFFF"/>
            <w:sz w:val="18"/>
          </w:rPr>
          <w:t>1 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455" w:author="Unknown"/>
          <w:rFonts w:ascii="Arial" w:hAnsi="Arial" w:cs="Arial"/>
          <w:color w:val="222222"/>
          <w:sz w:val="18"/>
          <w:szCs w:val="18"/>
        </w:rPr>
      </w:pPr>
      <w:ins w:id="456"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457" w:author="Unknown">
        <w:r w:rsidRPr="00C43403">
          <w:rPr>
            <w:rFonts w:ascii="Arial" w:hAnsi="Arial" w:cs="Arial"/>
            <w:color w:val="222222"/>
            <w:sz w:val="18"/>
            <w:szCs w:val="18"/>
          </w:rPr>
          <w:fldChar w:fldCharType="separate"/>
        </w:r>
        <w:r w:rsidRPr="00C43403">
          <w:rPr>
            <w:rFonts w:ascii="Arial" w:hAnsi="Arial" w:cs="Arial"/>
            <w:color w:val="000000"/>
            <w:sz w:val="18"/>
            <w:u w:val="single"/>
          </w:rPr>
          <w:t>examen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458" w:author="Unknown">
        <w:r w:rsidRPr="00C43403">
          <w:rPr>
            <w:rFonts w:ascii="Arial" w:hAnsi="Arial" w:cs="Arial"/>
            <w:color w:val="222222"/>
            <w:sz w:val="18"/>
            <w:szCs w:val="18"/>
          </w:rPr>
          <w:fldChar w:fldCharType="separate"/>
        </w:r>
        <w:r w:rsidRPr="00C43403">
          <w:rPr>
            <w:rFonts w:ascii="Arial" w:hAnsi="Arial" w:cs="Arial"/>
            <w:b/>
            <w:bCs/>
            <w:color w:val="000000"/>
            <w:sz w:val="18"/>
          </w:rPr>
          <w:t>permis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459" w:author="Unknown"/>
          <w:rFonts w:ascii="Tahoma" w:hAnsi="Tahoma" w:cs="Tahoma"/>
          <w:b/>
          <w:bCs/>
          <w:color w:val="222222"/>
          <w:sz w:val="21"/>
          <w:szCs w:val="21"/>
        </w:rPr>
      </w:pPr>
      <w:ins w:id="460"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"http://e-drpciv.ro/intrebare/421/cum_trebuie_sa_procedeze_conducatorul_unui_autovehicul_la_trecerea_la_nivel_cu_calea_ferata_atunci_cand_barierele_sunt_ridicate" </w:instrText>
        </w:r>
      </w:ins>
      <w:r w:rsidRPr="009316C1">
        <w:rPr>
          <w:rFonts w:ascii="Tahoma" w:hAnsi="Tahoma" w:cs="Tahoma"/>
          <w:b/>
          <w:bCs/>
          <w:color w:val="222222"/>
          <w:sz w:val="21"/>
          <w:szCs w:val="21"/>
        </w:rPr>
      </w:r>
      <w:ins w:id="461"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421. Cum trebuie să procedeze conducătorul unui autovehicul la trecerea la nivel cu calea ferată, atunci când barierele sunt ridicate?</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462" w:author="Unknown"/>
          <w:rFonts w:ascii="Arial" w:hAnsi="Arial" w:cs="Arial"/>
          <w:color w:val="222222"/>
          <w:sz w:val="18"/>
          <w:szCs w:val="18"/>
        </w:rPr>
      </w:pPr>
      <w:ins w:id="463"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reducă viteza, fără a depăşi linia continuă pentru oprire;</w:t>
        </w:r>
      </w:ins>
    </w:p>
    <w:p w:rsidR="00AE1230" w:rsidRPr="00C43403" w:rsidRDefault="00AE1230" w:rsidP="00C43403">
      <w:pPr>
        <w:shd w:val="clear" w:color="auto" w:fill="FCFDFD"/>
        <w:spacing w:after="30" w:line="240" w:lineRule="auto"/>
        <w:rPr>
          <w:ins w:id="464" w:author="Unknown"/>
          <w:rFonts w:ascii="Arial" w:hAnsi="Arial" w:cs="Arial"/>
          <w:color w:val="222222"/>
          <w:sz w:val="18"/>
          <w:szCs w:val="18"/>
        </w:rPr>
      </w:pPr>
      <w:ins w:id="465"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oprească autovehiculul în locul unde vizibilitatea este maximă, fără a depăşi indicatorul de prioritate în cruce;</w:t>
        </w:r>
      </w:ins>
    </w:p>
    <w:p w:rsidR="00AE1230" w:rsidRPr="00C43403" w:rsidRDefault="00AE1230" w:rsidP="00C43403">
      <w:pPr>
        <w:shd w:val="clear" w:color="auto" w:fill="33FF33"/>
        <w:spacing w:after="30" w:line="240" w:lineRule="auto"/>
        <w:rPr>
          <w:ins w:id="466" w:author="Unknown"/>
          <w:rFonts w:ascii="Arial" w:hAnsi="Arial" w:cs="Arial"/>
          <w:color w:val="222222"/>
          <w:sz w:val="18"/>
          <w:szCs w:val="18"/>
        </w:rPr>
      </w:pPr>
      <w:ins w:id="467"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reducă viteza autovehiculului şi să traverseze cu atenţie, asigurându-se că din partea stângă sau din partea dreaptă nu se apropie un vehicul feroviar.</w:t>
        </w:r>
      </w:ins>
    </w:p>
    <w:p w:rsidR="00AE1230" w:rsidRPr="00C43403" w:rsidRDefault="00AE1230" w:rsidP="00C43403">
      <w:pPr>
        <w:shd w:val="clear" w:color="auto" w:fill="5C9CCC"/>
        <w:spacing w:after="0" w:line="240" w:lineRule="auto"/>
        <w:rPr>
          <w:ins w:id="468" w:author="Unknown"/>
          <w:rFonts w:ascii="Arial" w:hAnsi="Arial" w:cs="Arial"/>
          <w:b/>
          <w:bCs/>
          <w:color w:val="FFFFFF"/>
          <w:sz w:val="18"/>
          <w:szCs w:val="18"/>
        </w:rPr>
      </w:pPr>
      <w:ins w:id="469"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470" w:author="Unknown"/>
          <w:rFonts w:ascii="Arial" w:hAnsi="Arial" w:cs="Arial"/>
          <w:color w:val="222222"/>
          <w:sz w:val="18"/>
          <w:szCs w:val="18"/>
        </w:rPr>
      </w:pPr>
      <w:ins w:id="471"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472" w:author="Unknown">
        <w:r w:rsidRPr="00C43403">
          <w:rPr>
            <w:rFonts w:ascii="Arial" w:hAnsi="Arial" w:cs="Arial"/>
            <w:color w:val="222222"/>
            <w:sz w:val="18"/>
            <w:szCs w:val="18"/>
          </w:rPr>
          <w:fldChar w:fldCharType="separate"/>
        </w:r>
        <w:r w:rsidRPr="00C43403">
          <w:rPr>
            <w:rFonts w:ascii="Arial" w:hAnsi="Arial" w:cs="Arial"/>
            <w:b/>
            <w:bCs/>
            <w:color w:val="000000"/>
            <w:sz w:val="18"/>
          </w:rPr>
          <w:t>teste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"http://e-drpciv.ro/tag/drpciv.ro" </w:instrText>
        </w:r>
      </w:ins>
      <w:r w:rsidRPr="009316C1">
        <w:rPr>
          <w:rFonts w:ascii="Arial" w:hAnsi="Arial" w:cs="Arial"/>
          <w:color w:val="222222"/>
          <w:sz w:val="18"/>
          <w:szCs w:val="18"/>
        </w:rPr>
      </w:r>
      <w:ins w:id="473" w:author="Unknown">
        <w:r w:rsidRPr="00C43403">
          <w:rPr>
            <w:rFonts w:ascii="Arial" w:hAnsi="Arial" w:cs="Arial"/>
            <w:color w:val="222222"/>
            <w:sz w:val="18"/>
            <w:szCs w:val="18"/>
          </w:rPr>
          <w:fldChar w:fldCharType="separate"/>
        </w:r>
        <w:r w:rsidRPr="00C43403">
          <w:rPr>
            <w:rFonts w:ascii="Arial" w:hAnsi="Arial" w:cs="Arial"/>
            <w:color w:val="000000"/>
            <w:sz w:val="18"/>
            <w:u w:val="single"/>
          </w:rPr>
          <w:t>drpciv.ro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474" w:author="Unknown"/>
          <w:rFonts w:ascii="Tahoma" w:hAnsi="Tahoma" w:cs="Tahoma"/>
          <w:b/>
          <w:bCs/>
          <w:color w:val="222222"/>
          <w:sz w:val="21"/>
          <w:szCs w:val="21"/>
        </w:rPr>
      </w:pPr>
      <w:ins w:id="475"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"http://e-drpciv.ro/intrebare/1051/certificatul_de_inmatriculare_se_retine_atunci_cand" </w:instrText>
        </w:r>
      </w:ins>
      <w:r w:rsidRPr="009316C1">
        <w:rPr>
          <w:rFonts w:ascii="Tahoma" w:hAnsi="Tahoma" w:cs="Tahoma"/>
          <w:b/>
          <w:bCs/>
          <w:color w:val="222222"/>
          <w:sz w:val="21"/>
          <w:szCs w:val="21"/>
        </w:rPr>
      </w:r>
      <w:ins w:id="476"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1051. Certificatul de înmatriculare se reţine atunci când:</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477" w:author="Unknown"/>
          <w:rFonts w:ascii="Arial" w:hAnsi="Arial" w:cs="Arial"/>
          <w:color w:val="222222"/>
          <w:sz w:val="18"/>
          <w:szCs w:val="18"/>
        </w:rPr>
      </w:pPr>
      <w:ins w:id="478"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vehiculul nu are efectuată inspecţia tehnică;</w:t>
        </w:r>
      </w:ins>
    </w:p>
    <w:p w:rsidR="00AE1230" w:rsidRPr="00C43403" w:rsidRDefault="00AE1230" w:rsidP="00C43403">
      <w:pPr>
        <w:shd w:val="clear" w:color="auto" w:fill="FCFDFD"/>
        <w:spacing w:after="30" w:line="240" w:lineRule="auto"/>
        <w:rPr>
          <w:ins w:id="479" w:author="Unknown"/>
          <w:rFonts w:ascii="Arial" w:hAnsi="Arial" w:cs="Arial"/>
          <w:color w:val="222222"/>
          <w:sz w:val="18"/>
          <w:szCs w:val="18"/>
        </w:rPr>
      </w:pPr>
      <w:ins w:id="480"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sunt aplicate abţibilduri pe parbriz;</w:t>
        </w:r>
      </w:ins>
    </w:p>
    <w:p w:rsidR="00AE1230" w:rsidRPr="00C43403" w:rsidRDefault="00AE1230" w:rsidP="00C43403">
      <w:pPr>
        <w:shd w:val="clear" w:color="auto" w:fill="FCFDFD"/>
        <w:spacing w:after="30" w:line="240" w:lineRule="auto"/>
        <w:rPr>
          <w:ins w:id="481" w:author="Unknown"/>
          <w:rFonts w:ascii="Arial" w:hAnsi="Arial" w:cs="Arial"/>
          <w:color w:val="222222"/>
          <w:sz w:val="18"/>
          <w:szCs w:val="18"/>
        </w:rPr>
      </w:pPr>
      <w:ins w:id="482"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există defecţiuni la sistemul de climatizare.</w:t>
        </w:r>
      </w:ins>
    </w:p>
    <w:p w:rsidR="00AE1230" w:rsidRPr="00C43403" w:rsidRDefault="00AE1230" w:rsidP="00C43403">
      <w:pPr>
        <w:shd w:val="clear" w:color="auto" w:fill="5C9CCC"/>
        <w:spacing w:after="0" w:line="240" w:lineRule="auto"/>
        <w:rPr>
          <w:ins w:id="483" w:author="Unknown"/>
          <w:rFonts w:ascii="Arial" w:hAnsi="Arial" w:cs="Arial"/>
          <w:b/>
          <w:bCs/>
          <w:color w:val="FFFFFF"/>
          <w:sz w:val="18"/>
          <w:szCs w:val="18"/>
        </w:rPr>
      </w:pPr>
      <w:ins w:id="484"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485" w:author="Unknown"/>
          <w:rFonts w:ascii="Arial" w:hAnsi="Arial" w:cs="Arial"/>
          <w:color w:val="222222"/>
          <w:sz w:val="18"/>
          <w:szCs w:val="18"/>
        </w:rPr>
      </w:pPr>
      <w:ins w:id="486"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487" w:author="Unknown">
        <w:r w:rsidRPr="00C43403">
          <w:rPr>
            <w:rFonts w:ascii="Arial" w:hAnsi="Arial" w:cs="Arial"/>
            <w:color w:val="222222"/>
            <w:sz w:val="18"/>
            <w:szCs w:val="18"/>
          </w:rPr>
          <w:fldChar w:fldCharType="separate"/>
        </w:r>
        <w:r w:rsidRPr="00C43403">
          <w:rPr>
            <w:rFonts w:ascii="Arial" w:hAnsi="Arial" w:cs="Arial"/>
            <w:b/>
            <w:bCs/>
            <w:color w:val="000000"/>
            <w:sz w:val="18"/>
          </w:rPr>
          <w:t>chestionare drpciv</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488" w:author="Unknown">
        <w:r w:rsidRPr="00C43403">
          <w:rPr>
            <w:rFonts w:ascii="Arial" w:hAnsi="Arial" w:cs="Arial"/>
            <w:color w:val="222222"/>
            <w:sz w:val="18"/>
            <w:szCs w:val="18"/>
          </w:rPr>
          <w:fldChar w:fldCharType="separate"/>
        </w:r>
        <w:r w:rsidRPr="00C43403">
          <w:rPr>
            <w:rFonts w:ascii="Arial" w:hAnsi="Arial" w:cs="Arial"/>
            <w:b/>
            <w:bCs/>
            <w:color w:val="000000"/>
            <w:sz w:val="18"/>
          </w:rPr>
          <w:t>examen sala</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489" w:author="Unknown"/>
          <w:rFonts w:ascii="Tahoma" w:hAnsi="Tahoma" w:cs="Tahoma"/>
          <w:b/>
          <w:bCs/>
          <w:color w:val="222222"/>
          <w:sz w:val="21"/>
          <w:szCs w:val="21"/>
        </w:rPr>
      </w:pPr>
      <w:ins w:id="490"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"http://e-drpciv.ro/intrebare/370/este_permisa_depasirea_cand_din_sens_opus_se_apropie_un_alt_autovehicul" </w:instrText>
        </w:r>
      </w:ins>
      <w:r w:rsidRPr="009316C1">
        <w:rPr>
          <w:rFonts w:ascii="Tahoma" w:hAnsi="Tahoma" w:cs="Tahoma"/>
          <w:b/>
          <w:bCs/>
          <w:color w:val="222222"/>
          <w:sz w:val="21"/>
          <w:szCs w:val="21"/>
        </w:rPr>
      </w:r>
      <w:ins w:id="491"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370. Este permisă depăşirea când din sens opus se apropie un alt autovehicul?</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492" w:author="Unknown"/>
          <w:rFonts w:ascii="Arial" w:hAnsi="Arial" w:cs="Arial"/>
          <w:color w:val="222222"/>
          <w:sz w:val="18"/>
          <w:szCs w:val="18"/>
        </w:rPr>
      </w:pPr>
      <w:ins w:id="493"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 dacă cel care se apropie din sens opus a redus viteza de deplasare pentru a facilita depăşirea;</w:t>
        </w:r>
      </w:ins>
    </w:p>
    <w:p w:rsidR="00AE1230" w:rsidRPr="00C43403" w:rsidRDefault="00AE1230" w:rsidP="00C43403">
      <w:pPr>
        <w:shd w:val="clear" w:color="auto" w:fill="33FF33"/>
        <w:spacing w:after="30" w:line="240" w:lineRule="auto"/>
        <w:rPr>
          <w:ins w:id="494" w:author="Unknown"/>
          <w:rFonts w:ascii="Arial" w:hAnsi="Arial" w:cs="Arial"/>
          <w:color w:val="222222"/>
          <w:sz w:val="18"/>
          <w:szCs w:val="18"/>
        </w:rPr>
      </w:pPr>
      <w:ins w:id="495"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 dacă cel care se apropie din sens opus este obligat să efectueze manevre de evitare a coliziunii;</w:t>
        </w:r>
      </w:ins>
    </w:p>
    <w:p w:rsidR="00AE1230" w:rsidRPr="00C43403" w:rsidRDefault="00AE1230" w:rsidP="00C43403">
      <w:pPr>
        <w:shd w:val="clear" w:color="auto" w:fill="FCFDFD"/>
        <w:spacing w:after="30" w:line="240" w:lineRule="auto"/>
        <w:rPr>
          <w:ins w:id="496" w:author="Unknown"/>
          <w:rFonts w:ascii="Arial" w:hAnsi="Arial" w:cs="Arial"/>
          <w:color w:val="222222"/>
          <w:sz w:val="18"/>
          <w:szCs w:val="18"/>
        </w:rPr>
      </w:pPr>
      <w:ins w:id="497"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da, dacă spaţiul lateral este suficient.</w:t>
        </w:r>
      </w:ins>
    </w:p>
    <w:p w:rsidR="00AE1230" w:rsidRPr="00C43403" w:rsidRDefault="00AE1230" w:rsidP="00C43403">
      <w:pPr>
        <w:shd w:val="clear" w:color="auto" w:fill="5C9CCC"/>
        <w:spacing w:after="0" w:line="240" w:lineRule="auto"/>
        <w:rPr>
          <w:ins w:id="498" w:author="Unknown"/>
          <w:rFonts w:ascii="Arial" w:hAnsi="Arial" w:cs="Arial"/>
          <w:b/>
          <w:bCs/>
          <w:color w:val="FFFFFF"/>
          <w:sz w:val="18"/>
          <w:szCs w:val="18"/>
        </w:rPr>
      </w:pPr>
      <w:ins w:id="499" w:author="Unknown">
        <w:r w:rsidRPr="00C43403">
          <w:rPr>
            <w:rFonts w:ascii="Arial" w:hAnsi="Arial" w:cs="Arial"/>
            <w:b/>
            <w:bCs/>
            <w:color w:val="FFFFFF"/>
            <w:sz w:val="18"/>
          </w:rPr>
          <w:t>9 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500" w:author="Unknown"/>
          <w:rFonts w:ascii="Arial" w:hAnsi="Arial" w:cs="Arial"/>
          <w:color w:val="222222"/>
          <w:sz w:val="18"/>
          <w:szCs w:val="18"/>
        </w:rPr>
      </w:pPr>
      <w:ins w:id="501"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502" w:author="Unknown">
        <w:r w:rsidRPr="00C43403">
          <w:rPr>
            <w:rFonts w:ascii="Arial" w:hAnsi="Arial" w:cs="Arial"/>
            <w:color w:val="222222"/>
            <w:sz w:val="18"/>
            <w:szCs w:val="18"/>
          </w:rPr>
          <w:fldChar w:fldCharType="separate"/>
        </w:r>
        <w:r w:rsidRPr="00C43403">
          <w:rPr>
            <w:rFonts w:ascii="Arial" w:hAnsi="Arial" w:cs="Arial"/>
            <w:b/>
            <w:bCs/>
            <w:color w:val="000000"/>
            <w:sz w:val="18"/>
          </w:rPr>
          <w:t>www drpciv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503" w:author="Unknown">
        <w:r w:rsidRPr="00C43403">
          <w:rPr>
            <w:rFonts w:ascii="Arial" w:hAnsi="Arial" w:cs="Arial"/>
            <w:color w:val="222222"/>
            <w:sz w:val="18"/>
            <w:szCs w:val="18"/>
          </w:rPr>
          <w:fldChar w:fldCharType="separate"/>
        </w:r>
        <w:r w:rsidRPr="00C43403">
          <w:rPr>
            <w:rFonts w:ascii="Arial" w:hAnsi="Arial" w:cs="Arial"/>
            <w:b/>
            <w:bCs/>
            <w:color w:val="000000"/>
            <w:sz w:val="18"/>
          </w:rPr>
          <w:t>examen sala</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rPr>
          <w:ins w:id="504" w:author="Unknown"/>
          <w:rFonts w:ascii="Arial" w:hAnsi="Arial" w:cs="Arial"/>
          <w:color w:val="222222"/>
          <w:sz w:val="18"/>
          <w:szCs w:val="18"/>
        </w:rPr>
      </w:pPr>
      <w:ins w:id="505"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"http://e-drpciv.ro/poze2/396.jpg" </w:instrText>
        </w:r>
      </w:ins>
      <w:r w:rsidRPr="009316C1">
        <w:rPr>
          <w:rFonts w:ascii="Arial" w:hAnsi="Arial" w:cs="Arial"/>
          <w:color w:val="222222"/>
          <w:sz w:val="18"/>
          <w:szCs w:val="18"/>
        </w:rPr>
      </w:r>
      <w:ins w:id="506" w:author="Unknown">
        <w:r w:rsidRPr="00C43403">
          <w:rPr>
            <w:rFonts w:ascii="Arial" w:hAnsi="Arial" w:cs="Arial"/>
            <w:color w:val="222222"/>
            <w:sz w:val="18"/>
            <w:szCs w:val="18"/>
          </w:rPr>
          <w:fldChar w:fldCharType="separate"/>
        </w:r>
      </w:ins>
      <w:r>
        <w:rPr>
          <w:noProof/>
        </w:rPr>
        <w:pict>
          <v:shape id="Picture 71" o:spid="_x0000_s1094" type="#_x0000_t75" alt="http://e-drpciv.ro/poze2/396.jpg" href="http://e-drpciv.ro/poze2/396.j" style="position:absolute;margin-left:65pt;margin-top:0;width:105pt;height:78.75pt;z-index:251727872;visibility:visible;mso-wrap-distance-left:0;mso-wrap-distance-right:0;mso-position-horizontal:right;mso-position-horizontal-relative:text;mso-position-vertical-relative:line" o:allowoverlap="f" o:button="t">
            <v:fill o:detectmouseclick="t"/>
            <v:imagedata r:id="rId949" o:title=""/>
            <w10:wrap type="square"/>
          </v:shape>
        </w:pict>
      </w:r>
      <w:ins w:id="507"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508" w:author="Unknown"/>
          <w:rFonts w:ascii="Tahoma" w:hAnsi="Tahoma" w:cs="Tahoma"/>
          <w:b/>
          <w:bCs/>
          <w:color w:val="222222"/>
          <w:sz w:val="21"/>
          <w:szCs w:val="21"/>
        </w:rPr>
      </w:pPr>
      <w:ins w:id="509"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"http://e-drpciv.ro/intrebare/396/cum_trebuie_sa_procedati_in_situatia_data_daca_semnalele_luminoase_si_sonore_nu_functioneaza" </w:instrText>
        </w:r>
      </w:ins>
      <w:r w:rsidRPr="009316C1">
        <w:rPr>
          <w:rFonts w:ascii="Tahoma" w:hAnsi="Tahoma" w:cs="Tahoma"/>
          <w:b/>
          <w:bCs/>
          <w:color w:val="222222"/>
          <w:sz w:val="21"/>
          <w:szCs w:val="21"/>
        </w:rPr>
      </w:r>
      <w:ins w:id="510"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396. Cum trebuie să procedaţi în situaţia dată, dacă semnalele luminoase şi sonore nu funcţionează?</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511" w:author="Unknown"/>
          <w:rFonts w:ascii="Arial" w:hAnsi="Arial" w:cs="Arial"/>
          <w:color w:val="222222"/>
          <w:sz w:val="18"/>
          <w:szCs w:val="18"/>
        </w:rPr>
      </w:pPr>
      <w:ins w:id="512"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opriţi fără a depăşi calea ferată, vă asiguraţi şi vă continuaţi deplasarea, dacă nu se apropie trenul;</w:t>
        </w:r>
      </w:ins>
    </w:p>
    <w:p w:rsidR="00AE1230" w:rsidRPr="00C43403" w:rsidRDefault="00AE1230" w:rsidP="00C43403">
      <w:pPr>
        <w:shd w:val="clear" w:color="auto" w:fill="FCFDFD"/>
        <w:spacing w:after="30" w:line="240" w:lineRule="auto"/>
        <w:rPr>
          <w:ins w:id="513" w:author="Unknown"/>
          <w:rFonts w:ascii="Arial" w:hAnsi="Arial" w:cs="Arial"/>
          <w:color w:val="222222"/>
          <w:sz w:val="18"/>
          <w:szCs w:val="18"/>
        </w:rPr>
      </w:pPr>
      <w:ins w:id="514"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reduceţi viteza şi vă continuaţi deplasarea, după ce vă asiguraţi că nu se apropie trenul;</w:t>
        </w:r>
      </w:ins>
    </w:p>
    <w:p w:rsidR="00AE1230" w:rsidRPr="00C43403" w:rsidRDefault="00AE1230" w:rsidP="00C43403">
      <w:pPr>
        <w:shd w:val="clear" w:color="auto" w:fill="FCFDFD"/>
        <w:spacing w:after="30" w:line="240" w:lineRule="auto"/>
        <w:rPr>
          <w:ins w:id="515" w:author="Unknown"/>
          <w:rFonts w:ascii="Arial" w:hAnsi="Arial" w:cs="Arial"/>
          <w:color w:val="222222"/>
          <w:sz w:val="18"/>
          <w:szCs w:val="18"/>
        </w:rPr>
      </w:pPr>
      <w:ins w:id="516"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opriţi numai dacă se apropie trenul.</w:t>
        </w:r>
      </w:ins>
    </w:p>
    <w:p w:rsidR="00AE1230" w:rsidRPr="00C43403" w:rsidRDefault="00AE1230" w:rsidP="00C43403">
      <w:pPr>
        <w:shd w:val="clear" w:color="auto" w:fill="5C9CCC"/>
        <w:spacing w:after="0" w:line="240" w:lineRule="auto"/>
        <w:rPr>
          <w:ins w:id="517" w:author="Unknown"/>
          <w:rFonts w:ascii="Arial" w:hAnsi="Arial" w:cs="Arial"/>
          <w:b/>
          <w:bCs/>
          <w:color w:val="FFFFFF"/>
          <w:sz w:val="18"/>
          <w:szCs w:val="18"/>
        </w:rPr>
      </w:pPr>
      <w:ins w:id="518" w:author="Unknown">
        <w:r w:rsidRPr="00C43403">
          <w:rPr>
            <w:rFonts w:ascii="Arial" w:hAnsi="Arial" w:cs="Arial"/>
            <w:b/>
            <w:bCs/>
            <w:color w:val="FFFFFF"/>
            <w:sz w:val="18"/>
          </w:rPr>
          <w:t>16 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519" w:author="Unknown"/>
          <w:rFonts w:ascii="Arial" w:hAnsi="Arial" w:cs="Arial"/>
          <w:color w:val="222222"/>
          <w:sz w:val="18"/>
          <w:szCs w:val="18"/>
        </w:rPr>
      </w:pPr>
      <w:ins w:id="520"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521" w:author="Unknown">
        <w:r w:rsidRPr="00C43403">
          <w:rPr>
            <w:rFonts w:ascii="Arial" w:hAnsi="Arial" w:cs="Arial"/>
            <w:color w:val="222222"/>
            <w:sz w:val="18"/>
            <w:szCs w:val="18"/>
          </w:rPr>
          <w:fldChar w:fldCharType="separate"/>
        </w:r>
        <w:r w:rsidRPr="00C43403">
          <w:rPr>
            <w:rFonts w:ascii="Arial" w:hAnsi="Arial" w:cs="Arial"/>
            <w:color w:val="000000"/>
            <w:sz w:val="18"/>
            <w:u w:val="single"/>
          </w:rPr>
          <w:t>teste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522" w:author="Unknown">
        <w:r w:rsidRPr="00C43403">
          <w:rPr>
            <w:rFonts w:ascii="Arial" w:hAnsi="Arial" w:cs="Arial"/>
            <w:color w:val="222222"/>
            <w:sz w:val="18"/>
            <w:szCs w:val="18"/>
          </w:rPr>
          <w:fldChar w:fldCharType="separate"/>
        </w:r>
        <w:r w:rsidRPr="00C43403">
          <w:rPr>
            <w:rFonts w:ascii="Arial" w:hAnsi="Arial" w:cs="Arial"/>
            <w:b/>
            <w:bCs/>
            <w:color w:val="000000"/>
            <w:sz w:val="18"/>
          </w:rPr>
          <w:t>www drpciv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523" w:author="Unknown"/>
          <w:rFonts w:ascii="Tahoma" w:hAnsi="Tahoma" w:cs="Tahoma"/>
          <w:b/>
          <w:bCs/>
          <w:color w:val="222222"/>
          <w:sz w:val="21"/>
          <w:szCs w:val="21"/>
        </w:rPr>
      </w:pPr>
      <w:ins w:id="524"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"http://e-drpciv.ro/intrebare/684/este_permisa_depasirea_vehiculelor_in_intersectii" </w:instrText>
        </w:r>
      </w:ins>
      <w:r w:rsidRPr="009316C1">
        <w:rPr>
          <w:rFonts w:ascii="Tahoma" w:hAnsi="Tahoma" w:cs="Tahoma"/>
          <w:b/>
          <w:bCs/>
          <w:color w:val="222222"/>
          <w:sz w:val="21"/>
          <w:szCs w:val="21"/>
        </w:rPr>
      </w:r>
      <w:ins w:id="525"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684. Este permisă depăşirea vehiculelor în intersecţii?</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526" w:author="Unknown"/>
          <w:rFonts w:ascii="Arial" w:hAnsi="Arial" w:cs="Arial"/>
          <w:color w:val="222222"/>
          <w:sz w:val="18"/>
          <w:szCs w:val="18"/>
        </w:rPr>
      </w:pPr>
      <w:ins w:id="527"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nu;</w:t>
        </w:r>
      </w:ins>
    </w:p>
    <w:p w:rsidR="00AE1230" w:rsidRPr="00C43403" w:rsidRDefault="00AE1230" w:rsidP="00C43403">
      <w:pPr>
        <w:shd w:val="clear" w:color="auto" w:fill="33FF33"/>
        <w:spacing w:after="30" w:line="240" w:lineRule="auto"/>
        <w:rPr>
          <w:ins w:id="528" w:author="Unknown"/>
          <w:rFonts w:ascii="Arial" w:hAnsi="Arial" w:cs="Arial"/>
          <w:color w:val="222222"/>
          <w:sz w:val="18"/>
          <w:szCs w:val="18"/>
        </w:rPr>
      </w:pPr>
      <w:ins w:id="529"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dacă intersecţia este dirijată;</w:t>
        </w:r>
      </w:ins>
    </w:p>
    <w:p w:rsidR="00AE1230" w:rsidRPr="00C43403" w:rsidRDefault="00AE1230" w:rsidP="00C43403">
      <w:pPr>
        <w:shd w:val="clear" w:color="auto" w:fill="FCFDFD"/>
        <w:spacing w:after="30" w:line="240" w:lineRule="auto"/>
        <w:rPr>
          <w:ins w:id="530" w:author="Unknown"/>
          <w:rFonts w:ascii="Arial" w:hAnsi="Arial" w:cs="Arial"/>
          <w:color w:val="222222"/>
          <w:sz w:val="18"/>
          <w:szCs w:val="18"/>
        </w:rPr>
      </w:pPr>
      <w:ins w:id="531"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da, dar numai a bicicletelor şi a mopedelor.</w:t>
        </w:r>
      </w:ins>
    </w:p>
    <w:p w:rsidR="00AE1230" w:rsidRPr="00C43403" w:rsidRDefault="00AE1230" w:rsidP="00C43403">
      <w:pPr>
        <w:shd w:val="clear" w:color="auto" w:fill="5C9CCC"/>
        <w:spacing w:after="0" w:line="240" w:lineRule="auto"/>
        <w:rPr>
          <w:ins w:id="532" w:author="Unknown"/>
          <w:rFonts w:ascii="Arial" w:hAnsi="Arial" w:cs="Arial"/>
          <w:b/>
          <w:bCs/>
          <w:color w:val="FFFFFF"/>
          <w:sz w:val="18"/>
          <w:szCs w:val="18"/>
        </w:rPr>
      </w:pPr>
      <w:ins w:id="533"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534" w:author="Unknown"/>
          <w:rFonts w:ascii="Arial" w:hAnsi="Arial" w:cs="Arial"/>
          <w:color w:val="222222"/>
          <w:sz w:val="18"/>
          <w:szCs w:val="18"/>
        </w:rPr>
      </w:pPr>
      <w:ins w:id="535"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22%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536" w:author="Unknown">
        <w:r w:rsidRPr="00C43403">
          <w:rPr>
            <w:rFonts w:ascii="Arial" w:hAnsi="Arial" w:cs="Arial"/>
            <w:color w:val="222222"/>
            <w:sz w:val="18"/>
            <w:szCs w:val="18"/>
          </w:rPr>
          <w:fldChar w:fldCharType="separate"/>
        </w:r>
        <w:r w:rsidRPr="00C43403">
          <w:rPr>
            <w:rFonts w:ascii="Arial" w:hAnsi="Arial" w:cs="Arial"/>
            <w:b/>
            <w:bCs/>
            <w:color w:val="000000"/>
            <w:sz w:val="18"/>
          </w:rPr>
          <w:t>teste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"http://e-drpciv.ro/tag/intrebari-categoria-B1" </w:instrText>
        </w:r>
      </w:ins>
      <w:r w:rsidRPr="009316C1">
        <w:rPr>
          <w:rFonts w:ascii="Arial" w:hAnsi="Arial" w:cs="Arial"/>
          <w:color w:val="222222"/>
          <w:sz w:val="18"/>
          <w:szCs w:val="18"/>
        </w:rPr>
      </w:r>
      <w:ins w:id="537" w:author="Unknown">
        <w:r w:rsidRPr="00C43403">
          <w:rPr>
            <w:rFonts w:ascii="Arial" w:hAnsi="Arial" w:cs="Arial"/>
            <w:color w:val="222222"/>
            <w:sz w:val="18"/>
            <w:szCs w:val="18"/>
          </w:rPr>
          <w:fldChar w:fldCharType="separate"/>
        </w:r>
        <w:r w:rsidRPr="00C43403">
          <w:rPr>
            <w:rFonts w:ascii="Arial" w:hAnsi="Arial" w:cs="Arial"/>
            <w:color w:val="000000"/>
            <w:sz w:val="18"/>
            <w:u w:val="single"/>
          </w:rPr>
          <w:t>intrebari categoria B1</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538" w:author="Unknown"/>
          <w:rFonts w:ascii="Tahoma" w:hAnsi="Tahoma" w:cs="Tahoma"/>
          <w:b/>
          <w:bCs/>
          <w:color w:val="222222"/>
          <w:sz w:val="21"/>
          <w:szCs w:val="21"/>
        </w:rPr>
      </w:pPr>
      <w:ins w:id="539"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"http://e-drpciv.ro/intrebare/265/cursa_libera_a_pedalei_de_frana_mai_mica_decat_cea_obisnuita_indica" </w:instrText>
        </w:r>
      </w:ins>
      <w:r w:rsidRPr="009316C1">
        <w:rPr>
          <w:rFonts w:ascii="Tahoma" w:hAnsi="Tahoma" w:cs="Tahoma"/>
          <w:b/>
          <w:bCs/>
          <w:color w:val="222222"/>
          <w:sz w:val="21"/>
          <w:szCs w:val="21"/>
        </w:rPr>
      </w:r>
      <w:ins w:id="540"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265. Cursa liberă a pedalei de frână, mai mică decât cea obişnuită, indică:</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541" w:author="Unknown"/>
          <w:rFonts w:ascii="Arial" w:hAnsi="Arial" w:cs="Arial"/>
          <w:color w:val="222222"/>
          <w:sz w:val="18"/>
          <w:szCs w:val="18"/>
        </w:rPr>
      </w:pPr>
      <w:ins w:id="542"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blocarea pedalei de frână;</w:t>
        </w:r>
      </w:ins>
    </w:p>
    <w:p w:rsidR="00AE1230" w:rsidRPr="00C43403" w:rsidRDefault="00AE1230" w:rsidP="00C43403">
      <w:pPr>
        <w:shd w:val="clear" w:color="auto" w:fill="33FF33"/>
        <w:spacing w:after="30" w:line="240" w:lineRule="auto"/>
        <w:rPr>
          <w:ins w:id="543" w:author="Unknown"/>
          <w:rFonts w:ascii="Arial" w:hAnsi="Arial" w:cs="Arial"/>
          <w:color w:val="222222"/>
          <w:sz w:val="18"/>
          <w:szCs w:val="18"/>
        </w:rPr>
      </w:pPr>
      <w:ins w:id="544"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un joc insuficient între saboţi şi tamburi;</w:t>
        </w:r>
      </w:ins>
    </w:p>
    <w:p w:rsidR="00AE1230" w:rsidRPr="00C43403" w:rsidRDefault="00AE1230" w:rsidP="00C43403">
      <w:pPr>
        <w:shd w:val="clear" w:color="auto" w:fill="FCFDFD"/>
        <w:spacing w:after="30" w:line="240" w:lineRule="auto"/>
        <w:rPr>
          <w:ins w:id="545" w:author="Unknown"/>
          <w:rFonts w:ascii="Arial" w:hAnsi="Arial" w:cs="Arial"/>
          <w:color w:val="222222"/>
          <w:sz w:val="18"/>
          <w:szCs w:val="18"/>
        </w:rPr>
      </w:pPr>
      <w:ins w:id="546"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pierderi de lichid pe la garnituri.</w:t>
        </w:r>
      </w:ins>
    </w:p>
    <w:p w:rsidR="00AE1230" w:rsidRPr="00C43403" w:rsidRDefault="00AE1230" w:rsidP="00C43403">
      <w:pPr>
        <w:shd w:val="clear" w:color="auto" w:fill="5C9CCC"/>
        <w:spacing w:after="0" w:line="240" w:lineRule="auto"/>
        <w:rPr>
          <w:ins w:id="547" w:author="Unknown"/>
          <w:rFonts w:ascii="Arial" w:hAnsi="Arial" w:cs="Arial"/>
          <w:b/>
          <w:bCs/>
          <w:color w:val="FFFFFF"/>
          <w:sz w:val="18"/>
          <w:szCs w:val="18"/>
        </w:rPr>
      </w:pPr>
      <w:ins w:id="548"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549" w:author="Unknown"/>
          <w:rFonts w:ascii="Arial" w:hAnsi="Arial" w:cs="Arial"/>
          <w:color w:val="222222"/>
          <w:sz w:val="18"/>
          <w:szCs w:val="18"/>
        </w:rPr>
      </w:pPr>
      <w:ins w:id="550"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551" w:author="Unknown">
        <w:r w:rsidRPr="00C43403">
          <w:rPr>
            <w:rFonts w:ascii="Arial" w:hAnsi="Arial" w:cs="Arial"/>
            <w:color w:val="222222"/>
            <w:sz w:val="18"/>
            <w:szCs w:val="18"/>
          </w:rPr>
          <w:fldChar w:fldCharType="separate"/>
        </w:r>
        <w:r w:rsidRPr="00C43403">
          <w:rPr>
            <w:rFonts w:ascii="Arial" w:hAnsi="Arial" w:cs="Arial"/>
            <w:b/>
            <w:bCs/>
            <w:color w:val="000000"/>
            <w:sz w:val="18"/>
          </w:rPr>
          <w:t>examen permis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552" w:author="Unknown">
        <w:r w:rsidRPr="00C43403">
          <w:rPr>
            <w:rFonts w:ascii="Arial" w:hAnsi="Arial" w:cs="Arial"/>
            <w:color w:val="222222"/>
            <w:sz w:val="18"/>
            <w:szCs w:val="18"/>
          </w:rPr>
          <w:fldChar w:fldCharType="separate"/>
        </w:r>
        <w:r w:rsidRPr="00C43403">
          <w:rPr>
            <w:rFonts w:ascii="Arial" w:hAnsi="Arial" w:cs="Arial"/>
            <w:b/>
            <w:bCs/>
            <w:color w:val="000000"/>
            <w:sz w:val="18"/>
          </w:rPr>
          <w:t>chestionare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553" w:author="Unknown"/>
          <w:rFonts w:ascii="Tahoma" w:hAnsi="Tahoma" w:cs="Tahoma"/>
          <w:b/>
          <w:bCs/>
          <w:color w:val="222222"/>
          <w:sz w:val="21"/>
          <w:szCs w:val="21"/>
        </w:rPr>
      </w:pPr>
      <w:ins w:id="554"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"http://e-drpciv.ro/intrebare/105/semaforul_instalat_pe_trotuar_are_in_functiune_semnalul_rosu_iar_cel_suspendat_pentru_directia_de_mers_la_stanga_semnalul_verde_conducatorul_de_vehicul_care_doreste_sa_mearga_inainte_are_dreptul_sa_intre_in_intersectie" </w:instrText>
        </w:r>
      </w:ins>
      <w:r w:rsidRPr="009316C1">
        <w:rPr>
          <w:rFonts w:ascii="Tahoma" w:hAnsi="Tahoma" w:cs="Tahoma"/>
          <w:b/>
          <w:bCs/>
          <w:color w:val="222222"/>
          <w:sz w:val="21"/>
          <w:szCs w:val="21"/>
        </w:rPr>
      </w:r>
      <w:ins w:id="555"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105. Semaforul instalat pe trotuar are în funcţiune semnalul roşu, iar cel suspendat, pentru direcţia de mers la stânga, semnalul verde. Conducătorul de vehicul care doreşte să meargă înainte are dreptul să intre în intersecţie?</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556" w:author="Unknown"/>
          <w:rFonts w:ascii="Arial" w:hAnsi="Arial" w:cs="Arial"/>
          <w:color w:val="222222"/>
          <w:sz w:val="18"/>
          <w:szCs w:val="18"/>
        </w:rPr>
      </w:pPr>
      <w:ins w:id="557"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 deoarece semaforul suspendat are semnalul verde în funcţiune;</w:t>
        </w:r>
      </w:ins>
    </w:p>
    <w:p w:rsidR="00AE1230" w:rsidRPr="00C43403" w:rsidRDefault="00AE1230" w:rsidP="00C43403">
      <w:pPr>
        <w:shd w:val="clear" w:color="auto" w:fill="33FF33"/>
        <w:spacing w:after="30" w:line="240" w:lineRule="auto"/>
        <w:rPr>
          <w:ins w:id="558" w:author="Unknown"/>
          <w:rFonts w:ascii="Arial" w:hAnsi="Arial" w:cs="Arial"/>
          <w:color w:val="222222"/>
          <w:sz w:val="18"/>
          <w:szCs w:val="18"/>
        </w:rPr>
      </w:pPr>
      <w:ins w:id="559"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 deoarece semaforul de pe trotuar, care i se adresează, are semnalul roşu în funcţiune;</w:t>
        </w:r>
      </w:ins>
    </w:p>
    <w:p w:rsidR="00AE1230" w:rsidRPr="00C43403" w:rsidRDefault="00AE1230" w:rsidP="00C43403">
      <w:pPr>
        <w:shd w:val="clear" w:color="auto" w:fill="FCFDFD"/>
        <w:spacing w:after="30" w:line="240" w:lineRule="auto"/>
        <w:rPr>
          <w:ins w:id="560" w:author="Unknown"/>
          <w:rFonts w:ascii="Arial" w:hAnsi="Arial" w:cs="Arial"/>
          <w:color w:val="222222"/>
          <w:sz w:val="18"/>
          <w:szCs w:val="18"/>
        </w:rPr>
      </w:pPr>
      <w:ins w:id="561"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 deoarece deplasarea pe direcţia înainte este permisă numai atunci când semnalul verde este în funcţiune la ambele semafoare.</w:t>
        </w:r>
      </w:ins>
    </w:p>
    <w:p w:rsidR="00AE1230" w:rsidRPr="00C43403" w:rsidRDefault="00AE1230" w:rsidP="00C43403">
      <w:pPr>
        <w:shd w:val="clear" w:color="auto" w:fill="5C9CCC"/>
        <w:spacing w:after="0" w:line="240" w:lineRule="auto"/>
        <w:rPr>
          <w:ins w:id="562" w:author="Unknown"/>
          <w:rFonts w:ascii="Arial" w:hAnsi="Arial" w:cs="Arial"/>
          <w:b/>
          <w:bCs/>
          <w:color w:val="FFFFFF"/>
          <w:sz w:val="18"/>
          <w:szCs w:val="18"/>
        </w:rPr>
      </w:pPr>
      <w:ins w:id="563" w:author="Unknown">
        <w:r w:rsidRPr="00C43403">
          <w:rPr>
            <w:rFonts w:ascii="Arial" w:hAnsi="Arial" w:cs="Arial"/>
            <w:b/>
            <w:bCs/>
            <w:color w:val="FFFFFF"/>
            <w:sz w:val="18"/>
          </w:rPr>
          <w:t>1 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564" w:author="Unknown"/>
          <w:rFonts w:ascii="Arial" w:hAnsi="Arial" w:cs="Arial"/>
          <w:color w:val="222222"/>
          <w:sz w:val="18"/>
          <w:szCs w:val="18"/>
        </w:rPr>
      </w:pPr>
      <w:ins w:id="565"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"http://e-drpciv.ro/tag/examen-auto-cat-TR" </w:instrText>
        </w:r>
      </w:ins>
      <w:r w:rsidRPr="009316C1">
        <w:rPr>
          <w:rFonts w:ascii="Arial" w:hAnsi="Arial" w:cs="Arial"/>
          <w:color w:val="222222"/>
          <w:sz w:val="18"/>
          <w:szCs w:val="18"/>
        </w:rPr>
      </w:r>
      <w:ins w:id="566" w:author="Unknown">
        <w:r w:rsidRPr="00C43403">
          <w:rPr>
            <w:rFonts w:ascii="Arial" w:hAnsi="Arial" w:cs="Arial"/>
            <w:color w:val="222222"/>
            <w:sz w:val="18"/>
            <w:szCs w:val="18"/>
          </w:rPr>
          <w:fldChar w:fldCharType="separate"/>
        </w:r>
        <w:r w:rsidRPr="00C43403">
          <w:rPr>
            <w:rFonts w:ascii="Arial" w:hAnsi="Arial" w:cs="Arial"/>
            <w:b/>
            <w:bCs/>
            <w:color w:val="000000"/>
            <w:sz w:val="18"/>
          </w:rPr>
          <w:t>examen auto cat TR</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567" w:author="Unknown">
        <w:r w:rsidRPr="00C43403">
          <w:rPr>
            <w:rFonts w:ascii="Arial" w:hAnsi="Arial" w:cs="Arial"/>
            <w:color w:val="222222"/>
            <w:sz w:val="18"/>
            <w:szCs w:val="18"/>
          </w:rPr>
          <w:fldChar w:fldCharType="separate"/>
        </w:r>
        <w:r w:rsidRPr="00C43403">
          <w:rPr>
            <w:rFonts w:ascii="Arial" w:hAnsi="Arial" w:cs="Arial"/>
            <w:b/>
            <w:bCs/>
            <w:color w:val="000000"/>
            <w:sz w:val="18"/>
          </w:rPr>
          <w:t>chestionare drpciv</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568" w:author="Unknown"/>
          <w:rFonts w:ascii="Tahoma" w:hAnsi="Tahoma" w:cs="Tahoma"/>
          <w:b/>
          <w:bCs/>
          <w:color w:val="222222"/>
          <w:sz w:val="21"/>
          <w:szCs w:val="21"/>
        </w:rPr>
      </w:pPr>
      <w:ins w:id="569"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"http://e-drpciv.ro/intrebare/16/bratul_stang_intins_orizontal_al_politistului_semnifica_oprire_pentru" </w:instrText>
        </w:r>
      </w:ins>
      <w:r w:rsidRPr="009316C1">
        <w:rPr>
          <w:rFonts w:ascii="Tahoma" w:hAnsi="Tahoma" w:cs="Tahoma"/>
          <w:b/>
          <w:bCs/>
          <w:color w:val="222222"/>
          <w:sz w:val="21"/>
          <w:szCs w:val="21"/>
        </w:rPr>
      </w:r>
      <w:ins w:id="570"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16. Braţul stâng, întins orizontal, al poliţistului semnifică oprire pentru:</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571" w:author="Unknown"/>
          <w:rFonts w:ascii="Arial" w:hAnsi="Arial" w:cs="Arial"/>
          <w:color w:val="222222"/>
          <w:sz w:val="18"/>
          <w:szCs w:val="18"/>
        </w:rPr>
      </w:pPr>
      <w:ins w:id="572"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vehiculele care vin din faţă;</w:t>
        </w:r>
      </w:ins>
    </w:p>
    <w:p w:rsidR="00AE1230" w:rsidRPr="00C43403" w:rsidRDefault="00AE1230" w:rsidP="00C43403">
      <w:pPr>
        <w:shd w:val="clear" w:color="auto" w:fill="FCFDFD"/>
        <w:spacing w:after="30" w:line="240" w:lineRule="auto"/>
        <w:rPr>
          <w:ins w:id="573" w:author="Unknown"/>
          <w:rFonts w:ascii="Arial" w:hAnsi="Arial" w:cs="Arial"/>
          <w:color w:val="222222"/>
          <w:sz w:val="18"/>
          <w:szCs w:val="18"/>
        </w:rPr>
      </w:pPr>
      <w:ins w:id="574"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vehiculele care vin din spate;</w:t>
        </w:r>
      </w:ins>
    </w:p>
    <w:p w:rsidR="00AE1230" w:rsidRPr="00C43403" w:rsidRDefault="00AE1230" w:rsidP="00C43403">
      <w:pPr>
        <w:shd w:val="clear" w:color="auto" w:fill="FCFDFD"/>
        <w:spacing w:after="30" w:line="240" w:lineRule="auto"/>
        <w:rPr>
          <w:ins w:id="575" w:author="Unknown"/>
          <w:rFonts w:ascii="Arial" w:hAnsi="Arial" w:cs="Arial"/>
          <w:color w:val="222222"/>
          <w:sz w:val="18"/>
          <w:szCs w:val="18"/>
        </w:rPr>
      </w:pPr>
      <w:ins w:id="576"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vehiculele care vin din faţă şi din spate.</w:t>
        </w:r>
      </w:ins>
    </w:p>
    <w:p w:rsidR="00AE1230" w:rsidRPr="00C43403" w:rsidRDefault="00AE1230" w:rsidP="00C43403">
      <w:pPr>
        <w:shd w:val="clear" w:color="auto" w:fill="5C9CCC"/>
        <w:spacing w:after="0" w:line="240" w:lineRule="auto"/>
        <w:rPr>
          <w:ins w:id="577" w:author="Unknown"/>
          <w:rFonts w:ascii="Arial" w:hAnsi="Arial" w:cs="Arial"/>
          <w:b/>
          <w:bCs/>
          <w:color w:val="FFFFFF"/>
          <w:sz w:val="18"/>
          <w:szCs w:val="18"/>
        </w:rPr>
      </w:pPr>
      <w:ins w:id="578" w:author="Unknown">
        <w:r w:rsidRPr="00C43403">
          <w:rPr>
            <w:rFonts w:ascii="Arial" w:hAnsi="Arial" w:cs="Arial"/>
            <w:b/>
            <w:bCs/>
            <w:color w:val="FFFFFF"/>
            <w:sz w:val="18"/>
          </w:rPr>
          <w:t>2 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579" w:author="Unknown"/>
          <w:rFonts w:ascii="Arial" w:hAnsi="Arial" w:cs="Arial"/>
          <w:color w:val="222222"/>
          <w:sz w:val="18"/>
          <w:szCs w:val="18"/>
        </w:rPr>
      </w:pPr>
      <w:ins w:id="580"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581" w:author="Unknown">
        <w:r w:rsidRPr="00C43403">
          <w:rPr>
            <w:rFonts w:ascii="Arial" w:hAnsi="Arial" w:cs="Arial"/>
            <w:color w:val="222222"/>
            <w:sz w:val="18"/>
            <w:szCs w:val="18"/>
          </w:rPr>
          <w:fldChar w:fldCharType="separate"/>
        </w:r>
        <w:r w:rsidRPr="00C43403">
          <w:rPr>
            <w:rFonts w:ascii="Arial" w:hAnsi="Arial" w:cs="Arial"/>
            <w:b/>
            <w:bCs/>
            <w:color w:val="000000"/>
            <w:sz w:val="18"/>
          </w:rPr>
          <w:t>auto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"http://e-drpciv.ro/tag/drpciv" </w:instrText>
        </w:r>
      </w:ins>
      <w:r w:rsidRPr="009316C1">
        <w:rPr>
          <w:rFonts w:ascii="Arial" w:hAnsi="Arial" w:cs="Arial"/>
          <w:color w:val="222222"/>
          <w:sz w:val="18"/>
          <w:szCs w:val="18"/>
        </w:rPr>
      </w:r>
      <w:ins w:id="582" w:author="Unknown">
        <w:r w:rsidRPr="00C43403">
          <w:rPr>
            <w:rFonts w:ascii="Arial" w:hAnsi="Arial" w:cs="Arial"/>
            <w:color w:val="222222"/>
            <w:sz w:val="18"/>
            <w:szCs w:val="18"/>
          </w:rPr>
          <w:fldChar w:fldCharType="separate"/>
        </w:r>
        <w:r w:rsidRPr="00C43403">
          <w:rPr>
            <w:rFonts w:ascii="Arial" w:hAnsi="Arial" w:cs="Arial"/>
            <w:color w:val="000000"/>
            <w:sz w:val="18"/>
            <w:u w:val="single"/>
          </w:rPr>
          <w:t>drpciv</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rPr>
          <w:ins w:id="583" w:author="Unknown"/>
          <w:rFonts w:ascii="Arial" w:hAnsi="Arial" w:cs="Arial"/>
          <w:color w:val="222222"/>
          <w:sz w:val="18"/>
          <w:szCs w:val="18"/>
        </w:rPr>
      </w:pPr>
      <w:ins w:id="584"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"http://e-drpciv.ro/poze2/589.jpg" </w:instrText>
        </w:r>
      </w:ins>
      <w:r w:rsidRPr="009316C1">
        <w:rPr>
          <w:rFonts w:ascii="Arial" w:hAnsi="Arial" w:cs="Arial"/>
          <w:color w:val="222222"/>
          <w:sz w:val="18"/>
          <w:szCs w:val="18"/>
        </w:rPr>
      </w:r>
      <w:ins w:id="585" w:author="Unknown">
        <w:r w:rsidRPr="00C43403">
          <w:rPr>
            <w:rFonts w:ascii="Arial" w:hAnsi="Arial" w:cs="Arial"/>
            <w:color w:val="222222"/>
            <w:sz w:val="18"/>
            <w:szCs w:val="18"/>
          </w:rPr>
          <w:fldChar w:fldCharType="separate"/>
        </w:r>
      </w:ins>
      <w:r>
        <w:rPr>
          <w:noProof/>
        </w:rPr>
        <w:pict>
          <v:shape id="Picture 72" o:spid="_x0000_s1095" type="#_x0000_t75" alt="http://e-drpciv.ro/poze2/589.jpg" href="http://e-drpciv.ro/poze2/589.j" style="position:absolute;margin-left:65pt;margin-top:0;width:105pt;height:78.75pt;z-index:251728896;visibility:visible;mso-wrap-distance-left:0;mso-wrap-distance-right:0;mso-position-horizontal:right;mso-position-horizontal-relative:text;mso-position-vertical-relative:line" o:allowoverlap="f" o:button="t">
            <v:fill o:detectmouseclick="t"/>
            <v:imagedata r:id="rId950" o:title=""/>
            <w10:wrap type="square"/>
          </v:shape>
        </w:pict>
      </w:r>
      <w:ins w:id="586"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587" w:author="Unknown"/>
          <w:rFonts w:ascii="Tahoma" w:hAnsi="Tahoma" w:cs="Tahoma"/>
          <w:b/>
          <w:bCs/>
          <w:color w:val="222222"/>
          <w:sz w:val="21"/>
          <w:szCs w:val="21"/>
        </w:rPr>
      </w:pPr>
      <w:ins w:id="588"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"http://e-drpciv.ro/intrebare/589/in_aceasta_situatie_trebuie_sa_cedati_trecerea_vehiculului_din_dreapta" </w:instrText>
        </w:r>
      </w:ins>
      <w:r w:rsidRPr="009316C1">
        <w:rPr>
          <w:rFonts w:ascii="Tahoma" w:hAnsi="Tahoma" w:cs="Tahoma"/>
          <w:b/>
          <w:bCs/>
          <w:color w:val="222222"/>
          <w:sz w:val="21"/>
          <w:szCs w:val="21"/>
        </w:rPr>
      </w:r>
      <w:ins w:id="589"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589. În această situaţie trebuie să cedaţi trecerea vehiculului din dreapta?</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590" w:author="Unknown"/>
          <w:rFonts w:ascii="Arial" w:hAnsi="Arial" w:cs="Arial"/>
          <w:color w:val="222222"/>
          <w:sz w:val="18"/>
          <w:szCs w:val="18"/>
        </w:rPr>
      </w:pPr>
      <w:ins w:id="591"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 deoarece se aplică regula priorităţii de dreapta;</w:t>
        </w:r>
      </w:ins>
    </w:p>
    <w:p w:rsidR="00AE1230" w:rsidRPr="00C43403" w:rsidRDefault="00AE1230" w:rsidP="00C43403">
      <w:pPr>
        <w:shd w:val="clear" w:color="auto" w:fill="FCFDFD"/>
        <w:spacing w:after="30" w:line="240" w:lineRule="auto"/>
        <w:rPr>
          <w:ins w:id="592" w:author="Unknown"/>
          <w:rFonts w:ascii="Arial" w:hAnsi="Arial" w:cs="Arial"/>
          <w:color w:val="222222"/>
          <w:sz w:val="18"/>
          <w:szCs w:val="18"/>
        </w:rPr>
      </w:pPr>
      <w:ins w:id="593"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deoarece vă intersectaţi cu un drum prioritar;</w:t>
        </w:r>
      </w:ins>
    </w:p>
    <w:p w:rsidR="00AE1230" w:rsidRPr="00C43403" w:rsidRDefault="00AE1230" w:rsidP="00C43403">
      <w:pPr>
        <w:shd w:val="clear" w:color="auto" w:fill="33FF33"/>
        <w:spacing w:after="30" w:line="240" w:lineRule="auto"/>
        <w:rPr>
          <w:ins w:id="594" w:author="Unknown"/>
          <w:rFonts w:ascii="Arial" w:hAnsi="Arial" w:cs="Arial"/>
          <w:color w:val="222222"/>
          <w:sz w:val="18"/>
          <w:szCs w:val="18"/>
        </w:rPr>
      </w:pPr>
      <w:ins w:id="595"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 deoarece semaforul este pe culoarea verde.</w:t>
        </w:r>
      </w:ins>
    </w:p>
    <w:p w:rsidR="00AE1230" w:rsidRPr="00C43403" w:rsidRDefault="00AE1230" w:rsidP="00C43403">
      <w:pPr>
        <w:shd w:val="clear" w:color="auto" w:fill="5C9CCC"/>
        <w:spacing w:after="0" w:line="240" w:lineRule="auto"/>
        <w:rPr>
          <w:ins w:id="596" w:author="Unknown"/>
          <w:rFonts w:ascii="Arial" w:hAnsi="Arial" w:cs="Arial"/>
          <w:b/>
          <w:bCs/>
          <w:color w:val="FFFFFF"/>
          <w:sz w:val="18"/>
          <w:szCs w:val="18"/>
        </w:rPr>
      </w:pPr>
      <w:ins w:id="597" w:author="Unknown">
        <w:r w:rsidRPr="00C43403">
          <w:rPr>
            <w:rFonts w:ascii="Arial" w:hAnsi="Arial" w:cs="Arial"/>
            <w:b/>
            <w:bCs/>
            <w:color w:val="FFFFFF"/>
            <w:sz w:val="18"/>
          </w:rPr>
          <w:t>2 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598" w:author="Unknown"/>
          <w:rFonts w:ascii="Arial" w:hAnsi="Arial" w:cs="Arial"/>
          <w:color w:val="222222"/>
          <w:sz w:val="18"/>
          <w:szCs w:val="18"/>
        </w:rPr>
      </w:pPr>
      <w:ins w:id="599"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600" w:author="Unknown">
        <w:r w:rsidRPr="00C43403">
          <w:rPr>
            <w:rFonts w:ascii="Arial" w:hAnsi="Arial" w:cs="Arial"/>
            <w:color w:val="222222"/>
            <w:sz w:val="18"/>
            <w:szCs w:val="18"/>
          </w:rPr>
          <w:fldChar w:fldCharType="separate"/>
        </w:r>
        <w:r w:rsidRPr="00C43403">
          <w:rPr>
            <w:rFonts w:ascii="Arial" w:hAnsi="Arial" w:cs="Arial"/>
            <w:color w:val="000000"/>
            <w:sz w:val="18"/>
            <w:u w:val="single"/>
          </w:rPr>
          <w:t>www drpciv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601" w:author="Unknown">
        <w:r w:rsidRPr="00C43403">
          <w:rPr>
            <w:rFonts w:ascii="Arial" w:hAnsi="Arial" w:cs="Arial"/>
            <w:color w:val="222222"/>
            <w:sz w:val="18"/>
            <w:szCs w:val="18"/>
          </w:rPr>
          <w:fldChar w:fldCharType="separate"/>
        </w:r>
        <w:r w:rsidRPr="00C43403">
          <w:rPr>
            <w:rFonts w:ascii="Arial" w:hAnsi="Arial" w:cs="Arial"/>
            <w:color w:val="000000"/>
            <w:sz w:val="18"/>
            <w:u w:val="single"/>
          </w:rPr>
          <w:t>chestionare auto 2014</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602" w:author="Unknown"/>
          <w:rFonts w:ascii="Tahoma" w:hAnsi="Tahoma" w:cs="Tahoma"/>
          <w:b/>
          <w:bCs/>
          <w:color w:val="222222"/>
          <w:sz w:val="21"/>
          <w:szCs w:val="21"/>
        </w:rPr>
      </w:pPr>
      <w:ins w:id="603"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"http://e-drpciv.ro/intrebare/711/la_intersectia_nedirijata_dintre_un_drum_national_si_unul_judetean_comunal_sau_local_prioritatea_de_trecere_se_acorda" </w:instrText>
        </w:r>
      </w:ins>
      <w:r w:rsidRPr="009316C1">
        <w:rPr>
          <w:rFonts w:ascii="Tahoma" w:hAnsi="Tahoma" w:cs="Tahoma"/>
          <w:b/>
          <w:bCs/>
          <w:color w:val="222222"/>
          <w:sz w:val="21"/>
          <w:szCs w:val="21"/>
        </w:rPr>
      </w:r>
      <w:ins w:id="604"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711. La intersecţia nedirijată dintre un drum naţional şi unul judeţean, comunal sau local, prioritatea de trecere se acordă:</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605" w:author="Unknown"/>
          <w:rFonts w:ascii="Arial" w:hAnsi="Arial" w:cs="Arial"/>
          <w:color w:val="222222"/>
          <w:sz w:val="18"/>
          <w:szCs w:val="18"/>
        </w:rPr>
      </w:pPr>
      <w:ins w:id="606"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vehiculelor care circulă pe drumul judeţean, comunal sau local;</w:t>
        </w:r>
      </w:ins>
    </w:p>
    <w:p w:rsidR="00AE1230" w:rsidRPr="00C43403" w:rsidRDefault="00AE1230" w:rsidP="00C43403">
      <w:pPr>
        <w:shd w:val="clear" w:color="auto" w:fill="FCFDFD"/>
        <w:spacing w:after="30" w:line="240" w:lineRule="auto"/>
        <w:rPr>
          <w:ins w:id="607" w:author="Unknown"/>
          <w:rFonts w:ascii="Arial" w:hAnsi="Arial" w:cs="Arial"/>
          <w:color w:val="222222"/>
          <w:sz w:val="18"/>
          <w:szCs w:val="18"/>
        </w:rPr>
      </w:pPr>
      <w:ins w:id="608"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vehiculelor care vin din dreapta;</w:t>
        </w:r>
      </w:ins>
    </w:p>
    <w:p w:rsidR="00AE1230" w:rsidRPr="00C43403" w:rsidRDefault="00AE1230" w:rsidP="00C43403">
      <w:pPr>
        <w:shd w:val="clear" w:color="auto" w:fill="33FF33"/>
        <w:spacing w:after="30" w:line="240" w:lineRule="auto"/>
        <w:rPr>
          <w:ins w:id="609" w:author="Unknown"/>
          <w:rFonts w:ascii="Arial" w:hAnsi="Arial" w:cs="Arial"/>
          <w:color w:val="222222"/>
          <w:sz w:val="18"/>
          <w:szCs w:val="18"/>
        </w:rPr>
      </w:pPr>
      <w:ins w:id="610"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vehiculelor care circulă pe drumul naţional.</w:t>
        </w:r>
      </w:ins>
    </w:p>
    <w:p w:rsidR="00AE1230" w:rsidRPr="00C43403" w:rsidRDefault="00AE1230" w:rsidP="00C43403">
      <w:pPr>
        <w:shd w:val="clear" w:color="auto" w:fill="5C9CCC"/>
        <w:spacing w:after="0" w:line="240" w:lineRule="auto"/>
        <w:rPr>
          <w:ins w:id="611" w:author="Unknown"/>
          <w:rFonts w:ascii="Arial" w:hAnsi="Arial" w:cs="Arial"/>
          <w:b/>
          <w:bCs/>
          <w:color w:val="FFFFFF"/>
          <w:sz w:val="18"/>
          <w:szCs w:val="18"/>
        </w:rPr>
      </w:pPr>
      <w:ins w:id="612"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613" w:author="Unknown"/>
          <w:rFonts w:ascii="Arial" w:hAnsi="Arial" w:cs="Arial"/>
          <w:color w:val="222222"/>
          <w:sz w:val="18"/>
          <w:szCs w:val="18"/>
        </w:rPr>
      </w:pPr>
      <w:ins w:id="614"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615" w:author="Unknown">
        <w:r w:rsidRPr="00C43403">
          <w:rPr>
            <w:rFonts w:ascii="Arial" w:hAnsi="Arial" w:cs="Arial"/>
            <w:color w:val="222222"/>
            <w:sz w:val="18"/>
            <w:szCs w:val="18"/>
          </w:rPr>
          <w:fldChar w:fldCharType="separate"/>
        </w:r>
        <w:r w:rsidRPr="00C43403">
          <w:rPr>
            <w:rFonts w:ascii="Arial" w:hAnsi="Arial" w:cs="Arial"/>
            <w:b/>
            <w:bCs/>
            <w:color w:val="000000"/>
            <w:sz w:val="18"/>
          </w:rPr>
          <w:t>teste drpciv</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616" w:author="Unknown">
        <w:r w:rsidRPr="00C43403">
          <w:rPr>
            <w:rFonts w:ascii="Arial" w:hAnsi="Arial" w:cs="Arial"/>
            <w:color w:val="222222"/>
            <w:sz w:val="18"/>
            <w:szCs w:val="18"/>
          </w:rPr>
          <w:fldChar w:fldCharType="separate"/>
        </w:r>
        <w:r w:rsidRPr="00C43403">
          <w:rPr>
            <w:rFonts w:ascii="Arial" w:hAnsi="Arial" w:cs="Arial"/>
            <w:b/>
            <w:bCs/>
            <w:color w:val="000000"/>
            <w:sz w:val="18"/>
          </w:rPr>
          <w:t>auto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617" w:author="Unknown"/>
          <w:rFonts w:ascii="Tahoma" w:hAnsi="Tahoma" w:cs="Tahoma"/>
          <w:b/>
          <w:bCs/>
          <w:color w:val="222222"/>
          <w:sz w:val="21"/>
          <w:szCs w:val="21"/>
        </w:rPr>
      </w:pPr>
      <w:ins w:id="618"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"http://e-drpciv.ro/intrebare/81/cum_veti_proceda_corect_atunci_cand_circulati_pe_timpul_noptii_in_conditii_atmosferice_ce_impiedica_mult_vizibilitatea" </w:instrText>
        </w:r>
      </w:ins>
      <w:r w:rsidRPr="009316C1">
        <w:rPr>
          <w:rFonts w:ascii="Tahoma" w:hAnsi="Tahoma" w:cs="Tahoma"/>
          <w:b/>
          <w:bCs/>
          <w:color w:val="222222"/>
          <w:sz w:val="21"/>
          <w:szCs w:val="21"/>
        </w:rPr>
      </w:r>
      <w:ins w:id="619"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81. Cum veţi proceda corect atunci când circulaţi pe timpul nopţii, în condiţii atmosferice ce împiedică mult vizibilitatea?</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620" w:author="Unknown"/>
          <w:rFonts w:ascii="Arial" w:hAnsi="Arial" w:cs="Arial"/>
          <w:color w:val="222222"/>
          <w:sz w:val="18"/>
          <w:szCs w:val="18"/>
        </w:rPr>
      </w:pPr>
      <w:ins w:id="621"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opriţi şi aşteptaţi modificarea condiţiilor atmosferice;</w:t>
        </w:r>
      </w:ins>
    </w:p>
    <w:p w:rsidR="00AE1230" w:rsidRPr="00C43403" w:rsidRDefault="00AE1230" w:rsidP="00C43403">
      <w:pPr>
        <w:shd w:val="clear" w:color="auto" w:fill="FCFDFD"/>
        <w:spacing w:after="30" w:line="240" w:lineRule="auto"/>
        <w:rPr>
          <w:ins w:id="622" w:author="Unknown"/>
          <w:rFonts w:ascii="Arial" w:hAnsi="Arial" w:cs="Arial"/>
          <w:color w:val="222222"/>
          <w:sz w:val="18"/>
          <w:szCs w:val="18"/>
        </w:rPr>
      </w:pPr>
      <w:ins w:id="623"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folosiţi luminile de drum şi circulaţi cât mai aproape de marginea din dreapta a drumului;</w:t>
        </w:r>
      </w:ins>
    </w:p>
    <w:p w:rsidR="00AE1230" w:rsidRPr="00C43403" w:rsidRDefault="00AE1230" w:rsidP="00C43403">
      <w:pPr>
        <w:shd w:val="clear" w:color="auto" w:fill="33FF33"/>
        <w:spacing w:after="30" w:line="240" w:lineRule="auto"/>
        <w:rPr>
          <w:ins w:id="624" w:author="Unknown"/>
          <w:rFonts w:ascii="Arial" w:hAnsi="Arial" w:cs="Arial"/>
          <w:color w:val="222222"/>
          <w:sz w:val="18"/>
          <w:szCs w:val="18"/>
        </w:rPr>
      </w:pPr>
      <w:ins w:id="625"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folosiţi luminile de întâlnire şi semnalizaţi prin schimbarea luminii de întâlnire cu cea de drum, la trecerea prin intersecţiile cu circulaţie nedirijată.</w:t>
        </w:r>
      </w:ins>
    </w:p>
    <w:p w:rsidR="00AE1230" w:rsidRPr="00C43403" w:rsidRDefault="00AE1230" w:rsidP="00C43403">
      <w:pPr>
        <w:spacing w:after="0" w:line="240" w:lineRule="auto"/>
        <w:outlineLvl w:val="1"/>
        <w:rPr>
          <w:rFonts w:ascii="Tahoma" w:hAnsi="Tahoma" w:cs="Tahoma"/>
          <w:b/>
          <w:bCs/>
          <w:color w:val="222222"/>
          <w:sz w:val="21"/>
          <w:szCs w:val="21"/>
        </w:rPr>
      </w:pPr>
      <w:hyperlink r:id="rId951" w:history="1">
        <w:r w:rsidRPr="00C43403">
          <w:rPr>
            <w:rFonts w:ascii="Tahoma" w:hAnsi="Tahoma" w:cs="Tahoma"/>
            <w:b/>
            <w:bCs/>
            <w:color w:val="000000"/>
            <w:sz w:val="21"/>
          </w:rPr>
          <w:t>586. Care este principalul factor de risc pe care trebuie să-l aveţi în vedere la conducerea autovehiculului prin tunele rutiere?</w:t>
        </w:r>
      </w:hyperlink>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viteza redusă de deplasare şi mersul în coloană;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dificultăţi în adaptarea vederii la intrarea şi la ieşirea din asemenea pasaje;</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posibilitatea existenţei unor denivelări ale părţii carosabile.</w:t>
      </w:r>
    </w:p>
    <w:p w:rsidR="00AE1230" w:rsidRPr="00C43403" w:rsidRDefault="00AE1230" w:rsidP="00C43403">
      <w:pPr>
        <w:shd w:val="clear" w:color="auto" w:fill="C9DBE7"/>
        <w:spacing w:after="0" w:line="240" w:lineRule="auto"/>
        <w:jc w:val="center"/>
        <w:rPr>
          <w:ins w:id="626" w:author="Unknown"/>
          <w:rFonts w:ascii="Arial" w:hAnsi="Arial" w:cs="Arial"/>
          <w:color w:val="000000"/>
          <w:sz w:val="18"/>
          <w:szCs w:val="18"/>
        </w:rPr>
      </w:pPr>
      <w:ins w:id="627" w:author="Unknown">
        <w:r w:rsidRPr="00C43403">
          <w:rPr>
            <w:rFonts w:ascii="Arial" w:hAnsi="Arial" w:cs="Arial"/>
            <w:color w:val="000000"/>
            <w:sz w:val="18"/>
            <w:szCs w:val="18"/>
            <w:bdr w:val="none" w:sz="0" w:space="0" w:color="auto" w:frame="1"/>
          </w:rPr>
          <w:br/>
        </w:r>
      </w:ins>
    </w:p>
    <w:p w:rsidR="00AE1230" w:rsidRPr="00C43403" w:rsidRDefault="00AE1230" w:rsidP="00C43403">
      <w:pPr>
        <w:shd w:val="clear" w:color="auto" w:fill="FCFDFD"/>
        <w:spacing w:after="0" w:line="240" w:lineRule="auto"/>
        <w:rPr>
          <w:ins w:id="628" w:author="Unknown"/>
          <w:rFonts w:ascii="Arial" w:hAnsi="Arial" w:cs="Arial"/>
          <w:color w:val="222222"/>
          <w:sz w:val="18"/>
          <w:szCs w:val="18"/>
        </w:rPr>
      </w:pPr>
      <w:ins w:id="629"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"http://e-drpciv.ro/poze2/1061.jpg" </w:instrText>
        </w:r>
      </w:ins>
      <w:r w:rsidRPr="009316C1">
        <w:rPr>
          <w:rFonts w:ascii="Arial" w:hAnsi="Arial" w:cs="Arial"/>
          <w:color w:val="222222"/>
          <w:sz w:val="18"/>
          <w:szCs w:val="18"/>
        </w:rPr>
      </w:r>
      <w:ins w:id="630" w:author="Unknown">
        <w:r w:rsidRPr="00C43403">
          <w:rPr>
            <w:rFonts w:ascii="Arial" w:hAnsi="Arial" w:cs="Arial"/>
            <w:color w:val="222222"/>
            <w:sz w:val="18"/>
            <w:szCs w:val="18"/>
          </w:rPr>
          <w:fldChar w:fldCharType="separate"/>
        </w:r>
      </w:ins>
      <w:r>
        <w:rPr>
          <w:noProof/>
        </w:rPr>
        <w:pict>
          <v:shape id="Picture 73" o:spid="_x0000_s1096" type="#_x0000_t75" alt="http://e-drpciv.ro/poze2/1061.jpg" href="http://e-drpciv.ro/poze2/1061.j" style="position:absolute;margin-left:65pt;margin-top:0;width:105pt;height:78.75pt;z-index:251729920;visibility:visible;mso-wrap-distance-left:0;mso-wrap-distance-right:0;mso-position-horizontal:right;mso-position-horizontal-relative:text;mso-position-vertical-relative:line" o:allowoverlap="f" o:button="t">
            <v:fill o:detectmouseclick="t"/>
            <v:imagedata r:id="rId952" o:title=""/>
            <w10:wrap type="square"/>
          </v:shape>
        </w:pict>
      </w:r>
      <w:ins w:id="631"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632" w:author="Unknown"/>
          <w:rFonts w:ascii="Tahoma" w:hAnsi="Tahoma" w:cs="Tahoma"/>
          <w:b/>
          <w:bCs/>
          <w:color w:val="222222"/>
          <w:sz w:val="21"/>
          <w:szCs w:val="21"/>
        </w:rPr>
      </w:pPr>
      <w:ins w:id="633"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"http://e-drpciv.ro/intrebare/1061/cum_este_corect_sa_procedati_daca_semafoarele_functioneaza_cu_lumina_galbena_intermitenta" </w:instrText>
        </w:r>
      </w:ins>
      <w:r w:rsidRPr="009316C1">
        <w:rPr>
          <w:rFonts w:ascii="Tahoma" w:hAnsi="Tahoma" w:cs="Tahoma"/>
          <w:b/>
          <w:bCs/>
          <w:color w:val="222222"/>
          <w:sz w:val="21"/>
          <w:szCs w:val="21"/>
        </w:rPr>
      </w:r>
      <w:ins w:id="634"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1061. Cum este corect să procedaţi dacă semafoarele funcţionează cu lumina galbenă intermitentă?</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635" w:author="Unknown"/>
          <w:rFonts w:ascii="Arial" w:hAnsi="Arial" w:cs="Arial"/>
          <w:color w:val="222222"/>
          <w:sz w:val="18"/>
          <w:szCs w:val="18"/>
        </w:rPr>
      </w:pPr>
      <w:ins w:id="636"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reduceţi viteza şi traversaţi intersecţia;</w:t>
        </w:r>
      </w:ins>
    </w:p>
    <w:p w:rsidR="00AE1230" w:rsidRPr="00C43403" w:rsidRDefault="00AE1230" w:rsidP="00C43403">
      <w:pPr>
        <w:shd w:val="clear" w:color="auto" w:fill="FCFDFD"/>
        <w:spacing w:after="30" w:line="240" w:lineRule="auto"/>
        <w:rPr>
          <w:ins w:id="637" w:author="Unknown"/>
          <w:rFonts w:ascii="Arial" w:hAnsi="Arial" w:cs="Arial"/>
          <w:color w:val="222222"/>
          <w:sz w:val="18"/>
          <w:szCs w:val="18"/>
        </w:rPr>
      </w:pPr>
      <w:ins w:id="638"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reduceţi viteza şi cedaţi trecerea;</w:t>
        </w:r>
      </w:ins>
    </w:p>
    <w:p w:rsidR="00AE1230" w:rsidRPr="00C43403" w:rsidRDefault="00AE1230" w:rsidP="00C43403">
      <w:pPr>
        <w:shd w:val="clear" w:color="auto" w:fill="FCFDFD"/>
        <w:spacing w:after="30" w:line="240" w:lineRule="auto"/>
        <w:rPr>
          <w:ins w:id="639" w:author="Unknown"/>
          <w:rFonts w:ascii="Arial" w:hAnsi="Arial" w:cs="Arial"/>
          <w:color w:val="222222"/>
          <w:sz w:val="18"/>
          <w:szCs w:val="18"/>
        </w:rPr>
      </w:pPr>
      <w:ins w:id="640"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opriţi şi cedaţi trecerea.</w:t>
        </w:r>
      </w:ins>
    </w:p>
    <w:p w:rsidR="00AE1230" w:rsidRPr="00C43403" w:rsidRDefault="00AE1230" w:rsidP="00C43403">
      <w:pPr>
        <w:shd w:val="clear" w:color="auto" w:fill="5C9CCC"/>
        <w:spacing w:after="0" w:line="240" w:lineRule="auto"/>
        <w:rPr>
          <w:ins w:id="641" w:author="Unknown"/>
          <w:rFonts w:ascii="Arial" w:hAnsi="Arial" w:cs="Arial"/>
          <w:b/>
          <w:bCs/>
          <w:color w:val="FFFFFF"/>
          <w:sz w:val="18"/>
          <w:szCs w:val="18"/>
        </w:rPr>
      </w:pPr>
      <w:ins w:id="642"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643" w:author="Unknown"/>
          <w:rFonts w:ascii="Arial" w:hAnsi="Arial" w:cs="Arial"/>
          <w:color w:val="222222"/>
          <w:sz w:val="18"/>
          <w:szCs w:val="18"/>
        </w:rPr>
      </w:pPr>
      <w:ins w:id="644"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645" w:author="Unknown">
        <w:r w:rsidRPr="00C43403">
          <w:rPr>
            <w:rFonts w:ascii="Arial" w:hAnsi="Arial" w:cs="Arial"/>
            <w:color w:val="222222"/>
            <w:sz w:val="18"/>
            <w:szCs w:val="18"/>
          </w:rPr>
          <w:fldChar w:fldCharType="separate"/>
        </w:r>
        <w:r w:rsidRPr="00C43403">
          <w:rPr>
            <w:rFonts w:ascii="Arial" w:hAnsi="Arial" w:cs="Arial"/>
            <w:b/>
            <w:bCs/>
            <w:color w:val="000000"/>
            <w:sz w:val="18"/>
          </w:rPr>
          <w:t>drpciv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646" w:author="Unknown">
        <w:r w:rsidRPr="00C43403">
          <w:rPr>
            <w:rFonts w:ascii="Arial" w:hAnsi="Arial" w:cs="Arial"/>
            <w:color w:val="222222"/>
            <w:sz w:val="18"/>
            <w:szCs w:val="18"/>
          </w:rPr>
          <w:fldChar w:fldCharType="separate"/>
        </w:r>
        <w:r w:rsidRPr="00C43403">
          <w:rPr>
            <w:rFonts w:ascii="Arial" w:hAnsi="Arial" w:cs="Arial"/>
            <w:color w:val="000000"/>
            <w:sz w:val="18"/>
            <w:u w:val="single"/>
          </w:rPr>
          <w:t>teste auto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rPr>
          <w:ins w:id="647" w:author="Unknown"/>
          <w:rFonts w:ascii="Arial" w:hAnsi="Arial" w:cs="Arial"/>
          <w:color w:val="222222"/>
          <w:sz w:val="18"/>
          <w:szCs w:val="18"/>
        </w:rPr>
      </w:pPr>
      <w:ins w:id="648"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"http://e-drpciv.ro/poze2/799.jpg" </w:instrText>
        </w:r>
      </w:ins>
      <w:r w:rsidRPr="009316C1">
        <w:rPr>
          <w:rFonts w:ascii="Arial" w:hAnsi="Arial" w:cs="Arial"/>
          <w:color w:val="222222"/>
          <w:sz w:val="18"/>
          <w:szCs w:val="18"/>
        </w:rPr>
      </w:r>
      <w:ins w:id="649" w:author="Unknown">
        <w:r w:rsidRPr="00C43403">
          <w:rPr>
            <w:rFonts w:ascii="Arial" w:hAnsi="Arial" w:cs="Arial"/>
            <w:color w:val="222222"/>
            <w:sz w:val="18"/>
            <w:szCs w:val="18"/>
          </w:rPr>
          <w:fldChar w:fldCharType="separate"/>
        </w:r>
      </w:ins>
      <w:r>
        <w:rPr>
          <w:noProof/>
        </w:rPr>
        <w:pict>
          <v:shape id="Picture 74" o:spid="_x0000_s1097" type="#_x0000_t75" alt="http://e-drpciv.ro/poze2/799.jpg" href="http://e-drpciv.ro/poze2/799.j" style="position:absolute;margin-left:65pt;margin-top:0;width:105pt;height:78.75pt;z-index:251730944;visibility:visible;mso-wrap-distance-left:0;mso-wrap-distance-right:0;mso-position-horizontal:right;mso-position-horizontal-relative:text;mso-position-vertical-relative:line" o:allowoverlap="f" o:button="t">
            <v:fill o:detectmouseclick="t"/>
            <v:imagedata r:id="rId953" o:title=""/>
            <w10:wrap type="square"/>
          </v:shape>
        </w:pict>
      </w:r>
      <w:ins w:id="650"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651" w:author="Unknown"/>
          <w:rFonts w:ascii="Tahoma" w:hAnsi="Tahoma" w:cs="Tahoma"/>
          <w:b/>
          <w:bCs/>
          <w:color w:val="222222"/>
          <w:sz w:val="21"/>
          <w:szCs w:val="21"/>
        </w:rPr>
      </w:pPr>
      <w:ins w:id="652"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"http://e-drpciv.ro/intrebare/799/va_puteti_apropia_de_vehiculul_din_fata" </w:instrText>
        </w:r>
      </w:ins>
      <w:r w:rsidRPr="009316C1">
        <w:rPr>
          <w:rFonts w:ascii="Tahoma" w:hAnsi="Tahoma" w:cs="Tahoma"/>
          <w:b/>
          <w:bCs/>
          <w:color w:val="222222"/>
          <w:sz w:val="21"/>
          <w:szCs w:val="21"/>
        </w:rPr>
      </w:r>
      <w:ins w:id="653"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799. Vă puteţi apropia de vehiculul din faţă?</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654" w:author="Unknown"/>
          <w:rFonts w:ascii="Arial" w:hAnsi="Arial" w:cs="Arial"/>
          <w:color w:val="222222"/>
          <w:sz w:val="18"/>
          <w:szCs w:val="18"/>
        </w:rPr>
      </w:pPr>
      <w:ins w:id="655"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w:t>
        </w:r>
      </w:ins>
    </w:p>
    <w:p w:rsidR="00AE1230" w:rsidRPr="00C43403" w:rsidRDefault="00AE1230" w:rsidP="00C43403">
      <w:pPr>
        <w:shd w:val="clear" w:color="auto" w:fill="33FF33"/>
        <w:spacing w:after="30" w:line="240" w:lineRule="auto"/>
        <w:rPr>
          <w:ins w:id="656" w:author="Unknown"/>
          <w:rFonts w:ascii="Arial" w:hAnsi="Arial" w:cs="Arial"/>
          <w:color w:val="222222"/>
          <w:sz w:val="18"/>
          <w:szCs w:val="18"/>
        </w:rPr>
      </w:pPr>
      <w:ins w:id="657"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nu, pentru că astfel blocaţi intersecţia;</w:t>
        </w:r>
      </w:ins>
    </w:p>
    <w:p w:rsidR="00AE1230" w:rsidRPr="00C43403" w:rsidRDefault="00AE1230" w:rsidP="00C43403">
      <w:pPr>
        <w:shd w:val="clear" w:color="auto" w:fill="FCFDFD"/>
        <w:spacing w:after="30" w:line="240" w:lineRule="auto"/>
        <w:rPr>
          <w:ins w:id="658" w:author="Unknown"/>
          <w:rFonts w:ascii="Arial" w:hAnsi="Arial" w:cs="Arial"/>
          <w:color w:val="222222"/>
          <w:sz w:val="18"/>
          <w:szCs w:val="18"/>
        </w:rPr>
      </w:pPr>
      <w:ins w:id="659"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legea nu prevede obligaţii în această situaţie.</w:t>
        </w:r>
      </w:ins>
    </w:p>
    <w:p w:rsidR="00AE1230" w:rsidRPr="00C43403" w:rsidRDefault="00AE1230" w:rsidP="00C43403">
      <w:pPr>
        <w:shd w:val="clear" w:color="auto" w:fill="5C9CCC"/>
        <w:spacing w:after="0" w:line="240" w:lineRule="auto"/>
        <w:rPr>
          <w:ins w:id="660" w:author="Unknown"/>
          <w:rFonts w:ascii="Arial" w:hAnsi="Arial" w:cs="Arial"/>
          <w:b/>
          <w:bCs/>
          <w:color w:val="FFFFFF"/>
          <w:sz w:val="18"/>
          <w:szCs w:val="18"/>
        </w:rPr>
      </w:pPr>
      <w:ins w:id="661" w:author="Unknown">
        <w:r w:rsidRPr="00C43403">
          <w:rPr>
            <w:rFonts w:ascii="Arial" w:hAnsi="Arial" w:cs="Arial"/>
            <w:b/>
            <w:bCs/>
            <w:color w:val="FFFFFF"/>
            <w:sz w:val="18"/>
          </w:rPr>
          <w:t>5 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662" w:author="Unknown"/>
          <w:rFonts w:ascii="Arial" w:hAnsi="Arial" w:cs="Arial"/>
          <w:color w:val="222222"/>
          <w:sz w:val="18"/>
          <w:szCs w:val="18"/>
        </w:rPr>
      </w:pPr>
      <w:ins w:id="663"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"http://e-drpciv.ro/tag/intrebari-cat-B" </w:instrText>
        </w:r>
      </w:ins>
      <w:r w:rsidRPr="009316C1">
        <w:rPr>
          <w:rFonts w:ascii="Arial" w:hAnsi="Arial" w:cs="Arial"/>
          <w:color w:val="222222"/>
          <w:sz w:val="18"/>
          <w:szCs w:val="18"/>
        </w:rPr>
      </w:r>
      <w:ins w:id="664" w:author="Unknown">
        <w:r w:rsidRPr="00C43403">
          <w:rPr>
            <w:rFonts w:ascii="Arial" w:hAnsi="Arial" w:cs="Arial"/>
            <w:color w:val="222222"/>
            <w:sz w:val="18"/>
            <w:szCs w:val="18"/>
          </w:rPr>
          <w:fldChar w:fldCharType="separate"/>
        </w:r>
        <w:r w:rsidRPr="00C43403">
          <w:rPr>
            <w:rFonts w:ascii="Arial" w:hAnsi="Arial" w:cs="Arial"/>
            <w:b/>
            <w:bCs/>
            <w:color w:val="000000"/>
            <w:sz w:val="18"/>
          </w:rPr>
          <w:t>intrebari cat B</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665" w:author="Unknown">
        <w:r w:rsidRPr="00C43403">
          <w:rPr>
            <w:rFonts w:ascii="Arial" w:hAnsi="Arial" w:cs="Arial"/>
            <w:color w:val="222222"/>
            <w:sz w:val="18"/>
            <w:szCs w:val="18"/>
          </w:rPr>
          <w:fldChar w:fldCharType="separate"/>
        </w:r>
        <w:r w:rsidRPr="00C43403">
          <w:rPr>
            <w:rFonts w:ascii="Arial" w:hAnsi="Arial" w:cs="Arial"/>
            <w:b/>
            <w:bCs/>
            <w:color w:val="000000"/>
            <w:sz w:val="18"/>
          </w:rPr>
          <w:t>chestionare auto 2014</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666" w:author="Unknown"/>
          <w:rFonts w:ascii="Tahoma" w:hAnsi="Tahoma" w:cs="Tahoma"/>
          <w:b/>
          <w:bCs/>
          <w:color w:val="222222"/>
          <w:sz w:val="21"/>
          <w:szCs w:val="21"/>
        </w:rPr>
      </w:pPr>
      <w:ins w:id="667"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"http://e-drpciv.ro/intrebare/1035/ce_obligatii_ii_revin_conducatorului_auto_cand_constata_noaptea_ca_lumina_farurilor_nu_se_mai_aprinde" </w:instrText>
        </w:r>
      </w:ins>
      <w:r w:rsidRPr="009316C1">
        <w:rPr>
          <w:rFonts w:ascii="Tahoma" w:hAnsi="Tahoma" w:cs="Tahoma"/>
          <w:b/>
          <w:bCs/>
          <w:color w:val="222222"/>
          <w:sz w:val="21"/>
          <w:szCs w:val="21"/>
        </w:rPr>
      </w:r>
      <w:ins w:id="668"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1035. Ce obligaţii îi revin conducătorului auto când constată, noaptea, că lumina farurilor nu se mai aprinde?</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669" w:author="Unknown"/>
          <w:rFonts w:ascii="Arial" w:hAnsi="Arial" w:cs="Arial"/>
          <w:color w:val="222222"/>
          <w:sz w:val="18"/>
          <w:szCs w:val="18"/>
        </w:rPr>
      </w:pPr>
      <w:ins w:id="670"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folosească luminile de poziţie până ajunge într-un loc de parcare unde poate remedia defecţiunea;</w:t>
        </w:r>
      </w:ins>
    </w:p>
    <w:p w:rsidR="00AE1230" w:rsidRPr="00C43403" w:rsidRDefault="00AE1230" w:rsidP="00C43403">
      <w:pPr>
        <w:shd w:val="clear" w:color="auto" w:fill="33FF33"/>
        <w:spacing w:after="30" w:line="240" w:lineRule="auto"/>
        <w:rPr>
          <w:ins w:id="671" w:author="Unknown"/>
          <w:rFonts w:ascii="Arial" w:hAnsi="Arial" w:cs="Arial"/>
          <w:color w:val="222222"/>
          <w:sz w:val="18"/>
          <w:szCs w:val="18"/>
        </w:rPr>
      </w:pPr>
      <w:ins w:id="672"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asigure funcţionarea cel puţin a luminii de întâlnire din stânga a autovehiculului şi a unei lumini de poziţie din spate;</w:t>
        </w:r>
      </w:ins>
    </w:p>
    <w:p w:rsidR="00AE1230" w:rsidRPr="00C43403" w:rsidRDefault="00AE1230" w:rsidP="00C43403">
      <w:pPr>
        <w:shd w:val="clear" w:color="auto" w:fill="FCFDFD"/>
        <w:spacing w:after="30" w:line="240" w:lineRule="auto"/>
        <w:rPr>
          <w:ins w:id="673" w:author="Unknown"/>
          <w:rFonts w:ascii="Arial" w:hAnsi="Arial" w:cs="Arial"/>
          <w:color w:val="222222"/>
          <w:sz w:val="18"/>
          <w:szCs w:val="18"/>
        </w:rPr>
      </w:pPr>
      <w:ins w:id="674"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circule cu atenţie până la primul service auto.</w:t>
        </w:r>
      </w:ins>
    </w:p>
    <w:p w:rsidR="00AE1230" w:rsidRPr="00C43403" w:rsidRDefault="00AE1230" w:rsidP="00C43403">
      <w:pPr>
        <w:shd w:val="clear" w:color="auto" w:fill="5C9CCC"/>
        <w:spacing w:after="0" w:line="240" w:lineRule="auto"/>
        <w:rPr>
          <w:ins w:id="675" w:author="Unknown"/>
          <w:rFonts w:ascii="Arial" w:hAnsi="Arial" w:cs="Arial"/>
          <w:b/>
          <w:bCs/>
          <w:color w:val="FFFFFF"/>
          <w:sz w:val="18"/>
          <w:szCs w:val="18"/>
        </w:rPr>
      </w:pPr>
      <w:ins w:id="676" w:author="Unknown">
        <w:r w:rsidRPr="00C43403">
          <w:rPr>
            <w:rFonts w:ascii="Arial" w:hAnsi="Arial" w:cs="Arial"/>
            <w:b/>
            <w:bCs/>
            <w:color w:val="FFFFFF"/>
            <w:sz w:val="18"/>
          </w:rPr>
          <w:t>1 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677" w:author="Unknown"/>
          <w:rFonts w:ascii="Arial" w:hAnsi="Arial" w:cs="Arial"/>
          <w:color w:val="222222"/>
          <w:sz w:val="18"/>
          <w:szCs w:val="18"/>
        </w:rPr>
      </w:pPr>
      <w:ins w:id="678"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679" w:author="Unknown">
        <w:r w:rsidRPr="00C43403">
          <w:rPr>
            <w:rFonts w:ascii="Arial" w:hAnsi="Arial" w:cs="Arial"/>
            <w:color w:val="222222"/>
            <w:sz w:val="18"/>
            <w:szCs w:val="18"/>
          </w:rPr>
          <w:fldChar w:fldCharType="separate"/>
        </w:r>
        <w:r w:rsidRPr="00C43403">
          <w:rPr>
            <w:rFonts w:ascii="Arial" w:hAnsi="Arial" w:cs="Arial"/>
            <w:color w:val="000000"/>
            <w:sz w:val="18"/>
            <w:u w:val="single"/>
          </w:rPr>
          <w:t>simulare examen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"http://e-drpciv.ro/tag/permis-categoria-b1" </w:instrText>
        </w:r>
      </w:ins>
      <w:r w:rsidRPr="009316C1">
        <w:rPr>
          <w:rFonts w:ascii="Arial" w:hAnsi="Arial" w:cs="Arial"/>
          <w:color w:val="222222"/>
          <w:sz w:val="18"/>
          <w:szCs w:val="18"/>
        </w:rPr>
      </w:r>
      <w:ins w:id="680" w:author="Unknown">
        <w:r w:rsidRPr="00C43403">
          <w:rPr>
            <w:rFonts w:ascii="Arial" w:hAnsi="Arial" w:cs="Arial"/>
            <w:color w:val="222222"/>
            <w:sz w:val="18"/>
            <w:szCs w:val="18"/>
          </w:rPr>
          <w:fldChar w:fldCharType="separate"/>
        </w:r>
        <w:r w:rsidRPr="00C43403">
          <w:rPr>
            <w:rFonts w:ascii="Arial" w:hAnsi="Arial" w:cs="Arial"/>
            <w:color w:val="000000"/>
            <w:sz w:val="18"/>
            <w:u w:val="single"/>
          </w:rPr>
          <w:t>permis categoria b1</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681" w:author="Unknown"/>
          <w:rFonts w:ascii="Tahoma" w:hAnsi="Tahoma" w:cs="Tahoma"/>
          <w:b/>
          <w:bCs/>
          <w:color w:val="222222"/>
          <w:sz w:val="21"/>
          <w:szCs w:val="21"/>
        </w:rPr>
      </w:pPr>
      <w:ins w:id="682"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"http://e-drpciv.ro/intrebare/496/cand_este_obligat_conducatorul_unui_autovehicul_sa_opreasca" </w:instrText>
        </w:r>
      </w:ins>
      <w:r w:rsidRPr="009316C1">
        <w:rPr>
          <w:rFonts w:ascii="Tahoma" w:hAnsi="Tahoma" w:cs="Tahoma"/>
          <w:b/>
          <w:bCs/>
          <w:color w:val="222222"/>
          <w:sz w:val="21"/>
          <w:szCs w:val="21"/>
        </w:rPr>
      </w:r>
      <w:ins w:id="683"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496. Când este obligat conducătorul unui autovehicul să oprească?</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684" w:author="Unknown"/>
          <w:rFonts w:ascii="Arial" w:hAnsi="Arial" w:cs="Arial"/>
          <w:color w:val="222222"/>
          <w:sz w:val="18"/>
          <w:szCs w:val="18"/>
        </w:rPr>
      </w:pPr>
      <w:ins w:id="685"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la semnalul conducătorului grupurilor organizate;</w:t>
        </w:r>
      </w:ins>
    </w:p>
    <w:p w:rsidR="00AE1230" w:rsidRPr="00C43403" w:rsidRDefault="00AE1230" w:rsidP="00C43403">
      <w:pPr>
        <w:shd w:val="clear" w:color="auto" w:fill="33FF33"/>
        <w:spacing w:after="30" w:line="240" w:lineRule="auto"/>
        <w:rPr>
          <w:ins w:id="686" w:author="Unknown"/>
          <w:rFonts w:ascii="Arial" w:hAnsi="Arial" w:cs="Arial"/>
          <w:color w:val="222222"/>
          <w:sz w:val="18"/>
          <w:szCs w:val="18"/>
        </w:rPr>
      </w:pPr>
      <w:ins w:id="687"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la semnalul patrulelor şcolare de circulaţie la trecerile pentru pietoni din apropierea unităţilor şcolare;</w:t>
        </w:r>
      </w:ins>
    </w:p>
    <w:p w:rsidR="00AE1230" w:rsidRPr="00C43403" w:rsidRDefault="00AE1230" w:rsidP="00C43403">
      <w:pPr>
        <w:shd w:val="clear" w:color="auto" w:fill="FCFDFD"/>
        <w:spacing w:after="30" w:line="240" w:lineRule="auto"/>
        <w:rPr>
          <w:ins w:id="688" w:author="Unknown"/>
          <w:rFonts w:ascii="Arial" w:hAnsi="Arial" w:cs="Arial"/>
          <w:color w:val="222222"/>
          <w:sz w:val="18"/>
          <w:szCs w:val="18"/>
        </w:rPr>
      </w:pPr>
      <w:ins w:id="689"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când se apropie de o intersecţie sau când este semnalizat cu farurile de un alt participant la trafic.</w:t>
        </w:r>
      </w:ins>
    </w:p>
    <w:p w:rsidR="00AE1230" w:rsidRPr="00C43403" w:rsidRDefault="00AE1230" w:rsidP="00C43403">
      <w:pPr>
        <w:shd w:val="clear" w:color="auto" w:fill="5C9CCC"/>
        <w:spacing w:after="0" w:line="240" w:lineRule="auto"/>
        <w:rPr>
          <w:ins w:id="690" w:author="Unknown"/>
          <w:rFonts w:ascii="Arial" w:hAnsi="Arial" w:cs="Arial"/>
          <w:b/>
          <w:bCs/>
          <w:color w:val="FFFFFF"/>
          <w:sz w:val="18"/>
          <w:szCs w:val="18"/>
        </w:rPr>
      </w:pPr>
      <w:ins w:id="691" w:author="Unknown">
        <w:r w:rsidRPr="00C43403">
          <w:rPr>
            <w:rFonts w:ascii="Arial" w:hAnsi="Arial" w:cs="Arial"/>
            <w:b/>
            <w:bCs/>
            <w:color w:val="FFFFFF"/>
            <w:sz w:val="18"/>
          </w:rPr>
          <w:t>4 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692" w:author="Unknown"/>
          <w:rFonts w:ascii="Arial" w:hAnsi="Arial" w:cs="Arial"/>
          <w:color w:val="222222"/>
          <w:sz w:val="18"/>
          <w:szCs w:val="18"/>
        </w:rPr>
      </w:pPr>
      <w:ins w:id="693"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694" w:author="Unknown">
        <w:r w:rsidRPr="00C43403">
          <w:rPr>
            <w:rFonts w:ascii="Arial" w:hAnsi="Arial" w:cs="Arial"/>
            <w:color w:val="222222"/>
            <w:sz w:val="18"/>
            <w:szCs w:val="18"/>
          </w:rPr>
          <w:fldChar w:fldCharType="separate"/>
        </w:r>
        <w:r w:rsidRPr="00C43403">
          <w:rPr>
            <w:rFonts w:ascii="Arial" w:hAnsi="Arial" w:cs="Arial"/>
            <w:color w:val="000000"/>
            <w:sz w:val="18"/>
            <w:u w:val="single"/>
          </w:rPr>
          <w:t>auto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695" w:author="Unknown">
        <w:r w:rsidRPr="00C43403">
          <w:rPr>
            <w:rFonts w:ascii="Arial" w:hAnsi="Arial" w:cs="Arial"/>
            <w:color w:val="222222"/>
            <w:sz w:val="18"/>
            <w:szCs w:val="18"/>
          </w:rPr>
          <w:fldChar w:fldCharType="separate"/>
        </w:r>
        <w:r w:rsidRPr="00C43403">
          <w:rPr>
            <w:rFonts w:ascii="Arial" w:hAnsi="Arial" w:cs="Arial"/>
            <w:color w:val="000000"/>
            <w:sz w:val="18"/>
            <w:u w:val="single"/>
          </w:rPr>
          <w:t>examen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696" w:author="Unknown"/>
          <w:rFonts w:ascii="Tahoma" w:hAnsi="Tahoma" w:cs="Tahoma"/>
          <w:b/>
          <w:bCs/>
          <w:color w:val="222222"/>
          <w:sz w:val="21"/>
          <w:szCs w:val="21"/>
        </w:rPr>
      </w:pPr>
      <w:ins w:id="697"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"http://e-drpciv.ro/intrebare/243/la_o_intersectie_semaforizata_semnalul_verde_se_schimba_in_galben_conducatorul_unui_autovehiculul_fiind_foarte_aproape_de_semafor_opreste_brusc_si_este_lovit_din_spate_de_conducatorul_care_il_urma_care_dintre_cei_doi_conducatori_a_gresit" </w:instrText>
        </w:r>
      </w:ins>
      <w:r w:rsidRPr="009316C1">
        <w:rPr>
          <w:rFonts w:ascii="Tahoma" w:hAnsi="Tahoma" w:cs="Tahoma"/>
          <w:b/>
          <w:bCs/>
          <w:color w:val="222222"/>
          <w:sz w:val="21"/>
          <w:szCs w:val="21"/>
        </w:rPr>
      </w:r>
      <w:ins w:id="698"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243. La o intersecţie semaforizată, semnalul verde se schimbă în galben. Conducătorul unui autovehiculul, fiind foarte aproape de semafor, opreşte brusc şi este lovit din spate de conducătorul care îl urma. Care dintre cei doi conducători a greşit?</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699" w:author="Unknown"/>
          <w:rFonts w:ascii="Arial" w:hAnsi="Arial" w:cs="Arial"/>
          <w:color w:val="222222"/>
          <w:sz w:val="18"/>
          <w:szCs w:val="18"/>
        </w:rPr>
      </w:pPr>
      <w:ins w:id="700"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conducătorul primului autovehicul, care a oprit brusc;</w:t>
        </w:r>
      </w:ins>
    </w:p>
    <w:p w:rsidR="00AE1230" w:rsidRPr="00C43403" w:rsidRDefault="00AE1230" w:rsidP="00C43403">
      <w:pPr>
        <w:shd w:val="clear" w:color="auto" w:fill="33FF33"/>
        <w:spacing w:after="30" w:line="240" w:lineRule="auto"/>
        <w:rPr>
          <w:ins w:id="701" w:author="Unknown"/>
          <w:rFonts w:ascii="Arial" w:hAnsi="Arial" w:cs="Arial"/>
          <w:color w:val="222222"/>
          <w:sz w:val="18"/>
          <w:szCs w:val="18"/>
        </w:rPr>
      </w:pPr>
      <w:ins w:id="702"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conducătorul autovehiculului din spate, care nu a păstrat distanţa de siguranţă în mers;</w:t>
        </w:r>
      </w:ins>
    </w:p>
    <w:p w:rsidR="00AE1230" w:rsidRPr="00C43403" w:rsidRDefault="00AE1230" w:rsidP="00C43403">
      <w:pPr>
        <w:shd w:val="clear" w:color="auto" w:fill="FCFDFD"/>
        <w:spacing w:after="30" w:line="240" w:lineRule="auto"/>
        <w:rPr>
          <w:ins w:id="703" w:author="Unknown"/>
          <w:rFonts w:ascii="Arial" w:hAnsi="Arial" w:cs="Arial"/>
          <w:color w:val="222222"/>
          <w:sz w:val="18"/>
          <w:szCs w:val="18"/>
        </w:rPr>
      </w:pPr>
      <w:ins w:id="704"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ambii conducãtori.</w:t>
        </w:r>
      </w:ins>
    </w:p>
    <w:p w:rsidR="00AE1230" w:rsidRPr="00C43403" w:rsidRDefault="00AE1230" w:rsidP="00C43403">
      <w:pPr>
        <w:shd w:val="clear" w:color="auto" w:fill="5C9CCC"/>
        <w:spacing w:after="0" w:line="240" w:lineRule="auto"/>
        <w:rPr>
          <w:ins w:id="705" w:author="Unknown"/>
          <w:rFonts w:ascii="Arial" w:hAnsi="Arial" w:cs="Arial"/>
          <w:b/>
          <w:bCs/>
          <w:color w:val="FFFFFF"/>
          <w:sz w:val="18"/>
          <w:szCs w:val="18"/>
        </w:rPr>
      </w:pPr>
      <w:ins w:id="706" w:author="Unknown">
        <w:r w:rsidRPr="00C43403">
          <w:rPr>
            <w:rFonts w:ascii="Arial" w:hAnsi="Arial" w:cs="Arial"/>
            <w:b/>
            <w:bCs/>
            <w:color w:val="FFFFFF"/>
            <w:sz w:val="18"/>
          </w:rPr>
          <w:t>9 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707" w:author="Unknown"/>
          <w:rFonts w:ascii="Arial" w:hAnsi="Arial" w:cs="Arial"/>
          <w:color w:val="222222"/>
          <w:sz w:val="18"/>
          <w:szCs w:val="18"/>
        </w:rPr>
      </w:pPr>
      <w:ins w:id="708"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709" w:author="Unknown">
        <w:r w:rsidRPr="00C43403">
          <w:rPr>
            <w:rFonts w:ascii="Arial" w:hAnsi="Arial" w:cs="Arial"/>
            <w:color w:val="222222"/>
            <w:sz w:val="18"/>
            <w:szCs w:val="18"/>
          </w:rPr>
          <w:fldChar w:fldCharType="separate"/>
        </w:r>
        <w:r w:rsidRPr="00C43403">
          <w:rPr>
            <w:rFonts w:ascii="Arial" w:hAnsi="Arial" w:cs="Arial"/>
            <w:color w:val="000000"/>
            <w:sz w:val="18"/>
            <w:u w:val="single"/>
          </w:rPr>
          <w:t>drpciv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710" w:author="Unknown">
        <w:r w:rsidRPr="00C43403">
          <w:rPr>
            <w:rFonts w:ascii="Arial" w:hAnsi="Arial" w:cs="Arial"/>
            <w:color w:val="222222"/>
            <w:sz w:val="18"/>
            <w:szCs w:val="18"/>
          </w:rPr>
          <w:fldChar w:fldCharType="separate"/>
        </w:r>
        <w:r w:rsidRPr="00C43403">
          <w:rPr>
            <w:rFonts w:ascii="Arial" w:hAnsi="Arial" w:cs="Arial"/>
            <w:color w:val="000000"/>
            <w:sz w:val="18"/>
            <w:u w:val="single"/>
          </w:rPr>
          <w:t>permis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711" w:author="Unknown"/>
          <w:rFonts w:ascii="Tahoma" w:hAnsi="Tahoma" w:cs="Tahoma"/>
          <w:b/>
          <w:bCs/>
          <w:color w:val="222222"/>
          <w:sz w:val="21"/>
          <w:szCs w:val="21"/>
        </w:rPr>
      </w:pPr>
      <w:ins w:id="712"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"http://e-drpciv.ro/intrebare/141/sunteti_obligat_sa_circulati_cu_o_viteza_care_sa_nu_depaseasca_30_kmh_in_localitati_in_urmatoarele_situatii" </w:instrText>
        </w:r>
      </w:ins>
      <w:r w:rsidRPr="009316C1">
        <w:rPr>
          <w:rFonts w:ascii="Tahoma" w:hAnsi="Tahoma" w:cs="Tahoma"/>
          <w:b/>
          <w:bCs/>
          <w:color w:val="222222"/>
          <w:sz w:val="21"/>
          <w:szCs w:val="21"/>
        </w:rPr>
      </w:r>
      <w:ins w:id="713"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141. Sunteţi obligat să circulaţi cu o viteză care să nu depăşească 30 km/h în localităţi, în următoarele situaţii:</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714" w:author="Unknown"/>
          <w:rFonts w:ascii="Arial" w:hAnsi="Arial" w:cs="Arial"/>
          <w:color w:val="222222"/>
          <w:sz w:val="18"/>
          <w:szCs w:val="18"/>
        </w:rPr>
      </w:pPr>
      <w:ins w:id="715"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în zona de acţiune a indicatorului de avertizare „Copii“, în intervalul orar 07.00-22.00;</w:t>
        </w:r>
      </w:ins>
    </w:p>
    <w:p w:rsidR="00AE1230" w:rsidRPr="00C43403" w:rsidRDefault="00AE1230" w:rsidP="00C43403">
      <w:pPr>
        <w:shd w:val="clear" w:color="auto" w:fill="FCFDFD"/>
        <w:spacing w:after="30" w:line="240" w:lineRule="auto"/>
        <w:rPr>
          <w:ins w:id="716" w:author="Unknown"/>
          <w:rFonts w:ascii="Arial" w:hAnsi="Arial" w:cs="Arial"/>
          <w:color w:val="222222"/>
          <w:sz w:val="18"/>
          <w:szCs w:val="18"/>
        </w:rPr>
      </w:pPr>
      <w:ins w:id="717"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într-o zonă rezidenţială;</w:t>
        </w:r>
      </w:ins>
    </w:p>
    <w:p w:rsidR="00AE1230" w:rsidRPr="00C43403" w:rsidRDefault="00AE1230" w:rsidP="00C43403">
      <w:pPr>
        <w:shd w:val="clear" w:color="auto" w:fill="FCFDFD"/>
        <w:spacing w:after="30" w:line="240" w:lineRule="auto"/>
        <w:rPr>
          <w:ins w:id="718" w:author="Unknown"/>
          <w:rFonts w:ascii="Arial" w:hAnsi="Arial" w:cs="Arial"/>
          <w:color w:val="222222"/>
          <w:sz w:val="18"/>
          <w:szCs w:val="18"/>
        </w:rPr>
      </w:pPr>
      <w:ins w:id="719"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schimbarea benzii de circulaţie.</w:t>
        </w:r>
      </w:ins>
    </w:p>
    <w:p w:rsidR="00AE1230" w:rsidRPr="00C43403" w:rsidRDefault="00AE1230" w:rsidP="00C43403">
      <w:pPr>
        <w:shd w:val="clear" w:color="auto" w:fill="5C9CCC"/>
        <w:spacing w:after="0" w:line="240" w:lineRule="auto"/>
        <w:rPr>
          <w:ins w:id="720" w:author="Unknown"/>
          <w:rFonts w:ascii="Arial" w:hAnsi="Arial" w:cs="Arial"/>
          <w:b/>
          <w:bCs/>
          <w:color w:val="FFFFFF"/>
          <w:sz w:val="18"/>
          <w:szCs w:val="18"/>
        </w:rPr>
      </w:pPr>
      <w:ins w:id="721" w:author="Unknown">
        <w:r w:rsidRPr="00C43403">
          <w:rPr>
            <w:rFonts w:ascii="Arial" w:hAnsi="Arial" w:cs="Arial"/>
            <w:b/>
            <w:bCs/>
            <w:color w:val="FFFFFF"/>
            <w:sz w:val="18"/>
          </w:rPr>
          <w:t>3 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722" w:author="Unknown"/>
          <w:rFonts w:ascii="Arial" w:hAnsi="Arial" w:cs="Arial"/>
          <w:color w:val="222222"/>
          <w:sz w:val="18"/>
          <w:szCs w:val="18"/>
        </w:rPr>
      </w:pPr>
      <w:ins w:id="723"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"http://e-drpciv.ro/tag/drpciv" </w:instrText>
        </w:r>
      </w:ins>
      <w:r w:rsidRPr="009316C1">
        <w:rPr>
          <w:rFonts w:ascii="Arial" w:hAnsi="Arial" w:cs="Arial"/>
          <w:color w:val="222222"/>
          <w:sz w:val="18"/>
          <w:szCs w:val="18"/>
        </w:rPr>
      </w:r>
      <w:ins w:id="724" w:author="Unknown">
        <w:r w:rsidRPr="00C43403">
          <w:rPr>
            <w:rFonts w:ascii="Arial" w:hAnsi="Arial" w:cs="Arial"/>
            <w:color w:val="222222"/>
            <w:sz w:val="18"/>
            <w:szCs w:val="18"/>
          </w:rPr>
          <w:fldChar w:fldCharType="separate"/>
        </w:r>
        <w:r w:rsidRPr="00C43403">
          <w:rPr>
            <w:rFonts w:ascii="Arial" w:hAnsi="Arial" w:cs="Arial"/>
            <w:color w:val="000000"/>
            <w:sz w:val="18"/>
            <w:u w:val="single"/>
          </w:rPr>
          <w:t>drpciv</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725" w:author="Unknown">
        <w:r w:rsidRPr="00C43403">
          <w:rPr>
            <w:rFonts w:ascii="Arial" w:hAnsi="Arial" w:cs="Arial"/>
            <w:color w:val="222222"/>
            <w:sz w:val="18"/>
            <w:szCs w:val="18"/>
          </w:rPr>
          <w:fldChar w:fldCharType="separate"/>
        </w:r>
        <w:r w:rsidRPr="00C43403">
          <w:rPr>
            <w:rFonts w:ascii="Arial" w:hAnsi="Arial" w:cs="Arial"/>
            <w:b/>
            <w:bCs/>
            <w:color w:val="000000"/>
            <w:sz w:val="18"/>
          </w:rPr>
          <w:t>examen permis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726" w:author="Unknown"/>
          <w:rFonts w:ascii="Tahoma" w:hAnsi="Tahoma" w:cs="Tahoma"/>
          <w:b/>
          <w:bCs/>
          <w:color w:val="222222"/>
          <w:sz w:val="21"/>
          <w:szCs w:val="21"/>
        </w:rPr>
      </w:pPr>
      <w:ins w:id="727"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"http://e-drpciv.ro/intrebare/714/factorii_principali_care_ajuta_un_conducator_auto_sa_piloteze_preventiv_sunt" </w:instrText>
        </w:r>
      </w:ins>
      <w:r w:rsidRPr="009316C1">
        <w:rPr>
          <w:rFonts w:ascii="Tahoma" w:hAnsi="Tahoma" w:cs="Tahoma"/>
          <w:b/>
          <w:bCs/>
          <w:color w:val="222222"/>
          <w:sz w:val="21"/>
          <w:szCs w:val="21"/>
        </w:rPr>
      </w:r>
      <w:ins w:id="728"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714. Factorii principali care ajută un conducător auto să piloteze preventiv sunt:</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729" w:author="Unknown"/>
          <w:rFonts w:ascii="Arial" w:hAnsi="Arial" w:cs="Arial"/>
          <w:color w:val="222222"/>
          <w:sz w:val="18"/>
          <w:szCs w:val="18"/>
        </w:rPr>
      </w:pPr>
      <w:ins w:id="730"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atitudinea pozitivă în trafic, calmul, cunoştinţele dobândite şi politeţea;</w:t>
        </w:r>
      </w:ins>
    </w:p>
    <w:p w:rsidR="00AE1230" w:rsidRPr="00C43403" w:rsidRDefault="00AE1230" w:rsidP="00C43403">
      <w:pPr>
        <w:shd w:val="clear" w:color="auto" w:fill="FCFDFD"/>
        <w:spacing w:after="30" w:line="240" w:lineRule="auto"/>
        <w:rPr>
          <w:ins w:id="731" w:author="Unknown"/>
          <w:rFonts w:ascii="Arial" w:hAnsi="Arial" w:cs="Arial"/>
          <w:color w:val="222222"/>
          <w:sz w:val="18"/>
          <w:szCs w:val="18"/>
        </w:rPr>
      </w:pPr>
      <w:ins w:id="732"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iscusinţa şi priceperea de a-şi impune calităţile fizice dobândite;</w:t>
        </w:r>
      </w:ins>
    </w:p>
    <w:p w:rsidR="00AE1230" w:rsidRPr="00C43403" w:rsidRDefault="00AE1230" w:rsidP="00C43403">
      <w:pPr>
        <w:shd w:val="clear" w:color="auto" w:fill="FCFDFD"/>
        <w:spacing w:after="30" w:line="240" w:lineRule="auto"/>
        <w:rPr>
          <w:ins w:id="733" w:author="Unknown"/>
          <w:rFonts w:ascii="Arial" w:hAnsi="Arial" w:cs="Arial"/>
          <w:color w:val="222222"/>
          <w:sz w:val="18"/>
          <w:szCs w:val="18"/>
        </w:rPr>
      </w:pPr>
      <w:ins w:id="734"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mijloacele de semnalizare rutieră şi agenţii de poliţie rutieră.</w:t>
        </w:r>
      </w:ins>
    </w:p>
    <w:p w:rsidR="00AE1230" w:rsidRPr="00C43403" w:rsidRDefault="00AE1230" w:rsidP="00C43403">
      <w:pPr>
        <w:shd w:val="clear" w:color="auto" w:fill="5C9CCC"/>
        <w:spacing w:after="0" w:line="240" w:lineRule="auto"/>
        <w:rPr>
          <w:ins w:id="735" w:author="Unknown"/>
          <w:rFonts w:ascii="Arial" w:hAnsi="Arial" w:cs="Arial"/>
          <w:b/>
          <w:bCs/>
          <w:color w:val="FFFFFF"/>
          <w:sz w:val="18"/>
          <w:szCs w:val="18"/>
        </w:rPr>
      </w:pPr>
      <w:ins w:id="736"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737" w:author="Unknown"/>
          <w:rFonts w:ascii="Arial" w:hAnsi="Arial" w:cs="Arial"/>
          <w:color w:val="222222"/>
          <w:sz w:val="18"/>
          <w:szCs w:val="18"/>
        </w:rPr>
      </w:pPr>
      <w:ins w:id="738"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"http://e-drpciv.ro/tag/permis-categoria-b1" </w:instrText>
        </w:r>
      </w:ins>
      <w:r w:rsidRPr="009316C1">
        <w:rPr>
          <w:rFonts w:ascii="Arial" w:hAnsi="Arial" w:cs="Arial"/>
          <w:color w:val="222222"/>
          <w:sz w:val="18"/>
          <w:szCs w:val="18"/>
        </w:rPr>
      </w:r>
      <w:ins w:id="739" w:author="Unknown">
        <w:r w:rsidRPr="00C43403">
          <w:rPr>
            <w:rFonts w:ascii="Arial" w:hAnsi="Arial" w:cs="Arial"/>
            <w:color w:val="222222"/>
            <w:sz w:val="18"/>
            <w:szCs w:val="18"/>
          </w:rPr>
          <w:fldChar w:fldCharType="separate"/>
        </w:r>
        <w:r w:rsidRPr="00C43403">
          <w:rPr>
            <w:rFonts w:ascii="Arial" w:hAnsi="Arial" w:cs="Arial"/>
            <w:b/>
            <w:bCs/>
            <w:color w:val="000000"/>
            <w:sz w:val="18"/>
          </w:rPr>
          <w:t>permis categoria b1</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740" w:author="Unknown">
        <w:r w:rsidRPr="00C43403">
          <w:rPr>
            <w:rFonts w:ascii="Arial" w:hAnsi="Arial" w:cs="Arial"/>
            <w:color w:val="222222"/>
            <w:sz w:val="18"/>
            <w:szCs w:val="18"/>
          </w:rPr>
          <w:fldChar w:fldCharType="separate"/>
        </w:r>
        <w:r w:rsidRPr="00C43403">
          <w:rPr>
            <w:rFonts w:ascii="Arial" w:hAnsi="Arial" w:cs="Arial"/>
            <w:b/>
            <w:bCs/>
            <w:color w:val="000000"/>
            <w:sz w:val="18"/>
          </w:rPr>
          <w:t>teste auto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741" w:author="Unknown"/>
          <w:rFonts w:ascii="Tahoma" w:hAnsi="Tahoma" w:cs="Tahoma"/>
          <w:b/>
          <w:bCs/>
          <w:color w:val="222222"/>
          <w:sz w:val="21"/>
          <w:szCs w:val="21"/>
        </w:rPr>
      </w:pPr>
      <w:ins w:id="742"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"http://e-drpciv.ro/intrebare/165/conducatorul_unui_vehicul_este_obligat_sa_acorde_prioritate_de_trecere_intr-o_intersectie_nedirijata_daca" </w:instrText>
        </w:r>
      </w:ins>
      <w:r w:rsidRPr="009316C1">
        <w:rPr>
          <w:rFonts w:ascii="Tahoma" w:hAnsi="Tahoma" w:cs="Tahoma"/>
          <w:b/>
          <w:bCs/>
          <w:color w:val="222222"/>
          <w:sz w:val="21"/>
          <w:szCs w:val="21"/>
        </w:rPr>
      </w:r>
      <w:ins w:id="743"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165. Conducătorul unui vehicul este obligat să acorde prioritate de trecere într-o intersecţie nedirijată dacă:</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744" w:author="Unknown"/>
          <w:rFonts w:ascii="Arial" w:hAnsi="Arial" w:cs="Arial"/>
          <w:color w:val="222222"/>
          <w:sz w:val="18"/>
          <w:szCs w:val="18"/>
        </w:rPr>
      </w:pPr>
      <w:ins w:id="745"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pătrunde pe un drum judeţean, venind de pe un drum naţional;</w:t>
        </w:r>
      </w:ins>
    </w:p>
    <w:p w:rsidR="00AE1230" w:rsidRPr="00C43403" w:rsidRDefault="00AE1230" w:rsidP="00C43403">
      <w:pPr>
        <w:shd w:val="clear" w:color="auto" w:fill="33FF33"/>
        <w:spacing w:after="30" w:line="240" w:lineRule="auto"/>
        <w:rPr>
          <w:ins w:id="746" w:author="Unknown"/>
          <w:rFonts w:ascii="Arial" w:hAnsi="Arial" w:cs="Arial"/>
          <w:color w:val="222222"/>
          <w:sz w:val="18"/>
          <w:szCs w:val="18"/>
        </w:rPr>
      </w:pPr>
      <w:ins w:id="747"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pătrunde pe un drum naţional, venind de pe un drum judeţean, comunal sau local;</w:t>
        </w:r>
      </w:ins>
    </w:p>
    <w:p w:rsidR="00AE1230" w:rsidRPr="00C43403" w:rsidRDefault="00AE1230" w:rsidP="00C43403">
      <w:pPr>
        <w:shd w:val="clear" w:color="auto" w:fill="FCFDFD"/>
        <w:spacing w:after="30" w:line="240" w:lineRule="auto"/>
        <w:rPr>
          <w:ins w:id="748" w:author="Unknown"/>
          <w:rFonts w:ascii="Arial" w:hAnsi="Arial" w:cs="Arial"/>
          <w:color w:val="222222"/>
          <w:sz w:val="18"/>
          <w:szCs w:val="18"/>
        </w:rPr>
      </w:pPr>
      <w:ins w:id="749"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pătrunde pe un drum comunal sau local, venind de pe un drum judeţean.</w:t>
        </w:r>
      </w:ins>
    </w:p>
    <w:p w:rsidR="00AE1230" w:rsidRPr="00C43403" w:rsidRDefault="00AE1230" w:rsidP="00C43403">
      <w:pPr>
        <w:shd w:val="clear" w:color="auto" w:fill="5C9CCC"/>
        <w:spacing w:after="0" w:line="240" w:lineRule="auto"/>
        <w:rPr>
          <w:ins w:id="750" w:author="Unknown"/>
          <w:rFonts w:ascii="Arial" w:hAnsi="Arial" w:cs="Arial"/>
          <w:b/>
          <w:bCs/>
          <w:color w:val="FFFFFF"/>
          <w:sz w:val="18"/>
          <w:szCs w:val="18"/>
        </w:rPr>
      </w:pPr>
      <w:ins w:id="751"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752" w:author="Unknown"/>
          <w:rFonts w:ascii="Arial" w:hAnsi="Arial" w:cs="Arial"/>
          <w:color w:val="222222"/>
          <w:sz w:val="18"/>
          <w:szCs w:val="18"/>
        </w:rPr>
      </w:pPr>
      <w:ins w:id="753"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754" w:author="Unknown">
        <w:r w:rsidRPr="00C43403">
          <w:rPr>
            <w:rFonts w:ascii="Arial" w:hAnsi="Arial" w:cs="Arial"/>
            <w:color w:val="222222"/>
            <w:sz w:val="18"/>
            <w:szCs w:val="18"/>
          </w:rPr>
          <w:fldChar w:fldCharType="separate"/>
        </w:r>
        <w:r w:rsidRPr="00C43403">
          <w:rPr>
            <w:rFonts w:ascii="Arial" w:hAnsi="Arial" w:cs="Arial"/>
            <w:color w:val="000000"/>
            <w:sz w:val="18"/>
            <w:u w:val="single"/>
          </w:rPr>
          <w:t>examen sala</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"http://e-drpciv.ro/tag/intrebari-cat-b" </w:instrText>
        </w:r>
      </w:ins>
      <w:r w:rsidRPr="009316C1">
        <w:rPr>
          <w:rFonts w:ascii="Arial" w:hAnsi="Arial" w:cs="Arial"/>
          <w:color w:val="222222"/>
          <w:sz w:val="18"/>
          <w:szCs w:val="18"/>
        </w:rPr>
      </w:r>
      <w:ins w:id="755" w:author="Unknown">
        <w:r w:rsidRPr="00C43403">
          <w:rPr>
            <w:rFonts w:ascii="Arial" w:hAnsi="Arial" w:cs="Arial"/>
            <w:color w:val="222222"/>
            <w:sz w:val="18"/>
            <w:szCs w:val="18"/>
          </w:rPr>
          <w:fldChar w:fldCharType="separate"/>
        </w:r>
        <w:r w:rsidRPr="00C43403">
          <w:rPr>
            <w:rFonts w:ascii="Arial" w:hAnsi="Arial" w:cs="Arial"/>
            <w:color w:val="000000"/>
            <w:sz w:val="18"/>
            <w:u w:val="single"/>
          </w:rPr>
          <w:t>intrebari cat b</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756" w:author="Unknown"/>
          <w:rFonts w:ascii="Tahoma" w:hAnsi="Tahoma" w:cs="Tahoma"/>
          <w:b/>
          <w:bCs/>
          <w:color w:val="222222"/>
          <w:sz w:val="21"/>
          <w:szCs w:val="21"/>
        </w:rPr>
      </w:pPr>
      <w:ins w:id="757"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"http://e-drpciv.ro/intrebare/825/inspectia_tehnica_periodica_a_autovehiculelor_si_a_remorcilor_trebuie_efectuata" </w:instrText>
        </w:r>
      </w:ins>
      <w:r w:rsidRPr="009316C1">
        <w:rPr>
          <w:rFonts w:ascii="Tahoma" w:hAnsi="Tahoma" w:cs="Tahoma"/>
          <w:b/>
          <w:bCs/>
          <w:color w:val="222222"/>
          <w:sz w:val="21"/>
          <w:szCs w:val="21"/>
        </w:rPr>
      </w:r>
      <w:ins w:id="758"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825. Inspecţia tehnică periodică a autovehiculelor şi a remorcilor trebuie efectuată:</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759" w:author="Unknown"/>
          <w:rFonts w:ascii="Arial" w:hAnsi="Arial" w:cs="Arial"/>
          <w:color w:val="222222"/>
          <w:sz w:val="18"/>
          <w:szCs w:val="18"/>
        </w:rPr>
      </w:pPr>
      <w:ins w:id="760"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anual, la orice service auto;</w:t>
        </w:r>
      </w:ins>
    </w:p>
    <w:p w:rsidR="00AE1230" w:rsidRPr="00C43403" w:rsidRDefault="00AE1230" w:rsidP="00C43403">
      <w:pPr>
        <w:shd w:val="clear" w:color="auto" w:fill="33FF33"/>
        <w:spacing w:after="30" w:line="240" w:lineRule="auto"/>
        <w:rPr>
          <w:ins w:id="761" w:author="Unknown"/>
          <w:rFonts w:ascii="Arial" w:hAnsi="Arial" w:cs="Arial"/>
          <w:color w:val="222222"/>
          <w:sz w:val="18"/>
          <w:szCs w:val="18"/>
        </w:rPr>
      </w:pPr>
      <w:ins w:id="762"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periodic, conform legii;</w:t>
        </w:r>
      </w:ins>
    </w:p>
    <w:p w:rsidR="00AE1230" w:rsidRPr="00C43403" w:rsidRDefault="00AE1230" w:rsidP="00C43403">
      <w:pPr>
        <w:shd w:val="clear" w:color="auto" w:fill="FCFDFD"/>
        <w:spacing w:after="30" w:line="240" w:lineRule="auto"/>
        <w:rPr>
          <w:ins w:id="763" w:author="Unknown"/>
          <w:rFonts w:ascii="Arial" w:hAnsi="Arial" w:cs="Arial"/>
          <w:color w:val="222222"/>
          <w:sz w:val="18"/>
          <w:szCs w:val="18"/>
        </w:rPr>
      </w:pPr>
      <w:ins w:id="764"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la cel mult doi ani, la o staţie de inspecţie tehnică autorizată.</w:t>
        </w:r>
      </w:ins>
    </w:p>
    <w:p w:rsidR="00AE1230" w:rsidRPr="00C43403" w:rsidRDefault="00AE1230" w:rsidP="00C43403">
      <w:pPr>
        <w:shd w:val="clear" w:color="auto" w:fill="5C9CCC"/>
        <w:spacing w:after="0" w:line="240" w:lineRule="auto"/>
        <w:rPr>
          <w:ins w:id="765" w:author="Unknown"/>
          <w:rFonts w:ascii="Arial" w:hAnsi="Arial" w:cs="Arial"/>
          <w:b/>
          <w:bCs/>
          <w:color w:val="FFFFFF"/>
          <w:sz w:val="18"/>
          <w:szCs w:val="18"/>
        </w:rPr>
      </w:pPr>
      <w:ins w:id="766"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767" w:author="Unknown"/>
          <w:rFonts w:ascii="Arial" w:hAnsi="Arial" w:cs="Arial"/>
          <w:color w:val="222222"/>
          <w:sz w:val="18"/>
          <w:szCs w:val="18"/>
        </w:rPr>
      </w:pPr>
      <w:ins w:id="768"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769" w:author="Unknown">
        <w:r w:rsidRPr="00C43403">
          <w:rPr>
            <w:rFonts w:ascii="Arial" w:hAnsi="Arial" w:cs="Arial"/>
            <w:color w:val="222222"/>
            <w:sz w:val="18"/>
            <w:szCs w:val="18"/>
          </w:rPr>
          <w:fldChar w:fldCharType="separate"/>
        </w:r>
        <w:r w:rsidRPr="00C43403">
          <w:rPr>
            <w:rFonts w:ascii="Arial" w:hAnsi="Arial" w:cs="Arial"/>
            <w:color w:val="000000"/>
            <w:sz w:val="18"/>
            <w:u w:val="single"/>
          </w:rPr>
          <w:t>chestionare auto 2014</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"http://e-drpciv.ro/tag/intrebari-categoria-B1" </w:instrText>
        </w:r>
      </w:ins>
      <w:r w:rsidRPr="009316C1">
        <w:rPr>
          <w:rFonts w:ascii="Arial" w:hAnsi="Arial" w:cs="Arial"/>
          <w:color w:val="222222"/>
          <w:sz w:val="18"/>
          <w:szCs w:val="18"/>
        </w:rPr>
      </w:r>
      <w:ins w:id="770" w:author="Unknown">
        <w:r w:rsidRPr="00C43403">
          <w:rPr>
            <w:rFonts w:ascii="Arial" w:hAnsi="Arial" w:cs="Arial"/>
            <w:color w:val="222222"/>
            <w:sz w:val="18"/>
            <w:szCs w:val="18"/>
          </w:rPr>
          <w:fldChar w:fldCharType="separate"/>
        </w:r>
        <w:r w:rsidRPr="00C43403">
          <w:rPr>
            <w:rFonts w:ascii="Arial" w:hAnsi="Arial" w:cs="Arial"/>
            <w:b/>
            <w:bCs/>
            <w:color w:val="000000"/>
            <w:sz w:val="18"/>
          </w:rPr>
          <w:t>intrebari categoria B1</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771" w:author="Unknown"/>
          <w:rFonts w:ascii="Tahoma" w:hAnsi="Tahoma" w:cs="Tahoma"/>
          <w:b/>
          <w:bCs/>
          <w:color w:val="222222"/>
          <w:sz w:val="21"/>
          <w:szCs w:val="21"/>
        </w:rPr>
      </w:pPr>
      <w:ins w:id="772"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"http://e-drpciv.ro/intrebare/560/oprirea_voluntara_este_interzisa" </w:instrText>
        </w:r>
      </w:ins>
      <w:r w:rsidRPr="009316C1">
        <w:rPr>
          <w:rFonts w:ascii="Tahoma" w:hAnsi="Tahoma" w:cs="Tahoma"/>
          <w:b/>
          <w:bCs/>
          <w:color w:val="222222"/>
          <w:sz w:val="21"/>
          <w:szCs w:val="21"/>
        </w:rPr>
      </w:r>
      <w:ins w:id="773"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560. Oprirea voluntară este interzisă:</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774" w:author="Unknown"/>
          <w:rFonts w:ascii="Arial" w:hAnsi="Arial" w:cs="Arial"/>
          <w:color w:val="222222"/>
          <w:sz w:val="18"/>
          <w:szCs w:val="18"/>
        </w:rPr>
      </w:pPr>
      <w:ins w:id="775"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în intersecţii;</w:t>
        </w:r>
      </w:ins>
    </w:p>
    <w:p w:rsidR="00AE1230" w:rsidRPr="00C43403" w:rsidRDefault="00AE1230" w:rsidP="00C43403">
      <w:pPr>
        <w:shd w:val="clear" w:color="auto" w:fill="FCFDFD"/>
        <w:spacing w:after="30" w:line="240" w:lineRule="auto"/>
        <w:rPr>
          <w:ins w:id="776" w:author="Unknown"/>
          <w:rFonts w:ascii="Arial" w:hAnsi="Arial" w:cs="Arial"/>
          <w:color w:val="222222"/>
          <w:sz w:val="18"/>
          <w:szCs w:val="18"/>
        </w:rPr>
      </w:pPr>
      <w:ins w:id="777"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pe drumurile cu prioritate;</w:t>
        </w:r>
      </w:ins>
    </w:p>
    <w:p w:rsidR="00AE1230" w:rsidRPr="00C43403" w:rsidRDefault="00AE1230" w:rsidP="00C43403">
      <w:pPr>
        <w:shd w:val="clear" w:color="auto" w:fill="FCFDFD"/>
        <w:spacing w:after="30" w:line="240" w:lineRule="auto"/>
        <w:rPr>
          <w:ins w:id="778" w:author="Unknown"/>
          <w:rFonts w:ascii="Arial" w:hAnsi="Arial" w:cs="Arial"/>
          <w:color w:val="222222"/>
          <w:sz w:val="18"/>
          <w:szCs w:val="18"/>
        </w:rPr>
      </w:pPr>
      <w:ins w:id="779"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pe sectoarele de drum neiluminate.</w:t>
        </w:r>
      </w:ins>
    </w:p>
    <w:p w:rsidR="00AE1230" w:rsidRPr="00C43403" w:rsidRDefault="00AE1230" w:rsidP="00C43403">
      <w:pPr>
        <w:shd w:val="clear" w:color="auto" w:fill="5C9CCC"/>
        <w:spacing w:after="0" w:line="240" w:lineRule="auto"/>
        <w:rPr>
          <w:ins w:id="780" w:author="Unknown"/>
          <w:rFonts w:ascii="Arial" w:hAnsi="Arial" w:cs="Arial"/>
          <w:b/>
          <w:bCs/>
          <w:color w:val="FFFFFF"/>
          <w:sz w:val="18"/>
          <w:szCs w:val="18"/>
        </w:rPr>
      </w:pPr>
      <w:ins w:id="781"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782" w:author="Unknown"/>
          <w:rFonts w:ascii="Arial" w:hAnsi="Arial" w:cs="Arial"/>
          <w:color w:val="222222"/>
          <w:sz w:val="18"/>
          <w:szCs w:val="18"/>
        </w:rPr>
      </w:pPr>
      <w:ins w:id="783"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784" w:author="Unknown">
        <w:r w:rsidRPr="00C43403">
          <w:rPr>
            <w:rFonts w:ascii="Arial" w:hAnsi="Arial" w:cs="Arial"/>
            <w:color w:val="222222"/>
            <w:sz w:val="18"/>
            <w:szCs w:val="18"/>
          </w:rPr>
          <w:fldChar w:fldCharType="separate"/>
        </w:r>
        <w:r w:rsidRPr="00C43403">
          <w:rPr>
            <w:rFonts w:ascii="Arial" w:hAnsi="Arial" w:cs="Arial"/>
            <w:color w:val="000000"/>
            <w:sz w:val="18"/>
            <w:u w:val="single"/>
          </w:rPr>
          <w:t>chestionare drpciv</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785" w:author="Unknown">
        <w:r w:rsidRPr="00C43403">
          <w:rPr>
            <w:rFonts w:ascii="Arial" w:hAnsi="Arial" w:cs="Arial"/>
            <w:color w:val="222222"/>
            <w:sz w:val="18"/>
            <w:szCs w:val="18"/>
          </w:rPr>
          <w:fldChar w:fldCharType="separate"/>
        </w:r>
        <w:r w:rsidRPr="00C43403">
          <w:rPr>
            <w:rFonts w:ascii="Arial" w:hAnsi="Arial" w:cs="Arial"/>
            <w:b/>
            <w:bCs/>
            <w:color w:val="000000"/>
            <w:sz w:val="18"/>
          </w:rPr>
          <w:t>teste auto chestionare</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786" w:author="Unknown"/>
          <w:rFonts w:ascii="Tahoma" w:hAnsi="Tahoma" w:cs="Tahoma"/>
          <w:b/>
          <w:bCs/>
          <w:color w:val="222222"/>
          <w:sz w:val="21"/>
          <w:szCs w:val="21"/>
        </w:rPr>
      </w:pPr>
      <w:ins w:id="787"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"http://e-drpciv.ro/intrebare/813/cum_se_sanctioneaza_nerespectarea_semnalelor_politistilor_la_trecerea_coloanelor_oficiale_sau_intercalarea_intr-o_astfel_de_coloana" </w:instrText>
        </w:r>
      </w:ins>
      <w:r w:rsidRPr="009316C1">
        <w:rPr>
          <w:rFonts w:ascii="Tahoma" w:hAnsi="Tahoma" w:cs="Tahoma"/>
          <w:b/>
          <w:bCs/>
          <w:color w:val="222222"/>
          <w:sz w:val="21"/>
          <w:szCs w:val="21"/>
        </w:rPr>
      </w:r>
      <w:ins w:id="788"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813. Cum se sancţionează nerespectarea semnalelor poliţiştilor la trecerea coloanelor oficiale sau intercalarea într-o astfel de coloană?</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789" w:author="Unknown"/>
          <w:rFonts w:ascii="Arial" w:hAnsi="Arial" w:cs="Arial"/>
          <w:color w:val="222222"/>
          <w:sz w:val="18"/>
          <w:szCs w:val="18"/>
        </w:rPr>
      </w:pPr>
      <w:ins w:id="790"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cu amendă penală;</w:t>
        </w:r>
      </w:ins>
    </w:p>
    <w:p w:rsidR="00AE1230" w:rsidRPr="00C43403" w:rsidRDefault="00AE1230" w:rsidP="00C43403">
      <w:pPr>
        <w:shd w:val="clear" w:color="auto" w:fill="33FF33"/>
        <w:spacing w:after="30" w:line="240" w:lineRule="auto"/>
        <w:rPr>
          <w:ins w:id="791" w:author="Unknown"/>
          <w:rFonts w:ascii="Arial" w:hAnsi="Arial" w:cs="Arial"/>
          <w:color w:val="222222"/>
          <w:sz w:val="18"/>
          <w:szCs w:val="18"/>
        </w:rPr>
      </w:pPr>
      <w:ins w:id="792"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cu amendă contravenţională şi suspendarea exercitării dreptului de a conduce autovehicule;</w:t>
        </w:r>
      </w:ins>
    </w:p>
    <w:p w:rsidR="00AE1230" w:rsidRPr="00C43403" w:rsidRDefault="00AE1230" w:rsidP="00C43403">
      <w:pPr>
        <w:shd w:val="clear" w:color="auto" w:fill="FCFDFD"/>
        <w:spacing w:after="30" w:line="240" w:lineRule="auto"/>
        <w:rPr>
          <w:ins w:id="793" w:author="Unknown"/>
          <w:rFonts w:ascii="Arial" w:hAnsi="Arial" w:cs="Arial"/>
          <w:color w:val="222222"/>
          <w:sz w:val="18"/>
          <w:szCs w:val="18"/>
        </w:rPr>
      </w:pPr>
      <w:ins w:id="794"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cu amendă contravenţională şi puncte de penalizare.</w:t>
        </w:r>
      </w:ins>
    </w:p>
    <w:p w:rsidR="00AE1230" w:rsidRPr="00C43403" w:rsidRDefault="00AE1230" w:rsidP="00C43403">
      <w:pPr>
        <w:shd w:val="clear" w:color="auto" w:fill="5C9CCC"/>
        <w:spacing w:after="0" w:line="240" w:lineRule="auto"/>
        <w:rPr>
          <w:ins w:id="795" w:author="Unknown"/>
          <w:rFonts w:ascii="Arial" w:hAnsi="Arial" w:cs="Arial"/>
          <w:b/>
          <w:bCs/>
          <w:color w:val="FFFFFF"/>
          <w:sz w:val="18"/>
          <w:szCs w:val="18"/>
        </w:rPr>
      </w:pPr>
      <w:ins w:id="796" w:author="Unknown">
        <w:r w:rsidRPr="00C43403">
          <w:rPr>
            <w:rFonts w:ascii="Arial" w:hAnsi="Arial" w:cs="Arial"/>
            <w:b/>
            <w:bCs/>
            <w:color w:val="FFFFFF"/>
            <w:sz w:val="18"/>
          </w:rPr>
          <w:t>1 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797" w:author="Unknown"/>
          <w:rFonts w:ascii="Arial" w:hAnsi="Arial" w:cs="Arial"/>
          <w:color w:val="222222"/>
          <w:sz w:val="18"/>
          <w:szCs w:val="18"/>
        </w:rPr>
      </w:pPr>
      <w:ins w:id="798"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799" w:author="Unknown">
        <w:r w:rsidRPr="00C43403">
          <w:rPr>
            <w:rFonts w:ascii="Arial" w:hAnsi="Arial" w:cs="Arial"/>
            <w:color w:val="222222"/>
            <w:sz w:val="18"/>
            <w:szCs w:val="18"/>
          </w:rPr>
          <w:fldChar w:fldCharType="separate"/>
        </w:r>
        <w:r w:rsidRPr="00C43403">
          <w:rPr>
            <w:rFonts w:ascii="Arial" w:hAnsi="Arial" w:cs="Arial"/>
            <w:color w:val="000000"/>
            <w:sz w:val="18"/>
            <w:u w:val="single"/>
          </w:rPr>
          <w:t>examen permis</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"http://e-drpciv.ro/tag/examen-auto-cat-b" </w:instrText>
        </w:r>
      </w:ins>
      <w:r w:rsidRPr="009316C1">
        <w:rPr>
          <w:rFonts w:ascii="Arial" w:hAnsi="Arial" w:cs="Arial"/>
          <w:color w:val="222222"/>
          <w:sz w:val="18"/>
          <w:szCs w:val="18"/>
        </w:rPr>
      </w:r>
      <w:ins w:id="800" w:author="Unknown">
        <w:r w:rsidRPr="00C43403">
          <w:rPr>
            <w:rFonts w:ascii="Arial" w:hAnsi="Arial" w:cs="Arial"/>
            <w:color w:val="222222"/>
            <w:sz w:val="18"/>
            <w:szCs w:val="18"/>
          </w:rPr>
          <w:fldChar w:fldCharType="separate"/>
        </w:r>
        <w:r w:rsidRPr="00C43403">
          <w:rPr>
            <w:rFonts w:ascii="Arial" w:hAnsi="Arial" w:cs="Arial"/>
            <w:color w:val="000000"/>
            <w:sz w:val="18"/>
            <w:u w:val="single"/>
          </w:rPr>
          <w:t>examen auto cat b</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outlineLvl w:val="1"/>
        <w:rPr>
          <w:ins w:id="801" w:author="Unknown"/>
          <w:rFonts w:ascii="Tahoma" w:hAnsi="Tahoma" w:cs="Tahoma"/>
          <w:b/>
          <w:bCs/>
          <w:color w:val="222222"/>
          <w:sz w:val="21"/>
          <w:szCs w:val="21"/>
        </w:rPr>
      </w:pPr>
      <w:ins w:id="802"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"http://e-drpciv.ro/intrebare/341/cum_trebuie_sa_procedeze_conducatorul_unui_autovehicul_daca_in_timpul_deplasarii_apar_probleme_tehnice_care_fac_imposibila_continuarea_calatoriei" </w:instrText>
        </w:r>
      </w:ins>
      <w:r w:rsidRPr="009316C1">
        <w:rPr>
          <w:rFonts w:ascii="Tahoma" w:hAnsi="Tahoma" w:cs="Tahoma"/>
          <w:b/>
          <w:bCs/>
          <w:color w:val="222222"/>
          <w:sz w:val="21"/>
          <w:szCs w:val="21"/>
        </w:rPr>
      </w:r>
      <w:ins w:id="803"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341. Cum trebuie să procedeze conducătorul unui autovehicul dacă în timpul deplasării apar probleme tehnice care fac imposibilă continuarea călătoriei?</w:t>
        </w:r>
        <w:r w:rsidRPr="00C43403">
          <w:rPr>
            <w:rFonts w:ascii="Tahoma" w:hAnsi="Tahoma" w:cs="Tahoma"/>
            <w:b/>
            <w:bCs/>
            <w:color w:val="222222"/>
            <w:sz w:val="21"/>
            <w:szCs w:val="21"/>
          </w:rPr>
          <w:fldChar w:fldCharType="end"/>
        </w:r>
      </w:ins>
    </w:p>
    <w:p w:rsidR="00AE1230" w:rsidRPr="00C43403" w:rsidRDefault="00AE1230" w:rsidP="00C43403">
      <w:pPr>
        <w:shd w:val="clear" w:color="auto" w:fill="FCFDFD"/>
        <w:spacing w:after="30" w:line="240" w:lineRule="auto"/>
        <w:rPr>
          <w:ins w:id="804" w:author="Unknown"/>
          <w:rFonts w:ascii="Arial" w:hAnsi="Arial" w:cs="Arial"/>
          <w:color w:val="222222"/>
          <w:sz w:val="18"/>
          <w:szCs w:val="18"/>
        </w:rPr>
      </w:pPr>
      <w:ins w:id="805"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dacă nu poate înlătura defecţiunile, să se deplaseze la cea mai apropiată unitate de depanare;</w:t>
        </w:r>
      </w:ins>
    </w:p>
    <w:p w:rsidR="00AE1230" w:rsidRPr="00C43403" w:rsidRDefault="00AE1230" w:rsidP="00C43403">
      <w:pPr>
        <w:shd w:val="clear" w:color="auto" w:fill="33FF33"/>
        <w:spacing w:after="30" w:line="240" w:lineRule="auto"/>
        <w:rPr>
          <w:ins w:id="806" w:author="Unknown"/>
          <w:rFonts w:ascii="Arial" w:hAnsi="Arial" w:cs="Arial"/>
          <w:color w:val="222222"/>
          <w:sz w:val="18"/>
          <w:szCs w:val="18"/>
        </w:rPr>
      </w:pPr>
      <w:ins w:id="807"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scoată autovehiculul în afara părţii carosabile;</w:t>
        </w:r>
      </w:ins>
    </w:p>
    <w:p w:rsidR="00AE1230" w:rsidRPr="00C43403" w:rsidRDefault="00AE1230" w:rsidP="00C43403">
      <w:pPr>
        <w:shd w:val="clear" w:color="auto" w:fill="FCFDFD"/>
        <w:spacing w:after="30" w:line="240" w:lineRule="auto"/>
        <w:rPr>
          <w:ins w:id="808" w:author="Unknown"/>
          <w:rFonts w:ascii="Arial" w:hAnsi="Arial" w:cs="Arial"/>
          <w:color w:val="222222"/>
          <w:sz w:val="18"/>
          <w:szCs w:val="18"/>
        </w:rPr>
      </w:pPr>
      <w:ins w:id="809"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asigure autovehiculul contra efracţiei şi să plece după ajutor.</w:t>
        </w:r>
      </w:ins>
    </w:p>
    <w:p w:rsidR="00AE1230" w:rsidRPr="00C43403" w:rsidRDefault="00AE1230" w:rsidP="00C43403">
      <w:pPr>
        <w:shd w:val="clear" w:color="auto" w:fill="5C9CCC"/>
        <w:spacing w:after="0" w:line="240" w:lineRule="auto"/>
        <w:rPr>
          <w:ins w:id="810" w:author="Unknown"/>
          <w:rFonts w:ascii="Arial" w:hAnsi="Arial" w:cs="Arial"/>
          <w:b/>
          <w:bCs/>
          <w:color w:val="FFFFFF"/>
          <w:sz w:val="18"/>
          <w:szCs w:val="18"/>
        </w:rPr>
      </w:pPr>
      <w:ins w:id="811" w:author="Unknown">
        <w:r w:rsidRPr="00C43403">
          <w:rPr>
            <w:rFonts w:ascii="Arial" w:hAnsi="Arial" w:cs="Arial"/>
            <w:b/>
            <w:bCs/>
            <w:color w:val="FFFFFF"/>
            <w:sz w:val="18"/>
          </w:rPr>
          <w:t>0 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812" w:author="Unknown"/>
          <w:rFonts w:ascii="Arial" w:hAnsi="Arial" w:cs="Arial"/>
          <w:color w:val="222222"/>
          <w:sz w:val="18"/>
          <w:szCs w:val="18"/>
        </w:rPr>
      </w:pPr>
      <w:ins w:id="813"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814" w:author="Unknown">
        <w:r w:rsidRPr="00C43403">
          <w:rPr>
            <w:rFonts w:ascii="Arial" w:hAnsi="Arial" w:cs="Arial"/>
            <w:color w:val="222222"/>
            <w:sz w:val="18"/>
            <w:szCs w:val="18"/>
          </w:rPr>
          <w:fldChar w:fldCharType="separate"/>
        </w:r>
        <w:r w:rsidRPr="00C43403">
          <w:rPr>
            <w:rFonts w:ascii="Arial" w:hAnsi="Arial" w:cs="Arial"/>
            <w:color w:val="000000"/>
            <w:sz w:val="18"/>
            <w:u w:val="single"/>
          </w:rPr>
          <w:t>examen permis</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"http://e-drpciv.ro/tag/permis-cat-tr" </w:instrText>
        </w:r>
      </w:ins>
      <w:r w:rsidRPr="009316C1">
        <w:rPr>
          <w:rFonts w:ascii="Arial" w:hAnsi="Arial" w:cs="Arial"/>
          <w:color w:val="222222"/>
          <w:sz w:val="18"/>
          <w:szCs w:val="18"/>
        </w:rPr>
      </w:r>
      <w:ins w:id="815" w:author="Unknown">
        <w:r w:rsidRPr="00C43403">
          <w:rPr>
            <w:rFonts w:ascii="Arial" w:hAnsi="Arial" w:cs="Arial"/>
            <w:color w:val="222222"/>
            <w:sz w:val="18"/>
            <w:szCs w:val="18"/>
          </w:rPr>
          <w:fldChar w:fldCharType="separate"/>
        </w:r>
        <w:r w:rsidRPr="00C43403">
          <w:rPr>
            <w:rFonts w:ascii="Arial" w:hAnsi="Arial" w:cs="Arial"/>
            <w:b/>
            <w:bCs/>
            <w:color w:val="000000"/>
            <w:sz w:val="18"/>
          </w:rPr>
          <w:t>permis cat tr</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rPr>
          <w:ins w:id="816" w:author="Unknown"/>
          <w:rFonts w:ascii="Arial" w:hAnsi="Arial" w:cs="Arial"/>
          <w:color w:val="222222"/>
          <w:sz w:val="18"/>
          <w:szCs w:val="18"/>
        </w:rPr>
      </w:pPr>
      <w:ins w:id="817"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"http://e-drpciv.ro/poze2/709.jpg" </w:instrText>
        </w:r>
      </w:ins>
      <w:r w:rsidRPr="009316C1">
        <w:rPr>
          <w:rFonts w:ascii="Arial" w:hAnsi="Arial" w:cs="Arial"/>
          <w:color w:val="222222"/>
          <w:sz w:val="18"/>
          <w:szCs w:val="18"/>
        </w:rPr>
      </w:r>
      <w:ins w:id="818" w:author="Unknown">
        <w:r w:rsidRPr="00C43403">
          <w:rPr>
            <w:rFonts w:ascii="Arial" w:hAnsi="Arial" w:cs="Arial"/>
            <w:color w:val="222222"/>
            <w:sz w:val="18"/>
            <w:szCs w:val="18"/>
          </w:rPr>
          <w:fldChar w:fldCharType="separate"/>
        </w:r>
      </w:ins>
      <w:r>
        <w:rPr>
          <w:noProof/>
        </w:rPr>
        <w:pict>
          <v:shape id="Picture 75" o:spid="_x0000_s1098" type="#_x0000_t75" alt="http://e-drpciv.ro/poze2/709.jpg" href="http://e-drpciv.ro/poze2/709.j" style="position:absolute;margin-left:65pt;margin-top:0;width:105pt;height:78.75pt;z-index:251731968;visibility:visible;mso-wrap-distance-left:0;mso-wrap-distance-right:0;mso-position-horizontal:right;mso-position-horizontal-relative:text;mso-position-vertical-relative:line" o:allowoverlap="f" o:button="t">
            <v:fill o:detectmouseclick="t"/>
            <v:imagedata r:id="rId954" o:title=""/>
            <w10:wrap type="square"/>
          </v:shape>
        </w:pict>
      </w:r>
      <w:ins w:id="819"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820" w:author="Unknown"/>
          <w:rFonts w:ascii="Tahoma" w:hAnsi="Tahoma" w:cs="Tahoma"/>
          <w:b/>
          <w:bCs/>
          <w:color w:val="222222"/>
          <w:sz w:val="21"/>
          <w:szCs w:val="21"/>
        </w:rPr>
      </w:pPr>
      <w:ins w:id="821"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"http://e-drpciv.ro/intrebare/709/camionul_este_stationat_cine_incalca_legea_daca_incercati_sa-l_depasiti_" </w:instrText>
        </w:r>
      </w:ins>
      <w:r w:rsidRPr="009316C1">
        <w:rPr>
          <w:rFonts w:ascii="Tahoma" w:hAnsi="Tahoma" w:cs="Tahoma"/>
          <w:b/>
          <w:bCs/>
          <w:color w:val="222222"/>
          <w:sz w:val="21"/>
          <w:szCs w:val="21"/>
        </w:rPr>
      </w:r>
      <w:ins w:id="822"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709. Camionul este staţionat. Cine încalcă legea dacă încercaţi să-l depăşiţi ?</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823" w:author="Unknown"/>
          <w:rFonts w:ascii="Arial" w:hAnsi="Arial" w:cs="Arial"/>
          <w:color w:val="222222"/>
          <w:sz w:val="18"/>
          <w:szCs w:val="18"/>
        </w:rPr>
      </w:pPr>
      <w:ins w:id="824"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conducătorul autocamionului;</w:t>
        </w:r>
      </w:ins>
    </w:p>
    <w:p w:rsidR="00AE1230" w:rsidRPr="00C43403" w:rsidRDefault="00AE1230" w:rsidP="00C43403">
      <w:pPr>
        <w:shd w:val="clear" w:color="auto" w:fill="FCFDFD"/>
        <w:spacing w:after="30" w:line="240" w:lineRule="auto"/>
        <w:rPr>
          <w:ins w:id="825" w:author="Unknown"/>
          <w:rFonts w:ascii="Arial" w:hAnsi="Arial" w:cs="Arial"/>
          <w:color w:val="222222"/>
          <w:sz w:val="18"/>
          <w:szCs w:val="18"/>
        </w:rPr>
      </w:pPr>
      <w:ins w:id="826"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dumneavoastră;</w:t>
        </w:r>
      </w:ins>
    </w:p>
    <w:p w:rsidR="00AE1230" w:rsidRPr="00C43403" w:rsidRDefault="00AE1230" w:rsidP="00C43403">
      <w:pPr>
        <w:shd w:val="clear" w:color="auto" w:fill="FCFDFD"/>
        <w:spacing w:after="30" w:line="240" w:lineRule="auto"/>
        <w:rPr>
          <w:ins w:id="827" w:author="Unknown"/>
          <w:rFonts w:ascii="Arial" w:hAnsi="Arial" w:cs="Arial"/>
          <w:color w:val="222222"/>
          <w:sz w:val="18"/>
          <w:szCs w:val="18"/>
        </w:rPr>
      </w:pPr>
      <w:ins w:id="828"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atât conducătorul autocamionului, cât şi dumneavoastră.</w:t>
        </w:r>
      </w:ins>
    </w:p>
    <w:p w:rsidR="00AE1230" w:rsidRPr="00C43403" w:rsidRDefault="00AE1230" w:rsidP="00C43403">
      <w:pPr>
        <w:shd w:val="clear" w:color="auto" w:fill="5C9CCC"/>
        <w:spacing w:after="0" w:line="240" w:lineRule="auto"/>
        <w:rPr>
          <w:ins w:id="829" w:author="Unknown"/>
          <w:rFonts w:ascii="Arial" w:hAnsi="Arial" w:cs="Arial"/>
          <w:b/>
          <w:bCs/>
          <w:color w:val="FFFFFF"/>
          <w:sz w:val="18"/>
          <w:szCs w:val="18"/>
        </w:rPr>
      </w:pPr>
      <w:ins w:id="830" w:author="Unknown">
        <w:r w:rsidRPr="00C43403">
          <w:rPr>
            <w:rFonts w:ascii="Arial" w:hAnsi="Arial" w:cs="Arial"/>
            <w:b/>
            <w:bCs/>
            <w:color w:val="FFFFFF"/>
            <w:sz w:val="18"/>
          </w:rPr>
          <w:t>22 </w:t>
        </w:r>
        <w:r w:rsidRPr="00C43403">
          <w:rPr>
            <w:rFonts w:ascii="Arial" w:hAnsi="Arial" w:cs="Arial"/>
            <w:b/>
            <w:bCs/>
            <w:color w:val="FFFFFF"/>
            <w:sz w:val="18"/>
            <w:szCs w:val="18"/>
          </w:rPr>
          <w:t>comentarii</w:t>
        </w:r>
      </w:ins>
    </w:p>
    <w:p w:rsidR="00AE1230" w:rsidRPr="00C43403" w:rsidRDefault="00AE1230" w:rsidP="00C43403">
      <w:pPr>
        <w:shd w:val="clear" w:color="auto" w:fill="FCFDFD"/>
        <w:spacing w:after="0" w:line="240" w:lineRule="auto"/>
        <w:rPr>
          <w:ins w:id="831" w:author="Unknown"/>
          <w:rFonts w:ascii="Arial" w:hAnsi="Arial" w:cs="Arial"/>
          <w:color w:val="222222"/>
          <w:sz w:val="18"/>
          <w:szCs w:val="18"/>
        </w:rPr>
      </w:pPr>
      <w:ins w:id="832" w:author="Unknown">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833" w:author="Unknown">
        <w:r w:rsidRPr="00C43403">
          <w:rPr>
            <w:rFonts w:ascii="Arial" w:hAnsi="Arial" w:cs="Arial"/>
            <w:color w:val="222222"/>
            <w:sz w:val="18"/>
            <w:szCs w:val="18"/>
          </w:rPr>
          <w:fldChar w:fldCharType="separate"/>
        </w:r>
        <w:r w:rsidRPr="00C43403">
          <w:rPr>
            <w:rFonts w:ascii="Arial" w:hAnsi="Arial" w:cs="Arial"/>
            <w:color w:val="000000"/>
            <w:sz w:val="18"/>
            <w:u w:val="single"/>
          </w:rPr>
          <w:t>www.drpciv</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834" w:author="Unknown">
        <w:r w:rsidRPr="00C43403">
          <w:rPr>
            <w:rFonts w:ascii="Arial" w:hAnsi="Arial" w:cs="Arial"/>
            <w:color w:val="222222"/>
            <w:sz w:val="18"/>
            <w:szCs w:val="18"/>
          </w:rPr>
          <w:fldChar w:fldCharType="separate"/>
        </w:r>
        <w:r w:rsidRPr="00C43403">
          <w:rPr>
            <w:rFonts w:ascii="Arial" w:hAnsi="Arial" w:cs="Arial"/>
            <w:color w:val="000000"/>
            <w:sz w:val="18"/>
            <w:u w:val="single"/>
          </w:rPr>
          <w:t>teste auto</w:t>
        </w:r>
        <w:r w:rsidRPr="00C43403">
          <w:rPr>
            <w:rFonts w:ascii="Arial" w:hAnsi="Arial" w:cs="Arial"/>
            <w:color w:val="222222"/>
            <w:sz w:val="18"/>
            <w:szCs w:val="18"/>
          </w:rPr>
          <w:fldChar w:fldCharType="end"/>
        </w:r>
        <w:r w:rsidRPr="00C43403">
          <w:rPr>
            <w:rFonts w:ascii="Arial" w:hAnsi="Arial" w:cs="Arial"/>
            <w:color w:val="222222"/>
            <w:sz w:val="18"/>
          </w:rPr>
          <w:t> </w:t>
        </w:r>
        <w:r w:rsidRPr="00C43403">
          <w:rPr>
            <w:rFonts w:ascii="Arial" w:hAnsi="Arial" w:cs="Arial"/>
            <w:color w:val="222222"/>
            <w:sz w:val="18"/>
            <w:szCs w:val="18"/>
          </w:rPr>
          <w:t> </w:t>
        </w:r>
      </w:ins>
    </w:p>
    <w:p w:rsidR="00AE1230" w:rsidRPr="00C43403" w:rsidRDefault="00AE1230" w:rsidP="00C43403">
      <w:pPr>
        <w:shd w:val="clear" w:color="auto" w:fill="FCFDFD"/>
        <w:spacing w:after="0" w:line="240" w:lineRule="auto"/>
        <w:rPr>
          <w:ins w:id="835" w:author="Unknown"/>
          <w:rFonts w:ascii="Arial" w:hAnsi="Arial" w:cs="Arial"/>
          <w:color w:val="222222"/>
          <w:sz w:val="18"/>
          <w:szCs w:val="18"/>
        </w:rPr>
      </w:pPr>
      <w:ins w:id="836" w:author="Unknown">
        <w:r w:rsidRPr="00C43403">
          <w:rPr>
            <w:rFonts w:ascii="Arial" w:hAnsi="Arial" w:cs="Arial"/>
            <w:color w:val="222222"/>
            <w:sz w:val="18"/>
            <w:szCs w:val="18"/>
          </w:rPr>
          <w:fldChar w:fldCharType="begin"/>
        </w:r>
        <w:r w:rsidRPr="00C43403">
          <w:rPr>
            <w:rFonts w:ascii="Arial" w:hAnsi="Arial" w:cs="Arial"/>
            <w:color w:val="222222"/>
            <w:sz w:val="18"/>
            <w:szCs w:val="18"/>
          </w:rPr>
          <w:instrText xml:space="preserve"> HYPERLINK "http://e-drpciv.ro/poze2/954.jpg" </w:instrText>
        </w:r>
      </w:ins>
      <w:r w:rsidRPr="009316C1">
        <w:rPr>
          <w:rFonts w:ascii="Arial" w:hAnsi="Arial" w:cs="Arial"/>
          <w:color w:val="222222"/>
          <w:sz w:val="18"/>
          <w:szCs w:val="18"/>
        </w:rPr>
      </w:r>
      <w:ins w:id="837" w:author="Unknown">
        <w:r w:rsidRPr="00C43403">
          <w:rPr>
            <w:rFonts w:ascii="Arial" w:hAnsi="Arial" w:cs="Arial"/>
            <w:color w:val="222222"/>
            <w:sz w:val="18"/>
            <w:szCs w:val="18"/>
          </w:rPr>
          <w:fldChar w:fldCharType="separate"/>
        </w:r>
      </w:ins>
      <w:r>
        <w:rPr>
          <w:noProof/>
        </w:rPr>
        <w:pict>
          <v:shape id="Picture 76" o:spid="_x0000_s1099" type="#_x0000_t75" alt="http://e-drpciv.ro/poze2/954.jpg" href="http://e-drpciv.ro/poze2/954.j" style="position:absolute;margin-left:65pt;margin-top:0;width:105pt;height:78.75pt;z-index:251732992;visibility:visible;mso-wrap-distance-left:0;mso-wrap-distance-right:0;mso-position-horizontal:right;mso-position-horizontal-relative:text;mso-position-vertical-relative:line" o:allowoverlap="f" o:button="t">
            <v:fill o:detectmouseclick="t"/>
            <v:imagedata r:id="rId955" o:title=""/>
            <w10:wrap type="square"/>
          </v:shape>
        </w:pict>
      </w:r>
      <w:ins w:id="838" w:author="Unknown">
        <w:r w:rsidRPr="00C43403">
          <w:rPr>
            <w:rFonts w:ascii="Arial" w:hAnsi="Arial" w:cs="Arial"/>
            <w:color w:val="222222"/>
            <w:sz w:val="18"/>
            <w:szCs w:val="18"/>
          </w:rPr>
          <w:fldChar w:fldCharType="end"/>
        </w:r>
      </w:ins>
    </w:p>
    <w:p w:rsidR="00AE1230" w:rsidRPr="00C43403" w:rsidRDefault="00AE1230" w:rsidP="00C43403">
      <w:pPr>
        <w:shd w:val="clear" w:color="auto" w:fill="FCFDFD"/>
        <w:spacing w:after="0" w:line="240" w:lineRule="auto"/>
        <w:outlineLvl w:val="1"/>
        <w:rPr>
          <w:ins w:id="839" w:author="Unknown"/>
          <w:rFonts w:ascii="Tahoma" w:hAnsi="Tahoma" w:cs="Tahoma"/>
          <w:b/>
          <w:bCs/>
          <w:color w:val="222222"/>
          <w:sz w:val="21"/>
          <w:szCs w:val="21"/>
        </w:rPr>
      </w:pPr>
      <w:ins w:id="840" w:author="Unknown">
        <w:r w:rsidRPr="00C43403">
          <w:rPr>
            <w:rFonts w:ascii="Tahoma" w:hAnsi="Tahoma" w:cs="Tahoma"/>
            <w:b/>
            <w:bCs/>
            <w:color w:val="222222"/>
            <w:sz w:val="21"/>
            <w:szCs w:val="21"/>
          </w:rPr>
          <w:fldChar w:fldCharType="begin"/>
        </w:r>
        <w:r w:rsidRPr="00C43403">
          <w:rPr>
            <w:rFonts w:ascii="Tahoma" w:hAnsi="Tahoma" w:cs="Tahoma"/>
            <w:b/>
            <w:bCs/>
            <w:color w:val="222222"/>
            <w:sz w:val="21"/>
            <w:szCs w:val="21"/>
          </w:rPr>
          <w:instrText xml:space="preserve"> HYPERLINK "http://e-drpciv.ro/intrebare/954/este_regulamentar_sa_depasiti_autobuzul_oprit_in_statie" </w:instrText>
        </w:r>
      </w:ins>
      <w:r w:rsidRPr="009316C1">
        <w:rPr>
          <w:rFonts w:ascii="Tahoma" w:hAnsi="Tahoma" w:cs="Tahoma"/>
          <w:b/>
          <w:bCs/>
          <w:color w:val="222222"/>
          <w:sz w:val="21"/>
          <w:szCs w:val="21"/>
        </w:rPr>
      </w:r>
      <w:ins w:id="841" w:author="Unknown">
        <w:r w:rsidRPr="00C43403">
          <w:rPr>
            <w:rFonts w:ascii="Tahoma" w:hAnsi="Tahoma" w:cs="Tahoma"/>
            <w:b/>
            <w:bCs/>
            <w:color w:val="222222"/>
            <w:sz w:val="21"/>
            <w:szCs w:val="21"/>
          </w:rPr>
          <w:fldChar w:fldCharType="separate"/>
        </w:r>
        <w:r w:rsidRPr="00C43403">
          <w:rPr>
            <w:rFonts w:ascii="Tahoma" w:hAnsi="Tahoma" w:cs="Tahoma"/>
            <w:b/>
            <w:bCs/>
            <w:color w:val="000000"/>
            <w:sz w:val="21"/>
            <w:u w:val="single"/>
          </w:rPr>
          <w:t>954. Este regulamentar să depăşiţi autobuzul oprit în staţie?</w:t>
        </w:r>
        <w:r w:rsidRPr="00C43403">
          <w:rPr>
            <w:rFonts w:ascii="Tahoma" w:hAnsi="Tahoma" w:cs="Tahoma"/>
            <w:b/>
            <w:bCs/>
            <w:color w:val="222222"/>
            <w:sz w:val="21"/>
            <w:szCs w:val="21"/>
          </w:rPr>
          <w:fldChar w:fldCharType="end"/>
        </w:r>
      </w:ins>
    </w:p>
    <w:p w:rsidR="00AE1230" w:rsidRPr="00C43403" w:rsidRDefault="00AE1230" w:rsidP="00C43403">
      <w:pPr>
        <w:shd w:val="clear" w:color="auto" w:fill="33FF33"/>
        <w:spacing w:after="30" w:line="240" w:lineRule="auto"/>
        <w:rPr>
          <w:ins w:id="842" w:author="Unknown"/>
          <w:rFonts w:ascii="Arial" w:hAnsi="Arial" w:cs="Arial"/>
          <w:color w:val="222222"/>
          <w:sz w:val="18"/>
          <w:szCs w:val="18"/>
        </w:rPr>
      </w:pPr>
      <w:ins w:id="843" w:author="Unknown">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da, dacă vă asiguraţi şi semnalizaţi;</w:t>
        </w:r>
      </w:ins>
    </w:p>
    <w:p w:rsidR="00AE1230" w:rsidRPr="00C43403" w:rsidRDefault="00AE1230" w:rsidP="00C43403">
      <w:pPr>
        <w:shd w:val="clear" w:color="auto" w:fill="FCFDFD"/>
        <w:spacing w:after="30" w:line="240" w:lineRule="auto"/>
        <w:rPr>
          <w:ins w:id="844" w:author="Unknown"/>
          <w:rFonts w:ascii="Arial" w:hAnsi="Arial" w:cs="Arial"/>
          <w:color w:val="222222"/>
          <w:sz w:val="18"/>
          <w:szCs w:val="18"/>
        </w:rPr>
      </w:pPr>
      <w:ins w:id="845" w:author="Unknown">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numai dacă autobuzul are refugiu pentru pietoni;</w:t>
        </w:r>
      </w:ins>
    </w:p>
    <w:p w:rsidR="00AE1230" w:rsidRPr="00C43403" w:rsidRDefault="00AE1230" w:rsidP="00C43403">
      <w:pPr>
        <w:shd w:val="clear" w:color="auto" w:fill="FCFDFD"/>
        <w:spacing w:after="30" w:line="240" w:lineRule="auto"/>
        <w:rPr>
          <w:ins w:id="846" w:author="Unknown"/>
          <w:rFonts w:ascii="Arial" w:hAnsi="Arial" w:cs="Arial"/>
          <w:color w:val="222222"/>
          <w:sz w:val="18"/>
          <w:szCs w:val="18"/>
        </w:rPr>
      </w:pPr>
      <w:ins w:id="847" w:author="Unknown">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nu, până la plecarea autobuzului din staţie.</w:t>
        </w:r>
      </w:ins>
    </w:p>
    <w:p w:rsidR="00AE1230" w:rsidRPr="00C43403" w:rsidRDefault="00AE1230" w:rsidP="00C43403">
      <w:pPr>
        <w:spacing w:after="0" w:line="240" w:lineRule="auto"/>
        <w:outlineLvl w:val="1"/>
        <w:rPr>
          <w:rFonts w:ascii="Tahoma" w:hAnsi="Tahoma" w:cs="Tahoma"/>
          <w:b/>
          <w:bCs/>
          <w:color w:val="222222"/>
          <w:sz w:val="21"/>
          <w:szCs w:val="21"/>
        </w:rPr>
      </w:pPr>
      <w:hyperlink r:id="rId956" w:history="1">
        <w:r w:rsidRPr="00C43403">
          <w:rPr>
            <w:rFonts w:ascii="Tahoma" w:hAnsi="Tahoma" w:cs="Tahoma"/>
            <w:b/>
            <w:bCs/>
            <w:color w:val="000000"/>
            <w:sz w:val="21"/>
          </w:rPr>
          <w:t>820. Dacă circulaţi într-o intersecţie cu sens giratoriu, acordaţi prioritate: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niciunui vehicul;</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vehiculelor care urmează să intre în intersecţie;</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autobuzelor şi troleibuzelor.</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57" w:history="1">
        <w:r w:rsidRPr="00C43403">
          <w:rPr>
            <w:rFonts w:ascii="Tahoma" w:hAnsi="Tahoma" w:cs="Tahoma"/>
            <w:b/>
            <w:bCs/>
            <w:color w:val="000000"/>
            <w:sz w:val="21"/>
          </w:rPr>
          <w:t>355. Este permisă remorcarea unui autovehicul pe autostradă?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nu, legea interzice în mod expres acest lucru;</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da, dacă ansamblul astfel format poate depăşi viteza de 50 km/h;</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da, dacă autovehiculul remorcat este un autoturism.</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3 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hyperlink r:id="rId958" w:history="1">
        <w:r w:rsidRPr="00C43403">
          <w:rPr>
            <w:rFonts w:ascii="Arial" w:hAnsi="Arial" w:cs="Arial"/>
            <w:b/>
            <w:bCs/>
            <w:color w:val="000000"/>
            <w:sz w:val="18"/>
          </w:rPr>
          <w:t>permis cat B</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59" w:history="1">
        <w:r w:rsidRPr="00C43403">
          <w:rPr>
            <w:rFonts w:ascii="Arial" w:hAnsi="Arial" w:cs="Arial"/>
            <w:b/>
            <w:bCs/>
            <w:color w:val="000000"/>
            <w:sz w:val="18"/>
          </w:rPr>
          <w:t>auto chestionare</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60" w:history="1">
        <w:r w:rsidRPr="00C43403">
          <w:rPr>
            <w:rFonts w:ascii="Tahoma" w:hAnsi="Tahoma" w:cs="Tahoma"/>
            <w:b/>
            <w:bCs/>
            <w:color w:val="000000"/>
            <w:sz w:val="21"/>
          </w:rPr>
          <w:t>830. Ce obligaţii revin conducătorilor de vehicule la trecerea autovehiculelor cu regim de circulaţie prioritară, care au în funcţiune mijloacele speciale de avertizare luminoasă de culoare albastră şi pe cele de avertizare sonoră?</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reducă viteza, să circule cât mai aproape de marginea drumului în sensul de deplasare şi să acorde prioritate de trecere;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mărească viteza pentru a nu incomoda circulaţia;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oprească imediat, pe acostament sau, în lipsa acestuia, cât mai aproape de marginea drumului sau de bordura trotuarului, în sensul de deplasare.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20% | Tags:</w:t>
      </w:r>
      <w:r w:rsidRPr="00C43403">
        <w:rPr>
          <w:rFonts w:ascii="Arial" w:hAnsi="Arial" w:cs="Arial"/>
          <w:color w:val="222222"/>
          <w:sz w:val="18"/>
        </w:rPr>
        <w:t> </w:t>
      </w:r>
      <w:hyperlink r:id="rId961" w:history="1">
        <w:r w:rsidRPr="00C43403">
          <w:rPr>
            <w:rFonts w:ascii="Arial" w:hAnsi="Arial" w:cs="Arial"/>
            <w:color w:val="000000"/>
            <w:sz w:val="18"/>
          </w:rPr>
          <w:t>examen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62" w:history="1">
        <w:r w:rsidRPr="00C43403">
          <w:rPr>
            <w:rFonts w:ascii="Arial" w:hAnsi="Arial" w:cs="Arial"/>
            <w:color w:val="000000"/>
            <w:sz w:val="18"/>
          </w:rPr>
          <w:t>teste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963" w:history="1">
        <w:r>
          <w:rPr>
            <w:noProof/>
          </w:rPr>
          <w:pict>
            <v:shape id="Picture 77" o:spid="_x0000_s1100" type="#_x0000_t75" alt="http://e-drpciv.ro/poze2/1040.jpg" href="http://e-drpciv.ro/poze2/1040.j" style="position:absolute;margin-left:65pt;margin-top:0;width:105pt;height:78.75pt;z-index:251734016;visibility:visible;mso-wrap-distance-left:0;mso-wrap-distance-right:0;mso-position-horizontal:right;mso-position-horizontal-relative:text;mso-position-vertical-relative:line" o:allowoverlap="f" o:button="t">
              <v:fill o:detectmouseclick="t"/>
              <v:imagedata r:id="rId964"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65" w:history="1">
        <w:r w:rsidRPr="00C43403">
          <w:rPr>
            <w:rFonts w:ascii="Tahoma" w:hAnsi="Tahoma" w:cs="Tahoma"/>
            <w:b/>
            <w:bCs/>
            <w:color w:val="000000"/>
            <w:sz w:val="21"/>
          </w:rPr>
          <w:t>1040. Care dintre conducătorii autovehiculelor execută corect depăşirea tramvaiului aflat în mers?</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ambii conducători;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conducătorul motocicletei;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conducătorul autoturismului.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16 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hyperlink r:id="rId966" w:history="1">
        <w:r w:rsidRPr="00C43403">
          <w:rPr>
            <w:rFonts w:ascii="Arial" w:hAnsi="Arial" w:cs="Arial"/>
            <w:b/>
            <w:bCs/>
            <w:color w:val="000000"/>
            <w:sz w:val="18"/>
          </w:rPr>
          <w:t>permis categoria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67" w:history="1">
        <w:r w:rsidRPr="00C43403">
          <w:rPr>
            <w:rFonts w:ascii="Arial" w:hAnsi="Arial" w:cs="Arial"/>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68" w:history="1">
        <w:r w:rsidRPr="00C43403">
          <w:rPr>
            <w:rFonts w:ascii="Tahoma" w:hAnsi="Tahoma" w:cs="Tahoma"/>
            <w:b/>
            <w:bCs/>
            <w:color w:val="000000"/>
            <w:sz w:val="21"/>
          </w:rPr>
          <w:t>264. Cum se recunoaşte o fractură deschisă la membre?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zona fracturată este tumefiată;</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pielea este străpunsă în zona fracturii;</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accidentatul nu se poate mişca.</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hyperlink r:id="rId969" w:history="1">
        <w:r w:rsidRPr="00C43403">
          <w:rPr>
            <w:rFonts w:ascii="Arial" w:hAnsi="Arial" w:cs="Arial"/>
            <w:color w:val="000000"/>
            <w:sz w:val="18"/>
          </w:rPr>
          <w:t>drpciv chestionare</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70" w:history="1">
        <w:r w:rsidRPr="00C43403">
          <w:rPr>
            <w:rFonts w:ascii="Arial" w:hAnsi="Arial" w:cs="Arial"/>
            <w:b/>
            <w:bCs/>
            <w:color w:val="000000"/>
            <w:sz w:val="18"/>
          </w:rPr>
          <w:t>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971" w:history="1">
        <w:r>
          <w:rPr>
            <w:noProof/>
          </w:rPr>
          <w:pict>
            <v:shape id="Picture 78" o:spid="_x0000_s1101" type="#_x0000_t75" alt="http://e-drpciv.ro/poze2/1053.jpg" href="http://e-drpciv.ro/poze2/1053.j" style="position:absolute;margin-left:65pt;margin-top:0;width:105pt;height:78.75pt;z-index:251735040;visibility:visible;mso-wrap-distance-left:0;mso-wrap-distance-right:0;mso-position-horizontal:right;mso-position-horizontal-relative:text;mso-position-vertical-relative:line" o:allowoverlap="f" o:button="t">
              <v:fill o:detectmouseclick="t"/>
              <v:imagedata r:id="rId972"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73" w:history="1">
        <w:r w:rsidRPr="00C43403">
          <w:rPr>
            <w:rFonts w:ascii="Tahoma" w:hAnsi="Tahoma" w:cs="Tahoma"/>
            <w:b/>
            <w:bCs/>
            <w:color w:val="000000"/>
            <w:sz w:val="21"/>
          </w:rPr>
          <w:t>1053. În ce ordine vor circula autovehiculele prin intersecţia prezentată?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troleibuzul, tramvaiul, autoturismul;</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tramvaiul, autoturismul, troleibuzul;</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tramvaiul, troleibuzul, autoturismul.</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5 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20% | Tags:</w:t>
      </w:r>
      <w:r w:rsidRPr="00C43403">
        <w:rPr>
          <w:rFonts w:ascii="Arial" w:hAnsi="Arial" w:cs="Arial"/>
          <w:color w:val="222222"/>
          <w:sz w:val="18"/>
        </w:rPr>
        <w:t> </w:t>
      </w:r>
      <w:hyperlink r:id="rId974" w:history="1">
        <w:r w:rsidRPr="00C43403">
          <w:rPr>
            <w:rFonts w:ascii="Arial" w:hAnsi="Arial" w:cs="Arial"/>
            <w:color w:val="000000"/>
            <w:sz w:val="18"/>
          </w:rPr>
          <w:t>intrebari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75" w:history="1">
        <w:r w:rsidRPr="00C43403">
          <w:rPr>
            <w:rFonts w:ascii="Arial" w:hAnsi="Arial" w:cs="Arial"/>
            <w:color w:val="000000"/>
            <w:sz w:val="18"/>
          </w:rPr>
          <w:t>intrebari cat b</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76" w:history="1">
        <w:r w:rsidRPr="00C43403">
          <w:rPr>
            <w:rFonts w:ascii="Tahoma" w:hAnsi="Tahoma" w:cs="Tahoma"/>
            <w:b/>
            <w:bCs/>
            <w:color w:val="000000"/>
            <w:sz w:val="21"/>
          </w:rPr>
          <w:t>574. Ce interdicţie au conducătorii de autovehicule atunci când circulă pe drumuri acoperite de zăpadă, gheaţă sau polei?</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de a circula pe sectoarele respective de drum fără autorizaţie de la administraţia drumurilor;</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de a circula cu un autovehicul a cărui masă totală maximă este mai mare de 3,5 tone, fără a avea montate pe roţi lanţuri sau alte echipamente antiderapante omologate;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de a efectua depăşiri.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17 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21% | Tags:</w:t>
      </w:r>
      <w:r w:rsidRPr="00C43403">
        <w:rPr>
          <w:rFonts w:ascii="Arial" w:hAnsi="Arial" w:cs="Arial"/>
          <w:color w:val="222222"/>
          <w:sz w:val="18"/>
        </w:rPr>
        <w:t> </w:t>
      </w:r>
      <w:hyperlink r:id="rId977" w:history="1">
        <w:r w:rsidRPr="00C43403">
          <w:rPr>
            <w:rFonts w:ascii="Arial" w:hAnsi="Arial" w:cs="Arial"/>
            <w:b/>
            <w:bCs/>
            <w:color w:val="000000"/>
            <w:sz w:val="18"/>
          </w:rPr>
          <w:t>chestionare drpciv</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78" w:history="1">
        <w:r w:rsidRPr="00C43403">
          <w:rPr>
            <w:rFonts w:ascii="Arial" w:hAnsi="Arial" w:cs="Arial"/>
            <w:b/>
            <w:bCs/>
            <w:color w:val="000000"/>
            <w:sz w:val="18"/>
          </w:rPr>
          <w:t>intrebari categoria tr</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79" w:history="1">
        <w:r w:rsidRPr="00C43403">
          <w:rPr>
            <w:rFonts w:ascii="Tahoma" w:hAnsi="Tahoma" w:cs="Tahoma"/>
            <w:b/>
            <w:bCs/>
            <w:color w:val="000000"/>
            <w:sz w:val="21"/>
          </w:rPr>
          <w:t>453. Folosirea incorectă, pe timp de noapte, a luminilor de drum la întâlnirea cu alt autovehicul care circulă din sens opus, se sancţionează cu:</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suspendarea exercitării dreptului de a conduce autovehicule, dacă această contravenţie a fost săvârşită în mod repetat;</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anularea permisului de conducere;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amendă şi puncte de penalizare.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20% | Tags:</w:t>
      </w:r>
      <w:r w:rsidRPr="00C43403">
        <w:rPr>
          <w:rFonts w:ascii="Arial" w:hAnsi="Arial" w:cs="Arial"/>
          <w:color w:val="222222"/>
          <w:sz w:val="18"/>
        </w:rPr>
        <w:t> </w:t>
      </w:r>
      <w:hyperlink r:id="rId980" w:history="1">
        <w:r w:rsidRPr="00C43403">
          <w:rPr>
            <w:rFonts w:ascii="Arial" w:hAnsi="Arial" w:cs="Arial"/>
            <w:b/>
            <w:bCs/>
            <w:color w:val="000000"/>
            <w:sz w:val="18"/>
          </w:rPr>
          <w:t>permis categoria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81" w:history="1">
        <w:r w:rsidRPr="00C43403">
          <w:rPr>
            <w:rFonts w:ascii="Arial" w:hAnsi="Arial" w:cs="Arial"/>
            <w:color w:val="000000"/>
            <w:sz w:val="18"/>
          </w:rPr>
          <w:t>auto chestionare</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982" w:history="1">
        <w:r>
          <w:rPr>
            <w:noProof/>
          </w:rPr>
          <w:pict>
            <v:shape id="Picture 79" o:spid="_x0000_s1102" type="#_x0000_t75" alt="http://e-drpciv.ro/poze2/162.jpg" href="http://e-drpciv.ro/poze2/162.j" style="position:absolute;margin-left:65pt;margin-top:0;width:105pt;height:78.75pt;z-index:251736064;visibility:visible;mso-wrap-distance-left:0;mso-wrap-distance-right:0;mso-position-horizontal:right;mso-position-horizontal-relative:text;mso-position-vertical-relative:line" o:allowoverlap="f" o:button="t">
              <v:fill o:detectmouseclick="t"/>
              <v:imagedata r:id="rId983"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84" w:history="1">
        <w:r w:rsidRPr="00C43403">
          <w:rPr>
            <w:rFonts w:ascii="Tahoma" w:hAnsi="Tahoma" w:cs="Tahoma"/>
            <w:b/>
            <w:bCs/>
            <w:color w:val="000000"/>
            <w:sz w:val="21"/>
          </w:rPr>
          <w:t>162. Cum veţi proceda în intersecţia care urmează?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acordaţi prioritate numai vehiculelor care vin din stânga;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acordaţi prioritate numai vehiculelor care vin din dreapta;</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acordaţi prioritate celor în drept.</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14 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20% | Tags:</w:t>
      </w:r>
      <w:r w:rsidRPr="00C43403">
        <w:rPr>
          <w:rFonts w:ascii="Arial" w:hAnsi="Arial" w:cs="Arial"/>
          <w:color w:val="222222"/>
          <w:sz w:val="18"/>
        </w:rPr>
        <w:t> </w:t>
      </w:r>
      <w:hyperlink r:id="rId985" w:history="1">
        <w:r w:rsidRPr="00C43403">
          <w:rPr>
            <w:rFonts w:ascii="Arial" w:hAnsi="Arial" w:cs="Arial"/>
            <w:color w:val="000000"/>
            <w:sz w:val="18"/>
          </w:rPr>
          <w:t>permis categoria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86" w:history="1">
        <w:r w:rsidRPr="00C43403">
          <w:rPr>
            <w:rFonts w:ascii="Arial" w:hAnsi="Arial" w:cs="Arial"/>
            <w:color w:val="000000"/>
            <w:sz w:val="18"/>
          </w:rPr>
          <w:t>examen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87" w:history="1">
        <w:r w:rsidRPr="00C43403">
          <w:rPr>
            <w:rFonts w:ascii="Tahoma" w:hAnsi="Tahoma" w:cs="Tahoma"/>
            <w:b/>
            <w:bCs/>
            <w:color w:val="000000"/>
            <w:sz w:val="21"/>
          </w:rPr>
          <w:t>424. Pentru care dintre situaţiile de mai jos se dispune reţinerea permisului de conducere?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pentru nerespectarea normelor legale referitoare la verificarea medicală periodică;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pentru acumularea a 10 puncte de penalizare;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când permisul de conducere prezintă modificări, ştersături sau adăugiri.</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2 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20% | Tags:</w:t>
      </w:r>
      <w:r w:rsidRPr="00C43403">
        <w:rPr>
          <w:rFonts w:ascii="Arial" w:hAnsi="Arial" w:cs="Arial"/>
          <w:color w:val="222222"/>
          <w:sz w:val="18"/>
        </w:rPr>
        <w:t> </w:t>
      </w:r>
      <w:hyperlink r:id="rId988" w:history="1">
        <w:r w:rsidRPr="00C43403">
          <w:rPr>
            <w:rFonts w:ascii="Arial" w:hAnsi="Arial" w:cs="Arial"/>
            <w:color w:val="000000"/>
            <w:sz w:val="18"/>
          </w:rPr>
          <w:t>simulare examen auto</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89" w:history="1">
        <w:r w:rsidRPr="00C43403">
          <w:rPr>
            <w:rFonts w:ascii="Arial" w:hAnsi="Arial" w:cs="Arial"/>
            <w:b/>
            <w:bCs/>
            <w:color w:val="000000"/>
            <w:sz w:val="18"/>
          </w:rPr>
          <w:t>examen auto categoria B1</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90" w:history="1">
        <w:r w:rsidRPr="00C43403">
          <w:rPr>
            <w:rFonts w:ascii="Tahoma" w:hAnsi="Tahoma" w:cs="Tahoma"/>
            <w:b/>
            <w:bCs/>
            <w:color w:val="000000"/>
            <w:sz w:val="21"/>
          </w:rPr>
          <w:t>1042. Cum se sancţionează neacordarea priorităţii de către conducătorii de autovehicule şi tramvaie pietonilor angajaţi în traversarea drumurilor publice, atunci când au acest drept?</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prin anularea permisului de conducere;</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prin amendă contravenţională şi suspendarea exercitării dreptului de a conduce autovehicule;</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prin amendă contravenţională şi puncte de penalizare.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3 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20% | Tags:</w:t>
      </w:r>
      <w:r w:rsidRPr="00C43403">
        <w:rPr>
          <w:rFonts w:ascii="Arial" w:hAnsi="Arial" w:cs="Arial"/>
          <w:color w:val="222222"/>
          <w:sz w:val="18"/>
        </w:rPr>
        <w:t> </w:t>
      </w:r>
      <w:hyperlink r:id="rId991"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92" w:history="1">
        <w:r w:rsidRPr="00C43403">
          <w:rPr>
            <w:rFonts w:ascii="Arial" w:hAnsi="Arial" w:cs="Arial"/>
            <w:b/>
            <w:bCs/>
            <w:color w:val="000000"/>
            <w:sz w:val="18"/>
          </w:rPr>
          <w:t>chestionare auto 2014</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993" w:history="1">
        <w:r>
          <w:rPr>
            <w:noProof/>
          </w:rPr>
          <w:pict>
            <v:shape id="Picture 80" o:spid="_x0000_s1103" type="#_x0000_t75" alt="http://e-drpciv.ro/poze2/608.jpg" href="http://e-drpciv.ro/poze2/608.j" style="position:absolute;margin-left:65pt;margin-top:0;width:105pt;height:78.75pt;z-index:251737088;visibility:visible;mso-wrap-distance-left:0;mso-wrap-distance-right:0;mso-position-horizontal:right;mso-position-horizontal-relative:text;mso-position-vertical-relative:line" o:allowoverlap="f" o:button="t">
              <v:fill o:detectmouseclick="t"/>
              <v:imagedata r:id="rId994"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995" w:history="1">
        <w:r w:rsidRPr="00C43403">
          <w:rPr>
            <w:rFonts w:ascii="Tahoma" w:hAnsi="Tahoma" w:cs="Tahoma"/>
            <w:b/>
            <w:bCs/>
            <w:color w:val="000000"/>
            <w:sz w:val="21"/>
          </w:rPr>
          <w:t>608. Care este traseul optim pentru a întoarce în intersecţia prezentată?</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traseul 1;</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traseul 2;</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traseul 3.</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13 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20% | Tags:</w:t>
      </w:r>
      <w:r w:rsidRPr="00C43403">
        <w:rPr>
          <w:rFonts w:ascii="Arial" w:hAnsi="Arial" w:cs="Arial"/>
          <w:color w:val="222222"/>
          <w:sz w:val="18"/>
        </w:rPr>
        <w:t> </w:t>
      </w:r>
      <w:hyperlink r:id="rId996" w:history="1">
        <w:r w:rsidRPr="00C43403">
          <w:rPr>
            <w:rFonts w:ascii="Arial" w:hAnsi="Arial" w:cs="Arial"/>
            <w:color w:val="000000"/>
            <w:sz w:val="18"/>
          </w:rPr>
          <w:t>intrebari categoria TR</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997" w:history="1">
        <w:r w:rsidRPr="00C43403">
          <w:rPr>
            <w:rFonts w:ascii="Arial" w:hAnsi="Arial" w:cs="Arial"/>
            <w:b/>
            <w:bCs/>
            <w:color w:val="000000"/>
            <w:sz w:val="18"/>
          </w:rPr>
          <w:t>permis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998" w:history="1">
        <w:r>
          <w:rPr>
            <w:noProof/>
          </w:rPr>
          <w:pict>
            <v:shape id="Picture 81" o:spid="_x0000_s1104" type="#_x0000_t75" alt="http://e-drpciv.ro/poze2/740.jpg" href="http://e-drpciv.ro/poze2/740.j" style="position:absolute;margin-left:65pt;margin-top:0;width:105pt;height:78.75pt;z-index:251738112;visibility:visible;mso-wrap-distance-left:0;mso-wrap-distance-right:0;mso-position-horizontal:right;mso-position-horizontal-relative:text;mso-position-vertical-relative:line" o:allowoverlap="f" o:button="t">
              <v:fill o:detectmouseclick="t"/>
              <v:imagedata r:id="rId999"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1000" w:history="1">
        <w:r w:rsidRPr="00C43403">
          <w:rPr>
            <w:rFonts w:ascii="Tahoma" w:hAnsi="Tahoma" w:cs="Tahoma"/>
            <w:b/>
            <w:bCs/>
            <w:color w:val="000000"/>
            <w:sz w:val="21"/>
          </w:rPr>
          <w:t>740. Cărui autoturism trebuie să-i acordaţi prioritate?</w:t>
        </w:r>
      </w:hyperlink>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niciunui autoturism;</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autoturismului roşu;</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autoturismului verde.</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21 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20% | Tags:</w:t>
      </w:r>
      <w:r w:rsidRPr="00C43403">
        <w:rPr>
          <w:rFonts w:ascii="Arial" w:hAnsi="Arial" w:cs="Arial"/>
          <w:color w:val="222222"/>
          <w:sz w:val="18"/>
        </w:rPr>
        <w:t> </w:t>
      </w:r>
      <w:hyperlink r:id="rId1001" w:history="1">
        <w:r w:rsidRPr="00C43403">
          <w:rPr>
            <w:rFonts w:ascii="Arial" w:hAnsi="Arial" w:cs="Arial"/>
            <w:b/>
            <w:bCs/>
            <w:color w:val="000000"/>
            <w:sz w:val="18"/>
          </w:rPr>
          <w:t>chestionare auto tr</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1002" w:history="1">
        <w:r w:rsidRPr="00C43403">
          <w:rPr>
            <w:rFonts w:ascii="Arial" w:hAnsi="Arial" w:cs="Arial"/>
            <w:b/>
            <w:bCs/>
            <w:color w:val="000000"/>
            <w:sz w:val="18"/>
          </w:rPr>
          <w:t>chestionare auto</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1003" w:history="1">
        <w:r w:rsidRPr="00C43403">
          <w:rPr>
            <w:rFonts w:ascii="Tahoma" w:hAnsi="Tahoma" w:cs="Tahoma"/>
            <w:b/>
            <w:bCs/>
            <w:color w:val="000000"/>
            <w:sz w:val="21"/>
          </w:rPr>
          <w:t>859. Când poliţistul se află cu spatele la autovehiculul care se apropie şi cu braţul stâng întins orizontal, conducătorul acestuia trebuie:</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să continue deplasarea, deoarece semnalul de oprire nu i se adresează;</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să schimbe direcţia de mers spre stânga;</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să oprească, deoarece semnalul i se adresează.</w:t>
      </w:r>
    </w:p>
    <w:p w:rsidR="00AE1230" w:rsidRPr="00C43403" w:rsidRDefault="00AE1230" w:rsidP="00C43403">
      <w:pPr>
        <w:shd w:val="clear" w:color="auto" w:fill="5C9CCC"/>
        <w:spacing w:after="0" w:line="240" w:lineRule="auto"/>
        <w:rPr>
          <w:rFonts w:ascii="Arial" w:hAnsi="Arial" w:cs="Arial"/>
          <w:b/>
          <w:bCs/>
          <w:color w:val="FFFFFF"/>
          <w:sz w:val="18"/>
          <w:szCs w:val="18"/>
        </w:rPr>
      </w:pPr>
      <w:r w:rsidRPr="00C43403">
        <w:rPr>
          <w:rFonts w:ascii="Arial" w:hAnsi="Arial" w:cs="Arial"/>
          <w:b/>
          <w:bCs/>
          <w:color w:val="FFFFFF"/>
          <w:sz w:val="18"/>
        </w:rPr>
        <w:t>0 </w:t>
      </w:r>
      <w:r w:rsidRPr="00C43403">
        <w:rPr>
          <w:rFonts w:ascii="Arial" w:hAnsi="Arial" w:cs="Arial"/>
          <w:b/>
          <w:bCs/>
          <w:color w:val="FFFFFF"/>
          <w:sz w:val="18"/>
          <w:szCs w:val="18"/>
        </w:rPr>
        <w:t>comentarii</w:t>
      </w:r>
    </w:p>
    <w:p w:rsidR="00AE1230" w:rsidRPr="00C43403" w:rsidRDefault="00AE1230" w:rsidP="00C43403">
      <w:pPr>
        <w:shd w:val="clear" w:color="auto" w:fill="FCFDFD"/>
        <w:spacing w:after="0" w:line="240" w:lineRule="auto"/>
        <w:rPr>
          <w:rFonts w:ascii="Arial" w:hAnsi="Arial" w:cs="Arial"/>
          <w:color w:val="222222"/>
          <w:sz w:val="18"/>
          <w:szCs w:val="18"/>
        </w:rPr>
      </w:pPr>
      <w:r w:rsidRPr="00C43403">
        <w:rPr>
          <w:rFonts w:ascii="Arial" w:hAnsi="Arial" w:cs="Arial"/>
          <w:color w:val="222222"/>
          <w:sz w:val="18"/>
          <w:szCs w:val="18"/>
        </w:rPr>
        <w:t>Categoria:</w:t>
      </w:r>
      <w:r w:rsidRPr="00C43403">
        <w:rPr>
          <w:rFonts w:ascii="Arial" w:hAnsi="Arial" w:cs="Arial"/>
          <w:color w:val="222222"/>
          <w:sz w:val="18"/>
        </w:rPr>
        <w:t> </w:t>
      </w:r>
      <w:r w:rsidRPr="00C43403">
        <w:rPr>
          <w:rFonts w:ascii="Arial" w:hAnsi="Arial" w:cs="Arial"/>
          <w:b/>
          <w:bCs/>
          <w:color w:val="222222"/>
          <w:sz w:val="18"/>
        </w:rPr>
        <w:t>B, B1, Tr</w:t>
      </w:r>
      <w:r w:rsidRPr="00C43403">
        <w:rPr>
          <w:rFonts w:ascii="Arial" w:hAnsi="Arial" w:cs="Arial"/>
          <w:color w:val="222222"/>
          <w:sz w:val="18"/>
        </w:rPr>
        <w:t> </w:t>
      </w:r>
      <w:r w:rsidRPr="00C43403">
        <w:rPr>
          <w:rFonts w:ascii="Arial" w:hAnsi="Arial" w:cs="Arial"/>
          <w:color w:val="222222"/>
          <w:sz w:val="18"/>
          <w:szCs w:val="18"/>
        </w:rPr>
        <w:t>| Grad dificultate: 20% | Tags:</w:t>
      </w:r>
      <w:r w:rsidRPr="00C43403">
        <w:rPr>
          <w:rFonts w:ascii="Arial" w:hAnsi="Arial" w:cs="Arial"/>
          <w:color w:val="222222"/>
          <w:sz w:val="18"/>
        </w:rPr>
        <w:t> </w:t>
      </w:r>
      <w:hyperlink r:id="rId1004" w:history="1">
        <w:r w:rsidRPr="00C43403">
          <w:rPr>
            <w:rFonts w:ascii="Arial" w:hAnsi="Arial" w:cs="Arial"/>
            <w:color w:val="000000"/>
            <w:sz w:val="18"/>
          </w:rPr>
          <w:t>chestionare auto b1</w:t>
        </w:r>
      </w:hyperlink>
      <w:r w:rsidRPr="00C43403">
        <w:rPr>
          <w:rFonts w:ascii="Arial" w:hAnsi="Arial" w:cs="Arial"/>
          <w:color w:val="222222"/>
          <w:sz w:val="18"/>
        </w:rPr>
        <w:t> </w:t>
      </w:r>
      <w:r w:rsidRPr="00C43403">
        <w:rPr>
          <w:rFonts w:ascii="Arial" w:hAnsi="Arial" w:cs="Arial"/>
          <w:color w:val="222222"/>
          <w:sz w:val="18"/>
          <w:szCs w:val="18"/>
        </w:rPr>
        <w:t> </w:t>
      </w:r>
      <w:r w:rsidRPr="00C43403">
        <w:rPr>
          <w:rFonts w:ascii="Arial" w:hAnsi="Arial" w:cs="Arial"/>
          <w:color w:val="222222"/>
          <w:sz w:val="18"/>
        </w:rPr>
        <w:t> </w:t>
      </w:r>
      <w:hyperlink r:id="rId1005" w:history="1">
        <w:r w:rsidRPr="00C43403">
          <w:rPr>
            <w:rFonts w:ascii="Arial" w:hAnsi="Arial" w:cs="Arial"/>
            <w:color w:val="000000"/>
            <w:sz w:val="18"/>
          </w:rPr>
          <w:t>examen sala</w:t>
        </w:r>
      </w:hyperlink>
      <w:r w:rsidRPr="00C43403">
        <w:rPr>
          <w:rFonts w:ascii="Arial" w:hAnsi="Arial" w:cs="Arial"/>
          <w:color w:val="222222"/>
          <w:sz w:val="18"/>
        </w:rPr>
        <w:t> </w:t>
      </w:r>
      <w:r w:rsidRPr="00C43403">
        <w:rPr>
          <w:rFonts w:ascii="Arial" w:hAnsi="Arial" w:cs="Arial"/>
          <w:color w:val="222222"/>
          <w:sz w:val="18"/>
          <w:szCs w:val="18"/>
        </w:rPr>
        <w:t> </w:t>
      </w:r>
    </w:p>
    <w:p w:rsidR="00AE1230" w:rsidRPr="00C43403" w:rsidRDefault="00AE1230" w:rsidP="00C43403">
      <w:pPr>
        <w:shd w:val="clear" w:color="auto" w:fill="FCFDFD"/>
        <w:spacing w:after="0" w:line="240" w:lineRule="auto"/>
        <w:rPr>
          <w:rFonts w:ascii="Arial" w:hAnsi="Arial" w:cs="Arial"/>
          <w:color w:val="222222"/>
          <w:sz w:val="18"/>
          <w:szCs w:val="18"/>
        </w:rPr>
      </w:pPr>
      <w:hyperlink r:id="rId1006" w:history="1">
        <w:r>
          <w:rPr>
            <w:noProof/>
          </w:rPr>
          <w:pict>
            <v:shape id="Picture 82" o:spid="_x0000_s1105" type="#_x0000_t75" alt="http://e-drpciv.ro/poze2/85.jpg" href="http://e-drpciv.ro/poze2/85.j" style="position:absolute;margin-left:65pt;margin-top:0;width:105pt;height:78.75pt;z-index:251739136;visibility:visible;mso-wrap-distance-left:0;mso-wrap-distance-right:0;mso-position-horizontal:right;mso-position-horizontal-relative:text;mso-position-vertical-relative:line" o:allowoverlap="f" o:button="t">
              <v:fill o:detectmouseclick="t"/>
              <v:imagedata r:id="rId1007" o:title=""/>
              <w10:wrap type="square"/>
            </v:shape>
          </w:pict>
        </w:r>
      </w:hyperlink>
    </w:p>
    <w:p w:rsidR="00AE1230" w:rsidRPr="00C43403" w:rsidRDefault="00AE1230" w:rsidP="00C43403">
      <w:pPr>
        <w:shd w:val="clear" w:color="auto" w:fill="FCFDFD"/>
        <w:spacing w:after="0" w:line="240" w:lineRule="auto"/>
        <w:outlineLvl w:val="1"/>
        <w:rPr>
          <w:rFonts w:ascii="Tahoma" w:hAnsi="Tahoma" w:cs="Tahoma"/>
          <w:b/>
          <w:bCs/>
          <w:color w:val="222222"/>
          <w:sz w:val="21"/>
          <w:szCs w:val="21"/>
        </w:rPr>
      </w:pPr>
      <w:hyperlink r:id="rId1008" w:history="1">
        <w:r w:rsidRPr="00C43403">
          <w:rPr>
            <w:rFonts w:ascii="Tahoma" w:hAnsi="Tahoma" w:cs="Tahoma"/>
            <w:b/>
            <w:bCs/>
            <w:color w:val="000000"/>
            <w:sz w:val="21"/>
          </w:rPr>
          <w:t>85. Ce indicator urmează să fie întâlnit în intersecţia aflată la 100 m de indicatorul 1?</w:t>
        </w:r>
      </w:hyperlink>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indicatorul 3;</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indicatorul 2;</w:t>
      </w:r>
    </w:p>
    <w:p w:rsidR="00AE1230" w:rsidRPr="00C43403" w:rsidRDefault="00AE1230" w:rsidP="00C43403">
      <w:pPr>
        <w:shd w:val="clear" w:color="auto" w:fill="FCFDFD"/>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oricare dintre cele două indicatoare.</w:t>
      </w:r>
    </w:p>
    <w:p w:rsidR="00AE1230" w:rsidRPr="00C43403" w:rsidRDefault="00AE1230" w:rsidP="00C43403">
      <w:pPr>
        <w:spacing w:after="0" w:line="240" w:lineRule="auto"/>
        <w:outlineLvl w:val="1"/>
        <w:rPr>
          <w:rFonts w:ascii="Tahoma" w:hAnsi="Tahoma" w:cs="Tahoma"/>
          <w:b/>
          <w:bCs/>
          <w:color w:val="222222"/>
          <w:sz w:val="21"/>
          <w:szCs w:val="21"/>
        </w:rPr>
      </w:pPr>
      <w:hyperlink r:id="rId1009" w:history="1">
        <w:r w:rsidRPr="00C43403">
          <w:rPr>
            <w:rFonts w:ascii="Tahoma" w:hAnsi="Tahoma" w:cs="Tahoma"/>
            <w:b/>
            <w:bCs/>
            <w:color w:val="000000"/>
            <w:sz w:val="21"/>
          </w:rPr>
          <w:t>94. Cum procedează conducătorul de autovehicule noaptea, când este orbit de lumina farurilor unui autovehicul care circulă din sens opus?</w:t>
        </w:r>
      </w:hyperlink>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A.</w:t>
      </w:r>
      <w:r w:rsidRPr="00C43403">
        <w:rPr>
          <w:rFonts w:ascii="Arial" w:hAnsi="Arial" w:cs="Arial"/>
          <w:color w:val="222222"/>
          <w:sz w:val="18"/>
        </w:rPr>
        <w:t> </w:t>
      </w:r>
      <w:r w:rsidRPr="00C43403">
        <w:rPr>
          <w:rFonts w:ascii="Arial" w:hAnsi="Arial" w:cs="Arial"/>
          <w:color w:val="222222"/>
          <w:sz w:val="18"/>
          <w:szCs w:val="18"/>
        </w:rPr>
        <w:t>pune sau menţine în funcţiune faza de drum, pentru a observa mai bine drumul pe direcţia de deplasare;</w:t>
      </w:r>
    </w:p>
    <w:p w:rsidR="00AE1230" w:rsidRPr="00C43403" w:rsidRDefault="00AE1230" w:rsidP="00C43403">
      <w:pPr>
        <w:spacing w:after="30" w:line="240" w:lineRule="auto"/>
        <w:rPr>
          <w:rFonts w:ascii="Arial" w:hAnsi="Arial" w:cs="Arial"/>
          <w:color w:val="222222"/>
          <w:sz w:val="18"/>
          <w:szCs w:val="18"/>
        </w:rPr>
      </w:pPr>
      <w:r w:rsidRPr="00C43403">
        <w:rPr>
          <w:rFonts w:ascii="Arial" w:hAnsi="Arial" w:cs="Arial"/>
          <w:b/>
          <w:bCs/>
          <w:color w:val="222222"/>
          <w:sz w:val="18"/>
        </w:rPr>
        <w:t>B.</w:t>
      </w:r>
      <w:r w:rsidRPr="00C43403">
        <w:rPr>
          <w:rFonts w:ascii="Arial" w:hAnsi="Arial" w:cs="Arial"/>
          <w:color w:val="222222"/>
          <w:sz w:val="18"/>
        </w:rPr>
        <w:t> </w:t>
      </w:r>
      <w:r w:rsidRPr="00C43403">
        <w:rPr>
          <w:rFonts w:ascii="Arial" w:hAnsi="Arial" w:cs="Arial"/>
          <w:color w:val="222222"/>
          <w:sz w:val="18"/>
          <w:szCs w:val="18"/>
        </w:rPr>
        <w:t>aprinde alternativ faza de drum şi de întâlnire, pentru a-l atenţiona pe celălalt conducător că circulă incorect;</w:t>
      </w:r>
    </w:p>
    <w:p w:rsidR="00AE1230" w:rsidRPr="00C43403" w:rsidRDefault="00AE1230" w:rsidP="00C43403">
      <w:pPr>
        <w:shd w:val="clear" w:color="auto" w:fill="33FF33"/>
        <w:spacing w:after="30" w:line="240" w:lineRule="auto"/>
        <w:rPr>
          <w:rFonts w:ascii="Arial" w:hAnsi="Arial" w:cs="Arial"/>
          <w:color w:val="222222"/>
          <w:sz w:val="18"/>
          <w:szCs w:val="18"/>
        </w:rPr>
      </w:pPr>
      <w:r w:rsidRPr="00C43403">
        <w:rPr>
          <w:rFonts w:ascii="Arial" w:hAnsi="Arial" w:cs="Arial"/>
          <w:b/>
          <w:bCs/>
          <w:color w:val="222222"/>
          <w:sz w:val="18"/>
        </w:rPr>
        <w:t>C.</w:t>
      </w:r>
      <w:r w:rsidRPr="00C43403">
        <w:rPr>
          <w:rFonts w:ascii="Arial" w:hAnsi="Arial" w:cs="Arial"/>
          <w:color w:val="222222"/>
          <w:sz w:val="18"/>
        </w:rPr>
        <w:t> </w:t>
      </w:r>
      <w:r w:rsidRPr="00C43403">
        <w:rPr>
          <w:rFonts w:ascii="Arial" w:hAnsi="Arial" w:cs="Arial"/>
          <w:color w:val="222222"/>
          <w:sz w:val="18"/>
          <w:szCs w:val="18"/>
        </w:rPr>
        <w:t>menţine în funcţiune luminile de întâlnire, reduce viteza de deplasare şi opreşte dacă este cazul.</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10" w:history="1">
        <w:r w:rsidRPr="007A0525">
          <w:rPr>
            <w:rFonts w:ascii="Tahoma" w:hAnsi="Tahoma" w:cs="Tahoma"/>
            <w:b/>
            <w:bCs/>
            <w:color w:val="000000"/>
            <w:sz w:val="21"/>
          </w:rPr>
          <w:t>508. Temperatura lichidului de răcire care asigură performanţa maximă şi uzura minimă a motorului este cuprinsă în intervalul:</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100-120 grade C;</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60-70 grade C;</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90-95 grade C.</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20% | Tags:</w:t>
      </w:r>
      <w:r w:rsidRPr="007A0525">
        <w:rPr>
          <w:rFonts w:ascii="Arial" w:hAnsi="Arial" w:cs="Arial"/>
          <w:color w:val="222222"/>
          <w:sz w:val="18"/>
        </w:rPr>
        <w:t> </w:t>
      </w:r>
      <w:hyperlink r:id="rId1011" w:history="1">
        <w:r w:rsidRPr="007A0525">
          <w:rPr>
            <w:rFonts w:ascii="Arial" w:hAnsi="Arial" w:cs="Arial"/>
            <w:b/>
            <w:bCs/>
            <w:color w:val="000000"/>
            <w:sz w:val="18"/>
          </w:rPr>
          <w:t>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12" w:history="1">
        <w:r w:rsidRPr="007A0525">
          <w:rPr>
            <w:rFonts w:ascii="Arial" w:hAnsi="Arial" w:cs="Arial"/>
            <w:b/>
            <w:bCs/>
            <w:color w:val="000000"/>
            <w:sz w:val="18"/>
          </w:rPr>
          <w:t>raspunsuri 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13" w:history="1">
        <w:r w:rsidRPr="007A0525">
          <w:rPr>
            <w:rFonts w:ascii="Tahoma" w:hAnsi="Tahoma" w:cs="Tahoma"/>
            <w:b/>
            <w:bCs/>
            <w:color w:val="000000"/>
            <w:sz w:val="21"/>
          </w:rPr>
          <w:t>479. Ce obligaţii are conducătorul auto atunci când un poliţist îi solicită documentele?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prezinte certificatul de înmatriculare şi cartea de identitate a vehiculului;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 prezinte documentele personale;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să înmâneze documentele prevăzute de lege.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2 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20% | Tags:</w:t>
      </w:r>
      <w:r w:rsidRPr="007A0525">
        <w:rPr>
          <w:rFonts w:ascii="Arial" w:hAnsi="Arial" w:cs="Arial"/>
          <w:color w:val="222222"/>
          <w:sz w:val="18"/>
        </w:rPr>
        <w:t> </w:t>
      </w:r>
      <w:hyperlink r:id="rId1014" w:history="1">
        <w:r w:rsidRPr="007A0525">
          <w:rPr>
            <w:rFonts w:ascii="Arial" w:hAnsi="Arial" w:cs="Arial"/>
            <w:b/>
            <w:bCs/>
            <w:color w:val="000000"/>
            <w:sz w:val="18"/>
          </w:rPr>
          <w:t>teste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15" w:history="1">
        <w:r w:rsidRPr="007A0525">
          <w:rPr>
            <w:rFonts w:ascii="Arial" w:hAnsi="Arial" w:cs="Arial"/>
            <w:color w:val="000000"/>
            <w:sz w:val="18"/>
          </w:rPr>
          <w:t>www drpciv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16" w:history="1">
        <w:r w:rsidRPr="007A0525">
          <w:rPr>
            <w:rFonts w:ascii="Tahoma" w:hAnsi="Tahoma" w:cs="Tahoma"/>
            <w:b/>
            <w:bCs/>
            <w:color w:val="000000"/>
            <w:sz w:val="21"/>
          </w:rPr>
          <w:t>1023. La intersecţiile fără marcaje, conducătorii auto care vor să circule pe direcţia înainte vor ocupa:</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rândul din stânga;</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rândul din dreapta;</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oricare dintre rânduri.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20% | Tags:</w:t>
      </w:r>
      <w:r w:rsidRPr="007A0525">
        <w:rPr>
          <w:rFonts w:ascii="Arial" w:hAnsi="Arial" w:cs="Arial"/>
          <w:color w:val="222222"/>
          <w:sz w:val="18"/>
        </w:rPr>
        <w:t> </w:t>
      </w:r>
      <w:hyperlink r:id="rId1017" w:history="1">
        <w:r w:rsidRPr="007A0525">
          <w:rPr>
            <w:rFonts w:ascii="Arial" w:hAnsi="Arial" w:cs="Arial"/>
            <w:color w:val="000000"/>
            <w:sz w:val="18"/>
          </w:rPr>
          <w:t>intrebari drpciv</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18" w:history="1">
        <w:r w:rsidRPr="007A0525">
          <w:rPr>
            <w:rFonts w:ascii="Arial" w:hAnsi="Arial" w:cs="Arial"/>
            <w:color w:val="000000"/>
            <w:sz w:val="18"/>
          </w:rPr>
          <w:t>examen permis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19" w:history="1">
        <w:r w:rsidRPr="007A0525">
          <w:rPr>
            <w:rFonts w:ascii="Tahoma" w:hAnsi="Tahoma" w:cs="Tahoma"/>
            <w:b/>
            <w:bCs/>
            <w:color w:val="000000"/>
            <w:sz w:val="21"/>
          </w:rPr>
          <w:t>850. Ce categorii de vehicule au obligaţia de a folosi în timpul zilei luminile de întâlnire?</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autovehiculele care tractează alte vehicule sau care transportă produse periculoase;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autovehiculele ce se deplasează cu viteză mare;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autovehiculele pentru transport public de persoane.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8 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20% | Tags:</w:t>
      </w:r>
      <w:r w:rsidRPr="007A0525">
        <w:rPr>
          <w:rFonts w:ascii="Arial" w:hAnsi="Arial" w:cs="Arial"/>
          <w:color w:val="222222"/>
          <w:sz w:val="18"/>
        </w:rPr>
        <w:t> </w:t>
      </w:r>
      <w:hyperlink r:id="rId1020" w:history="1">
        <w:r w:rsidRPr="007A0525">
          <w:rPr>
            <w:rFonts w:ascii="Arial" w:hAnsi="Arial" w:cs="Arial"/>
            <w:color w:val="000000"/>
            <w:sz w:val="18"/>
          </w:rPr>
          <w:t>examen permis</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21" w:history="1">
        <w:r w:rsidRPr="007A0525">
          <w:rPr>
            <w:rFonts w:ascii="Arial" w:hAnsi="Arial" w:cs="Arial"/>
            <w:b/>
            <w:bCs/>
            <w:color w:val="000000"/>
            <w:sz w:val="18"/>
          </w:rPr>
          <w:t>teste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022" w:history="1">
        <w:r>
          <w:rPr>
            <w:noProof/>
          </w:rPr>
          <w:pict>
            <v:shape id="Picture 83" o:spid="_x0000_s1106" type="#_x0000_t75" alt="http://e-drpciv.ro/poze2/367.jpg" href="http://e-drpciv.ro/poze2/367.j" style="position:absolute;margin-left:65pt;margin-top:0;width:105pt;height:78.75pt;z-index:251740160;visibility:visible;mso-wrap-distance-left:0;mso-wrap-distance-right:0;mso-position-horizontal:right;mso-position-horizontal-relative:text;mso-position-vertical-relative:line" o:allowoverlap="f" o:button="t">
              <v:fill o:detectmouseclick="t"/>
              <v:imagedata r:id="rId1023"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24" w:history="1">
        <w:r w:rsidRPr="007A0525">
          <w:rPr>
            <w:rFonts w:ascii="Tahoma" w:hAnsi="Tahoma" w:cs="Tahoma"/>
            <w:b/>
            <w:bCs/>
            <w:color w:val="000000"/>
            <w:sz w:val="21"/>
          </w:rPr>
          <w:t>367. Vă este permis să depăşiţi bicicliştii?</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da, dacă prin claxonare bicicliştii sunt determinaţi să se angajeze cât mai spre dreapta;</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nu, pentru că din cauza circulaţiei din sens opus nu se poate păstra o distanţă laterală corespunzătoare;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bicicliştii pot fi depăşiţi fără restricţii.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20% | Tags:</w:t>
      </w:r>
      <w:r w:rsidRPr="007A0525">
        <w:rPr>
          <w:rFonts w:ascii="Arial" w:hAnsi="Arial" w:cs="Arial"/>
          <w:color w:val="222222"/>
          <w:sz w:val="18"/>
        </w:rPr>
        <w:t> </w:t>
      </w:r>
      <w:hyperlink r:id="rId1025" w:history="1">
        <w:r w:rsidRPr="007A0525">
          <w:rPr>
            <w:rFonts w:ascii="Arial" w:hAnsi="Arial" w:cs="Arial"/>
            <w:color w:val="000000"/>
            <w:sz w:val="18"/>
          </w:rPr>
          <w:t>intrebari cat B1</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26" w:history="1">
        <w:r w:rsidRPr="007A0525">
          <w:rPr>
            <w:rFonts w:ascii="Arial" w:hAnsi="Arial" w:cs="Arial"/>
            <w:b/>
            <w:bCs/>
            <w:color w:val="000000"/>
            <w:sz w:val="18"/>
          </w:rPr>
          <w:t>teste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027" w:history="1">
        <w:r>
          <w:rPr>
            <w:noProof/>
          </w:rPr>
          <w:pict>
            <v:shape id="Picture 84" o:spid="_x0000_s1107" type="#_x0000_t75" alt="http://e-drpciv.ro/poze2/828.jpg" href="http://e-drpciv.ro/poze2/828.j" style="position:absolute;margin-left:65pt;margin-top:0;width:105pt;height:78.75pt;z-index:251741184;visibility:visible;mso-wrap-distance-left:0;mso-wrap-distance-right:0;mso-position-horizontal:right;mso-position-horizontal-relative:text;mso-position-vertical-relative:line" o:allowoverlap="f" o:button="t">
              <v:fill o:detectmouseclick="t"/>
              <v:imagedata r:id="rId1028"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29" w:history="1">
        <w:r w:rsidRPr="007A0525">
          <w:rPr>
            <w:rFonts w:ascii="Tahoma" w:hAnsi="Tahoma" w:cs="Tahoma"/>
            <w:b/>
            <w:bCs/>
            <w:color w:val="000000"/>
            <w:sz w:val="21"/>
          </w:rPr>
          <w:t>828. Care dintre autoturisme s-a încadrat corect pentru a schimba direcţia de mers?</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autoturismul roşu;</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autoturismul albastru;</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ambele autoturisme.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20 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20% | Tags:</w:t>
      </w:r>
      <w:r w:rsidRPr="007A0525">
        <w:rPr>
          <w:rFonts w:ascii="Arial" w:hAnsi="Arial" w:cs="Arial"/>
          <w:color w:val="222222"/>
          <w:sz w:val="18"/>
        </w:rPr>
        <w:t> </w:t>
      </w:r>
      <w:hyperlink r:id="rId1030" w:history="1">
        <w:r w:rsidRPr="007A0525">
          <w:rPr>
            <w:rFonts w:ascii="Arial" w:hAnsi="Arial" w:cs="Arial"/>
            <w:b/>
            <w:bCs/>
            <w:color w:val="000000"/>
            <w:sz w:val="18"/>
          </w:rPr>
          <w:t>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31" w:history="1">
        <w:r w:rsidRPr="007A0525">
          <w:rPr>
            <w:rFonts w:ascii="Arial" w:hAnsi="Arial" w:cs="Arial"/>
            <w:b/>
            <w:bCs/>
            <w:color w:val="000000"/>
            <w:sz w:val="18"/>
          </w:rPr>
          <w:t>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32" w:history="1">
        <w:r w:rsidRPr="007A0525">
          <w:rPr>
            <w:rFonts w:ascii="Tahoma" w:hAnsi="Tahoma" w:cs="Tahoma"/>
            <w:b/>
            <w:bCs/>
            <w:color w:val="000000"/>
            <w:sz w:val="21"/>
          </w:rPr>
          <w:t>896. Ce măsuri se iau în cazul accidentării foarte grave a unei persoane, într-un accident de circulaţie?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transportul imediat la cea mai apropiată unitate sanitară, cu orice mijloc de transport posibil;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transportul imediat până la prima localitate şi anunţarea ambulanţei;</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acordarea primului ajutor, până la sosirea ambulanţei.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2 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033" w:history="1">
        <w:r w:rsidRPr="007A0525">
          <w:rPr>
            <w:rFonts w:ascii="Arial" w:hAnsi="Arial" w:cs="Arial"/>
            <w:color w:val="000000"/>
            <w:sz w:val="18"/>
          </w:rPr>
          <w:t>www drpciv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34" w:history="1">
        <w:r w:rsidRPr="007A0525">
          <w:rPr>
            <w:rFonts w:ascii="Arial" w:hAnsi="Arial" w:cs="Arial"/>
            <w:color w:val="000000"/>
            <w:sz w:val="18"/>
          </w:rPr>
          <w:t>chestionare auto B1</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35" w:history="1">
        <w:r w:rsidRPr="007A0525">
          <w:rPr>
            <w:rFonts w:ascii="Tahoma" w:hAnsi="Tahoma" w:cs="Tahoma"/>
            <w:b/>
            <w:bCs/>
            <w:color w:val="000000"/>
            <w:sz w:val="21"/>
          </w:rPr>
          <w:t>594. Ce înseamnă să conduceţi preventiv pe timp nefavorabil?</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respectaţi cu stricteţe limitele de viteză pentru sectorul de drum pe care circulaţi;</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 reduceţi viteza până la limita la care să vă asiguraţi o bună vizibilitate şi un control deplin asupra comenzilor;</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să rulaţi cât mai aproape de axul drumului.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036" w:history="1">
        <w:r w:rsidRPr="007A0525">
          <w:rPr>
            <w:rFonts w:ascii="Arial" w:hAnsi="Arial" w:cs="Arial"/>
            <w:color w:val="000000"/>
            <w:sz w:val="18"/>
          </w:rPr>
          <w:t>examen drpciv</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37" w:history="1">
        <w:r w:rsidRPr="007A0525">
          <w:rPr>
            <w:rFonts w:ascii="Arial" w:hAnsi="Arial" w:cs="Arial"/>
            <w:color w:val="000000"/>
            <w:sz w:val="18"/>
          </w:rPr>
          <w:t>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38" w:history="1">
        <w:r w:rsidRPr="007A0525">
          <w:rPr>
            <w:rFonts w:ascii="Tahoma" w:hAnsi="Tahoma" w:cs="Tahoma"/>
            <w:b/>
            <w:bCs/>
            <w:color w:val="000000"/>
            <w:sz w:val="21"/>
          </w:rPr>
          <w:t>113. Puteţi folosi o viteză mai mare decât cea legală pentru depăşirea unui autovehicul?</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da, dacă circulaţi pe autostradă;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da, dacă vă asiguraţi că din sens opus nu circulă niciun alt vehicul;</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nu.</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2 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20% | Tags:</w:t>
      </w:r>
      <w:r w:rsidRPr="007A0525">
        <w:rPr>
          <w:rFonts w:ascii="Arial" w:hAnsi="Arial" w:cs="Arial"/>
          <w:color w:val="222222"/>
          <w:sz w:val="18"/>
        </w:rPr>
        <w:t> </w:t>
      </w:r>
      <w:hyperlink r:id="rId1039" w:history="1">
        <w:r w:rsidRPr="007A0525">
          <w:rPr>
            <w:rFonts w:ascii="Arial" w:hAnsi="Arial" w:cs="Arial"/>
            <w:b/>
            <w:bCs/>
            <w:color w:val="000000"/>
            <w:sz w:val="18"/>
          </w:rPr>
          <w:t>drpciv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40" w:history="1">
        <w:r w:rsidRPr="007A0525">
          <w:rPr>
            <w:rFonts w:ascii="Arial" w:hAnsi="Arial" w:cs="Arial"/>
            <w:b/>
            <w:bCs/>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41" w:history="1">
        <w:r w:rsidRPr="007A0525">
          <w:rPr>
            <w:rFonts w:ascii="Tahoma" w:hAnsi="Tahoma" w:cs="Tahoma"/>
            <w:b/>
            <w:bCs/>
            <w:color w:val="000000"/>
            <w:sz w:val="21"/>
          </w:rPr>
          <w:t>87. Când se folosesc luminile de avarie?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când se circulă în coloană, cu viteză redusă;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când vehiculul se deplasează foarte lent, din motive obiective;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când se circulă pe un drum alunecos.</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2 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042" w:history="1">
        <w:r w:rsidRPr="007A0525">
          <w:rPr>
            <w:rFonts w:ascii="Arial" w:hAnsi="Arial" w:cs="Arial"/>
            <w:b/>
            <w:bCs/>
            <w:color w:val="000000"/>
            <w:sz w:val="18"/>
          </w:rPr>
          <w:t>intrebari cat b</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43" w:history="1">
        <w:r w:rsidRPr="007A0525">
          <w:rPr>
            <w:rFonts w:ascii="Arial" w:hAnsi="Arial" w:cs="Arial"/>
            <w:color w:val="000000"/>
            <w:sz w:val="18"/>
          </w:rPr>
          <w:t>examen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44" w:history="1">
        <w:r w:rsidRPr="007A0525">
          <w:rPr>
            <w:rFonts w:ascii="Tahoma" w:hAnsi="Tahoma" w:cs="Tahoma"/>
            <w:b/>
            <w:bCs/>
            <w:color w:val="000000"/>
            <w:sz w:val="21"/>
          </w:rPr>
          <w:t>295. Circulaţia pe banda rezervată transportului public de persoane, semnalizată ca atare, este permisă:</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vehiculelor care efectuează transport public de persoane şi autovehiculelor cu regim de circulaţie prioritar, atunci când se deplasează în acţiuni de intervenţie sau în misiuni care au caracter de urgenţă;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numai vehiculelor care efectuează transport public de persoane;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tuturor vehiculelor, dacă nu incomodează circulaţia vehiculelor prioritare.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2 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045" w:history="1">
        <w:r w:rsidRPr="007A0525">
          <w:rPr>
            <w:rFonts w:ascii="Arial" w:hAnsi="Arial" w:cs="Arial"/>
            <w:color w:val="000000"/>
            <w:sz w:val="18"/>
          </w:rPr>
          <w:t>permis categoria B</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46" w:history="1">
        <w:r w:rsidRPr="007A0525">
          <w:rPr>
            <w:rFonts w:ascii="Arial" w:hAnsi="Arial" w:cs="Arial"/>
            <w:b/>
            <w:bCs/>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047" w:history="1">
        <w:r>
          <w:rPr>
            <w:noProof/>
          </w:rPr>
          <w:pict>
            <v:shape id="Picture 85" o:spid="_x0000_s1108" type="#_x0000_t75" alt="http://e-drpciv.ro/poze2/606.jpg" href="http://e-drpciv.ro/poze2/606.j" style="position:absolute;margin-left:65pt;margin-top:0;width:105pt;height:78.75pt;z-index:251742208;visibility:visible;mso-wrap-distance-left:0;mso-wrap-distance-right:0;mso-position-horizontal:right;mso-position-horizontal-relative:text;mso-position-vertical-relative:line" o:allowoverlap="f" o:button="t">
              <v:fill o:detectmouseclick="t"/>
              <v:imagedata r:id="rId1048"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49" w:history="1">
        <w:r w:rsidRPr="007A0525">
          <w:rPr>
            <w:rFonts w:ascii="Tahoma" w:hAnsi="Tahoma" w:cs="Tahoma"/>
            <w:b/>
            <w:bCs/>
            <w:color w:val="000000"/>
            <w:sz w:val="21"/>
          </w:rPr>
          <w:t>606. În situaţia dată, aveţi prioritate faţă de vehiculele care circulă din sens opus?</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nu;</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da;</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indicatorul se referă la faptul că circulaţia se desfăşoară în ambele sensuri.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050" w:history="1">
        <w:r w:rsidRPr="007A0525">
          <w:rPr>
            <w:rFonts w:ascii="Arial" w:hAnsi="Arial" w:cs="Arial"/>
            <w:color w:val="000000"/>
            <w:sz w:val="18"/>
          </w:rPr>
          <w:t>drpciv</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51" w:history="1">
        <w:r w:rsidRPr="007A0525">
          <w:rPr>
            <w:rFonts w:ascii="Arial" w:hAnsi="Arial" w:cs="Arial"/>
            <w:color w:val="000000"/>
            <w:sz w:val="18"/>
          </w:rPr>
          <w:t>examen sala</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52" w:history="1">
        <w:r w:rsidRPr="007A0525">
          <w:rPr>
            <w:rFonts w:ascii="Tahoma" w:hAnsi="Tahoma" w:cs="Tahoma"/>
            <w:b/>
            <w:bCs/>
            <w:color w:val="000000"/>
            <w:sz w:val="21"/>
          </w:rPr>
          <w:t>806. Printre primele cauze ale accidentelor rutiere figurează şi neatenţia în conducere. Cum poate fi evitată aceasta?</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prin alternarea stării de vigilenţă cu cea de relaxare la volan, îndeosebi pe sectoarele de drum în aliniament;</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prin concentrarea permanentă doar asupra activităţilor pe care trebuie să le efectuaţi pentru conducerea autovehiculului în condiţii de siguranţă;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prin punerea în funcţiune a unor surse de muzică cu intensitate sonoră mare, pentru stimularea vigilenţei în conducere.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053" w:history="1">
        <w:r w:rsidRPr="007A0525">
          <w:rPr>
            <w:rFonts w:ascii="Arial" w:hAnsi="Arial" w:cs="Arial"/>
            <w:color w:val="000000"/>
            <w:sz w:val="18"/>
          </w:rPr>
          <w:t>chestionare auto B</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54" w:history="1">
        <w:r w:rsidRPr="007A0525">
          <w:rPr>
            <w:rFonts w:ascii="Arial" w:hAnsi="Arial" w:cs="Arial"/>
            <w:color w:val="000000"/>
            <w:sz w:val="18"/>
          </w:rPr>
          <w:t>teste 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55" w:history="1">
        <w:r w:rsidRPr="007A0525">
          <w:rPr>
            <w:rFonts w:ascii="Tahoma" w:hAnsi="Tahoma" w:cs="Tahoma"/>
            <w:b/>
            <w:bCs/>
            <w:color w:val="000000"/>
            <w:sz w:val="21"/>
          </w:rPr>
          <w:t>467. Ce se întâmplă atunci când, pe roţile unei osii, eficienţa frânării este mult diferită?</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se reduce viteza de deplasare;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vehiculul îşi menţine ţinuta de drum, în ciuda acestui fapt;</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vehiculul poate derapa lateral.</w:t>
      </w:r>
    </w:p>
    <w:p w:rsidR="00AE1230" w:rsidRPr="007A0525" w:rsidRDefault="00AE1230" w:rsidP="007A0525">
      <w:pPr>
        <w:spacing w:after="0" w:line="240" w:lineRule="auto"/>
        <w:outlineLvl w:val="1"/>
        <w:rPr>
          <w:rFonts w:ascii="Tahoma" w:hAnsi="Tahoma" w:cs="Tahoma"/>
          <w:b/>
          <w:bCs/>
          <w:color w:val="222222"/>
          <w:sz w:val="21"/>
          <w:szCs w:val="21"/>
        </w:rPr>
      </w:pPr>
      <w:hyperlink r:id="rId1056" w:history="1">
        <w:r w:rsidRPr="007A0525">
          <w:rPr>
            <w:rFonts w:ascii="Tahoma" w:hAnsi="Tahoma" w:cs="Tahoma"/>
            <w:b/>
            <w:bCs/>
            <w:color w:val="000000"/>
            <w:sz w:val="21"/>
          </w:rPr>
          <w:t>130. Conducătorul de vehicul are obligaţia de a ceda trecerea la schimbarea direcţiei de mers spre stânga, în timp ce semnalul verde este în funcţiune?</w:t>
        </w:r>
      </w:hyperlink>
    </w:p>
    <w:p w:rsidR="00AE1230" w:rsidRPr="007A0525" w:rsidRDefault="00AE1230" w:rsidP="007A0525">
      <w:pPr>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nu, deoarece semnalul verde îi conferă prioritate de trecere;</w:t>
      </w:r>
    </w:p>
    <w:p w:rsidR="00AE1230" w:rsidRPr="007A0525" w:rsidRDefault="00AE1230" w:rsidP="007A0525">
      <w:pPr>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nu, cu excepţia cazului în care, din sens opus, se apropie un mijloc de transport public;</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da, atât vehiculelor care circulă din sens opus, cât şi pietonilor care traversează strada pe care acesta urmează să intre, pe sensul său de mers.</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57" w:history="1">
        <w:r w:rsidRPr="007A0525">
          <w:rPr>
            <w:rFonts w:ascii="Tahoma" w:hAnsi="Tahoma" w:cs="Tahoma"/>
            <w:b/>
            <w:bCs/>
            <w:color w:val="000000"/>
            <w:sz w:val="21"/>
          </w:rPr>
          <w:t>374. Conducătorilor de vehicule le este interzis în timpul mersului:</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fumeze;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 arunce orice fel de obiecte pe drumul public;</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să se angajeze în discuţii cu ceilalţi ocupanţi ai autovehiculului.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20% | Tags:</w:t>
      </w:r>
      <w:r w:rsidRPr="007A0525">
        <w:rPr>
          <w:rFonts w:ascii="Arial" w:hAnsi="Arial" w:cs="Arial"/>
          <w:color w:val="222222"/>
          <w:sz w:val="18"/>
        </w:rPr>
        <w:t> </w:t>
      </w:r>
      <w:hyperlink r:id="rId1058" w:history="1">
        <w:r w:rsidRPr="007A0525">
          <w:rPr>
            <w:rFonts w:ascii="Arial" w:hAnsi="Arial" w:cs="Arial"/>
            <w:color w:val="000000"/>
            <w:sz w:val="18"/>
          </w:rPr>
          <w:t>drpciv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59" w:history="1">
        <w:r w:rsidRPr="007A0525">
          <w:rPr>
            <w:rFonts w:ascii="Arial" w:hAnsi="Arial" w:cs="Arial"/>
            <w:color w:val="000000"/>
            <w:sz w:val="18"/>
          </w:rPr>
          <w:t>examen permis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60" w:history="1">
        <w:r w:rsidRPr="007A0525">
          <w:rPr>
            <w:rFonts w:ascii="Tahoma" w:hAnsi="Tahoma" w:cs="Tahoma"/>
            <w:b/>
            <w:bCs/>
            <w:color w:val="000000"/>
            <w:sz w:val="21"/>
          </w:rPr>
          <w:t>60. Pentru care dintre faptele de mai jos se aplică măsura reţinerii permisului de conducere?</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pentru nerespectarea semnalelor, indicaţiilor şi dispoziţiilor poliţistului rutier aflat în exercitarea atribuţiilor de serviciu;</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pentru nerespectarea dispoziţiilor legale referitoare la oprire şi staţionare;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pentru încălcarea normelor legale referitoare la semnalizarea vehiculelor.</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2 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061" w:history="1">
        <w:r w:rsidRPr="007A0525">
          <w:rPr>
            <w:rFonts w:ascii="Arial" w:hAnsi="Arial" w:cs="Arial"/>
            <w:b/>
            <w:bCs/>
            <w:color w:val="000000"/>
            <w:sz w:val="18"/>
          </w:rPr>
          <w:t>chestionare drpciv</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62" w:history="1">
        <w:r w:rsidRPr="007A0525">
          <w:rPr>
            <w:rFonts w:ascii="Arial" w:hAnsi="Arial" w:cs="Arial"/>
            <w:color w:val="000000"/>
            <w:sz w:val="18"/>
          </w:rPr>
          <w:t>examen permis</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63" w:history="1">
        <w:r w:rsidRPr="007A0525">
          <w:rPr>
            <w:rFonts w:ascii="Tahoma" w:hAnsi="Tahoma" w:cs="Tahoma"/>
            <w:b/>
            <w:bCs/>
            <w:color w:val="000000"/>
            <w:sz w:val="21"/>
          </w:rPr>
          <w:t>2416. Ce obligaţii ai într-o intersecţie?</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acorzi prioritate de trecere atunci când pietonii angajaţi regulamentar în traversare se află pe sensul tău de mers</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 circuli cât mai aproape de bordura din partea dreaptă a trotuarului</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să circuli cu o viteză care să nu depăşească 30 km/h în localităţi sau 50 km/h în afara acestora, dacă drumul are cel mult o bandă pe sens, iar pietonii aflaţi pe trotuar în apropierea părţii carosabile intenţionează să traverseze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5 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72% | Tags:</w:t>
      </w:r>
      <w:r w:rsidRPr="007A0525">
        <w:rPr>
          <w:rFonts w:ascii="Arial" w:hAnsi="Arial" w:cs="Arial"/>
          <w:color w:val="222222"/>
          <w:sz w:val="18"/>
        </w:rPr>
        <w:t> </w:t>
      </w:r>
      <w:hyperlink r:id="rId1064" w:history="1">
        <w:r w:rsidRPr="007A0525">
          <w:rPr>
            <w:rFonts w:ascii="Arial" w:hAnsi="Arial" w:cs="Arial"/>
            <w:color w:val="000000"/>
            <w:sz w:val="18"/>
          </w:rPr>
          <w:t>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65" w:history="1">
        <w:r w:rsidRPr="007A0525">
          <w:rPr>
            <w:rFonts w:ascii="Arial" w:hAnsi="Arial" w:cs="Arial"/>
            <w:b/>
            <w:bCs/>
            <w:color w:val="000000"/>
            <w:sz w:val="18"/>
          </w:rPr>
          <w:t>www.drpciv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066" w:history="1">
        <w:r>
          <w:rPr>
            <w:noProof/>
          </w:rPr>
          <w:pict>
            <v:shape id="Picture 86" o:spid="_x0000_s1109" type="#_x0000_t75" alt="http://e-drpciv.ro/poze2/2857.jpg" href="http://e-drpciv.ro/poze2/2857.j" style="position:absolute;margin-left:65pt;margin-top:0;width:105pt;height:78.75pt;z-index:251743232;visibility:visible;mso-wrap-distance-left:0;mso-wrap-distance-right:0;mso-position-horizontal:right;mso-position-horizontal-relative:text;mso-position-vertical-relative:line" o:allowoverlap="f" o:button="t">
              <v:fill o:detectmouseclick="t"/>
              <v:imagedata r:id="rId1067"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68" w:history="1">
        <w:r w:rsidRPr="007A0525">
          <w:rPr>
            <w:rFonts w:ascii="Tahoma" w:hAnsi="Tahoma" w:cs="Tahoma"/>
            <w:b/>
            <w:bCs/>
            <w:color w:val="000000"/>
            <w:sz w:val="21"/>
          </w:rPr>
          <w:t>2857. Care dintre cele două indicatoare îţi conferă prioritate?</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indicatorul 1;</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indicatorul 2;</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nici unul din indicatoare.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9 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77% | Tags:</w:t>
      </w:r>
      <w:r w:rsidRPr="007A0525">
        <w:rPr>
          <w:rFonts w:ascii="Arial" w:hAnsi="Arial" w:cs="Arial"/>
          <w:color w:val="222222"/>
          <w:sz w:val="18"/>
        </w:rPr>
        <w:t> </w:t>
      </w:r>
      <w:hyperlink r:id="rId1069" w:history="1">
        <w:r w:rsidRPr="007A0525">
          <w:rPr>
            <w:rFonts w:ascii="Arial" w:hAnsi="Arial" w:cs="Arial"/>
            <w:b/>
            <w:bCs/>
            <w:color w:val="000000"/>
            <w:sz w:val="18"/>
          </w:rPr>
          <w:t>drpciv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70" w:history="1">
        <w:r w:rsidRPr="007A0525">
          <w:rPr>
            <w:rFonts w:ascii="Arial" w:hAnsi="Arial" w:cs="Arial"/>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71" w:history="1">
        <w:r w:rsidRPr="007A0525">
          <w:rPr>
            <w:rFonts w:ascii="Tahoma" w:hAnsi="Tahoma" w:cs="Tahoma"/>
            <w:b/>
            <w:bCs/>
            <w:color w:val="000000"/>
            <w:sz w:val="21"/>
          </w:rPr>
          <w:t>3693. Când se aplică suspendarea exercitării dreptului de a conduce?</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în cazul nerespectării regulilor de circulaţie la trecerea unei coloane oficiale;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în cazul nerespectării semnificaţiei culorii galbene a semaforului;</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în cazul utilizării dispozitivelor antiradar.</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9 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91% | Tags:</w:t>
      </w:r>
      <w:r w:rsidRPr="007A0525">
        <w:rPr>
          <w:rFonts w:ascii="Arial" w:hAnsi="Arial" w:cs="Arial"/>
          <w:color w:val="222222"/>
          <w:sz w:val="18"/>
        </w:rPr>
        <w:t> </w:t>
      </w:r>
      <w:hyperlink r:id="rId1072" w:history="1">
        <w:r w:rsidRPr="007A0525">
          <w:rPr>
            <w:rFonts w:ascii="Arial" w:hAnsi="Arial" w:cs="Arial"/>
            <w:b/>
            <w:bCs/>
            <w:color w:val="000000"/>
            <w:sz w:val="18"/>
          </w:rPr>
          <w:t>examen auto categoria B</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73" w:history="1">
        <w:r w:rsidRPr="007A0525">
          <w:rPr>
            <w:rFonts w:ascii="Arial" w:hAnsi="Arial" w:cs="Arial"/>
            <w:color w:val="000000"/>
            <w:sz w:val="18"/>
          </w:rPr>
          <w:t>teste 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74" w:history="1">
        <w:r w:rsidRPr="007A0525">
          <w:rPr>
            <w:rFonts w:ascii="Tahoma" w:hAnsi="Tahoma" w:cs="Tahoma"/>
            <w:b/>
            <w:bCs/>
            <w:color w:val="000000"/>
            <w:sz w:val="21"/>
          </w:rPr>
          <w:t>3719. Nedeclararea, la cererea poliţiei, a identităţii persoanelor cărora deţinătorii de vehicule le-au încredinţat vehiculele proprii se sancţionează cu:</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amendă contravenţională şi puncte de penalizare;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amendă contravenţională;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reţinerea permisului de conducere.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56% | Tags:</w:t>
      </w:r>
      <w:r w:rsidRPr="007A0525">
        <w:rPr>
          <w:rFonts w:ascii="Arial" w:hAnsi="Arial" w:cs="Arial"/>
          <w:color w:val="222222"/>
          <w:sz w:val="18"/>
        </w:rPr>
        <w:t> </w:t>
      </w:r>
      <w:hyperlink r:id="rId1075" w:history="1">
        <w:r w:rsidRPr="007A0525">
          <w:rPr>
            <w:rFonts w:ascii="Arial" w:hAnsi="Arial" w:cs="Arial"/>
            <w:color w:val="000000"/>
            <w:sz w:val="18"/>
          </w:rPr>
          <w:t>permis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76" w:history="1">
        <w:r w:rsidRPr="007A0525">
          <w:rPr>
            <w:rFonts w:ascii="Arial" w:hAnsi="Arial" w:cs="Arial"/>
            <w:b/>
            <w:bCs/>
            <w:color w:val="000000"/>
            <w:sz w:val="18"/>
          </w:rPr>
          <w:t>intrebari categoria b</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77" w:history="1">
        <w:r w:rsidRPr="007A0525">
          <w:rPr>
            <w:rFonts w:ascii="Tahoma" w:hAnsi="Tahoma" w:cs="Tahoma"/>
            <w:b/>
            <w:bCs/>
            <w:color w:val="000000"/>
            <w:sz w:val="21"/>
          </w:rPr>
          <w:t>3730. Cum este indicat sa demarati, astfel incat sa reduceti consumul de caburant?</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folositi ultima treapta de viteza atunci cand este posibil, chiar si cand circulati prin localitati;</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schimbati cat mai repede vitezele pana ajungeti la treapta de viteza optima;</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circulati cu treptele de viteza inferioare pentru a nu forta motorul, obtinand astfel o putere mai mare.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84% | Tags:</w:t>
      </w:r>
      <w:r w:rsidRPr="007A0525">
        <w:rPr>
          <w:rFonts w:ascii="Arial" w:hAnsi="Arial" w:cs="Arial"/>
          <w:color w:val="222222"/>
          <w:sz w:val="18"/>
        </w:rPr>
        <w:t> </w:t>
      </w:r>
      <w:hyperlink r:id="rId1078" w:history="1">
        <w:r w:rsidRPr="007A0525">
          <w:rPr>
            <w:rFonts w:ascii="Arial" w:hAnsi="Arial" w:cs="Arial"/>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79" w:history="1">
        <w:r w:rsidRPr="007A0525">
          <w:rPr>
            <w:rFonts w:ascii="Arial" w:hAnsi="Arial" w:cs="Arial"/>
            <w:color w:val="000000"/>
            <w:sz w:val="18"/>
          </w:rPr>
          <w:t>permis categoria B</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80" w:history="1">
        <w:r w:rsidRPr="007A0525">
          <w:rPr>
            <w:rFonts w:ascii="Tahoma" w:hAnsi="Tahoma" w:cs="Tahoma"/>
            <w:b/>
            <w:bCs/>
            <w:color w:val="000000"/>
            <w:sz w:val="21"/>
          </w:rPr>
          <w:t>3739. Nerespectarea, de către conducătorul unui autovehicul, a obligaţiei de a nu mări viteza de deplasare şi de a circula cât mai aproape de marginea din dreapta a părţii carosabile, atunci când urmează să fie depăşit, se sancţionează cu:</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suspendarea exercitării dreptului de a conduce autovehicule şi amendă contravenţională;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amendă penală;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amendă contravenţională şi puncte de penalizare.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58% | Tags:</w:t>
      </w:r>
      <w:r w:rsidRPr="007A0525">
        <w:rPr>
          <w:rFonts w:ascii="Arial" w:hAnsi="Arial" w:cs="Arial"/>
          <w:color w:val="222222"/>
          <w:sz w:val="18"/>
        </w:rPr>
        <w:t> </w:t>
      </w:r>
      <w:hyperlink r:id="rId1081" w:history="1">
        <w:r w:rsidRPr="007A0525">
          <w:rPr>
            <w:rFonts w:ascii="Arial" w:hAnsi="Arial" w:cs="Arial"/>
            <w:b/>
            <w:bCs/>
            <w:color w:val="000000"/>
            <w:sz w:val="18"/>
          </w:rPr>
          <w:t>permis auto categoria B1</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82" w:history="1">
        <w:r w:rsidRPr="007A0525">
          <w:rPr>
            <w:rFonts w:ascii="Arial" w:hAnsi="Arial" w:cs="Arial"/>
            <w:b/>
            <w:bCs/>
            <w:color w:val="000000"/>
            <w:sz w:val="18"/>
          </w:rPr>
          <w:t>drpciv.ro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83" w:history="1">
        <w:r w:rsidRPr="007A0525">
          <w:rPr>
            <w:rFonts w:ascii="Tahoma" w:hAnsi="Tahoma" w:cs="Tahoma"/>
            <w:b/>
            <w:bCs/>
            <w:color w:val="000000"/>
            <w:sz w:val="21"/>
          </w:rPr>
          <w:t>3746. În ce situaţii se reduce preventiv viteza în trafic?</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în toate situaţiile în care se prevede o stare de pericol, care poate fi evitată rulând cu o viteză inferioară;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în toate cazurile prevăzute în Regulamentul pentru aplicarea legii privind circulaţia pe drumurile publice;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atunci când eşti obosit, indispus sau suferi de o afecţiune care îţi diminuează capacitatea de a conduce.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5 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80% | Tags:</w:t>
      </w:r>
      <w:r w:rsidRPr="007A0525">
        <w:rPr>
          <w:rFonts w:ascii="Arial" w:hAnsi="Arial" w:cs="Arial"/>
          <w:color w:val="222222"/>
          <w:sz w:val="18"/>
        </w:rPr>
        <w:t> </w:t>
      </w:r>
      <w:hyperlink r:id="rId1084" w:history="1">
        <w:r w:rsidRPr="007A0525">
          <w:rPr>
            <w:rFonts w:ascii="Arial" w:hAnsi="Arial" w:cs="Arial"/>
            <w:b/>
            <w:bCs/>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85" w:history="1">
        <w:r w:rsidRPr="007A0525">
          <w:rPr>
            <w:rFonts w:ascii="Arial" w:hAnsi="Arial" w:cs="Arial"/>
            <w:color w:val="000000"/>
            <w:sz w:val="18"/>
          </w:rPr>
          <w:t>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86" w:history="1">
        <w:r w:rsidRPr="007A0525">
          <w:rPr>
            <w:rFonts w:ascii="Tahoma" w:hAnsi="Tahoma" w:cs="Tahoma"/>
            <w:b/>
            <w:bCs/>
            <w:color w:val="000000"/>
            <w:sz w:val="21"/>
          </w:rPr>
          <w:t>3756. Viteza se va reduce obligatoriu şi vehiculul va fi oprit:</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când circulând pe un drum cu o bandă de circulaţie pe sensul de mers, deplasarea înainte este obturată de un obstacol sau de prezenţa altor participanţi la trafic, iar din sens opus circulă alte vehicule;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la semnalul poliţistului de frontieră;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când barierele sau semibarierele sunt coborâte, în curs de coborâre sau de ridicare.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60% | Tags:</w:t>
      </w:r>
      <w:r w:rsidRPr="007A0525">
        <w:rPr>
          <w:rFonts w:ascii="Arial" w:hAnsi="Arial" w:cs="Arial"/>
          <w:color w:val="222222"/>
          <w:sz w:val="18"/>
        </w:rPr>
        <w:t> </w:t>
      </w:r>
      <w:hyperlink r:id="rId1087" w:history="1">
        <w:r w:rsidRPr="007A0525">
          <w:rPr>
            <w:rFonts w:ascii="Arial" w:hAnsi="Arial" w:cs="Arial"/>
            <w:b/>
            <w:bCs/>
            <w:color w:val="000000"/>
            <w:sz w:val="18"/>
          </w:rPr>
          <w:t>drpciv.ro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88" w:history="1">
        <w:r w:rsidRPr="007A0525">
          <w:rPr>
            <w:rFonts w:ascii="Arial" w:hAnsi="Arial" w:cs="Arial"/>
            <w:color w:val="000000"/>
            <w:sz w:val="18"/>
          </w:rPr>
          <w:t>examen auto categoria TR</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89" w:history="1">
        <w:r w:rsidRPr="007A0525">
          <w:rPr>
            <w:rFonts w:ascii="Tahoma" w:hAnsi="Tahoma" w:cs="Tahoma"/>
            <w:b/>
            <w:bCs/>
            <w:color w:val="000000"/>
            <w:sz w:val="21"/>
          </w:rPr>
          <w:t>3760. Care dintre următoarele cauze determină creşterea excesivă a regimului termic de funcţionare a motorului?</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ruperea curelei de antrenare a pompei de apă;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defectarea termostatului;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temperatura crescută a mediului ambiant.</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89% | Tags:</w:t>
      </w:r>
      <w:r w:rsidRPr="007A0525">
        <w:rPr>
          <w:rFonts w:ascii="Arial" w:hAnsi="Arial" w:cs="Arial"/>
          <w:color w:val="222222"/>
          <w:sz w:val="18"/>
        </w:rPr>
        <w:t> </w:t>
      </w:r>
      <w:hyperlink r:id="rId1090" w:history="1">
        <w:r w:rsidRPr="007A0525">
          <w:rPr>
            <w:rFonts w:ascii="Arial" w:hAnsi="Arial" w:cs="Arial"/>
            <w:color w:val="000000"/>
            <w:sz w:val="18"/>
          </w:rPr>
          <w:t>examen permis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91" w:history="1">
        <w:r w:rsidRPr="007A0525">
          <w:rPr>
            <w:rFonts w:ascii="Arial" w:hAnsi="Arial" w:cs="Arial"/>
            <w:color w:val="000000"/>
            <w:sz w:val="18"/>
          </w:rPr>
          <w:t>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92" w:history="1">
        <w:r w:rsidRPr="007A0525">
          <w:rPr>
            <w:rFonts w:ascii="Tahoma" w:hAnsi="Tahoma" w:cs="Tahoma"/>
            <w:b/>
            <w:bCs/>
            <w:color w:val="000000"/>
            <w:sz w:val="21"/>
          </w:rPr>
          <w:t>286. În ce situaţie se interzice circulaţia autovehiculelor pe drumurile publice?</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când plăcuţele cu numărul de înmatriculare sunt neconforme cu standardul;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când parbrizul prezintă fisuri;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când acestea au montate dispozitive de detectare a prezenţei aparatelor radar.</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3 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093" w:history="1">
        <w:r w:rsidRPr="007A0525">
          <w:rPr>
            <w:rFonts w:ascii="Arial" w:hAnsi="Arial" w:cs="Arial"/>
            <w:b/>
            <w:bCs/>
            <w:color w:val="000000"/>
            <w:sz w:val="18"/>
          </w:rPr>
          <w:t>examen sala</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94" w:history="1">
        <w:r w:rsidRPr="007A0525">
          <w:rPr>
            <w:rFonts w:ascii="Arial" w:hAnsi="Arial" w:cs="Arial"/>
            <w:b/>
            <w:bCs/>
            <w:color w:val="000000"/>
            <w:sz w:val="18"/>
          </w:rPr>
          <w:t>permis auto categoria TR</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095" w:history="1">
        <w:r>
          <w:rPr>
            <w:noProof/>
          </w:rPr>
          <w:pict>
            <v:shape id="Picture 87" o:spid="_x0000_s1110" type="#_x0000_t75" alt="http://e-drpciv.ro/poze2/610.jpg" href="http://e-drpciv.ro/poze2/610.j" style="position:absolute;margin-left:65pt;margin-top:0;width:105pt;height:78.75pt;z-index:251744256;visibility:visible;mso-wrap-distance-left:0;mso-wrap-distance-right:0;mso-position-horizontal:right;mso-position-horizontal-relative:text;mso-position-vertical-relative:line" o:allowoverlap="f" o:button="t">
              <v:fill o:detectmouseclick="t"/>
              <v:imagedata r:id="rId1096"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097" w:history="1">
        <w:r w:rsidRPr="007A0525">
          <w:rPr>
            <w:rFonts w:ascii="Tahoma" w:hAnsi="Tahoma" w:cs="Tahoma"/>
            <w:b/>
            <w:bCs/>
            <w:color w:val="000000"/>
            <w:sz w:val="21"/>
          </w:rPr>
          <w:t>610. Cum procedaţi corect în această situaţie?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vă angajaţi în traversare înaintea autocamionului;</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permiteţi trecerea autocamionului;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acordaţi prioritate de dreapta.</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21 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098" w:history="1">
        <w:r w:rsidRPr="007A0525">
          <w:rPr>
            <w:rFonts w:ascii="Arial" w:hAnsi="Arial" w:cs="Arial"/>
            <w:color w:val="000000"/>
            <w:sz w:val="18"/>
          </w:rPr>
          <w:t>permis auto cat B1</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099" w:history="1">
        <w:r w:rsidRPr="007A0525">
          <w:rPr>
            <w:rFonts w:ascii="Arial" w:hAnsi="Arial" w:cs="Arial"/>
            <w:color w:val="000000"/>
            <w:sz w:val="18"/>
          </w:rPr>
          <w:t>teste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00" w:history="1">
        <w:r w:rsidRPr="007A0525">
          <w:rPr>
            <w:rFonts w:ascii="Tahoma" w:hAnsi="Tahoma" w:cs="Tahoma"/>
            <w:b/>
            <w:bCs/>
            <w:color w:val="000000"/>
            <w:sz w:val="21"/>
          </w:rPr>
          <w:t>30. Când semaforul este însoţit de lumina intermitentă de culoare verde, sub forma unei săgeţi pe fond negru către dreapta, aveţi următoarea obligaţie: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niciuna, indicatorul fiind de informare;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niciuna, întrucât indicatorul nu vi se adresează;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permite trecerea numai în direcţia indicată, oricare ar fi în acel moment semnalul în funcţiune al semaforului.</w:t>
      </w:r>
    </w:p>
    <w:p w:rsidR="00AE1230" w:rsidRPr="007A0525" w:rsidRDefault="00AE1230" w:rsidP="007A0525">
      <w:pPr>
        <w:spacing w:after="0" w:line="240" w:lineRule="auto"/>
        <w:outlineLvl w:val="1"/>
        <w:rPr>
          <w:rFonts w:ascii="Tahoma" w:hAnsi="Tahoma" w:cs="Tahoma"/>
          <w:b/>
          <w:bCs/>
          <w:color w:val="222222"/>
          <w:sz w:val="21"/>
          <w:szCs w:val="21"/>
        </w:rPr>
      </w:pPr>
      <w:hyperlink r:id="rId1101" w:history="1">
        <w:r w:rsidRPr="007A0525">
          <w:rPr>
            <w:rFonts w:ascii="Tahoma" w:hAnsi="Tahoma" w:cs="Tahoma"/>
            <w:b/>
            <w:bCs/>
            <w:color w:val="000000"/>
            <w:sz w:val="21"/>
          </w:rPr>
          <w:t>325. Ce factor influenţează cel mai mult durata de serviciu a pneurilor?</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presiunea;</w:t>
      </w:r>
    </w:p>
    <w:p w:rsidR="00AE1230" w:rsidRPr="007A0525" w:rsidRDefault="00AE1230" w:rsidP="007A0525">
      <w:pPr>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temperatura mediului ambiant;</w:t>
      </w:r>
    </w:p>
    <w:p w:rsidR="00AE1230" w:rsidRPr="007A0525" w:rsidRDefault="00AE1230" w:rsidP="007A0525">
      <w:pPr>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starea tehnică a frânei.</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02" w:history="1">
        <w:r w:rsidRPr="007A0525">
          <w:rPr>
            <w:rFonts w:ascii="Tahoma" w:hAnsi="Tahoma" w:cs="Tahoma"/>
            <w:b/>
            <w:bCs/>
            <w:color w:val="000000"/>
            <w:sz w:val="21"/>
          </w:rPr>
          <w:t>3713. Care dintre cele două indicatoare interzice oprirea?</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ambele indicatoare;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indicatorul 1;</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niciun indicator.</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25 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50% | Tags:</w:t>
      </w:r>
      <w:r w:rsidRPr="007A0525">
        <w:rPr>
          <w:rFonts w:ascii="Arial" w:hAnsi="Arial" w:cs="Arial"/>
          <w:color w:val="222222"/>
          <w:sz w:val="18"/>
        </w:rPr>
        <w:t> </w:t>
      </w:r>
      <w:hyperlink r:id="rId1103" w:history="1">
        <w:r w:rsidRPr="007A0525">
          <w:rPr>
            <w:rFonts w:ascii="Arial" w:hAnsi="Arial" w:cs="Arial"/>
            <w:b/>
            <w:bCs/>
            <w:color w:val="000000"/>
            <w:sz w:val="18"/>
          </w:rPr>
          <w:t>chestionare drpciv</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04" w:history="1">
        <w:r w:rsidRPr="007A0525">
          <w:rPr>
            <w:rFonts w:ascii="Arial" w:hAnsi="Arial" w:cs="Arial"/>
            <w:b/>
            <w:bCs/>
            <w:color w:val="000000"/>
            <w:sz w:val="18"/>
          </w:rPr>
          <w:t>intrebari categoria b</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05" w:history="1">
        <w:r w:rsidRPr="007A0525">
          <w:rPr>
            <w:rFonts w:ascii="Tahoma" w:hAnsi="Tahoma" w:cs="Tahoma"/>
            <w:b/>
            <w:bCs/>
            <w:color w:val="000000"/>
            <w:sz w:val="21"/>
          </w:rPr>
          <w:t>713. Care este viteza cu care trebuie să vă deplasaţi pe un drum public umed sau acoperit cu mâzgă sau zăpadă?</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viteza prevăzută de Regulament pentru categoria de drum pe care circulaţi în acel moment;</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viteza care să vă confere siguranţa că puteţi opri şi evita orice eveniment rutier, fără a intra în derapaj;</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în această situaţie nu trebuie să circulaţi cu mai mult de 20 km/h.</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6 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106" w:history="1">
        <w:r w:rsidRPr="007A0525">
          <w:rPr>
            <w:rFonts w:ascii="Arial" w:hAnsi="Arial" w:cs="Arial"/>
            <w:b/>
            <w:bCs/>
            <w:color w:val="000000"/>
            <w:sz w:val="18"/>
          </w:rPr>
          <w:t>teste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07" w:history="1">
        <w:r w:rsidRPr="007A0525">
          <w:rPr>
            <w:rFonts w:ascii="Arial" w:hAnsi="Arial" w:cs="Arial"/>
            <w:color w:val="000000"/>
            <w:sz w:val="18"/>
          </w:rPr>
          <w:t>intrebari 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08" w:history="1">
        <w:r w:rsidRPr="007A0525">
          <w:rPr>
            <w:rFonts w:ascii="Tahoma" w:hAnsi="Tahoma" w:cs="Tahoma"/>
            <w:b/>
            <w:bCs/>
            <w:color w:val="000000"/>
            <w:sz w:val="21"/>
          </w:rPr>
          <w:t>575. Un vehicul va fi imobilizat dacă:</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numărul de înmatriculare sau de înregistrare este fals;</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starea tehnică a pneurilor este necorespunzătoare;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conducătorul auto refuză să poarte centura de siguranţă.</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109" w:history="1">
        <w:r w:rsidRPr="007A0525">
          <w:rPr>
            <w:rFonts w:ascii="Arial" w:hAnsi="Arial" w:cs="Arial"/>
            <w:b/>
            <w:bCs/>
            <w:color w:val="000000"/>
            <w:sz w:val="18"/>
          </w:rPr>
          <w:t>drpciv.ro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10" w:history="1">
        <w:r w:rsidRPr="007A0525">
          <w:rPr>
            <w:rFonts w:ascii="Arial" w:hAnsi="Arial" w:cs="Arial"/>
            <w:b/>
            <w:bCs/>
            <w:color w:val="000000"/>
            <w:sz w:val="18"/>
          </w:rPr>
          <w:t>permis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11" w:history="1">
        <w:r w:rsidRPr="007A0525">
          <w:rPr>
            <w:rFonts w:ascii="Tahoma" w:hAnsi="Tahoma" w:cs="Tahoma"/>
            <w:b/>
            <w:bCs/>
            <w:color w:val="000000"/>
            <w:sz w:val="21"/>
          </w:rPr>
          <w:t>1005. În care dintre situaţii depăşirea este interzisă?</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în intersecţiile cu circulaţie nedirijată şi la trecerile pentru pietoni semnalizate;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în intersecţii şi la o distanţă de 50 m de acestea;</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în zona de acţiune a indicatorului „Limitare de viteză“.</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112" w:history="1">
        <w:r w:rsidRPr="007A0525">
          <w:rPr>
            <w:rFonts w:ascii="Arial" w:hAnsi="Arial" w:cs="Arial"/>
            <w:b/>
            <w:bCs/>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13" w:history="1">
        <w:r w:rsidRPr="007A0525">
          <w:rPr>
            <w:rFonts w:ascii="Arial" w:hAnsi="Arial" w:cs="Arial"/>
            <w:color w:val="000000"/>
            <w:sz w:val="18"/>
          </w:rPr>
          <w:t>intrebari categoria TR</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14" w:history="1">
        <w:r w:rsidRPr="007A0525">
          <w:rPr>
            <w:rFonts w:ascii="Tahoma" w:hAnsi="Tahoma" w:cs="Tahoma"/>
            <w:b/>
            <w:bCs/>
            <w:color w:val="000000"/>
            <w:sz w:val="21"/>
          </w:rPr>
          <w:t>558. Viteza va fi redusă până la limita legală în următoarele situaţii:</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în perimetrul pieţelor aglomerate;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la întâlnirea indicatorului „Oprire“;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când partea carosabilă este acoperită cu polei, gheaţă, zăpadă bătătorită, mâzgă sau piatră cubică umedă.</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2 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115" w:history="1">
        <w:r w:rsidRPr="007A0525">
          <w:rPr>
            <w:rFonts w:ascii="Arial" w:hAnsi="Arial" w:cs="Arial"/>
            <w:color w:val="000000"/>
            <w:sz w:val="18"/>
          </w:rPr>
          <w:t>examen sala</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16" w:history="1">
        <w:r w:rsidRPr="007A0525">
          <w:rPr>
            <w:rFonts w:ascii="Arial" w:hAnsi="Arial" w:cs="Arial"/>
            <w:b/>
            <w:bCs/>
            <w:color w:val="000000"/>
            <w:sz w:val="18"/>
          </w:rPr>
          <w:t>drpciv.ro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117" w:history="1">
        <w:r>
          <w:rPr>
            <w:noProof/>
          </w:rPr>
          <w:pict>
            <v:shape id="Picture 88" o:spid="_x0000_s1111" type="#_x0000_t75" alt="http://e-drpciv.ro/poze2/347.jpg" href="http://e-drpciv.ro/poze2/347.j" style="position:absolute;margin-left:65pt;margin-top:0;width:105pt;height:78.75pt;z-index:251745280;visibility:visible;mso-wrap-distance-left:0;mso-wrap-distance-right:0;mso-position-horizontal:right;mso-position-horizontal-relative:text;mso-position-vertical-relative:line" o:allowoverlap="f" o:button="t">
              <v:fill o:detectmouseclick="t"/>
              <v:imagedata r:id="rId1118"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19" w:history="1">
        <w:r w:rsidRPr="007A0525">
          <w:rPr>
            <w:rFonts w:ascii="Tahoma" w:hAnsi="Tahoma" w:cs="Tahoma"/>
            <w:b/>
            <w:bCs/>
            <w:color w:val="000000"/>
            <w:sz w:val="21"/>
          </w:rPr>
          <w:t>347. Puteţi depăşi tramvaiul oprit în staţie?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nu, deoarece tramvaiul se depăşeşte prin partea stângã;</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nu, deoarece în staţie nu există refugiu pentru pietoni;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da, deoarece între şina de tramvai şi trotuar există spaţiu suficient pentru depăşire.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120" w:history="1">
        <w:r w:rsidRPr="007A0525">
          <w:rPr>
            <w:rFonts w:ascii="Arial" w:hAnsi="Arial" w:cs="Arial"/>
            <w:b/>
            <w:bCs/>
            <w:color w:val="000000"/>
            <w:sz w:val="18"/>
          </w:rPr>
          <w:t>examen sala</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21" w:history="1">
        <w:r w:rsidRPr="007A0525">
          <w:rPr>
            <w:rFonts w:ascii="Arial" w:hAnsi="Arial" w:cs="Arial"/>
            <w:color w:val="000000"/>
            <w:sz w:val="18"/>
          </w:rPr>
          <w:t>chestionare auto b</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122" w:history="1">
        <w:r>
          <w:rPr>
            <w:noProof/>
          </w:rPr>
          <w:pict>
            <v:shape id="Picture 89" o:spid="_x0000_s1112" type="#_x0000_t75" alt="http://e-drpciv.ro/poze2/500.jpg" href="http://e-drpciv.ro/poze2/500.j" style="position:absolute;margin-left:65pt;margin-top:0;width:105pt;height:78.75pt;z-index:251746304;visibility:visible;mso-wrap-distance-left:0;mso-wrap-distance-right:0;mso-position-horizontal:right;mso-position-horizontal-relative:text;mso-position-vertical-relative:line" o:allowoverlap="f" o:button="t">
              <v:fill o:detectmouseclick="t"/>
              <v:imagedata r:id="rId1123"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24" w:history="1">
        <w:r w:rsidRPr="007A0525">
          <w:rPr>
            <w:rFonts w:ascii="Tahoma" w:hAnsi="Tahoma" w:cs="Tahoma"/>
            <w:b/>
            <w:bCs/>
            <w:color w:val="000000"/>
            <w:sz w:val="21"/>
          </w:rPr>
          <w:t>500. Este permisă oprirea în situaţia dată?</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da, deoarece staţia de tramvai este prevăzută cu refugiu pentru pietoni;</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nu;</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da, dacă în staţie nu se află niciun tramvai.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14 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25" w:history="1">
        <w:r w:rsidRPr="007A0525">
          <w:rPr>
            <w:rFonts w:ascii="Arial" w:hAnsi="Arial" w:cs="Arial"/>
            <w:color w:val="000000"/>
            <w:sz w:val="18"/>
          </w:rPr>
          <w:t>teste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26" w:history="1">
        <w:r w:rsidRPr="007A0525">
          <w:rPr>
            <w:rFonts w:ascii="Arial" w:hAnsi="Arial" w:cs="Arial"/>
            <w:b/>
            <w:bCs/>
            <w:color w:val="000000"/>
            <w:sz w:val="18"/>
          </w:rPr>
          <w:t>permis auto categoria tr</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27" w:history="1">
        <w:r w:rsidRPr="007A0525">
          <w:rPr>
            <w:rFonts w:ascii="Tahoma" w:hAnsi="Tahoma" w:cs="Tahoma"/>
            <w:b/>
            <w:bCs/>
            <w:color w:val="000000"/>
            <w:sz w:val="21"/>
          </w:rPr>
          <w:t>139. Dacă într-o intersecţie conducătorul de vehicul întâlneşte semnalul verde al semaforului, precum şi indicatorul „Cedează trecerea“, el este obligat:</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respecte semnificaţia semnalului verde;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 respecte semnificaţia indicatorului;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să respecte semnificaţia semnalului verde, acordând prioritate de trecere vehiculelor care circulă pe drumul prioritar.</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128" w:history="1">
        <w:r w:rsidRPr="007A0525">
          <w:rPr>
            <w:rFonts w:ascii="Arial" w:hAnsi="Arial" w:cs="Arial"/>
            <w:color w:val="000000"/>
            <w:sz w:val="18"/>
          </w:rPr>
          <w:t>auto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29" w:history="1">
        <w:r w:rsidRPr="007A0525">
          <w:rPr>
            <w:rFonts w:ascii="Arial" w:hAnsi="Arial" w:cs="Arial"/>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30" w:history="1">
        <w:r w:rsidRPr="007A0525">
          <w:rPr>
            <w:rFonts w:ascii="Tahoma" w:hAnsi="Tahoma" w:cs="Tahoma"/>
            <w:b/>
            <w:bCs/>
            <w:color w:val="000000"/>
            <w:sz w:val="21"/>
          </w:rPr>
          <w:t>1031. Cum poate fi menţinută luminozitatea farurilor în condiţii meteorologice nefavorabile?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prin reglarea periodică a fasciculului luminos;</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păstrând curate permanent farurile;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folosind numai lumina de drum.</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131" w:history="1">
        <w:r w:rsidRPr="007A0525">
          <w:rPr>
            <w:rFonts w:ascii="Arial" w:hAnsi="Arial" w:cs="Arial"/>
            <w:color w:val="000000"/>
            <w:sz w:val="18"/>
          </w:rPr>
          <w:t>drpciv.ro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32" w:history="1">
        <w:r w:rsidRPr="007A0525">
          <w:rPr>
            <w:rFonts w:ascii="Arial" w:hAnsi="Arial" w:cs="Arial"/>
            <w:color w:val="000000"/>
            <w:sz w:val="18"/>
          </w:rPr>
          <w:t>teste 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133" w:history="1">
        <w:r>
          <w:rPr>
            <w:noProof/>
          </w:rPr>
          <w:pict>
            <v:shape id="Picture 90" o:spid="_x0000_s1113" type="#_x0000_t75" alt="http://e-drpciv.ro/poze2/965.jpg" href="http://e-drpciv.ro/poze2/965.j" style="position:absolute;margin-left:65pt;margin-top:0;width:105pt;height:78.75pt;z-index:251747328;visibility:visible;mso-wrap-distance-left:0;mso-wrap-distance-right:0;mso-position-horizontal:right;mso-position-horizontal-relative:text;mso-position-vertical-relative:line" o:allowoverlap="f" o:button="t">
              <v:fill o:detectmouseclick="t"/>
              <v:imagedata r:id="rId1134"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35" w:history="1">
        <w:r w:rsidRPr="007A0525">
          <w:rPr>
            <w:rFonts w:ascii="Tahoma" w:hAnsi="Tahoma" w:cs="Tahoma"/>
            <w:b/>
            <w:bCs/>
            <w:color w:val="000000"/>
            <w:sz w:val="21"/>
          </w:rPr>
          <w:t>965. Indicatorul interzice: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oprirea din dreptul lui până la prima intersecţie;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staţionarea din dreptul lui până la prima intersecţie;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oprirea pe o distanţă de 50 m de la locul în care este instalat.</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136" w:history="1">
        <w:r w:rsidRPr="007A0525">
          <w:rPr>
            <w:rFonts w:ascii="Arial" w:hAnsi="Arial" w:cs="Arial"/>
            <w:b/>
            <w:bCs/>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37" w:history="1">
        <w:r w:rsidRPr="007A0525">
          <w:rPr>
            <w:rFonts w:ascii="Arial" w:hAnsi="Arial" w:cs="Arial"/>
            <w:color w:val="000000"/>
            <w:sz w:val="18"/>
          </w:rPr>
          <w:t>chestionare auto TR</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38" w:history="1">
        <w:r w:rsidRPr="007A0525">
          <w:rPr>
            <w:rFonts w:ascii="Tahoma" w:hAnsi="Tahoma" w:cs="Tahoma"/>
            <w:b/>
            <w:bCs/>
            <w:color w:val="000000"/>
            <w:sz w:val="21"/>
          </w:rPr>
          <w:t>1001. Cum se pedepseşte conducerea pe drumurile publice a unui autovehicul din categoria C, de către o persoană al cărei permis este valabil pentru categoria B?</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penal;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contravenţional;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amendă contravenţională şi reţinerea permisului de conducere.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3 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19% | Tags:</w:t>
      </w:r>
      <w:r w:rsidRPr="007A0525">
        <w:rPr>
          <w:rFonts w:ascii="Arial" w:hAnsi="Arial" w:cs="Arial"/>
          <w:color w:val="222222"/>
          <w:sz w:val="18"/>
        </w:rPr>
        <w:t> </w:t>
      </w:r>
      <w:hyperlink r:id="rId1139" w:history="1">
        <w:r w:rsidRPr="007A0525">
          <w:rPr>
            <w:rFonts w:ascii="Arial" w:hAnsi="Arial" w:cs="Arial"/>
            <w:b/>
            <w:bCs/>
            <w:color w:val="000000"/>
            <w:sz w:val="18"/>
          </w:rPr>
          <w:t>intrebari cat B1</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40" w:history="1">
        <w:r w:rsidRPr="007A0525">
          <w:rPr>
            <w:rFonts w:ascii="Arial" w:hAnsi="Arial" w:cs="Arial"/>
            <w:b/>
            <w:bCs/>
            <w:color w:val="000000"/>
            <w:sz w:val="18"/>
          </w:rPr>
          <w:t>chestionare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141" w:history="1">
        <w:r>
          <w:rPr>
            <w:noProof/>
          </w:rPr>
          <w:pict>
            <v:shape id="Picture 91" o:spid="_x0000_s1114" type="#_x0000_t75" alt="http://e-drpciv.ro/poze2/248.jpg" href="http://e-drpciv.ro/poze2/248.j" style="position:absolute;margin-left:65pt;margin-top:0;width:105pt;height:78.75pt;z-index:251748352;visibility:visible;mso-wrap-distance-left:0;mso-wrap-distance-right:0;mso-position-horizontal:right;mso-position-horizontal-relative:text;mso-position-vertical-relative:line" o:allowoverlap="f" o:button="t">
              <v:fill o:detectmouseclick="t"/>
              <v:imagedata r:id="rId1142"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43" w:history="1">
        <w:r w:rsidRPr="007A0525">
          <w:rPr>
            <w:rFonts w:ascii="Tahoma" w:hAnsi="Tahoma" w:cs="Tahoma"/>
            <w:b/>
            <w:bCs/>
            <w:color w:val="000000"/>
            <w:sz w:val="21"/>
          </w:rPr>
          <w:t>248. Ce semnifică indicatorul?</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interzice circulaţia în ambele sensuri a autovehiculelor;</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interzice circulaţia în ambele sensuri a motocicletelor şi motoretelor;</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interzice circulaţia în ambele sensuri a tuturor vehiculelor.</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44" w:history="1">
        <w:r w:rsidRPr="007A0525">
          <w:rPr>
            <w:rFonts w:ascii="Arial" w:hAnsi="Arial" w:cs="Arial"/>
            <w:b/>
            <w:bCs/>
            <w:color w:val="000000"/>
            <w:sz w:val="18"/>
          </w:rPr>
          <w:t>examen auto cat b1</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45" w:history="1">
        <w:r w:rsidRPr="007A0525">
          <w:rPr>
            <w:rFonts w:ascii="Arial" w:hAnsi="Arial" w:cs="Arial"/>
            <w:b/>
            <w:bCs/>
            <w:color w:val="000000"/>
            <w:sz w:val="18"/>
          </w:rPr>
          <w:t>chestionare auto 2014</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46" w:history="1">
        <w:r w:rsidRPr="007A0525">
          <w:rPr>
            <w:rFonts w:ascii="Tahoma" w:hAnsi="Tahoma" w:cs="Tahoma"/>
            <w:b/>
            <w:bCs/>
            <w:color w:val="000000"/>
            <w:sz w:val="21"/>
          </w:rPr>
          <w:t>786. Ce obligaţii aveţi la semnalul membrilor patrulelor şcolare de circulaţie, la trecerile pentru pietoni din apropierea unităţilor de învăţământ?</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reduceţi viteza şi să circulaţi cu atenţie;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 treceţi pe banda de lângă axul drumului;</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să opriţi.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47" w:history="1">
        <w:r w:rsidRPr="007A0525">
          <w:rPr>
            <w:rFonts w:ascii="Arial" w:hAnsi="Arial" w:cs="Arial"/>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48" w:history="1">
        <w:r w:rsidRPr="007A0525">
          <w:rPr>
            <w:rFonts w:ascii="Arial" w:hAnsi="Arial" w:cs="Arial"/>
            <w:color w:val="000000"/>
            <w:sz w:val="18"/>
          </w:rPr>
          <w:t>permis auto cat tr</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149" w:history="1">
        <w:r>
          <w:rPr>
            <w:noProof/>
          </w:rPr>
          <w:pict>
            <v:shape id="Picture 92" o:spid="_x0000_s1115" type="#_x0000_t75" alt="http://e-drpciv.ro/poze2/548.jpg" href="http://e-drpciv.ro/poze2/548.j" style="position:absolute;margin-left:65pt;margin-top:0;width:105pt;height:78.75pt;z-index:251749376;visibility:visible;mso-wrap-distance-left:0;mso-wrap-distance-right:0;mso-position-horizontal:right;mso-position-horizontal-relative:text;mso-position-vertical-relative:line" o:allowoverlap="f" o:button="t">
              <v:fill o:detectmouseclick="t"/>
              <v:imagedata r:id="rId1150"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51" w:history="1">
        <w:r w:rsidRPr="007A0525">
          <w:rPr>
            <w:rFonts w:ascii="Tahoma" w:hAnsi="Tahoma" w:cs="Tahoma"/>
            <w:b/>
            <w:bCs/>
            <w:color w:val="000000"/>
            <w:sz w:val="21"/>
          </w:rPr>
          <w:t>548. Pentru a circula pe un drum cu polei, se recomandă să echipaţi autoturismul cu:</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lanţuri pentru zăpadă;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pneuri speciale sau lanţuri antiderapante;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lopată şi nisip.</w:t>
      </w:r>
    </w:p>
    <w:p w:rsidR="00AE1230" w:rsidRPr="007A0525" w:rsidRDefault="00AE1230" w:rsidP="007A0525">
      <w:pPr>
        <w:spacing w:after="0" w:line="240" w:lineRule="auto"/>
        <w:outlineLvl w:val="1"/>
        <w:rPr>
          <w:rFonts w:ascii="Tahoma" w:hAnsi="Tahoma" w:cs="Tahoma"/>
          <w:b/>
          <w:bCs/>
          <w:color w:val="222222"/>
          <w:sz w:val="21"/>
          <w:szCs w:val="21"/>
        </w:rPr>
      </w:pPr>
      <w:hyperlink r:id="rId1152" w:history="1">
        <w:r w:rsidRPr="007A0525">
          <w:rPr>
            <w:rFonts w:ascii="Tahoma" w:hAnsi="Tahoma" w:cs="Tahoma"/>
            <w:b/>
            <w:bCs/>
            <w:color w:val="000000"/>
            <w:sz w:val="21"/>
          </w:rPr>
          <w:t>727. La un accidentat cu corpi străini în interiorul plăgilor, procedura corectă este:</w:t>
        </w:r>
      </w:hyperlink>
    </w:p>
    <w:p w:rsidR="00AE1230" w:rsidRPr="007A0525" w:rsidRDefault="00AE1230" w:rsidP="007A0525">
      <w:pPr>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extragerea corpilor străini din plăgi;</w:t>
      </w:r>
    </w:p>
    <w:p w:rsidR="00AE1230" w:rsidRPr="007A0525" w:rsidRDefault="00AE1230" w:rsidP="007A0525">
      <w:pPr>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spălarea corpilor străini cu apă curată;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corpii străini nu se extrag din plăgi, întrucât se pot produce complicaţii.</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53" w:history="1">
        <w:r w:rsidRPr="007A0525">
          <w:rPr>
            <w:rFonts w:ascii="Tahoma" w:hAnsi="Tahoma" w:cs="Tahoma"/>
            <w:b/>
            <w:bCs/>
            <w:color w:val="000000"/>
            <w:sz w:val="21"/>
          </w:rPr>
          <w:t>769. Trecerea cu autovehiculul la semnalul luminos de culoare roşie se sancţionează astfel:</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cu amendă penală;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cu amendă contravenţională şi puncte de penalizare;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cu amendă contravenţională şi suspendarea exercitării dreptului de a conduce autovehiculul.</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54" w:history="1">
        <w:r w:rsidRPr="007A0525">
          <w:rPr>
            <w:rFonts w:ascii="Arial" w:hAnsi="Arial" w:cs="Arial"/>
            <w:color w:val="000000"/>
            <w:sz w:val="18"/>
          </w:rPr>
          <w:t>examen auto cat TR</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55" w:history="1">
        <w:r w:rsidRPr="007A0525">
          <w:rPr>
            <w:rFonts w:ascii="Arial" w:hAnsi="Arial" w:cs="Arial"/>
            <w:b/>
            <w:bCs/>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56" w:history="1">
        <w:r w:rsidRPr="007A0525">
          <w:rPr>
            <w:rFonts w:ascii="Tahoma" w:hAnsi="Tahoma" w:cs="Tahoma"/>
            <w:b/>
            <w:bCs/>
            <w:color w:val="000000"/>
            <w:sz w:val="21"/>
          </w:rPr>
          <w:t>173. Schimbarea direcţiei de mers spre stânga, într-o intersecţie neprevăzută cu marcaje de ghidare, se face: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prin ocolirea centrului imaginar al intersecţiei;</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prin stânga centrului imaginar al intersecţiei, fără a intersecta traiectoria celor care se deplasează din sens opus şi care virează la stânga;</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la libera înţelegere cu cei care se deplasează din sens opus.</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5 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57" w:history="1">
        <w:r w:rsidRPr="007A0525">
          <w:rPr>
            <w:rFonts w:ascii="Arial" w:hAnsi="Arial" w:cs="Arial"/>
            <w:color w:val="000000"/>
            <w:sz w:val="18"/>
          </w:rPr>
          <w:t>examen permis</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58" w:history="1">
        <w:r w:rsidRPr="007A0525">
          <w:rPr>
            <w:rFonts w:ascii="Arial" w:hAnsi="Arial" w:cs="Arial"/>
            <w:color w:val="000000"/>
            <w:sz w:val="18"/>
          </w:rPr>
          <w:t>teste 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159" w:history="1">
        <w:r>
          <w:rPr>
            <w:noProof/>
          </w:rPr>
          <w:pict>
            <v:shape id="Picture 93" o:spid="_x0000_s1116" type="#_x0000_t75" alt="http://e-drpciv.ro/poze2/703.jpg" href="http://e-drpciv.ro/poze2/703.j" style="position:absolute;margin-left:65pt;margin-top:0;width:105pt;height:78.75pt;z-index:251750400;visibility:visible;mso-wrap-distance-left:0;mso-wrap-distance-right:0;mso-position-horizontal:right;mso-position-horizontal-relative:text;mso-position-vertical-relative:line" o:allowoverlap="f" o:button="t">
              <v:fill o:detectmouseclick="t"/>
              <v:imagedata r:id="rId1160"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61" w:history="1">
        <w:r w:rsidRPr="007A0525">
          <w:rPr>
            <w:rFonts w:ascii="Tahoma" w:hAnsi="Tahoma" w:cs="Tahoma"/>
            <w:b/>
            <w:bCs/>
            <w:color w:val="000000"/>
            <w:sz w:val="21"/>
          </w:rPr>
          <w:t>703. Care dintre cele trei vehicule va trece ultimul prin intersecţie?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motocicleta;</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autoturismul;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tramvaiul.</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6 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62" w:history="1">
        <w:r w:rsidRPr="007A0525">
          <w:rPr>
            <w:rFonts w:ascii="Arial" w:hAnsi="Arial" w:cs="Arial"/>
            <w:b/>
            <w:bCs/>
            <w:color w:val="000000"/>
            <w:sz w:val="18"/>
          </w:rPr>
          <w:t>chestionare auto 2014</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63" w:history="1">
        <w:r w:rsidRPr="007A0525">
          <w:rPr>
            <w:rFonts w:ascii="Arial" w:hAnsi="Arial" w:cs="Arial"/>
            <w:color w:val="000000"/>
            <w:sz w:val="18"/>
          </w:rPr>
          <w:t>examen auto categoria B1</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64" w:history="1">
        <w:r w:rsidRPr="007A0525">
          <w:rPr>
            <w:rFonts w:ascii="Tahoma" w:hAnsi="Tahoma" w:cs="Tahoma"/>
            <w:b/>
            <w:bCs/>
            <w:color w:val="000000"/>
            <w:sz w:val="21"/>
          </w:rPr>
          <w:t>343. Uzura prematură a pneurilor din faţă se datorează, în primul rând:</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dereglării geometriei direcţiei;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circulaţiei frecvente cu viteză redusă;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fenomenul este specific autovehiculelor care au tracţiunea pe puntea din spate.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65" w:history="1">
        <w:r w:rsidRPr="007A0525">
          <w:rPr>
            <w:rFonts w:ascii="Arial" w:hAnsi="Arial" w:cs="Arial"/>
            <w:color w:val="000000"/>
            <w:sz w:val="18"/>
          </w:rPr>
          <w:t>www drpciv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66" w:history="1">
        <w:r w:rsidRPr="007A0525">
          <w:rPr>
            <w:rFonts w:ascii="Arial" w:hAnsi="Arial" w:cs="Arial"/>
            <w:b/>
            <w:bCs/>
            <w:color w:val="000000"/>
            <w:sz w:val="18"/>
          </w:rPr>
          <w:t>teste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167" w:history="1">
        <w:r>
          <w:rPr>
            <w:noProof/>
          </w:rPr>
          <w:pict>
            <v:shape id="Picture 94" o:spid="_x0000_s1117" type="#_x0000_t75" alt="http://e-drpciv.ro/poze2/694.jpg" href="http://e-drpciv.ro/poze2/694.j" style="position:absolute;margin-left:65pt;margin-top:0;width:105pt;height:78.75pt;z-index:251751424;visibility:visible;mso-wrap-distance-left:0;mso-wrap-distance-right:0;mso-position-horizontal:right;mso-position-horizontal-relative:text;mso-position-vertical-relative:line" o:allowoverlap="f" o:button="t">
              <v:fill o:detectmouseclick="t"/>
              <v:imagedata r:id="rId1168"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69" w:history="1">
        <w:r w:rsidRPr="007A0525">
          <w:rPr>
            <w:rFonts w:ascii="Tahoma" w:hAnsi="Tahoma" w:cs="Tahoma"/>
            <w:b/>
            <w:bCs/>
            <w:color w:val="000000"/>
            <w:sz w:val="21"/>
          </w:rPr>
          <w:t>694. Autoturismul din imagine a parcat regulamentar?</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da, deoarece este parcat în întregime pe trotuar;</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nu, deoarece se află în afara zonei în care parcarea este permisă;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da, deoarece respectă atât semnificaţia indicatorului, cât şi a semnului adiţional.</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5 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70" w:history="1">
        <w:r w:rsidRPr="007A0525">
          <w:rPr>
            <w:rFonts w:ascii="Arial" w:hAnsi="Arial" w:cs="Arial"/>
            <w:b/>
            <w:bCs/>
            <w:color w:val="000000"/>
            <w:sz w:val="18"/>
          </w:rPr>
          <w:t>intrebari drpciv</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71" w:history="1">
        <w:r w:rsidRPr="007A0525">
          <w:rPr>
            <w:rFonts w:ascii="Arial" w:hAnsi="Arial" w:cs="Arial"/>
            <w:b/>
            <w:bCs/>
            <w:color w:val="000000"/>
            <w:sz w:val="18"/>
          </w:rPr>
          <w:t>examen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72" w:history="1">
        <w:r w:rsidRPr="007A0525">
          <w:rPr>
            <w:rFonts w:ascii="Tahoma" w:hAnsi="Tahoma" w:cs="Tahoma"/>
            <w:b/>
            <w:bCs/>
            <w:color w:val="000000"/>
            <w:sz w:val="21"/>
          </w:rPr>
          <w:t>275. Ce rând trebuie să ocupe conducătorul de vehicul şi de la ce distanţă, pentru a se deplasa pe direcţia înainte, într-o intersecţie fără marcaje din afara localităţii?</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rândul din stânga, de la o distanţă de cel puţin 100 m;</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rândul din stânga sau din dreapta, de la o distanţă de cel puţin 50 m;</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rândul din dreapta, de la o distanţă de cel puţin 100 m.</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2 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73" w:history="1">
        <w:r w:rsidRPr="007A0525">
          <w:rPr>
            <w:rFonts w:ascii="Arial" w:hAnsi="Arial" w:cs="Arial"/>
            <w:b/>
            <w:bCs/>
            <w:color w:val="000000"/>
            <w:sz w:val="18"/>
          </w:rPr>
          <w:t>examen auto categoria tr</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74" w:history="1">
        <w:r w:rsidRPr="007A0525">
          <w:rPr>
            <w:rFonts w:ascii="Arial" w:hAnsi="Arial" w:cs="Arial"/>
            <w:b/>
            <w:bCs/>
            <w:color w:val="000000"/>
            <w:sz w:val="18"/>
          </w:rPr>
          <w:t>examen permis</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75" w:history="1">
        <w:r w:rsidRPr="007A0525">
          <w:rPr>
            <w:rFonts w:ascii="Tahoma" w:hAnsi="Tahoma" w:cs="Tahoma"/>
            <w:b/>
            <w:bCs/>
            <w:color w:val="000000"/>
            <w:sz w:val="21"/>
          </w:rPr>
          <w:t>3726. Întoarcerea autovehiculului este interzisă:</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pe drumurile cu sens unic;</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în locurile în care soliditatea drumului nu permite;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pe marcajul pietonal.</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48% | Tags:</w:t>
      </w:r>
      <w:r w:rsidRPr="007A0525">
        <w:rPr>
          <w:rFonts w:ascii="Arial" w:hAnsi="Arial" w:cs="Arial"/>
          <w:color w:val="222222"/>
          <w:sz w:val="18"/>
        </w:rPr>
        <w:t> </w:t>
      </w:r>
      <w:hyperlink r:id="rId1176" w:history="1">
        <w:r w:rsidRPr="007A0525">
          <w:rPr>
            <w:rFonts w:ascii="Arial" w:hAnsi="Arial" w:cs="Arial"/>
            <w:color w:val="000000"/>
            <w:sz w:val="18"/>
          </w:rPr>
          <w:t>intrebari cat B</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77" w:history="1">
        <w:r w:rsidRPr="007A0525">
          <w:rPr>
            <w:rFonts w:ascii="Arial" w:hAnsi="Arial" w:cs="Arial"/>
            <w:color w:val="000000"/>
            <w:sz w:val="18"/>
          </w:rPr>
          <w:t>chestionare 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78" w:history="1">
        <w:r w:rsidRPr="007A0525">
          <w:rPr>
            <w:rFonts w:ascii="Tahoma" w:hAnsi="Tahoma" w:cs="Tahoma"/>
            <w:b/>
            <w:bCs/>
            <w:color w:val="000000"/>
            <w:sz w:val="21"/>
          </w:rPr>
          <w:t>342. Care sunt sancţiunile contravenţionale?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amenda penală;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amenda, şi după caz, atenţionarea;</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amendă, puncte de penalizare, precum şi suspendarea exercitării dreptului de a conduce autovehicule.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79" w:history="1">
        <w:r w:rsidRPr="007A0525">
          <w:rPr>
            <w:rFonts w:ascii="Arial" w:hAnsi="Arial" w:cs="Arial"/>
            <w:color w:val="000000"/>
            <w:sz w:val="18"/>
          </w:rPr>
          <w:t>intrebari cat B1</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80" w:history="1">
        <w:r w:rsidRPr="007A0525">
          <w:rPr>
            <w:rFonts w:ascii="Arial" w:hAnsi="Arial" w:cs="Arial"/>
            <w:color w:val="000000"/>
            <w:sz w:val="18"/>
          </w:rPr>
          <w:t>examen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181" w:history="1">
        <w:r>
          <w:rPr>
            <w:noProof/>
          </w:rPr>
          <w:pict>
            <v:shape id="Picture 95" o:spid="_x0000_s1118" type="#_x0000_t75" alt="http://e-drpciv.ro/poze2/363.jpg" href="http://e-drpciv.ro/poze2/363.j" style="position:absolute;margin-left:65pt;margin-top:0;width:105pt;height:78.75pt;z-index:251752448;visibility:visible;mso-wrap-distance-left:0;mso-wrap-distance-right:0;mso-position-horizontal:right;mso-position-horizontal-relative:text;mso-position-vertical-relative:line" o:allowoverlap="f" o:button="t">
              <v:fill o:detectmouseclick="t"/>
              <v:imagedata r:id="rId1182"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83" w:history="1">
        <w:r w:rsidRPr="007A0525">
          <w:rPr>
            <w:rFonts w:ascii="Tahoma" w:hAnsi="Tahoma" w:cs="Tahoma"/>
            <w:b/>
            <w:bCs/>
            <w:color w:val="000000"/>
            <w:sz w:val="21"/>
          </w:rPr>
          <w:t>363. Care este semnificaţia indicatorului?</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„Limitare de viteză“;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„Viteză minimă obligatorie“;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„Viteză maximă obligatorie“.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84" w:history="1">
        <w:r w:rsidRPr="007A0525">
          <w:rPr>
            <w:rFonts w:ascii="Arial" w:hAnsi="Arial" w:cs="Arial"/>
            <w:color w:val="000000"/>
            <w:sz w:val="18"/>
          </w:rPr>
          <w:t>permis auto categoria tr</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85" w:history="1">
        <w:r w:rsidRPr="007A0525">
          <w:rPr>
            <w:rFonts w:ascii="Arial" w:hAnsi="Arial" w:cs="Arial"/>
            <w:b/>
            <w:bCs/>
            <w:color w:val="000000"/>
            <w:sz w:val="18"/>
          </w:rPr>
          <w:t>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86" w:history="1">
        <w:r w:rsidRPr="007A0525">
          <w:rPr>
            <w:rFonts w:ascii="Tahoma" w:hAnsi="Tahoma" w:cs="Tahoma"/>
            <w:b/>
            <w:bCs/>
            <w:color w:val="000000"/>
            <w:sz w:val="21"/>
          </w:rPr>
          <w:t>686. Cum procedaţi când urmează să traversaţi o trecere la nivel cu calea ferată simplă, fără bariere?</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opriţi, fără a depăşi indicatorul în cruce, vă angajaţi şi traversaţi numai după ce v-aţi asigurat că nu există niciun pericol;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reduceţi viteza, vă asiguraţi în stânga şi în dreapta, după care traversaţi cu atenţie;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opriţi sau, dacă nu e cazul, doar reduceţi viteza, vă asiguraţi, traversaţi calea ferată, după care vă continuaţi drumul.</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87" w:history="1">
        <w:r w:rsidRPr="007A0525">
          <w:rPr>
            <w:rFonts w:ascii="Arial" w:hAnsi="Arial" w:cs="Arial"/>
            <w:b/>
            <w:bCs/>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88" w:history="1">
        <w:r w:rsidRPr="007A0525">
          <w:rPr>
            <w:rFonts w:ascii="Arial" w:hAnsi="Arial" w:cs="Arial"/>
            <w:color w:val="000000"/>
            <w:sz w:val="18"/>
          </w:rPr>
          <w:t>teste 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89" w:history="1">
        <w:r w:rsidRPr="007A0525">
          <w:rPr>
            <w:rFonts w:ascii="Tahoma" w:hAnsi="Tahoma" w:cs="Tahoma"/>
            <w:b/>
            <w:bCs/>
            <w:color w:val="000000"/>
            <w:sz w:val="21"/>
          </w:rPr>
          <w:t>803. Substanţele antiseptice se folosesc pentru:</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dezinfectarea rănilor;</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calmarea durerilor;</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oprirea hemoragiei.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90" w:history="1">
        <w:r w:rsidRPr="007A0525">
          <w:rPr>
            <w:rFonts w:ascii="Arial" w:hAnsi="Arial" w:cs="Arial"/>
            <w:color w:val="000000"/>
            <w:sz w:val="18"/>
          </w:rPr>
          <w:t>permis auto cat b1</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91" w:history="1">
        <w:r w:rsidRPr="007A0525">
          <w:rPr>
            <w:rFonts w:ascii="Arial" w:hAnsi="Arial" w:cs="Arial"/>
            <w:b/>
            <w:bCs/>
            <w:color w:val="000000"/>
            <w:sz w:val="18"/>
          </w:rPr>
          <w:t>chestionare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92" w:history="1">
        <w:r w:rsidRPr="007A0525">
          <w:rPr>
            <w:rFonts w:ascii="Tahoma" w:hAnsi="Tahoma" w:cs="Tahoma"/>
            <w:b/>
            <w:bCs/>
            <w:color w:val="000000"/>
            <w:sz w:val="21"/>
          </w:rPr>
          <w:t>350. La ieşirea din zonele rezidenţiale sau pietonale, sunteţi obligat să acordaţi prioritate: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autovehiculelor;</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pietonilor de pe sensul opus de circulaţie;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tuturor vehiculelor cu care vă intersectaţi.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93" w:history="1">
        <w:r w:rsidRPr="007A0525">
          <w:rPr>
            <w:rFonts w:ascii="Arial" w:hAnsi="Arial" w:cs="Arial"/>
            <w:color w:val="000000"/>
            <w:sz w:val="18"/>
          </w:rPr>
          <w:t>auto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94" w:history="1">
        <w:r w:rsidRPr="007A0525">
          <w:rPr>
            <w:rFonts w:ascii="Arial" w:hAnsi="Arial" w:cs="Arial"/>
            <w:b/>
            <w:bCs/>
            <w:color w:val="000000"/>
            <w:sz w:val="18"/>
          </w:rPr>
          <w:t>examen permis</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95" w:history="1">
        <w:r w:rsidRPr="007A0525">
          <w:rPr>
            <w:rFonts w:ascii="Tahoma" w:hAnsi="Tahoma" w:cs="Tahoma"/>
            <w:b/>
            <w:bCs/>
            <w:color w:val="000000"/>
            <w:sz w:val="21"/>
          </w:rPr>
          <w:t>1004. Cum procedaţi dacă, într-o intersecţie, poliţistul este orientat cu spatele către dvs. şi cu braţul stâng întins orizontal?</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viraţi la stânga;</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continuaţi drumul;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reduceţi viteza autovehiculului şi opriţi în spatele acestuia.</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196" w:history="1">
        <w:r w:rsidRPr="007A0525">
          <w:rPr>
            <w:rFonts w:ascii="Arial" w:hAnsi="Arial" w:cs="Arial"/>
            <w:color w:val="000000"/>
            <w:sz w:val="18"/>
          </w:rPr>
          <w:t>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197" w:history="1">
        <w:r w:rsidRPr="007A0525">
          <w:rPr>
            <w:rFonts w:ascii="Arial" w:hAnsi="Arial" w:cs="Arial"/>
            <w:color w:val="000000"/>
            <w:sz w:val="18"/>
          </w:rPr>
          <w:t>teste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198" w:history="1">
        <w:r w:rsidRPr="007A0525">
          <w:rPr>
            <w:rFonts w:ascii="Tahoma" w:hAnsi="Tahoma" w:cs="Tahoma"/>
            <w:b/>
            <w:bCs/>
            <w:color w:val="000000"/>
            <w:sz w:val="21"/>
          </w:rPr>
          <w:t>986. În care dintre următoarele situaţii sunteţi obligat să circulaţi cu o viteză care să nu depăşească 30 km/h în localităţi?</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la trecerile la nivel cu linia de tramvai;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la trecerile la nivel cu calea ferată industrială;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când partea carosabilă este acoperită cu mâzgă.</w:t>
      </w:r>
    </w:p>
    <w:p w:rsidR="00AE1230" w:rsidRPr="007A0525" w:rsidRDefault="00AE1230" w:rsidP="007A0525">
      <w:pPr>
        <w:spacing w:after="0" w:line="240" w:lineRule="auto"/>
        <w:outlineLvl w:val="1"/>
        <w:rPr>
          <w:rFonts w:ascii="Tahoma" w:hAnsi="Tahoma" w:cs="Tahoma"/>
          <w:b/>
          <w:bCs/>
          <w:color w:val="222222"/>
          <w:sz w:val="21"/>
          <w:szCs w:val="21"/>
        </w:rPr>
      </w:pPr>
      <w:hyperlink r:id="rId1199" w:history="1">
        <w:r w:rsidRPr="007A0525">
          <w:rPr>
            <w:rFonts w:ascii="Tahoma" w:hAnsi="Tahoma" w:cs="Tahoma"/>
            <w:b/>
            <w:bCs/>
            <w:color w:val="000000"/>
            <w:sz w:val="21"/>
          </w:rPr>
          <w:t>495. Ce obligaţii are conducătorul unui autovehicul staţionat pe drumul public, dacă se îndepărtează de acesta?</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acţioneze frâna de ajutor, să oprească funcţionarea motorului şi să cupleze o treaptă inferioară de viteză;</w:t>
      </w:r>
    </w:p>
    <w:p w:rsidR="00AE1230" w:rsidRPr="007A0525" w:rsidRDefault="00AE1230" w:rsidP="007A0525">
      <w:pPr>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să-i semnalizeze prezenţa pe timp de noapte cu o sursă de lumină;</w:t>
      </w:r>
    </w:p>
    <w:p w:rsidR="00AE1230" w:rsidRPr="007A0525" w:rsidRDefault="00AE1230" w:rsidP="007A0525">
      <w:pPr>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să nu oprească prea aproape de următorul autovehicul.</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00" w:history="1">
        <w:r w:rsidRPr="007A0525">
          <w:rPr>
            <w:rFonts w:ascii="Tahoma" w:hAnsi="Tahoma" w:cs="Tahoma"/>
            <w:b/>
            <w:bCs/>
            <w:color w:val="000000"/>
            <w:sz w:val="21"/>
          </w:rPr>
          <w:t>503. Care este rolul marcajelor rezonatoare?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dublează marcajele convenţionale în zonele periculoase;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avertizează conducătorii de autovehicule că depăşesc zona de carosabil marcată şi destinată sensului de deplasare;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avertizează conducătorii de autovehicule că vor pătrunde într-o zonă supravegheată cu aparatură radar.</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3 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hyperlink r:id="rId1201" w:history="1">
        <w:r w:rsidRPr="007A0525">
          <w:rPr>
            <w:rFonts w:ascii="Arial" w:hAnsi="Arial" w:cs="Arial"/>
            <w:b/>
            <w:bCs/>
            <w:color w:val="000000"/>
            <w:sz w:val="18"/>
          </w:rPr>
          <w:t>drpciv.ro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02" w:history="1">
        <w:r w:rsidRPr="007A0525">
          <w:rPr>
            <w:rFonts w:ascii="Arial" w:hAnsi="Arial" w:cs="Arial"/>
            <w:color w:val="000000"/>
            <w:sz w:val="18"/>
          </w:rPr>
          <w:t>examen permis</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203" w:history="1">
        <w:r>
          <w:rPr>
            <w:noProof/>
          </w:rPr>
          <w:pict>
            <v:shape id="Picture 96" o:spid="_x0000_s1119" type="#_x0000_t75" alt="http://e-drpciv.ro/poze2/970.jpg" href="http://e-drpciv.ro/poze2/970.j" style="position:absolute;margin-left:65pt;margin-top:0;width:105pt;height:78.75pt;z-index:251753472;visibility:visible;mso-wrap-distance-left:0;mso-wrap-distance-right:0;mso-position-horizontal:right;mso-position-horizontal-relative:text;mso-position-vertical-relative:line" o:allowoverlap="f" o:button="t">
              <v:fill o:detectmouseclick="t"/>
              <v:imagedata r:id="rId1204"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05" w:history="1">
        <w:r w:rsidRPr="007A0525">
          <w:rPr>
            <w:rFonts w:ascii="Tahoma" w:hAnsi="Tahoma" w:cs="Tahoma"/>
            <w:b/>
            <w:bCs/>
            <w:color w:val="000000"/>
            <w:sz w:val="21"/>
          </w:rPr>
          <w:t>970. Care dintre cele trei vehicule va trece ultimul prin intersecţia din imagine?</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autoturismul;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autocamionul;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motocicleta.</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4 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206" w:history="1">
        <w:r w:rsidRPr="007A0525">
          <w:rPr>
            <w:rFonts w:ascii="Arial" w:hAnsi="Arial" w:cs="Arial"/>
            <w:color w:val="000000"/>
            <w:sz w:val="18"/>
          </w:rPr>
          <w:t>chestionare auto tr</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07" w:history="1">
        <w:r w:rsidRPr="007A0525">
          <w:rPr>
            <w:rFonts w:ascii="Arial" w:hAnsi="Arial" w:cs="Arial"/>
            <w:b/>
            <w:bCs/>
            <w:color w:val="000000"/>
            <w:sz w:val="18"/>
          </w:rPr>
          <w:t>intrebari 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08" w:history="1">
        <w:r w:rsidRPr="007A0525">
          <w:rPr>
            <w:rFonts w:ascii="Tahoma" w:hAnsi="Tahoma" w:cs="Tahoma"/>
            <w:b/>
            <w:bCs/>
            <w:color w:val="000000"/>
            <w:sz w:val="21"/>
          </w:rPr>
          <w:t>446. Ce obligaţii vă revin la trecerile pentru pietoni?</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circulaţi cu viteză redusă, pentru a putea ocoli pietonii angajaţi în traversare;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 reduceţi viteza, dacă sunt pietoni angajaţi în traversare, pentru evitarea unui posibil accident;</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dacă sunt pietoni angajaţi în traversare pe sensul dvs. de mers, să le acordaţi prioritate.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hyperlink r:id="rId1209" w:history="1">
        <w:r w:rsidRPr="007A0525">
          <w:rPr>
            <w:rFonts w:ascii="Arial" w:hAnsi="Arial" w:cs="Arial"/>
            <w:color w:val="000000"/>
            <w:sz w:val="18"/>
          </w:rPr>
          <w:t>chestionare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10" w:history="1">
        <w:r w:rsidRPr="007A0525">
          <w:rPr>
            <w:rFonts w:ascii="Arial" w:hAnsi="Arial" w:cs="Arial"/>
            <w:color w:val="000000"/>
            <w:sz w:val="18"/>
          </w:rPr>
          <w:t>teste 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11" w:history="1">
        <w:r w:rsidRPr="007A0525">
          <w:rPr>
            <w:rFonts w:ascii="Tahoma" w:hAnsi="Tahoma" w:cs="Tahoma"/>
            <w:b/>
            <w:bCs/>
            <w:color w:val="000000"/>
            <w:sz w:val="21"/>
          </w:rPr>
          <w:t>789. Care este viteza maximă prevăzută de lege pentru circulaţia în zonele rezidenţiale?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5 km/h;</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10 km/h;</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20 km/h.</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hyperlink r:id="rId1212" w:history="1">
        <w:r w:rsidRPr="007A0525">
          <w:rPr>
            <w:rFonts w:ascii="Arial" w:hAnsi="Arial" w:cs="Arial"/>
            <w:b/>
            <w:bCs/>
            <w:color w:val="000000"/>
            <w:sz w:val="18"/>
          </w:rPr>
          <w:t>chestionare auto B</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13" w:history="1">
        <w:r w:rsidRPr="007A0525">
          <w:rPr>
            <w:rFonts w:ascii="Arial" w:hAnsi="Arial" w:cs="Arial"/>
            <w:color w:val="000000"/>
            <w:sz w:val="18"/>
          </w:rPr>
          <w:t>permis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214" w:history="1">
        <w:r>
          <w:rPr>
            <w:noProof/>
          </w:rPr>
          <w:pict>
            <v:shape id="Picture 97" o:spid="_x0000_s1120" type="#_x0000_t75" alt="http://e-drpciv.ro/poze2/918.jpg" href="http://e-drpciv.ro/poze2/918.j" style="position:absolute;margin-left:65pt;margin-top:0;width:105pt;height:78.75pt;z-index:251754496;visibility:visible;mso-wrap-distance-left:0;mso-wrap-distance-right:0;mso-position-horizontal:right;mso-position-horizontal-relative:text;mso-position-vertical-relative:line" o:allowoverlap="f" o:button="t">
              <v:fill o:detectmouseclick="t"/>
              <v:imagedata r:id="rId1215"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16" w:history="1">
        <w:r w:rsidRPr="007A0525">
          <w:rPr>
            <w:rFonts w:ascii="Tahoma" w:hAnsi="Tahoma" w:cs="Tahoma"/>
            <w:b/>
            <w:bCs/>
            <w:color w:val="000000"/>
            <w:sz w:val="21"/>
          </w:rPr>
          <w:t>918. Puteţi depăşi în această situaţie?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nu, deoarece vă aflaţi în zona unei treceri la nivel cu calea ferată;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nu, deoarece vă aflaţi la mai puţin de 150 m de calea ferată;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da, este regulamentar.</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217" w:history="1">
        <w:r w:rsidRPr="007A0525">
          <w:rPr>
            <w:rFonts w:ascii="Arial" w:hAnsi="Arial" w:cs="Arial"/>
            <w:color w:val="000000"/>
            <w:sz w:val="18"/>
          </w:rPr>
          <w:t>chestionare auto 2014</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18" w:history="1">
        <w:r w:rsidRPr="007A0525">
          <w:rPr>
            <w:rFonts w:ascii="Arial" w:hAnsi="Arial" w:cs="Arial"/>
            <w:color w:val="000000"/>
            <w:sz w:val="18"/>
          </w:rPr>
          <w:t>examen 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19" w:history="1">
        <w:r w:rsidRPr="007A0525">
          <w:rPr>
            <w:rFonts w:ascii="Tahoma" w:hAnsi="Tahoma" w:cs="Tahoma"/>
            <w:b/>
            <w:bCs/>
            <w:color w:val="000000"/>
            <w:sz w:val="21"/>
          </w:rPr>
          <w:t>505. Ce măsuri ia conducătorul de autovehicul, angajat într-un accident cu avarii uşoare?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aşteaptă sosirea poliţistului din zonă;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scoate autovehiculul în afara părţii carosabile şi anunţă poliţia în termen de 24 de ore;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anunţă poliţia, fără a schimba poziţia autovehiculului.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220" w:history="1">
        <w:r w:rsidRPr="007A0525">
          <w:rPr>
            <w:rFonts w:ascii="Arial" w:hAnsi="Arial" w:cs="Arial"/>
            <w:color w:val="000000"/>
            <w:sz w:val="18"/>
          </w:rPr>
          <w:t>examen auto categoria b</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21" w:history="1">
        <w:r w:rsidRPr="007A0525">
          <w:rPr>
            <w:rFonts w:ascii="Arial" w:hAnsi="Arial" w:cs="Arial"/>
            <w:color w:val="000000"/>
            <w:sz w:val="18"/>
          </w:rPr>
          <w:t>teste 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22" w:history="1">
        <w:r w:rsidRPr="007A0525">
          <w:rPr>
            <w:rFonts w:ascii="Tahoma" w:hAnsi="Tahoma" w:cs="Tahoma"/>
            <w:b/>
            <w:bCs/>
            <w:color w:val="000000"/>
            <w:sz w:val="21"/>
          </w:rPr>
          <w:t>668. Puteţi lăsa noaptea, pe un drum public, remorca autoturismului pe care îl conduceţi?</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nu, întrucât în acest caz staţionarea este interzisă;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da, deoarece remorca nu face parte din categoria autovehiculelor;</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da, dacă luminile de poziţie sunt aprinse.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hyperlink r:id="rId1223" w:history="1">
        <w:r w:rsidRPr="007A0525">
          <w:rPr>
            <w:rFonts w:ascii="Arial" w:hAnsi="Arial" w:cs="Arial"/>
            <w:b/>
            <w:bCs/>
            <w:color w:val="000000"/>
            <w:sz w:val="18"/>
          </w:rPr>
          <w:t>permis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24" w:history="1">
        <w:r w:rsidRPr="007A0525">
          <w:rPr>
            <w:rFonts w:ascii="Arial" w:hAnsi="Arial" w:cs="Arial"/>
            <w:b/>
            <w:bCs/>
            <w:color w:val="000000"/>
            <w:sz w:val="18"/>
          </w:rPr>
          <w:t>drpciv.ro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25" w:history="1">
        <w:r w:rsidRPr="007A0525">
          <w:rPr>
            <w:rFonts w:ascii="Tahoma" w:hAnsi="Tahoma" w:cs="Tahoma"/>
            <w:b/>
            <w:bCs/>
            <w:color w:val="000000"/>
            <w:sz w:val="21"/>
          </w:rPr>
          <w:t>945. În care dintre următoarele situaţii vă este interzis să efectuaţi depăşirea?</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pe drumurile cu o singură bandă de circulaţie pe sens;</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la mai puţin de 150 m de trecerile la nivel cu calea ferată;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în zona de acţiune a indicatorului „Depăşirea interzisă“.</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18% | Tags:</w:t>
      </w:r>
      <w:r w:rsidRPr="007A0525">
        <w:rPr>
          <w:rFonts w:ascii="Arial" w:hAnsi="Arial" w:cs="Arial"/>
          <w:color w:val="222222"/>
          <w:sz w:val="18"/>
        </w:rPr>
        <w:t> </w:t>
      </w:r>
      <w:hyperlink r:id="rId1226" w:history="1">
        <w:r w:rsidRPr="007A0525">
          <w:rPr>
            <w:rFonts w:ascii="Arial" w:hAnsi="Arial" w:cs="Arial"/>
            <w:color w:val="000000"/>
            <w:sz w:val="18"/>
          </w:rPr>
          <w:t>chestionare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27" w:history="1">
        <w:r w:rsidRPr="007A0525">
          <w:rPr>
            <w:rFonts w:ascii="Arial" w:hAnsi="Arial" w:cs="Arial"/>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228" w:history="1">
        <w:r>
          <w:rPr>
            <w:noProof/>
          </w:rPr>
          <w:pict>
            <v:shape id="Picture 98" o:spid="_x0000_s1121" type="#_x0000_t75" alt="http://e-drpciv.ro/poze2/332.jpg" href="http://e-drpciv.ro/poze2/332.j" style="position:absolute;margin-left:65pt;margin-top:0;width:105pt;height:78.75pt;z-index:251755520;visibility:visible;mso-wrap-distance-left:0;mso-wrap-distance-right:0;mso-position-horizontal:right;mso-position-horizontal-relative:text;mso-position-vertical-relative:line" o:allowoverlap="f" o:button="t">
              <v:fill o:detectmouseclick="t"/>
              <v:imagedata r:id="rId1229"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30" w:history="1">
        <w:r w:rsidRPr="007A0525">
          <w:rPr>
            <w:rFonts w:ascii="Tahoma" w:hAnsi="Tahoma" w:cs="Tahoma"/>
            <w:b/>
            <w:bCs/>
            <w:color w:val="000000"/>
            <w:sz w:val="21"/>
          </w:rPr>
          <w:t>332. În ce ordine vor trece autovehiculele prin intersecţie?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motocicleta, tramvaiul 1, tramvaiul 2, autocamionul;</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motocicleta, autocamionul, tramvaiul 2, tramvaiul 1;</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tramvaiul 1, tramvaiul 2, motocicleta, autocamionul.</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12 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hyperlink r:id="rId1231" w:history="1">
        <w:r w:rsidRPr="007A0525">
          <w:rPr>
            <w:rFonts w:ascii="Arial" w:hAnsi="Arial" w:cs="Arial"/>
            <w:b/>
            <w:bCs/>
            <w:color w:val="000000"/>
            <w:sz w:val="18"/>
          </w:rPr>
          <w:t>intrebari categoria B1</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32" w:history="1">
        <w:r w:rsidRPr="007A0525">
          <w:rPr>
            <w:rFonts w:ascii="Arial" w:hAnsi="Arial" w:cs="Arial"/>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33" w:history="1">
        <w:r w:rsidRPr="007A0525">
          <w:rPr>
            <w:rFonts w:ascii="Tahoma" w:hAnsi="Tahoma" w:cs="Tahoma"/>
            <w:b/>
            <w:bCs/>
            <w:color w:val="000000"/>
            <w:sz w:val="21"/>
          </w:rPr>
          <w:t>38. Care dintre tipurile de semnalizare de mai jos vor fi respectate cu prioritate?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semnalele luminoase;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semnalizarea temporară, care modifică regimul normal de desfăşurare a circulaţiei;</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semnalele şi indicaţiile poliţistului.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hyperlink r:id="rId1234" w:history="1">
        <w:r w:rsidRPr="007A0525">
          <w:rPr>
            <w:rFonts w:ascii="Arial" w:hAnsi="Arial" w:cs="Arial"/>
            <w:color w:val="000000"/>
            <w:sz w:val="18"/>
          </w:rPr>
          <w:t>examen drpciv</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35" w:history="1">
        <w:r w:rsidRPr="007A0525">
          <w:rPr>
            <w:rFonts w:ascii="Arial" w:hAnsi="Arial" w:cs="Arial"/>
            <w:color w:val="000000"/>
            <w:sz w:val="18"/>
          </w:rPr>
          <w:t>chestionare auto 2014</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36" w:history="1">
        <w:r w:rsidRPr="007A0525">
          <w:rPr>
            <w:rFonts w:ascii="Tahoma" w:hAnsi="Tahoma" w:cs="Tahoma"/>
            <w:b/>
            <w:bCs/>
            <w:color w:val="000000"/>
            <w:sz w:val="21"/>
          </w:rPr>
          <w:t>410. De ce trebuie reparat necondiţionat un eşapament defect?</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pentru că produce un zgomot prea mare;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nu este o urgenţă;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pentru că destabilizează autovehiculul.</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3 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hyperlink r:id="rId1237" w:history="1">
        <w:r w:rsidRPr="007A0525">
          <w:rPr>
            <w:rFonts w:ascii="Arial" w:hAnsi="Arial" w:cs="Arial"/>
            <w:color w:val="000000"/>
            <w:sz w:val="18"/>
          </w:rPr>
          <w:t>permis categoria b1</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38" w:history="1">
        <w:r w:rsidRPr="007A0525">
          <w:rPr>
            <w:rFonts w:ascii="Arial" w:hAnsi="Arial" w:cs="Arial"/>
            <w:color w:val="000000"/>
            <w:sz w:val="18"/>
          </w:rPr>
          <w:t>chestionare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39" w:history="1">
        <w:r w:rsidRPr="007A0525">
          <w:rPr>
            <w:rFonts w:ascii="Tahoma" w:hAnsi="Tahoma" w:cs="Tahoma"/>
            <w:b/>
            <w:bCs/>
            <w:color w:val="000000"/>
            <w:sz w:val="21"/>
          </w:rPr>
          <w:t>223. Care sunt factorii care fac ca motorul Diesel al unui autoturism să emită fum excesiv?</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lipsa combustibilului;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buşonul rezervorului închis la maximum;</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defecţiuni la instalaţia de injecţie.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4 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hyperlink r:id="rId1240" w:history="1">
        <w:r w:rsidRPr="007A0525">
          <w:rPr>
            <w:rFonts w:ascii="Arial" w:hAnsi="Arial" w:cs="Arial"/>
            <w:color w:val="000000"/>
            <w:sz w:val="18"/>
          </w:rPr>
          <w:t>drpciv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41" w:history="1">
        <w:r w:rsidRPr="007A0525">
          <w:rPr>
            <w:rFonts w:ascii="Arial" w:hAnsi="Arial" w:cs="Arial"/>
            <w:b/>
            <w:bCs/>
            <w:color w:val="000000"/>
            <w:sz w:val="18"/>
          </w:rPr>
          <w:t>teste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42" w:history="1">
        <w:r w:rsidRPr="007A0525">
          <w:rPr>
            <w:rFonts w:ascii="Tahoma" w:hAnsi="Tahoma" w:cs="Tahoma"/>
            <w:b/>
            <w:bCs/>
            <w:color w:val="000000"/>
            <w:sz w:val="21"/>
          </w:rPr>
          <w:t>140. Cum trebuie să se încadreze conducătorul de autovehicul, dacă intenţionează să schimbe direcţia de mers spre stânga într-o intersecţie prin care circulă şi tramvaie, iar spaţiul dintre şina din dreapta şi bordura trotuarului permite deplasarea vehiculelor doar pe un singur rând?</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pe linia tramvaiului;</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pe singurul rând rămas la dispoziţie, lăsând liber traseul tramvaiului;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în această situaţie nu se poate schimba direcţia de mers spre stânga.</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6 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hyperlink r:id="rId1243" w:history="1">
        <w:r w:rsidRPr="007A0525">
          <w:rPr>
            <w:rFonts w:ascii="Arial" w:hAnsi="Arial" w:cs="Arial"/>
            <w:color w:val="000000"/>
            <w:sz w:val="18"/>
          </w:rPr>
          <w:t>teste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44" w:history="1">
        <w:r w:rsidRPr="007A0525">
          <w:rPr>
            <w:rFonts w:ascii="Arial" w:hAnsi="Arial" w:cs="Arial"/>
            <w:b/>
            <w:bCs/>
            <w:color w:val="000000"/>
            <w:sz w:val="18"/>
          </w:rPr>
          <w:t>teste 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45" w:history="1">
        <w:r w:rsidRPr="007A0525">
          <w:rPr>
            <w:rFonts w:ascii="Tahoma" w:hAnsi="Tahoma" w:cs="Tahoma"/>
            <w:b/>
            <w:bCs/>
            <w:color w:val="000000"/>
            <w:sz w:val="21"/>
          </w:rPr>
          <w:t>530. Un autovehicul avariat nu mai poate circula dacă:</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are elemente de caroserie distruse;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au trecut mai mult de 30 de zile de la data producerii avariei;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au trecut mai mult de 3 zile de la constatare.</w:t>
      </w:r>
    </w:p>
    <w:p w:rsidR="00AE1230" w:rsidRPr="007A0525" w:rsidRDefault="00AE1230" w:rsidP="007A0525">
      <w:pPr>
        <w:shd w:val="clear" w:color="auto" w:fill="C9DBE7"/>
        <w:spacing w:after="0" w:line="240" w:lineRule="auto"/>
        <w:rPr>
          <w:ins w:id="848" w:author="Unknown"/>
          <w:rFonts w:ascii="Arial" w:hAnsi="Arial" w:cs="Arial"/>
          <w:color w:val="000000"/>
          <w:sz w:val="18"/>
          <w:szCs w:val="18"/>
        </w:rPr>
      </w:pPr>
    </w:p>
    <w:p w:rsidR="00AE1230" w:rsidRPr="007A0525" w:rsidRDefault="00AE1230" w:rsidP="007A0525">
      <w:pPr>
        <w:shd w:val="clear" w:color="auto" w:fill="FCFDFD"/>
        <w:spacing w:after="0" w:line="240" w:lineRule="auto"/>
        <w:rPr>
          <w:ins w:id="849" w:author="Unknown"/>
          <w:rFonts w:ascii="Arial" w:hAnsi="Arial" w:cs="Arial"/>
          <w:color w:val="222222"/>
          <w:sz w:val="18"/>
          <w:szCs w:val="18"/>
        </w:rPr>
      </w:pPr>
      <w:ins w:id="850" w:author="Unknown">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"http://e-drpciv.ro/poze2/774.jpg" </w:instrText>
        </w:r>
      </w:ins>
      <w:r w:rsidRPr="009316C1">
        <w:rPr>
          <w:rFonts w:ascii="Arial" w:hAnsi="Arial" w:cs="Arial"/>
          <w:color w:val="222222"/>
          <w:sz w:val="18"/>
          <w:szCs w:val="18"/>
        </w:rPr>
      </w:r>
      <w:ins w:id="851" w:author="Unknown">
        <w:r w:rsidRPr="007A0525">
          <w:rPr>
            <w:rFonts w:ascii="Arial" w:hAnsi="Arial" w:cs="Arial"/>
            <w:color w:val="222222"/>
            <w:sz w:val="18"/>
            <w:szCs w:val="18"/>
          </w:rPr>
          <w:fldChar w:fldCharType="separate"/>
        </w:r>
      </w:ins>
      <w:r>
        <w:rPr>
          <w:noProof/>
        </w:rPr>
        <w:pict>
          <v:shape id="Picture 99" o:spid="_x0000_s1122" type="#_x0000_t75" alt="http://e-drpciv.ro/poze2/774.jpg" href="http://e-drpciv.ro/poze2/774.j" style="position:absolute;margin-left:65pt;margin-top:0;width:105pt;height:78.75pt;z-index:251756544;visibility:visible;mso-wrap-distance-left:0;mso-wrap-distance-right:0;mso-position-horizontal:right;mso-position-horizontal-relative:text;mso-position-vertical-relative:line" o:allowoverlap="f" o:button="t">
            <v:fill o:detectmouseclick="t"/>
            <v:imagedata r:id="rId1246" o:title=""/>
            <w10:wrap type="square"/>
          </v:shape>
        </w:pict>
      </w:r>
      <w:ins w:id="852" w:author="Unknown">
        <w:r w:rsidRPr="007A0525">
          <w:rPr>
            <w:rFonts w:ascii="Arial" w:hAnsi="Arial" w:cs="Arial"/>
            <w:color w:val="222222"/>
            <w:sz w:val="18"/>
            <w:szCs w:val="18"/>
          </w:rPr>
          <w:fldChar w:fldCharType="end"/>
        </w:r>
      </w:ins>
    </w:p>
    <w:p w:rsidR="00AE1230" w:rsidRPr="007A0525" w:rsidRDefault="00AE1230" w:rsidP="007A0525">
      <w:pPr>
        <w:shd w:val="clear" w:color="auto" w:fill="FCFDFD"/>
        <w:spacing w:after="0" w:line="240" w:lineRule="auto"/>
        <w:outlineLvl w:val="1"/>
        <w:rPr>
          <w:ins w:id="853" w:author="Unknown"/>
          <w:rFonts w:ascii="Tahoma" w:hAnsi="Tahoma" w:cs="Tahoma"/>
          <w:b/>
          <w:bCs/>
          <w:color w:val="222222"/>
          <w:sz w:val="21"/>
          <w:szCs w:val="21"/>
        </w:rPr>
      </w:pPr>
      <w:ins w:id="854"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"http://e-drpciv.ro/intrebare/774/care_dintre_autovehicule_trebuie_sa_acorde_prioritate_pietonilor" </w:instrText>
        </w:r>
      </w:ins>
      <w:r w:rsidRPr="009316C1">
        <w:rPr>
          <w:rFonts w:ascii="Tahoma" w:hAnsi="Tahoma" w:cs="Tahoma"/>
          <w:b/>
          <w:bCs/>
          <w:color w:val="222222"/>
          <w:sz w:val="21"/>
          <w:szCs w:val="21"/>
        </w:rPr>
      </w:r>
      <w:ins w:id="855"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774. Care dintre autovehicule trebuie să acorde prioritate pietonilor?</w:t>
        </w:r>
        <w:r w:rsidRPr="007A0525">
          <w:rPr>
            <w:rFonts w:ascii="Tahoma" w:hAnsi="Tahoma" w:cs="Tahoma"/>
            <w:b/>
            <w:bCs/>
            <w:color w:val="222222"/>
            <w:sz w:val="21"/>
            <w:szCs w:val="21"/>
          </w:rPr>
          <w:fldChar w:fldCharType="end"/>
        </w:r>
      </w:ins>
    </w:p>
    <w:p w:rsidR="00AE1230" w:rsidRPr="007A0525" w:rsidRDefault="00AE1230" w:rsidP="007A0525">
      <w:pPr>
        <w:shd w:val="clear" w:color="auto" w:fill="33FF33"/>
        <w:spacing w:after="30" w:line="240" w:lineRule="auto"/>
        <w:rPr>
          <w:ins w:id="856" w:author="Unknown"/>
          <w:rFonts w:ascii="Arial" w:hAnsi="Arial" w:cs="Arial"/>
          <w:color w:val="222222"/>
          <w:sz w:val="18"/>
          <w:szCs w:val="18"/>
        </w:rPr>
      </w:pPr>
      <w:ins w:id="857"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autoturismul pe care îl conduceţi;</w:t>
        </w:r>
      </w:ins>
    </w:p>
    <w:p w:rsidR="00AE1230" w:rsidRPr="007A0525" w:rsidRDefault="00AE1230" w:rsidP="007A0525">
      <w:pPr>
        <w:shd w:val="clear" w:color="auto" w:fill="FCFDFD"/>
        <w:spacing w:after="30" w:line="240" w:lineRule="auto"/>
        <w:rPr>
          <w:ins w:id="858" w:author="Unknown"/>
          <w:rFonts w:ascii="Arial" w:hAnsi="Arial" w:cs="Arial"/>
          <w:color w:val="222222"/>
          <w:sz w:val="18"/>
          <w:szCs w:val="18"/>
        </w:rPr>
      </w:pPr>
      <w:ins w:id="859"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autocamionul galben;</w:t>
        </w:r>
      </w:ins>
    </w:p>
    <w:p w:rsidR="00AE1230" w:rsidRPr="007A0525" w:rsidRDefault="00AE1230" w:rsidP="007A0525">
      <w:pPr>
        <w:shd w:val="clear" w:color="auto" w:fill="FCFDFD"/>
        <w:spacing w:after="30" w:line="240" w:lineRule="auto"/>
        <w:rPr>
          <w:ins w:id="860" w:author="Unknown"/>
          <w:rFonts w:ascii="Arial" w:hAnsi="Arial" w:cs="Arial"/>
          <w:color w:val="222222"/>
          <w:sz w:val="18"/>
          <w:szCs w:val="18"/>
        </w:rPr>
      </w:pPr>
      <w:ins w:id="861"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ambele autovehicule.</w:t>
        </w:r>
      </w:ins>
    </w:p>
    <w:p w:rsidR="00AE1230" w:rsidRPr="007A0525" w:rsidRDefault="00AE1230" w:rsidP="007A0525">
      <w:pPr>
        <w:shd w:val="clear" w:color="auto" w:fill="C9DBE7"/>
        <w:spacing w:after="0" w:line="240" w:lineRule="auto"/>
        <w:jc w:val="center"/>
        <w:rPr>
          <w:ins w:id="862" w:author="Unknown"/>
          <w:rFonts w:ascii="Arial" w:hAnsi="Arial" w:cs="Arial"/>
          <w:color w:val="000000"/>
          <w:sz w:val="18"/>
          <w:szCs w:val="18"/>
        </w:rPr>
      </w:pPr>
      <w:ins w:id="863" w:author="Unknown">
        <w:r w:rsidRPr="007A0525">
          <w:rPr>
            <w:rFonts w:ascii="Arial" w:hAnsi="Arial" w:cs="Arial"/>
            <w:color w:val="000000"/>
            <w:sz w:val="18"/>
            <w:szCs w:val="18"/>
            <w:bdr w:val="none" w:sz="0" w:space="0" w:color="auto" w:frame="1"/>
          </w:rPr>
          <w:br/>
        </w:r>
      </w:ins>
    </w:p>
    <w:p w:rsidR="00AE1230" w:rsidRPr="007A0525" w:rsidRDefault="00AE1230" w:rsidP="007A0525">
      <w:pPr>
        <w:shd w:val="clear" w:color="auto" w:fill="FCFDFD"/>
        <w:spacing w:after="0" w:line="240" w:lineRule="auto"/>
        <w:rPr>
          <w:ins w:id="864" w:author="Unknown"/>
          <w:rFonts w:ascii="Arial" w:hAnsi="Arial" w:cs="Arial"/>
          <w:color w:val="222222"/>
          <w:sz w:val="18"/>
          <w:szCs w:val="18"/>
        </w:rPr>
      </w:pPr>
      <w:ins w:id="865" w:author="Unknown">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"http://e-drpciv.ro/poze2/40.jpg" </w:instrText>
        </w:r>
      </w:ins>
      <w:r w:rsidRPr="009316C1">
        <w:rPr>
          <w:rFonts w:ascii="Arial" w:hAnsi="Arial" w:cs="Arial"/>
          <w:color w:val="222222"/>
          <w:sz w:val="18"/>
          <w:szCs w:val="18"/>
        </w:rPr>
      </w:r>
      <w:ins w:id="866" w:author="Unknown">
        <w:r w:rsidRPr="007A0525">
          <w:rPr>
            <w:rFonts w:ascii="Arial" w:hAnsi="Arial" w:cs="Arial"/>
            <w:color w:val="222222"/>
            <w:sz w:val="18"/>
            <w:szCs w:val="18"/>
          </w:rPr>
          <w:fldChar w:fldCharType="separate"/>
        </w:r>
      </w:ins>
      <w:r>
        <w:rPr>
          <w:noProof/>
        </w:rPr>
        <w:pict>
          <v:shape id="Picture 100" o:spid="_x0000_s1123" type="#_x0000_t75" alt="http://e-drpciv.ro/poze2/40.jpg" href="http://e-drpciv.ro/poze2/40.j" style="position:absolute;margin-left:65pt;margin-top:0;width:105pt;height:78.75pt;z-index:251757568;visibility:visible;mso-wrap-distance-left:0;mso-wrap-distance-right:0;mso-position-horizontal:right;mso-position-horizontal-relative:text;mso-position-vertical-relative:line" o:allowoverlap="f" o:button="t">
            <v:fill o:detectmouseclick="t"/>
            <v:imagedata r:id="rId1247" o:title=""/>
            <w10:wrap type="square"/>
          </v:shape>
        </w:pict>
      </w:r>
      <w:ins w:id="867" w:author="Unknown">
        <w:r w:rsidRPr="007A0525">
          <w:rPr>
            <w:rFonts w:ascii="Arial" w:hAnsi="Arial" w:cs="Arial"/>
            <w:color w:val="222222"/>
            <w:sz w:val="18"/>
            <w:szCs w:val="18"/>
          </w:rPr>
          <w:fldChar w:fldCharType="end"/>
        </w:r>
      </w:ins>
    </w:p>
    <w:p w:rsidR="00AE1230" w:rsidRPr="007A0525" w:rsidRDefault="00AE1230" w:rsidP="007A0525">
      <w:pPr>
        <w:shd w:val="clear" w:color="auto" w:fill="FCFDFD"/>
        <w:spacing w:after="0" w:line="240" w:lineRule="auto"/>
        <w:outlineLvl w:val="1"/>
        <w:rPr>
          <w:ins w:id="868" w:author="Unknown"/>
          <w:rFonts w:ascii="Tahoma" w:hAnsi="Tahoma" w:cs="Tahoma"/>
          <w:b/>
          <w:bCs/>
          <w:color w:val="222222"/>
          <w:sz w:val="21"/>
          <w:szCs w:val="21"/>
        </w:rPr>
      </w:pPr>
      <w:ins w:id="869"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"http://e-drpciv.ro/intrebare/40/ce_semnifica_indicatorul" </w:instrText>
        </w:r>
      </w:ins>
      <w:r w:rsidRPr="009316C1">
        <w:rPr>
          <w:rFonts w:ascii="Tahoma" w:hAnsi="Tahoma" w:cs="Tahoma"/>
          <w:b/>
          <w:bCs/>
          <w:color w:val="222222"/>
          <w:sz w:val="21"/>
          <w:szCs w:val="21"/>
        </w:rPr>
      </w:r>
      <w:ins w:id="870"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40. Ce semnifică indicatorul?</w:t>
        </w:r>
        <w:r w:rsidRPr="007A0525">
          <w:rPr>
            <w:rFonts w:ascii="Tahoma" w:hAnsi="Tahoma" w:cs="Tahoma"/>
            <w:b/>
            <w:bCs/>
            <w:color w:val="222222"/>
            <w:sz w:val="21"/>
            <w:szCs w:val="21"/>
          </w:rPr>
          <w:fldChar w:fldCharType="end"/>
        </w:r>
      </w:ins>
    </w:p>
    <w:p w:rsidR="00AE1230" w:rsidRPr="007A0525" w:rsidRDefault="00AE1230" w:rsidP="007A0525">
      <w:pPr>
        <w:shd w:val="clear" w:color="auto" w:fill="FCFDFD"/>
        <w:spacing w:after="30" w:line="240" w:lineRule="auto"/>
        <w:rPr>
          <w:ins w:id="871" w:author="Unknown"/>
          <w:rFonts w:ascii="Arial" w:hAnsi="Arial" w:cs="Arial"/>
          <w:color w:val="222222"/>
          <w:sz w:val="18"/>
          <w:szCs w:val="18"/>
        </w:rPr>
      </w:pPr>
      <w:ins w:id="872"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circulaţia se desfăşoară pe mai multe benzi;</w:t>
        </w:r>
      </w:ins>
    </w:p>
    <w:p w:rsidR="00AE1230" w:rsidRPr="007A0525" w:rsidRDefault="00AE1230" w:rsidP="007A0525">
      <w:pPr>
        <w:shd w:val="clear" w:color="auto" w:fill="FCFDFD"/>
        <w:spacing w:after="30" w:line="240" w:lineRule="auto"/>
        <w:rPr>
          <w:ins w:id="873" w:author="Unknown"/>
          <w:rFonts w:ascii="Arial" w:hAnsi="Arial" w:cs="Arial"/>
          <w:color w:val="222222"/>
          <w:sz w:val="18"/>
          <w:szCs w:val="18"/>
        </w:rPr>
      </w:pPr>
      <w:ins w:id="874"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presemnalizarea traseului de urmat în cazul unei restricţii de circulaţie;</w:t>
        </w:r>
      </w:ins>
    </w:p>
    <w:p w:rsidR="00AE1230" w:rsidRPr="007A0525" w:rsidRDefault="00AE1230" w:rsidP="007A0525">
      <w:pPr>
        <w:shd w:val="clear" w:color="auto" w:fill="33FF33"/>
        <w:spacing w:after="30" w:line="240" w:lineRule="auto"/>
        <w:rPr>
          <w:ins w:id="875" w:author="Unknown"/>
          <w:rFonts w:ascii="Arial" w:hAnsi="Arial" w:cs="Arial"/>
          <w:color w:val="222222"/>
          <w:sz w:val="18"/>
          <w:szCs w:val="18"/>
        </w:rPr>
      </w:pPr>
      <w:ins w:id="876"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selectarea circulaţiei pe direcţii de mers în apropierea unei intersecţii.</w:t>
        </w:r>
      </w:ins>
    </w:p>
    <w:p w:rsidR="00AE1230" w:rsidRPr="007A0525" w:rsidRDefault="00AE1230" w:rsidP="007A0525">
      <w:pPr>
        <w:shd w:val="clear" w:color="auto" w:fill="5C9CCC"/>
        <w:spacing w:after="0" w:line="240" w:lineRule="auto"/>
        <w:rPr>
          <w:ins w:id="877" w:author="Unknown"/>
          <w:rFonts w:ascii="Arial" w:hAnsi="Arial" w:cs="Arial"/>
          <w:b/>
          <w:bCs/>
          <w:color w:val="FFFFFF"/>
          <w:sz w:val="18"/>
          <w:szCs w:val="18"/>
        </w:rPr>
      </w:pPr>
      <w:ins w:id="878" w:author="Unknown">
        <w:r w:rsidRPr="007A0525">
          <w:rPr>
            <w:rFonts w:ascii="Arial" w:hAnsi="Arial" w:cs="Arial"/>
            <w:b/>
            <w:bCs/>
            <w:color w:val="FFFFFF"/>
            <w:sz w:val="18"/>
          </w:rPr>
          <w:t>0 </w:t>
        </w:r>
        <w:r w:rsidRPr="007A0525">
          <w:rPr>
            <w:rFonts w:ascii="Arial" w:hAnsi="Arial" w:cs="Arial"/>
            <w:b/>
            <w:bCs/>
            <w:color w:val="FFFFFF"/>
            <w:sz w:val="18"/>
            <w:szCs w:val="18"/>
          </w:rPr>
          <w:t>comentarii</w:t>
        </w:r>
      </w:ins>
    </w:p>
    <w:p w:rsidR="00AE1230" w:rsidRPr="007A0525" w:rsidRDefault="00AE1230" w:rsidP="007A0525">
      <w:pPr>
        <w:shd w:val="clear" w:color="auto" w:fill="FCFDFD"/>
        <w:spacing w:after="0" w:line="240" w:lineRule="auto"/>
        <w:rPr>
          <w:ins w:id="879" w:author="Unknown"/>
          <w:rFonts w:ascii="Arial" w:hAnsi="Arial" w:cs="Arial"/>
          <w:color w:val="222222"/>
          <w:sz w:val="18"/>
          <w:szCs w:val="18"/>
        </w:rPr>
      </w:pPr>
      <w:ins w:id="880" w:author="Unknown">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881" w:author="Unknown">
        <w:r w:rsidRPr="007A0525">
          <w:rPr>
            <w:rFonts w:ascii="Arial" w:hAnsi="Arial" w:cs="Arial"/>
            <w:color w:val="222222"/>
            <w:sz w:val="18"/>
            <w:szCs w:val="18"/>
          </w:rPr>
          <w:fldChar w:fldCharType="separate"/>
        </w:r>
        <w:r w:rsidRPr="007A0525">
          <w:rPr>
            <w:rFonts w:ascii="Arial" w:hAnsi="Arial" w:cs="Arial"/>
            <w:color w:val="000000"/>
            <w:sz w:val="18"/>
            <w:u w:val="single"/>
          </w:rPr>
          <w:t>teste auto</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"http://e-drpciv.ro/tag/examen-auto-categoria-tr" </w:instrText>
        </w:r>
      </w:ins>
      <w:r w:rsidRPr="009316C1">
        <w:rPr>
          <w:rFonts w:ascii="Arial" w:hAnsi="Arial" w:cs="Arial"/>
          <w:color w:val="222222"/>
          <w:sz w:val="18"/>
          <w:szCs w:val="18"/>
        </w:rPr>
      </w:r>
      <w:ins w:id="882" w:author="Unknown">
        <w:r w:rsidRPr="007A0525">
          <w:rPr>
            <w:rFonts w:ascii="Arial" w:hAnsi="Arial" w:cs="Arial"/>
            <w:color w:val="222222"/>
            <w:sz w:val="18"/>
            <w:szCs w:val="18"/>
          </w:rPr>
          <w:fldChar w:fldCharType="separate"/>
        </w:r>
        <w:r w:rsidRPr="007A0525">
          <w:rPr>
            <w:rFonts w:ascii="Arial" w:hAnsi="Arial" w:cs="Arial"/>
            <w:color w:val="000000"/>
            <w:sz w:val="18"/>
            <w:u w:val="single"/>
          </w:rPr>
          <w:t>examen auto categoria tr</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ins>
    </w:p>
    <w:p w:rsidR="00AE1230" w:rsidRPr="007A0525" w:rsidRDefault="00AE1230" w:rsidP="007A0525">
      <w:pPr>
        <w:shd w:val="clear" w:color="auto" w:fill="FCFDFD"/>
        <w:spacing w:after="0" w:line="240" w:lineRule="auto"/>
        <w:outlineLvl w:val="1"/>
        <w:rPr>
          <w:ins w:id="883" w:author="Unknown"/>
          <w:rFonts w:ascii="Tahoma" w:hAnsi="Tahoma" w:cs="Tahoma"/>
          <w:b/>
          <w:bCs/>
          <w:color w:val="222222"/>
          <w:sz w:val="21"/>
          <w:szCs w:val="21"/>
        </w:rPr>
      </w:pPr>
      <w:ins w:id="884"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"http://e-drpciv.ro/intrebare/642/care_este_pozitia_corecta_a_conducatorului_auto_in_timpul_conducerii" </w:instrText>
        </w:r>
      </w:ins>
      <w:r w:rsidRPr="009316C1">
        <w:rPr>
          <w:rFonts w:ascii="Tahoma" w:hAnsi="Tahoma" w:cs="Tahoma"/>
          <w:b/>
          <w:bCs/>
          <w:color w:val="222222"/>
          <w:sz w:val="21"/>
          <w:szCs w:val="21"/>
        </w:rPr>
      </w:r>
      <w:ins w:id="885"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642. Care este poziţia corectă a conducătorului auto în timpul conducerii?</w:t>
        </w:r>
        <w:r w:rsidRPr="007A0525">
          <w:rPr>
            <w:rFonts w:ascii="Tahoma" w:hAnsi="Tahoma" w:cs="Tahoma"/>
            <w:b/>
            <w:bCs/>
            <w:color w:val="222222"/>
            <w:sz w:val="21"/>
            <w:szCs w:val="21"/>
          </w:rPr>
          <w:fldChar w:fldCharType="end"/>
        </w:r>
      </w:ins>
    </w:p>
    <w:p w:rsidR="00AE1230" w:rsidRPr="007A0525" w:rsidRDefault="00AE1230" w:rsidP="007A0525">
      <w:pPr>
        <w:shd w:val="clear" w:color="auto" w:fill="FCFDFD"/>
        <w:spacing w:after="30" w:line="240" w:lineRule="auto"/>
        <w:rPr>
          <w:ins w:id="886" w:author="Unknown"/>
          <w:rFonts w:ascii="Arial" w:hAnsi="Arial" w:cs="Arial"/>
          <w:color w:val="222222"/>
          <w:sz w:val="18"/>
          <w:szCs w:val="18"/>
        </w:rPr>
      </w:pPr>
      <w:ins w:id="887"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fie cât mai concentrat, să ţină volanul strâns şi privirea îndreptată numai înainte şi să stea cât mai aproape de parbriz;</w:t>
        </w:r>
      </w:ins>
    </w:p>
    <w:p w:rsidR="00AE1230" w:rsidRPr="007A0525" w:rsidRDefault="00AE1230" w:rsidP="007A0525">
      <w:pPr>
        <w:shd w:val="clear" w:color="auto" w:fill="33FF33"/>
        <w:spacing w:after="30" w:line="240" w:lineRule="auto"/>
        <w:rPr>
          <w:ins w:id="888" w:author="Unknown"/>
          <w:rFonts w:ascii="Arial" w:hAnsi="Arial" w:cs="Arial"/>
          <w:color w:val="222222"/>
          <w:sz w:val="18"/>
          <w:szCs w:val="18"/>
        </w:rPr>
      </w:pPr>
      <w:ins w:id="889"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 stea cât mai confortabil pe scaun, cu capul rezemat de tetieră şi cu ambele mâini pe volan, în zona orelor 10:00-14:00;</w:t>
        </w:r>
      </w:ins>
    </w:p>
    <w:p w:rsidR="00AE1230" w:rsidRPr="007A0525" w:rsidRDefault="00AE1230" w:rsidP="007A0525">
      <w:pPr>
        <w:shd w:val="clear" w:color="auto" w:fill="FCFDFD"/>
        <w:spacing w:after="30" w:line="240" w:lineRule="auto"/>
        <w:rPr>
          <w:ins w:id="890" w:author="Unknown"/>
          <w:rFonts w:ascii="Arial" w:hAnsi="Arial" w:cs="Arial"/>
          <w:color w:val="222222"/>
          <w:sz w:val="18"/>
          <w:szCs w:val="18"/>
        </w:rPr>
      </w:pPr>
      <w:ins w:id="891"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cea mai corectă poziţie în timpul conducerii auto este aceea care previne apariţia somnului.</w:t>
        </w:r>
      </w:ins>
    </w:p>
    <w:p w:rsidR="00AE1230" w:rsidRPr="007A0525" w:rsidRDefault="00AE1230" w:rsidP="007A0525">
      <w:pPr>
        <w:shd w:val="clear" w:color="auto" w:fill="5C9CCC"/>
        <w:spacing w:after="0" w:line="240" w:lineRule="auto"/>
        <w:rPr>
          <w:ins w:id="892" w:author="Unknown"/>
          <w:rFonts w:ascii="Arial" w:hAnsi="Arial" w:cs="Arial"/>
          <w:b/>
          <w:bCs/>
          <w:color w:val="FFFFFF"/>
          <w:sz w:val="18"/>
          <w:szCs w:val="18"/>
        </w:rPr>
      </w:pPr>
      <w:ins w:id="893" w:author="Unknown">
        <w:r w:rsidRPr="007A0525">
          <w:rPr>
            <w:rFonts w:ascii="Arial" w:hAnsi="Arial" w:cs="Arial"/>
            <w:b/>
            <w:bCs/>
            <w:color w:val="FFFFFF"/>
            <w:sz w:val="18"/>
          </w:rPr>
          <w:t>14 </w:t>
        </w:r>
        <w:r w:rsidRPr="007A0525">
          <w:rPr>
            <w:rFonts w:ascii="Arial" w:hAnsi="Arial" w:cs="Arial"/>
            <w:b/>
            <w:bCs/>
            <w:color w:val="FFFFFF"/>
            <w:sz w:val="18"/>
            <w:szCs w:val="18"/>
          </w:rPr>
          <w:t>comentarii</w:t>
        </w:r>
      </w:ins>
    </w:p>
    <w:p w:rsidR="00AE1230" w:rsidRPr="007A0525" w:rsidRDefault="00AE1230" w:rsidP="007A0525">
      <w:pPr>
        <w:shd w:val="clear" w:color="auto" w:fill="FCFDFD"/>
        <w:spacing w:after="0" w:line="240" w:lineRule="auto"/>
        <w:rPr>
          <w:ins w:id="894" w:author="Unknown"/>
          <w:rFonts w:ascii="Arial" w:hAnsi="Arial" w:cs="Arial"/>
          <w:color w:val="222222"/>
          <w:sz w:val="18"/>
          <w:szCs w:val="18"/>
        </w:rPr>
      </w:pPr>
      <w:ins w:id="895" w:author="Unknown">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896" w:author="Unknown">
        <w:r w:rsidRPr="007A0525">
          <w:rPr>
            <w:rFonts w:ascii="Arial" w:hAnsi="Arial" w:cs="Arial"/>
            <w:color w:val="222222"/>
            <w:sz w:val="18"/>
            <w:szCs w:val="18"/>
          </w:rPr>
          <w:fldChar w:fldCharType="separate"/>
        </w:r>
        <w:r w:rsidRPr="007A0525">
          <w:rPr>
            <w:rFonts w:ascii="Arial" w:hAnsi="Arial" w:cs="Arial"/>
            <w:b/>
            <w:bCs/>
            <w:color w:val="000000"/>
            <w:sz w:val="18"/>
          </w:rPr>
          <w:t>www drpciv chestionare</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897" w:author="Unknown">
        <w:r w:rsidRPr="007A0525">
          <w:rPr>
            <w:rFonts w:ascii="Arial" w:hAnsi="Arial" w:cs="Arial"/>
            <w:color w:val="222222"/>
            <w:sz w:val="18"/>
            <w:szCs w:val="18"/>
          </w:rPr>
          <w:fldChar w:fldCharType="separate"/>
        </w:r>
        <w:r w:rsidRPr="007A0525">
          <w:rPr>
            <w:rFonts w:ascii="Arial" w:hAnsi="Arial" w:cs="Arial"/>
            <w:b/>
            <w:bCs/>
            <w:color w:val="000000"/>
            <w:sz w:val="18"/>
          </w:rPr>
          <w:t>chestionare auto</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ins>
    </w:p>
    <w:p w:rsidR="00AE1230" w:rsidRPr="007A0525" w:rsidRDefault="00AE1230" w:rsidP="007A0525">
      <w:pPr>
        <w:shd w:val="clear" w:color="auto" w:fill="FCFDFD"/>
        <w:spacing w:after="0" w:line="240" w:lineRule="auto"/>
        <w:rPr>
          <w:ins w:id="898" w:author="Unknown"/>
          <w:rFonts w:ascii="Arial" w:hAnsi="Arial" w:cs="Arial"/>
          <w:color w:val="222222"/>
          <w:sz w:val="18"/>
          <w:szCs w:val="18"/>
        </w:rPr>
      </w:pPr>
      <w:ins w:id="899" w:author="Unknown">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"http://e-drpciv.ro/poze2/664.jpg" </w:instrText>
        </w:r>
      </w:ins>
      <w:r w:rsidRPr="009316C1">
        <w:rPr>
          <w:rFonts w:ascii="Arial" w:hAnsi="Arial" w:cs="Arial"/>
          <w:color w:val="222222"/>
          <w:sz w:val="18"/>
          <w:szCs w:val="18"/>
        </w:rPr>
      </w:r>
      <w:ins w:id="900" w:author="Unknown">
        <w:r w:rsidRPr="007A0525">
          <w:rPr>
            <w:rFonts w:ascii="Arial" w:hAnsi="Arial" w:cs="Arial"/>
            <w:color w:val="222222"/>
            <w:sz w:val="18"/>
            <w:szCs w:val="18"/>
          </w:rPr>
          <w:fldChar w:fldCharType="separate"/>
        </w:r>
      </w:ins>
      <w:r>
        <w:rPr>
          <w:noProof/>
        </w:rPr>
        <w:pict>
          <v:shape id="Picture 101" o:spid="_x0000_s1124" type="#_x0000_t75" alt="http://e-drpciv.ro/poze2/664.jpg" href="http://e-drpciv.ro/poze2/664.j" style="position:absolute;margin-left:65pt;margin-top:0;width:105pt;height:78.75pt;z-index:251758592;visibility:visible;mso-wrap-distance-left:0;mso-wrap-distance-right:0;mso-position-horizontal:right;mso-position-horizontal-relative:text;mso-position-vertical-relative:line" o:allowoverlap="f" o:button="t">
            <v:fill o:detectmouseclick="t"/>
            <v:imagedata r:id="rId1248" o:title=""/>
            <w10:wrap type="square"/>
          </v:shape>
        </w:pict>
      </w:r>
      <w:ins w:id="901" w:author="Unknown">
        <w:r w:rsidRPr="007A0525">
          <w:rPr>
            <w:rFonts w:ascii="Arial" w:hAnsi="Arial" w:cs="Arial"/>
            <w:color w:val="222222"/>
            <w:sz w:val="18"/>
            <w:szCs w:val="18"/>
          </w:rPr>
          <w:fldChar w:fldCharType="end"/>
        </w:r>
      </w:ins>
    </w:p>
    <w:p w:rsidR="00AE1230" w:rsidRPr="007A0525" w:rsidRDefault="00AE1230" w:rsidP="007A0525">
      <w:pPr>
        <w:shd w:val="clear" w:color="auto" w:fill="FCFDFD"/>
        <w:spacing w:after="0" w:line="240" w:lineRule="auto"/>
        <w:outlineLvl w:val="1"/>
        <w:rPr>
          <w:ins w:id="902" w:author="Unknown"/>
          <w:rFonts w:ascii="Tahoma" w:hAnsi="Tahoma" w:cs="Tahoma"/>
          <w:b/>
          <w:bCs/>
          <w:color w:val="222222"/>
          <w:sz w:val="21"/>
          <w:szCs w:val="21"/>
        </w:rPr>
      </w:pPr>
      <w:ins w:id="903"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"http://e-drpciv.ro/intrebare/664/in_situatia_data_veti_circula" </w:instrText>
        </w:r>
      </w:ins>
      <w:r w:rsidRPr="009316C1">
        <w:rPr>
          <w:rFonts w:ascii="Tahoma" w:hAnsi="Tahoma" w:cs="Tahoma"/>
          <w:b/>
          <w:bCs/>
          <w:color w:val="222222"/>
          <w:sz w:val="21"/>
          <w:szCs w:val="21"/>
        </w:rPr>
      </w:r>
      <w:ins w:id="904"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664. În situaţia dată, veţi circula:</w:t>
        </w:r>
        <w:r w:rsidRPr="007A0525">
          <w:rPr>
            <w:rFonts w:ascii="Tahoma" w:hAnsi="Tahoma" w:cs="Tahoma"/>
            <w:b/>
            <w:bCs/>
            <w:color w:val="222222"/>
            <w:sz w:val="21"/>
            <w:szCs w:val="21"/>
          </w:rPr>
          <w:fldChar w:fldCharType="end"/>
        </w:r>
      </w:ins>
    </w:p>
    <w:p w:rsidR="00AE1230" w:rsidRPr="007A0525" w:rsidRDefault="00AE1230" w:rsidP="007A0525">
      <w:pPr>
        <w:shd w:val="clear" w:color="auto" w:fill="FCFDFD"/>
        <w:spacing w:after="30" w:line="240" w:lineRule="auto"/>
        <w:rPr>
          <w:ins w:id="905" w:author="Unknown"/>
          <w:rFonts w:ascii="Arial" w:hAnsi="Arial" w:cs="Arial"/>
          <w:color w:val="222222"/>
          <w:sz w:val="18"/>
          <w:szCs w:val="18"/>
        </w:rPr>
      </w:pPr>
      <w:ins w:id="906"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fără lumini;</w:t>
        </w:r>
      </w:ins>
    </w:p>
    <w:p w:rsidR="00AE1230" w:rsidRPr="007A0525" w:rsidRDefault="00AE1230" w:rsidP="007A0525">
      <w:pPr>
        <w:shd w:val="clear" w:color="auto" w:fill="FCFDFD"/>
        <w:spacing w:after="30" w:line="240" w:lineRule="auto"/>
        <w:rPr>
          <w:ins w:id="907" w:author="Unknown"/>
          <w:rFonts w:ascii="Arial" w:hAnsi="Arial" w:cs="Arial"/>
          <w:color w:val="222222"/>
          <w:sz w:val="18"/>
          <w:szCs w:val="18"/>
        </w:rPr>
      </w:pPr>
      <w:ins w:id="908"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numai cu luminile de poziţie;</w:t>
        </w:r>
      </w:ins>
    </w:p>
    <w:p w:rsidR="00AE1230" w:rsidRPr="007A0525" w:rsidRDefault="00AE1230" w:rsidP="007A0525">
      <w:pPr>
        <w:shd w:val="clear" w:color="auto" w:fill="33FF33"/>
        <w:spacing w:after="30" w:line="240" w:lineRule="auto"/>
        <w:rPr>
          <w:ins w:id="909" w:author="Unknown"/>
          <w:rFonts w:ascii="Arial" w:hAnsi="Arial" w:cs="Arial"/>
          <w:color w:val="222222"/>
          <w:sz w:val="18"/>
          <w:szCs w:val="18"/>
        </w:rPr>
      </w:pPr>
      <w:ins w:id="910"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cu luminile de întâlnire.</w:t>
        </w:r>
      </w:ins>
    </w:p>
    <w:p w:rsidR="00AE1230" w:rsidRPr="007A0525" w:rsidRDefault="00AE1230" w:rsidP="007A0525">
      <w:pPr>
        <w:shd w:val="clear" w:color="auto" w:fill="5C9CCC"/>
        <w:spacing w:after="0" w:line="240" w:lineRule="auto"/>
        <w:rPr>
          <w:ins w:id="911" w:author="Unknown"/>
          <w:rFonts w:ascii="Arial" w:hAnsi="Arial" w:cs="Arial"/>
          <w:b/>
          <w:bCs/>
          <w:color w:val="FFFFFF"/>
          <w:sz w:val="18"/>
          <w:szCs w:val="18"/>
        </w:rPr>
      </w:pPr>
      <w:ins w:id="912" w:author="Unknown">
        <w:r w:rsidRPr="007A0525">
          <w:rPr>
            <w:rFonts w:ascii="Arial" w:hAnsi="Arial" w:cs="Arial"/>
            <w:b/>
            <w:bCs/>
            <w:color w:val="FFFFFF"/>
            <w:sz w:val="18"/>
          </w:rPr>
          <w:t>0 </w:t>
        </w:r>
        <w:r w:rsidRPr="007A0525">
          <w:rPr>
            <w:rFonts w:ascii="Arial" w:hAnsi="Arial" w:cs="Arial"/>
            <w:b/>
            <w:bCs/>
            <w:color w:val="FFFFFF"/>
            <w:sz w:val="18"/>
            <w:szCs w:val="18"/>
          </w:rPr>
          <w:t>comentarii</w:t>
        </w:r>
      </w:ins>
    </w:p>
    <w:p w:rsidR="00AE1230" w:rsidRPr="007A0525" w:rsidRDefault="00AE1230" w:rsidP="007A0525">
      <w:pPr>
        <w:shd w:val="clear" w:color="auto" w:fill="FCFDFD"/>
        <w:spacing w:after="0" w:line="240" w:lineRule="auto"/>
        <w:rPr>
          <w:ins w:id="913" w:author="Unknown"/>
          <w:rFonts w:ascii="Arial" w:hAnsi="Arial" w:cs="Arial"/>
          <w:color w:val="222222"/>
          <w:sz w:val="18"/>
          <w:szCs w:val="18"/>
        </w:rPr>
      </w:pPr>
      <w:ins w:id="914" w:author="Unknown">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915" w:author="Unknown">
        <w:r w:rsidRPr="007A0525">
          <w:rPr>
            <w:rFonts w:ascii="Arial" w:hAnsi="Arial" w:cs="Arial"/>
            <w:color w:val="222222"/>
            <w:sz w:val="18"/>
            <w:szCs w:val="18"/>
          </w:rPr>
          <w:fldChar w:fldCharType="separate"/>
        </w:r>
        <w:r w:rsidRPr="007A0525">
          <w:rPr>
            <w:rFonts w:ascii="Arial" w:hAnsi="Arial" w:cs="Arial"/>
            <w:b/>
            <w:bCs/>
            <w:color w:val="000000"/>
            <w:sz w:val="18"/>
          </w:rPr>
          <w:t>teste auto</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"http://e-drpciv.ro/tag/permis-auto-cat-b" </w:instrText>
        </w:r>
      </w:ins>
      <w:r w:rsidRPr="009316C1">
        <w:rPr>
          <w:rFonts w:ascii="Arial" w:hAnsi="Arial" w:cs="Arial"/>
          <w:color w:val="222222"/>
          <w:sz w:val="18"/>
          <w:szCs w:val="18"/>
        </w:rPr>
      </w:r>
      <w:ins w:id="916" w:author="Unknown">
        <w:r w:rsidRPr="007A0525">
          <w:rPr>
            <w:rFonts w:ascii="Arial" w:hAnsi="Arial" w:cs="Arial"/>
            <w:color w:val="222222"/>
            <w:sz w:val="18"/>
            <w:szCs w:val="18"/>
          </w:rPr>
          <w:fldChar w:fldCharType="separate"/>
        </w:r>
        <w:r w:rsidRPr="007A0525">
          <w:rPr>
            <w:rFonts w:ascii="Arial" w:hAnsi="Arial" w:cs="Arial"/>
            <w:b/>
            <w:bCs/>
            <w:color w:val="000000"/>
            <w:sz w:val="18"/>
          </w:rPr>
          <w:t>permis auto cat b</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ins>
    </w:p>
    <w:p w:rsidR="00AE1230" w:rsidRPr="007A0525" w:rsidRDefault="00AE1230" w:rsidP="007A0525">
      <w:pPr>
        <w:shd w:val="clear" w:color="auto" w:fill="FCFDFD"/>
        <w:spacing w:after="0" w:line="240" w:lineRule="auto"/>
        <w:rPr>
          <w:ins w:id="917" w:author="Unknown"/>
          <w:rFonts w:ascii="Arial" w:hAnsi="Arial" w:cs="Arial"/>
          <w:color w:val="222222"/>
          <w:sz w:val="18"/>
          <w:szCs w:val="18"/>
        </w:rPr>
      </w:pPr>
      <w:ins w:id="918" w:author="Unknown">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"http://e-drpciv.ro/poze2/8.jpg" </w:instrText>
        </w:r>
      </w:ins>
      <w:r w:rsidRPr="009316C1">
        <w:rPr>
          <w:rFonts w:ascii="Arial" w:hAnsi="Arial" w:cs="Arial"/>
          <w:color w:val="222222"/>
          <w:sz w:val="18"/>
          <w:szCs w:val="18"/>
        </w:rPr>
      </w:r>
      <w:ins w:id="919" w:author="Unknown">
        <w:r w:rsidRPr="007A0525">
          <w:rPr>
            <w:rFonts w:ascii="Arial" w:hAnsi="Arial" w:cs="Arial"/>
            <w:color w:val="222222"/>
            <w:sz w:val="18"/>
            <w:szCs w:val="18"/>
          </w:rPr>
          <w:fldChar w:fldCharType="separate"/>
        </w:r>
      </w:ins>
      <w:r>
        <w:rPr>
          <w:noProof/>
        </w:rPr>
        <w:pict>
          <v:shape id="Picture 102" o:spid="_x0000_s1125" type="#_x0000_t75" alt="http://e-drpciv.ro/poze2/8.jpg" href="http://e-drpciv.ro/poze2/8.j" style="position:absolute;margin-left:65pt;margin-top:0;width:105pt;height:78.75pt;z-index:251759616;visibility:visible;mso-wrap-distance-left:0;mso-wrap-distance-right:0;mso-position-horizontal:right;mso-position-horizontal-relative:text;mso-position-vertical-relative:line" o:allowoverlap="f" o:button="t">
            <v:fill o:detectmouseclick="t"/>
            <v:imagedata r:id="rId1249" o:title=""/>
            <w10:wrap type="square"/>
          </v:shape>
        </w:pict>
      </w:r>
      <w:ins w:id="920" w:author="Unknown">
        <w:r w:rsidRPr="007A0525">
          <w:rPr>
            <w:rFonts w:ascii="Arial" w:hAnsi="Arial" w:cs="Arial"/>
            <w:color w:val="222222"/>
            <w:sz w:val="18"/>
            <w:szCs w:val="18"/>
          </w:rPr>
          <w:fldChar w:fldCharType="end"/>
        </w:r>
      </w:ins>
    </w:p>
    <w:p w:rsidR="00AE1230" w:rsidRPr="007A0525" w:rsidRDefault="00AE1230" w:rsidP="007A0525">
      <w:pPr>
        <w:shd w:val="clear" w:color="auto" w:fill="FCFDFD"/>
        <w:spacing w:after="0" w:line="240" w:lineRule="auto"/>
        <w:outlineLvl w:val="1"/>
        <w:rPr>
          <w:ins w:id="921" w:author="Unknown"/>
          <w:rFonts w:ascii="Tahoma" w:hAnsi="Tahoma" w:cs="Tahoma"/>
          <w:b/>
          <w:bCs/>
          <w:color w:val="222222"/>
          <w:sz w:val="21"/>
          <w:szCs w:val="21"/>
        </w:rPr>
      </w:pPr>
      <w:ins w:id="922"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"http://e-drpciv.ro/intrebare/8/care_dintre_indicatoare_confera_prioritatea_de_trecere" </w:instrText>
        </w:r>
      </w:ins>
      <w:r w:rsidRPr="009316C1">
        <w:rPr>
          <w:rFonts w:ascii="Tahoma" w:hAnsi="Tahoma" w:cs="Tahoma"/>
          <w:b/>
          <w:bCs/>
          <w:color w:val="222222"/>
          <w:sz w:val="21"/>
          <w:szCs w:val="21"/>
        </w:rPr>
      </w:r>
      <w:ins w:id="923"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8. Care dintre indicatoare conferă prioritatea de trecere?</w:t>
        </w:r>
        <w:r w:rsidRPr="007A0525">
          <w:rPr>
            <w:rFonts w:ascii="Tahoma" w:hAnsi="Tahoma" w:cs="Tahoma"/>
            <w:b/>
            <w:bCs/>
            <w:color w:val="222222"/>
            <w:sz w:val="21"/>
            <w:szCs w:val="21"/>
          </w:rPr>
          <w:fldChar w:fldCharType="end"/>
        </w:r>
      </w:ins>
    </w:p>
    <w:p w:rsidR="00AE1230" w:rsidRPr="007A0525" w:rsidRDefault="00AE1230" w:rsidP="007A0525">
      <w:pPr>
        <w:shd w:val="clear" w:color="auto" w:fill="33FF33"/>
        <w:spacing w:after="30" w:line="240" w:lineRule="auto"/>
        <w:rPr>
          <w:ins w:id="924" w:author="Unknown"/>
          <w:rFonts w:ascii="Arial" w:hAnsi="Arial" w:cs="Arial"/>
          <w:color w:val="222222"/>
          <w:sz w:val="18"/>
          <w:szCs w:val="18"/>
        </w:rPr>
      </w:pPr>
      <w:ins w:id="925"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indicatorul 1;</w:t>
        </w:r>
      </w:ins>
    </w:p>
    <w:p w:rsidR="00AE1230" w:rsidRPr="007A0525" w:rsidRDefault="00AE1230" w:rsidP="007A0525">
      <w:pPr>
        <w:shd w:val="clear" w:color="auto" w:fill="FCFDFD"/>
        <w:spacing w:after="30" w:line="240" w:lineRule="auto"/>
        <w:rPr>
          <w:ins w:id="926" w:author="Unknown"/>
          <w:rFonts w:ascii="Arial" w:hAnsi="Arial" w:cs="Arial"/>
          <w:color w:val="222222"/>
          <w:sz w:val="18"/>
          <w:szCs w:val="18"/>
        </w:rPr>
      </w:pPr>
      <w:ins w:id="927"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indicatorul 2;</w:t>
        </w:r>
      </w:ins>
    </w:p>
    <w:p w:rsidR="00AE1230" w:rsidRPr="007A0525" w:rsidRDefault="00AE1230" w:rsidP="007A0525">
      <w:pPr>
        <w:shd w:val="clear" w:color="auto" w:fill="FCFDFD"/>
        <w:spacing w:after="30" w:line="240" w:lineRule="auto"/>
        <w:rPr>
          <w:ins w:id="928" w:author="Unknown"/>
          <w:rFonts w:ascii="Arial" w:hAnsi="Arial" w:cs="Arial"/>
          <w:color w:val="222222"/>
          <w:sz w:val="18"/>
          <w:szCs w:val="18"/>
        </w:rPr>
      </w:pPr>
      <w:ins w:id="929"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indicatorul 3.</w:t>
        </w:r>
      </w:ins>
    </w:p>
    <w:p w:rsidR="00AE1230" w:rsidRPr="007A0525" w:rsidRDefault="00AE1230" w:rsidP="007A0525">
      <w:pPr>
        <w:shd w:val="clear" w:color="auto" w:fill="5C9CCC"/>
        <w:spacing w:after="0" w:line="240" w:lineRule="auto"/>
        <w:rPr>
          <w:ins w:id="930" w:author="Unknown"/>
          <w:rFonts w:ascii="Arial" w:hAnsi="Arial" w:cs="Arial"/>
          <w:b/>
          <w:bCs/>
          <w:color w:val="FFFFFF"/>
          <w:sz w:val="18"/>
          <w:szCs w:val="18"/>
        </w:rPr>
      </w:pPr>
      <w:ins w:id="931" w:author="Unknown">
        <w:r w:rsidRPr="007A0525">
          <w:rPr>
            <w:rFonts w:ascii="Arial" w:hAnsi="Arial" w:cs="Arial"/>
            <w:b/>
            <w:bCs/>
            <w:color w:val="FFFFFF"/>
            <w:sz w:val="18"/>
          </w:rPr>
          <w:t>2 </w:t>
        </w:r>
        <w:r w:rsidRPr="007A0525">
          <w:rPr>
            <w:rFonts w:ascii="Arial" w:hAnsi="Arial" w:cs="Arial"/>
            <w:b/>
            <w:bCs/>
            <w:color w:val="FFFFFF"/>
            <w:sz w:val="18"/>
            <w:szCs w:val="18"/>
          </w:rPr>
          <w:t>comentarii</w:t>
        </w:r>
      </w:ins>
    </w:p>
    <w:p w:rsidR="00AE1230" w:rsidRPr="007A0525" w:rsidRDefault="00AE1230" w:rsidP="007A0525">
      <w:pPr>
        <w:shd w:val="clear" w:color="auto" w:fill="FCFDFD"/>
        <w:spacing w:after="0" w:line="240" w:lineRule="auto"/>
        <w:rPr>
          <w:ins w:id="932" w:author="Unknown"/>
          <w:rFonts w:ascii="Arial" w:hAnsi="Arial" w:cs="Arial"/>
          <w:color w:val="222222"/>
          <w:sz w:val="18"/>
          <w:szCs w:val="18"/>
        </w:rPr>
      </w:pPr>
      <w:ins w:id="933" w:author="Unknown">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"http://e-drpciv.ro/tag/permis-cat-b" </w:instrText>
        </w:r>
      </w:ins>
      <w:r w:rsidRPr="009316C1">
        <w:rPr>
          <w:rFonts w:ascii="Arial" w:hAnsi="Arial" w:cs="Arial"/>
          <w:color w:val="222222"/>
          <w:sz w:val="18"/>
          <w:szCs w:val="18"/>
        </w:rPr>
      </w:r>
      <w:ins w:id="934" w:author="Unknown">
        <w:r w:rsidRPr="007A0525">
          <w:rPr>
            <w:rFonts w:ascii="Arial" w:hAnsi="Arial" w:cs="Arial"/>
            <w:color w:val="222222"/>
            <w:sz w:val="18"/>
            <w:szCs w:val="18"/>
          </w:rPr>
          <w:fldChar w:fldCharType="separate"/>
        </w:r>
        <w:r w:rsidRPr="007A0525">
          <w:rPr>
            <w:rFonts w:ascii="Arial" w:hAnsi="Arial" w:cs="Arial"/>
            <w:b/>
            <w:bCs/>
            <w:color w:val="000000"/>
            <w:sz w:val="18"/>
          </w:rPr>
          <w:t>permis cat b</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935" w:author="Unknown">
        <w:r w:rsidRPr="007A0525">
          <w:rPr>
            <w:rFonts w:ascii="Arial" w:hAnsi="Arial" w:cs="Arial"/>
            <w:color w:val="222222"/>
            <w:sz w:val="18"/>
            <w:szCs w:val="18"/>
          </w:rPr>
          <w:fldChar w:fldCharType="separate"/>
        </w:r>
        <w:r w:rsidRPr="007A0525">
          <w:rPr>
            <w:rFonts w:ascii="Arial" w:hAnsi="Arial" w:cs="Arial"/>
            <w:color w:val="000000"/>
            <w:sz w:val="18"/>
            <w:u w:val="single"/>
          </w:rPr>
          <w:t>examen permis</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ins>
    </w:p>
    <w:p w:rsidR="00AE1230" w:rsidRPr="007A0525" w:rsidRDefault="00AE1230" w:rsidP="007A0525">
      <w:pPr>
        <w:shd w:val="clear" w:color="auto" w:fill="FCFDFD"/>
        <w:spacing w:after="0" w:line="240" w:lineRule="auto"/>
        <w:rPr>
          <w:ins w:id="936" w:author="Unknown"/>
          <w:rFonts w:ascii="Arial" w:hAnsi="Arial" w:cs="Arial"/>
          <w:color w:val="222222"/>
          <w:sz w:val="18"/>
          <w:szCs w:val="18"/>
        </w:rPr>
      </w:pPr>
      <w:ins w:id="937" w:author="Unknown">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"http://e-drpciv.ro/poze2/588.jpg" </w:instrText>
        </w:r>
      </w:ins>
      <w:r w:rsidRPr="009316C1">
        <w:rPr>
          <w:rFonts w:ascii="Arial" w:hAnsi="Arial" w:cs="Arial"/>
          <w:color w:val="222222"/>
          <w:sz w:val="18"/>
          <w:szCs w:val="18"/>
        </w:rPr>
      </w:r>
      <w:ins w:id="938" w:author="Unknown">
        <w:r w:rsidRPr="007A0525">
          <w:rPr>
            <w:rFonts w:ascii="Arial" w:hAnsi="Arial" w:cs="Arial"/>
            <w:color w:val="222222"/>
            <w:sz w:val="18"/>
            <w:szCs w:val="18"/>
          </w:rPr>
          <w:fldChar w:fldCharType="separate"/>
        </w:r>
      </w:ins>
      <w:r>
        <w:rPr>
          <w:noProof/>
        </w:rPr>
        <w:pict>
          <v:shape id="Picture 103" o:spid="_x0000_s1126" type="#_x0000_t75" alt="http://e-drpciv.ro/poze2/588.jpg" href="http://e-drpciv.ro/poze2/588.j" style="position:absolute;margin-left:65pt;margin-top:0;width:105pt;height:78.75pt;z-index:251760640;visibility:visible;mso-wrap-distance-left:0;mso-wrap-distance-right:0;mso-position-horizontal:right;mso-position-horizontal-relative:text;mso-position-vertical-relative:line" o:allowoverlap="f" o:button="t">
            <v:fill o:detectmouseclick="t"/>
            <v:imagedata r:id="rId1250" o:title=""/>
            <w10:wrap type="square"/>
          </v:shape>
        </w:pict>
      </w:r>
      <w:ins w:id="939" w:author="Unknown">
        <w:r w:rsidRPr="007A0525">
          <w:rPr>
            <w:rFonts w:ascii="Arial" w:hAnsi="Arial" w:cs="Arial"/>
            <w:color w:val="222222"/>
            <w:sz w:val="18"/>
            <w:szCs w:val="18"/>
          </w:rPr>
          <w:fldChar w:fldCharType="end"/>
        </w:r>
      </w:ins>
    </w:p>
    <w:p w:rsidR="00AE1230" w:rsidRPr="007A0525" w:rsidRDefault="00AE1230" w:rsidP="007A0525">
      <w:pPr>
        <w:shd w:val="clear" w:color="auto" w:fill="FCFDFD"/>
        <w:spacing w:after="0" w:line="240" w:lineRule="auto"/>
        <w:outlineLvl w:val="1"/>
        <w:rPr>
          <w:ins w:id="940" w:author="Unknown"/>
          <w:rFonts w:ascii="Tahoma" w:hAnsi="Tahoma" w:cs="Tahoma"/>
          <w:b/>
          <w:bCs/>
          <w:color w:val="222222"/>
          <w:sz w:val="21"/>
          <w:szCs w:val="21"/>
        </w:rPr>
      </w:pPr>
      <w:ins w:id="941"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"http://e-drpciv.ro/intrebare/588/ce_vehicule_aveti_permisiunea_de_a_depasi_in_situatia_data" </w:instrText>
        </w:r>
      </w:ins>
      <w:r w:rsidRPr="009316C1">
        <w:rPr>
          <w:rFonts w:ascii="Tahoma" w:hAnsi="Tahoma" w:cs="Tahoma"/>
          <w:b/>
          <w:bCs/>
          <w:color w:val="222222"/>
          <w:sz w:val="21"/>
          <w:szCs w:val="21"/>
        </w:rPr>
      </w:r>
      <w:ins w:id="942"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588. Ce vehicule aveţi permisiunea de a depăşi în situaţia dată?</w:t>
        </w:r>
        <w:r w:rsidRPr="007A0525">
          <w:rPr>
            <w:rFonts w:ascii="Tahoma" w:hAnsi="Tahoma" w:cs="Tahoma"/>
            <w:b/>
            <w:bCs/>
            <w:color w:val="222222"/>
            <w:sz w:val="21"/>
            <w:szCs w:val="21"/>
          </w:rPr>
          <w:fldChar w:fldCharType="end"/>
        </w:r>
      </w:ins>
    </w:p>
    <w:p w:rsidR="00AE1230" w:rsidRPr="007A0525" w:rsidRDefault="00AE1230" w:rsidP="007A0525">
      <w:pPr>
        <w:shd w:val="clear" w:color="auto" w:fill="33FF33"/>
        <w:spacing w:after="30" w:line="240" w:lineRule="auto"/>
        <w:rPr>
          <w:ins w:id="943" w:author="Unknown"/>
          <w:rFonts w:ascii="Arial" w:hAnsi="Arial" w:cs="Arial"/>
          <w:color w:val="222222"/>
          <w:sz w:val="18"/>
          <w:szCs w:val="18"/>
        </w:rPr>
      </w:pPr>
      <w:ins w:id="944"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vehiculele cu tracţiune animală, bicicletele şi motocicletele fără ataş;</w:t>
        </w:r>
      </w:ins>
    </w:p>
    <w:p w:rsidR="00AE1230" w:rsidRPr="007A0525" w:rsidRDefault="00AE1230" w:rsidP="007A0525">
      <w:pPr>
        <w:shd w:val="clear" w:color="auto" w:fill="FCFDFD"/>
        <w:spacing w:after="30" w:line="240" w:lineRule="auto"/>
        <w:rPr>
          <w:ins w:id="945" w:author="Unknown"/>
          <w:rFonts w:ascii="Arial" w:hAnsi="Arial" w:cs="Arial"/>
          <w:color w:val="222222"/>
          <w:sz w:val="18"/>
          <w:szCs w:val="18"/>
        </w:rPr>
      </w:pPr>
      <w:ins w:id="946"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autoturismele, motocicletele fără ataş şi vehiculele cu tracţiune animală;</w:t>
        </w:r>
      </w:ins>
    </w:p>
    <w:p w:rsidR="00AE1230" w:rsidRPr="007A0525" w:rsidRDefault="00AE1230" w:rsidP="007A0525">
      <w:pPr>
        <w:shd w:val="clear" w:color="auto" w:fill="FCFDFD"/>
        <w:spacing w:after="30" w:line="240" w:lineRule="auto"/>
        <w:rPr>
          <w:ins w:id="947" w:author="Unknown"/>
          <w:rFonts w:ascii="Arial" w:hAnsi="Arial" w:cs="Arial"/>
          <w:color w:val="222222"/>
          <w:sz w:val="18"/>
          <w:szCs w:val="18"/>
        </w:rPr>
      </w:pPr>
      <w:ins w:id="948"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autovehiculele, cu excepţia motocicletelor fără ataş.</w:t>
        </w:r>
      </w:ins>
    </w:p>
    <w:p w:rsidR="00AE1230" w:rsidRPr="007A0525" w:rsidRDefault="00AE1230" w:rsidP="007A0525">
      <w:pPr>
        <w:shd w:val="clear" w:color="auto" w:fill="5C9CCC"/>
        <w:spacing w:after="0" w:line="240" w:lineRule="auto"/>
        <w:rPr>
          <w:ins w:id="949" w:author="Unknown"/>
          <w:rFonts w:ascii="Arial" w:hAnsi="Arial" w:cs="Arial"/>
          <w:b/>
          <w:bCs/>
          <w:color w:val="FFFFFF"/>
          <w:sz w:val="18"/>
          <w:szCs w:val="18"/>
        </w:rPr>
      </w:pPr>
      <w:ins w:id="950" w:author="Unknown">
        <w:r w:rsidRPr="007A0525">
          <w:rPr>
            <w:rFonts w:ascii="Arial" w:hAnsi="Arial" w:cs="Arial"/>
            <w:b/>
            <w:bCs/>
            <w:color w:val="FFFFFF"/>
            <w:sz w:val="18"/>
          </w:rPr>
          <w:t>0 </w:t>
        </w:r>
        <w:r w:rsidRPr="007A0525">
          <w:rPr>
            <w:rFonts w:ascii="Arial" w:hAnsi="Arial" w:cs="Arial"/>
            <w:b/>
            <w:bCs/>
            <w:color w:val="FFFFFF"/>
            <w:sz w:val="18"/>
            <w:szCs w:val="18"/>
          </w:rPr>
          <w:t>comentarii</w:t>
        </w:r>
      </w:ins>
    </w:p>
    <w:p w:rsidR="00AE1230" w:rsidRPr="007A0525" w:rsidRDefault="00AE1230" w:rsidP="007A0525">
      <w:pPr>
        <w:shd w:val="clear" w:color="auto" w:fill="FCFDFD"/>
        <w:spacing w:after="0" w:line="240" w:lineRule="auto"/>
        <w:rPr>
          <w:ins w:id="951" w:author="Unknown"/>
          <w:rFonts w:ascii="Arial" w:hAnsi="Arial" w:cs="Arial"/>
          <w:color w:val="222222"/>
          <w:sz w:val="18"/>
          <w:szCs w:val="18"/>
        </w:rPr>
      </w:pPr>
      <w:ins w:id="952" w:author="Unknown">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"http://e-drpciv.ro/tag/permis-categoria-b" </w:instrText>
        </w:r>
      </w:ins>
      <w:r w:rsidRPr="009316C1">
        <w:rPr>
          <w:rFonts w:ascii="Arial" w:hAnsi="Arial" w:cs="Arial"/>
          <w:color w:val="222222"/>
          <w:sz w:val="18"/>
          <w:szCs w:val="18"/>
        </w:rPr>
      </w:r>
      <w:ins w:id="953" w:author="Unknown">
        <w:r w:rsidRPr="007A0525">
          <w:rPr>
            <w:rFonts w:ascii="Arial" w:hAnsi="Arial" w:cs="Arial"/>
            <w:color w:val="222222"/>
            <w:sz w:val="18"/>
            <w:szCs w:val="18"/>
          </w:rPr>
          <w:fldChar w:fldCharType="separate"/>
        </w:r>
        <w:r w:rsidRPr="007A0525">
          <w:rPr>
            <w:rFonts w:ascii="Arial" w:hAnsi="Arial" w:cs="Arial"/>
            <w:b/>
            <w:bCs/>
            <w:color w:val="000000"/>
            <w:sz w:val="18"/>
          </w:rPr>
          <w:t>permis categoria b</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954" w:author="Unknown">
        <w:r w:rsidRPr="007A0525">
          <w:rPr>
            <w:rFonts w:ascii="Arial" w:hAnsi="Arial" w:cs="Arial"/>
            <w:color w:val="222222"/>
            <w:sz w:val="18"/>
            <w:szCs w:val="18"/>
          </w:rPr>
          <w:fldChar w:fldCharType="separate"/>
        </w:r>
        <w:r w:rsidRPr="007A0525">
          <w:rPr>
            <w:rFonts w:ascii="Arial" w:hAnsi="Arial" w:cs="Arial"/>
            <w:color w:val="000000"/>
            <w:sz w:val="18"/>
            <w:u w:val="single"/>
          </w:rPr>
          <w:t>examen auto</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ins>
    </w:p>
    <w:p w:rsidR="00AE1230" w:rsidRPr="007A0525" w:rsidRDefault="00AE1230" w:rsidP="007A0525">
      <w:pPr>
        <w:shd w:val="clear" w:color="auto" w:fill="FCFDFD"/>
        <w:spacing w:after="0" w:line="240" w:lineRule="auto"/>
        <w:outlineLvl w:val="1"/>
        <w:rPr>
          <w:ins w:id="955" w:author="Unknown"/>
          <w:rFonts w:ascii="Tahoma" w:hAnsi="Tahoma" w:cs="Tahoma"/>
          <w:b/>
          <w:bCs/>
          <w:color w:val="222222"/>
          <w:sz w:val="21"/>
          <w:szCs w:val="21"/>
        </w:rPr>
      </w:pPr>
      <w:ins w:id="956"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"http://e-drpciv.ro/intrebare/2410/circulati_pe_un_drum_national_european_e_in_localitate_care_este_viteza_maxima_admisa_daca_aveti_mai_putin_de_1_an_de_practica" </w:instrText>
        </w:r>
      </w:ins>
      <w:r w:rsidRPr="009316C1">
        <w:rPr>
          <w:rFonts w:ascii="Tahoma" w:hAnsi="Tahoma" w:cs="Tahoma"/>
          <w:b/>
          <w:bCs/>
          <w:color w:val="222222"/>
          <w:sz w:val="21"/>
          <w:szCs w:val="21"/>
        </w:rPr>
      </w:r>
      <w:ins w:id="957"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2410. Circulaţi pe un drum Naţional European "E" în localitate. Care este viteza maximă admisă dacă aveţi mai puţin de 1 an de practică.</w:t>
        </w:r>
        <w:r w:rsidRPr="007A0525">
          <w:rPr>
            <w:rFonts w:ascii="Tahoma" w:hAnsi="Tahoma" w:cs="Tahoma"/>
            <w:b/>
            <w:bCs/>
            <w:color w:val="222222"/>
            <w:sz w:val="21"/>
            <w:szCs w:val="21"/>
          </w:rPr>
          <w:fldChar w:fldCharType="end"/>
        </w:r>
      </w:ins>
    </w:p>
    <w:p w:rsidR="00AE1230" w:rsidRPr="007A0525" w:rsidRDefault="00AE1230" w:rsidP="007A0525">
      <w:pPr>
        <w:shd w:val="clear" w:color="auto" w:fill="33FF33"/>
        <w:spacing w:after="30" w:line="240" w:lineRule="auto"/>
        <w:rPr>
          <w:ins w:id="958" w:author="Unknown"/>
          <w:rFonts w:ascii="Arial" w:hAnsi="Arial" w:cs="Arial"/>
          <w:color w:val="222222"/>
          <w:sz w:val="18"/>
          <w:szCs w:val="18"/>
        </w:rPr>
      </w:pPr>
      <w:ins w:id="959"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50 km/h;</w:t>
        </w:r>
      </w:ins>
    </w:p>
    <w:p w:rsidR="00AE1230" w:rsidRPr="007A0525" w:rsidRDefault="00AE1230" w:rsidP="007A0525">
      <w:pPr>
        <w:shd w:val="clear" w:color="auto" w:fill="FCFDFD"/>
        <w:spacing w:after="30" w:line="240" w:lineRule="auto"/>
        <w:rPr>
          <w:ins w:id="960" w:author="Unknown"/>
          <w:rFonts w:ascii="Arial" w:hAnsi="Arial" w:cs="Arial"/>
          <w:color w:val="222222"/>
          <w:sz w:val="18"/>
          <w:szCs w:val="18"/>
        </w:rPr>
      </w:pPr>
      <w:ins w:id="961"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80 km/h;</w:t>
        </w:r>
      </w:ins>
    </w:p>
    <w:p w:rsidR="00AE1230" w:rsidRPr="007A0525" w:rsidRDefault="00AE1230" w:rsidP="007A0525">
      <w:pPr>
        <w:shd w:val="clear" w:color="auto" w:fill="FCFDFD"/>
        <w:spacing w:after="30" w:line="240" w:lineRule="auto"/>
        <w:rPr>
          <w:ins w:id="962" w:author="Unknown"/>
          <w:rFonts w:ascii="Arial" w:hAnsi="Arial" w:cs="Arial"/>
          <w:color w:val="222222"/>
          <w:sz w:val="18"/>
          <w:szCs w:val="18"/>
        </w:rPr>
      </w:pPr>
      <w:ins w:id="963"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70 km/h.</w:t>
        </w:r>
      </w:ins>
    </w:p>
    <w:p w:rsidR="00AE1230" w:rsidRPr="007A0525" w:rsidRDefault="00AE1230" w:rsidP="007A0525">
      <w:pPr>
        <w:shd w:val="clear" w:color="auto" w:fill="5C9CCC"/>
        <w:spacing w:after="0" w:line="240" w:lineRule="auto"/>
        <w:rPr>
          <w:ins w:id="964" w:author="Unknown"/>
          <w:rFonts w:ascii="Arial" w:hAnsi="Arial" w:cs="Arial"/>
          <w:b/>
          <w:bCs/>
          <w:color w:val="FFFFFF"/>
          <w:sz w:val="18"/>
          <w:szCs w:val="18"/>
        </w:rPr>
      </w:pPr>
      <w:ins w:id="965" w:author="Unknown">
        <w:r w:rsidRPr="007A0525">
          <w:rPr>
            <w:rFonts w:ascii="Arial" w:hAnsi="Arial" w:cs="Arial"/>
            <w:b/>
            <w:bCs/>
            <w:color w:val="FFFFFF"/>
            <w:sz w:val="18"/>
          </w:rPr>
          <w:t>25 </w:t>
        </w:r>
        <w:r w:rsidRPr="007A0525">
          <w:rPr>
            <w:rFonts w:ascii="Arial" w:hAnsi="Arial" w:cs="Arial"/>
            <w:b/>
            <w:bCs/>
            <w:color w:val="FFFFFF"/>
            <w:sz w:val="18"/>
            <w:szCs w:val="18"/>
          </w:rPr>
          <w:t>comentarii</w:t>
        </w:r>
      </w:ins>
    </w:p>
    <w:p w:rsidR="00AE1230" w:rsidRPr="007A0525" w:rsidRDefault="00AE1230" w:rsidP="007A0525">
      <w:pPr>
        <w:shd w:val="clear" w:color="auto" w:fill="FCFDFD"/>
        <w:spacing w:after="0" w:line="240" w:lineRule="auto"/>
        <w:rPr>
          <w:ins w:id="966" w:author="Unknown"/>
          <w:rFonts w:ascii="Arial" w:hAnsi="Arial" w:cs="Arial"/>
          <w:color w:val="222222"/>
          <w:sz w:val="18"/>
          <w:szCs w:val="18"/>
        </w:rPr>
      </w:pPr>
      <w:ins w:id="967" w:author="Unknown">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46% | Tags:</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"http://e-drpciv.ro/tag/intrebari-categoria-tr" </w:instrText>
        </w:r>
      </w:ins>
      <w:r w:rsidRPr="009316C1">
        <w:rPr>
          <w:rFonts w:ascii="Arial" w:hAnsi="Arial" w:cs="Arial"/>
          <w:color w:val="222222"/>
          <w:sz w:val="18"/>
          <w:szCs w:val="18"/>
        </w:rPr>
      </w:r>
      <w:ins w:id="968" w:author="Unknown">
        <w:r w:rsidRPr="007A0525">
          <w:rPr>
            <w:rFonts w:ascii="Arial" w:hAnsi="Arial" w:cs="Arial"/>
            <w:color w:val="222222"/>
            <w:sz w:val="18"/>
            <w:szCs w:val="18"/>
          </w:rPr>
          <w:fldChar w:fldCharType="separate"/>
        </w:r>
        <w:r w:rsidRPr="007A0525">
          <w:rPr>
            <w:rFonts w:ascii="Arial" w:hAnsi="Arial" w:cs="Arial"/>
            <w:color w:val="000000"/>
            <w:sz w:val="18"/>
            <w:u w:val="single"/>
          </w:rPr>
          <w:t>intrebari categoria tr</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969" w:author="Unknown">
        <w:r w:rsidRPr="007A0525">
          <w:rPr>
            <w:rFonts w:ascii="Arial" w:hAnsi="Arial" w:cs="Arial"/>
            <w:color w:val="222222"/>
            <w:sz w:val="18"/>
            <w:szCs w:val="18"/>
          </w:rPr>
          <w:fldChar w:fldCharType="separate"/>
        </w:r>
        <w:r w:rsidRPr="007A0525">
          <w:rPr>
            <w:rFonts w:ascii="Arial" w:hAnsi="Arial" w:cs="Arial"/>
            <w:b/>
            <w:bCs/>
            <w:color w:val="000000"/>
            <w:sz w:val="18"/>
          </w:rPr>
          <w:t>examen permis</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ins>
    </w:p>
    <w:p w:rsidR="00AE1230" w:rsidRPr="007A0525" w:rsidRDefault="00AE1230" w:rsidP="007A0525">
      <w:pPr>
        <w:shd w:val="clear" w:color="auto" w:fill="FCFDFD"/>
        <w:spacing w:after="0" w:line="240" w:lineRule="auto"/>
        <w:outlineLvl w:val="1"/>
        <w:rPr>
          <w:ins w:id="970" w:author="Unknown"/>
          <w:rFonts w:ascii="Tahoma" w:hAnsi="Tahoma" w:cs="Tahoma"/>
          <w:b/>
          <w:bCs/>
          <w:color w:val="222222"/>
          <w:sz w:val="21"/>
          <w:szCs w:val="21"/>
        </w:rPr>
      </w:pPr>
      <w:ins w:id="971"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"http://e-drpciv.ro/intrebare/454/in_cazul_unei_fracturi_de_clavicula_umarul_se_afla_intr-o_pozitie_atarnanda_usor_inainte_si_in_jos_se_procedeaza_astfel" </w:instrText>
        </w:r>
      </w:ins>
      <w:r w:rsidRPr="009316C1">
        <w:rPr>
          <w:rFonts w:ascii="Tahoma" w:hAnsi="Tahoma" w:cs="Tahoma"/>
          <w:b/>
          <w:bCs/>
          <w:color w:val="222222"/>
          <w:sz w:val="21"/>
          <w:szCs w:val="21"/>
        </w:rPr>
      </w:r>
      <w:ins w:id="972"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454. În cazul unei fracturi de claviculă (umărul se află într-o poziţie atârnândă, uşor înainte şi în jos), se procedează astfel:</w:t>
        </w:r>
        <w:r w:rsidRPr="007A0525">
          <w:rPr>
            <w:rFonts w:ascii="Tahoma" w:hAnsi="Tahoma" w:cs="Tahoma"/>
            <w:b/>
            <w:bCs/>
            <w:color w:val="222222"/>
            <w:sz w:val="21"/>
            <w:szCs w:val="21"/>
          </w:rPr>
          <w:fldChar w:fldCharType="end"/>
        </w:r>
      </w:ins>
    </w:p>
    <w:p w:rsidR="00AE1230" w:rsidRPr="007A0525" w:rsidRDefault="00AE1230" w:rsidP="007A0525">
      <w:pPr>
        <w:shd w:val="clear" w:color="auto" w:fill="33FF33"/>
        <w:spacing w:after="30" w:line="240" w:lineRule="auto"/>
        <w:rPr>
          <w:ins w:id="973" w:author="Unknown"/>
          <w:rFonts w:ascii="Arial" w:hAnsi="Arial" w:cs="Arial"/>
          <w:color w:val="222222"/>
          <w:sz w:val="18"/>
          <w:szCs w:val="18"/>
        </w:rPr>
      </w:pPr>
      <w:ins w:id="974"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se aşază braţul într-o eşarfă;</w:t>
        </w:r>
      </w:ins>
    </w:p>
    <w:p w:rsidR="00AE1230" w:rsidRPr="007A0525" w:rsidRDefault="00AE1230" w:rsidP="007A0525">
      <w:pPr>
        <w:shd w:val="clear" w:color="auto" w:fill="FCFDFD"/>
        <w:spacing w:after="30" w:line="240" w:lineRule="auto"/>
        <w:rPr>
          <w:ins w:id="975" w:author="Unknown"/>
          <w:rFonts w:ascii="Arial" w:hAnsi="Arial" w:cs="Arial"/>
          <w:color w:val="222222"/>
          <w:sz w:val="18"/>
          <w:szCs w:val="18"/>
        </w:rPr>
      </w:pPr>
      <w:ins w:id="976"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se aduce umărul în poziţie normală;</w:t>
        </w:r>
      </w:ins>
    </w:p>
    <w:p w:rsidR="00AE1230" w:rsidRPr="007A0525" w:rsidRDefault="00AE1230" w:rsidP="007A0525">
      <w:pPr>
        <w:shd w:val="clear" w:color="auto" w:fill="FCFDFD"/>
        <w:spacing w:after="30" w:line="240" w:lineRule="auto"/>
        <w:rPr>
          <w:ins w:id="977" w:author="Unknown"/>
          <w:rFonts w:ascii="Arial" w:hAnsi="Arial" w:cs="Arial"/>
          <w:color w:val="222222"/>
          <w:sz w:val="18"/>
          <w:szCs w:val="18"/>
        </w:rPr>
      </w:pPr>
      <w:ins w:id="978"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se lasă braţul liber.</w:t>
        </w:r>
      </w:ins>
    </w:p>
    <w:p w:rsidR="00AE1230" w:rsidRPr="007A0525" w:rsidRDefault="00AE1230" w:rsidP="007A0525">
      <w:pPr>
        <w:shd w:val="clear" w:color="auto" w:fill="5C9CCC"/>
        <w:spacing w:after="0" w:line="240" w:lineRule="auto"/>
        <w:rPr>
          <w:ins w:id="979" w:author="Unknown"/>
          <w:rFonts w:ascii="Arial" w:hAnsi="Arial" w:cs="Arial"/>
          <w:b/>
          <w:bCs/>
          <w:color w:val="FFFFFF"/>
          <w:sz w:val="18"/>
          <w:szCs w:val="18"/>
        </w:rPr>
      </w:pPr>
      <w:ins w:id="980" w:author="Unknown">
        <w:r w:rsidRPr="007A0525">
          <w:rPr>
            <w:rFonts w:ascii="Arial" w:hAnsi="Arial" w:cs="Arial"/>
            <w:b/>
            <w:bCs/>
            <w:color w:val="FFFFFF"/>
            <w:sz w:val="18"/>
          </w:rPr>
          <w:t>0 </w:t>
        </w:r>
        <w:r w:rsidRPr="007A0525">
          <w:rPr>
            <w:rFonts w:ascii="Arial" w:hAnsi="Arial" w:cs="Arial"/>
            <w:b/>
            <w:bCs/>
            <w:color w:val="FFFFFF"/>
            <w:sz w:val="18"/>
            <w:szCs w:val="18"/>
          </w:rPr>
          <w:t>comentarii</w:t>
        </w:r>
      </w:ins>
    </w:p>
    <w:p w:rsidR="00AE1230" w:rsidRPr="007A0525" w:rsidRDefault="00AE1230" w:rsidP="007A0525">
      <w:pPr>
        <w:shd w:val="clear" w:color="auto" w:fill="FCFDFD"/>
        <w:spacing w:after="0" w:line="240" w:lineRule="auto"/>
        <w:rPr>
          <w:ins w:id="981" w:author="Unknown"/>
          <w:rFonts w:ascii="Arial" w:hAnsi="Arial" w:cs="Arial"/>
          <w:color w:val="222222"/>
          <w:sz w:val="18"/>
          <w:szCs w:val="18"/>
        </w:rPr>
      </w:pPr>
      <w:ins w:id="982" w:author="Unknown">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983" w:author="Unknown">
        <w:r w:rsidRPr="007A0525">
          <w:rPr>
            <w:rFonts w:ascii="Arial" w:hAnsi="Arial" w:cs="Arial"/>
            <w:color w:val="222222"/>
            <w:sz w:val="18"/>
            <w:szCs w:val="18"/>
          </w:rPr>
          <w:fldChar w:fldCharType="separate"/>
        </w:r>
        <w:r w:rsidRPr="007A0525">
          <w:rPr>
            <w:rFonts w:ascii="Arial" w:hAnsi="Arial" w:cs="Arial"/>
            <w:color w:val="000000"/>
            <w:sz w:val="18"/>
            <w:u w:val="single"/>
          </w:rPr>
          <w:t>teste auto chestionare</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"http://e-drpciv.ro/tag/permis-auto-categoria-tr" </w:instrText>
        </w:r>
      </w:ins>
      <w:r w:rsidRPr="009316C1">
        <w:rPr>
          <w:rFonts w:ascii="Arial" w:hAnsi="Arial" w:cs="Arial"/>
          <w:color w:val="222222"/>
          <w:sz w:val="18"/>
          <w:szCs w:val="18"/>
        </w:rPr>
      </w:r>
      <w:ins w:id="984" w:author="Unknown">
        <w:r w:rsidRPr="007A0525">
          <w:rPr>
            <w:rFonts w:ascii="Arial" w:hAnsi="Arial" w:cs="Arial"/>
            <w:color w:val="222222"/>
            <w:sz w:val="18"/>
            <w:szCs w:val="18"/>
          </w:rPr>
          <w:fldChar w:fldCharType="separate"/>
        </w:r>
        <w:r w:rsidRPr="007A0525">
          <w:rPr>
            <w:rFonts w:ascii="Arial" w:hAnsi="Arial" w:cs="Arial"/>
            <w:color w:val="000000"/>
            <w:sz w:val="18"/>
            <w:u w:val="single"/>
          </w:rPr>
          <w:t>permis auto categoria tr</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ins>
    </w:p>
    <w:p w:rsidR="00AE1230" w:rsidRPr="007A0525" w:rsidRDefault="00AE1230" w:rsidP="007A0525">
      <w:pPr>
        <w:shd w:val="clear" w:color="auto" w:fill="FCFDFD"/>
        <w:spacing w:after="0" w:line="240" w:lineRule="auto"/>
        <w:outlineLvl w:val="1"/>
        <w:rPr>
          <w:ins w:id="985" w:author="Unknown"/>
          <w:rFonts w:ascii="Tahoma" w:hAnsi="Tahoma" w:cs="Tahoma"/>
          <w:b/>
          <w:bCs/>
          <w:color w:val="222222"/>
          <w:sz w:val="21"/>
          <w:szCs w:val="21"/>
        </w:rPr>
      </w:pPr>
      <w:ins w:id="986"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"http://e-drpciv.ro/intrebare/482/imobilizarea_membrului_inferior_fracturat_al_unei_victime_intr-un_accident_de_circulatie_se_face" </w:instrText>
        </w:r>
      </w:ins>
      <w:r w:rsidRPr="009316C1">
        <w:rPr>
          <w:rFonts w:ascii="Tahoma" w:hAnsi="Tahoma" w:cs="Tahoma"/>
          <w:b/>
          <w:bCs/>
          <w:color w:val="222222"/>
          <w:sz w:val="21"/>
          <w:szCs w:val="21"/>
        </w:rPr>
      </w:r>
      <w:ins w:id="987"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482. Imobilizarea membrului inferior fracturat al unei victime într-un accident de circulaţie se face:</w:t>
        </w:r>
        <w:r w:rsidRPr="007A0525">
          <w:rPr>
            <w:rFonts w:ascii="Tahoma" w:hAnsi="Tahoma" w:cs="Tahoma"/>
            <w:b/>
            <w:bCs/>
            <w:color w:val="222222"/>
            <w:sz w:val="21"/>
            <w:szCs w:val="21"/>
          </w:rPr>
          <w:fldChar w:fldCharType="end"/>
        </w:r>
      </w:ins>
    </w:p>
    <w:p w:rsidR="00AE1230" w:rsidRPr="007A0525" w:rsidRDefault="00AE1230" w:rsidP="007A0525">
      <w:pPr>
        <w:shd w:val="clear" w:color="auto" w:fill="FCFDFD"/>
        <w:spacing w:after="30" w:line="240" w:lineRule="auto"/>
        <w:rPr>
          <w:ins w:id="988" w:author="Unknown"/>
          <w:rFonts w:ascii="Arial" w:hAnsi="Arial" w:cs="Arial"/>
          <w:color w:val="222222"/>
          <w:sz w:val="18"/>
          <w:szCs w:val="18"/>
        </w:rPr>
      </w:pPr>
      <w:ins w:id="989"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prin bandajarea strânsă a locului fracturii;</w:t>
        </w:r>
      </w:ins>
    </w:p>
    <w:p w:rsidR="00AE1230" w:rsidRPr="007A0525" w:rsidRDefault="00AE1230" w:rsidP="007A0525">
      <w:pPr>
        <w:shd w:val="clear" w:color="auto" w:fill="33FF33"/>
        <w:spacing w:after="30" w:line="240" w:lineRule="auto"/>
        <w:rPr>
          <w:ins w:id="990" w:author="Unknown"/>
          <w:rFonts w:ascii="Arial" w:hAnsi="Arial" w:cs="Arial"/>
          <w:color w:val="222222"/>
          <w:sz w:val="18"/>
          <w:szCs w:val="18"/>
        </w:rPr>
      </w:pPr>
      <w:ins w:id="991"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prin folosirea atelelor;</w:t>
        </w:r>
      </w:ins>
    </w:p>
    <w:p w:rsidR="00AE1230" w:rsidRPr="007A0525" w:rsidRDefault="00AE1230" w:rsidP="007A0525">
      <w:pPr>
        <w:shd w:val="clear" w:color="auto" w:fill="FCFDFD"/>
        <w:spacing w:after="30" w:line="240" w:lineRule="auto"/>
        <w:rPr>
          <w:ins w:id="992" w:author="Unknown"/>
          <w:rFonts w:ascii="Arial" w:hAnsi="Arial" w:cs="Arial"/>
          <w:color w:val="222222"/>
          <w:sz w:val="18"/>
          <w:szCs w:val="18"/>
        </w:rPr>
      </w:pPr>
      <w:ins w:id="993"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prin folosirea pansamentului compresiv.</w:t>
        </w:r>
      </w:ins>
    </w:p>
    <w:p w:rsidR="00AE1230" w:rsidRPr="007A0525" w:rsidRDefault="00AE1230" w:rsidP="007A0525">
      <w:pPr>
        <w:shd w:val="clear" w:color="auto" w:fill="5C9CCC"/>
        <w:spacing w:after="0" w:line="240" w:lineRule="auto"/>
        <w:rPr>
          <w:ins w:id="994" w:author="Unknown"/>
          <w:rFonts w:ascii="Arial" w:hAnsi="Arial" w:cs="Arial"/>
          <w:b/>
          <w:bCs/>
          <w:color w:val="FFFFFF"/>
          <w:sz w:val="18"/>
          <w:szCs w:val="18"/>
        </w:rPr>
      </w:pPr>
      <w:ins w:id="995" w:author="Unknown">
        <w:r w:rsidRPr="007A0525">
          <w:rPr>
            <w:rFonts w:ascii="Arial" w:hAnsi="Arial" w:cs="Arial"/>
            <w:b/>
            <w:bCs/>
            <w:color w:val="FFFFFF"/>
            <w:sz w:val="18"/>
          </w:rPr>
          <w:t>0 </w:t>
        </w:r>
        <w:r w:rsidRPr="007A0525">
          <w:rPr>
            <w:rFonts w:ascii="Arial" w:hAnsi="Arial" w:cs="Arial"/>
            <w:b/>
            <w:bCs/>
            <w:color w:val="FFFFFF"/>
            <w:sz w:val="18"/>
            <w:szCs w:val="18"/>
          </w:rPr>
          <w:t>comentarii</w:t>
        </w:r>
      </w:ins>
    </w:p>
    <w:p w:rsidR="00AE1230" w:rsidRPr="007A0525" w:rsidRDefault="00AE1230" w:rsidP="007A0525">
      <w:pPr>
        <w:shd w:val="clear" w:color="auto" w:fill="FCFDFD"/>
        <w:spacing w:after="0" w:line="240" w:lineRule="auto"/>
        <w:rPr>
          <w:ins w:id="996" w:author="Unknown"/>
          <w:rFonts w:ascii="Arial" w:hAnsi="Arial" w:cs="Arial"/>
          <w:color w:val="222222"/>
          <w:sz w:val="18"/>
          <w:szCs w:val="18"/>
        </w:rPr>
      </w:pPr>
      <w:ins w:id="997" w:author="Unknown">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"http://e-drpciv.ro/tag/drpciv" </w:instrText>
        </w:r>
      </w:ins>
      <w:r w:rsidRPr="009316C1">
        <w:rPr>
          <w:rFonts w:ascii="Arial" w:hAnsi="Arial" w:cs="Arial"/>
          <w:color w:val="222222"/>
          <w:sz w:val="18"/>
          <w:szCs w:val="18"/>
        </w:rPr>
      </w:r>
      <w:ins w:id="998" w:author="Unknown">
        <w:r w:rsidRPr="007A0525">
          <w:rPr>
            <w:rFonts w:ascii="Arial" w:hAnsi="Arial" w:cs="Arial"/>
            <w:color w:val="222222"/>
            <w:sz w:val="18"/>
            <w:szCs w:val="18"/>
          </w:rPr>
          <w:fldChar w:fldCharType="separate"/>
        </w:r>
        <w:r w:rsidRPr="007A0525">
          <w:rPr>
            <w:rFonts w:ascii="Arial" w:hAnsi="Arial" w:cs="Arial"/>
            <w:color w:val="000000"/>
            <w:sz w:val="18"/>
            <w:u w:val="single"/>
          </w:rPr>
          <w:t>drpciv</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"http://e-drpciv.ro/tag/permis-cat-B" </w:instrText>
        </w:r>
      </w:ins>
      <w:r w:rsidRPr="009316C1">
        <w:rPr>
          <w:rFonts w:ascii="Arial" w:hAnsi="Arial" w:cs="Arial"/>
          <w:color w:val="222222"/>
          <w:sz w:val="18"/>
          <w:szCs w:val="18"/>
        </w:rPr>
      </w:r>
      <w:ins w:id="999" w:author="Unknown">
        <w:r w:rsidRPr="007A0525">
          <w:rPr>
            <w:rFonts w:ascii="Arial" w:hAnsi="Arial" w:cs="Arial"/>
            <w:color w:val="222222"/>
            <w:sz w:val="18"/>
            <w:szCs w:val="18"/>
          </w:rPr>
          <w:fldChar w:fldCharType="separate"/>
        </w:r>
        <w:r w:rsidRPr="007A0525">
          <w:rPr>
            <w:rFonts w:ascii="Arial" w:hAnsi="Arial" w:cs="Arial"/>
            <w:b/>
            <w:bCs/>
            <w:color w:val="000000"/>
            <w:sz w:val="18"/>
          </w:rPr>
          <w:t>permis cat B</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ins>
    </w:p>
    <w:p w:rsidR="00AE1230" w:rsidRPr="007A0525" w:rsidRDefault="00AE1230" w:rsidP="007A0525">
      <w:pPr>
        <w:shd w:val="clear" w:color="auto" w:fill="FCFDFD"/>
        <w:spacing w:after="0" w:line="240" w:lineRule="auto"/>
        <w:outlineLvl w:val="1"/>
        <w:rPr>
          <w:ins w:id="1000" w:author="Unknown"/>
          <w:rFonts w:ascii="Tahoma" w:hAnsi="Tahoma" w:cs="Tahoma"/>
          <w:b/>
          <w:bCs/>
          <w:color w:val="222222"/>
          <w:sz w:val="21"/>
          <w:szCs w:val="21"/>
        </w:rPr>
      </w:pPr>
      <w:ins w:id="1001"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"http://e-drpciv.ro/intrebare/980/limita_maxima_de_viteza_cu_care_este_permisa_circulatia_autovehiculelor_in_afara_localitatilor_atunci_cand_vizibilitatea_este_redusa_sub_100_m_in_conditii_de_ceata_este_de" </w:instrText>
        </w:r>
      </w:ins>
      <w:r w:rsidRPr="009316C1">
        <w:rPr>
          <w:rFonts w:ascii="Tahoma" w:hAnsi="Tahoma" w:cs="Tahoma"/>
          <w:b/>
          <w:bCs/>
          <w:color w:val="222222"/>
          <w:sz w:val="21"/>
          <w:szCs w:val="21"/>
        </w:rPr>
      </w:r>
      <w:ins w:id="1002"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980. Limita maximă de viteză cu care este permisă circulaţia autovehiculelor în afara localităţilor, atunci când vizibilitatea este redusă sub 100 m, în condiţii de ceaţă, este de:</w:t>
        </w:r>
        <w:r w:rsidRPr="007A0525">
          <w:rPr>
            <w:rFonts w:ascii="Tahoma" w:hAnsi="Tahoma" w:cs="Tahoma"/>
            <w:b/>
            <w:bCs/>
            <w:color w:val="222222"/>
            <w:sz w:val="21"/>
            <w:szCs w:val="21"/>
          </w:rPr>
          <w:fldChar w:fldCharType="end"/>
        </w:r>
      </w:ins>
    </w:p>
    <w:p w:rsidR="00AE1230" w:rsidRPr="007A0525" w:rsidRDefault="00AE1230" w:rsidP="007A0525">
      <w:pPr>
        <w:shd w:val="clear" w:color="auto" w:fill="FCFDFD"/>
        <w:spacing w:after="30" w:line="240" w:lineRule="auto"/>
        <w:rPr>
          <w:ins w:id="1003" w:author="Unknown"/>
          <w:rFonts w:ascii="Arial" w:hAnsi="Arial" w:cs="Arial"/>
          <w:color w:val="222222"/>
          <w:sz w:val="18"/>
          <w:szCs w:val="18"/>
        </w:rPr>
      </w:pPr>
      <w:ins w:id="1004"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70 km/h;</w:t>
        </w:r>
      </w:ins>
    </w:p>
    <w:p w:rsidR="00AE1230" w:rsidRPr="007A0525" w:rsidRDefault="00AE1230" w:rsidP="007A0525">
      <w:pPr>
        <w:shd w:val="clear" w:color="auto" w:fill="33FF33"/>
        <w:spacing w:after="30" w:line="240" w:lineRule="auto"/>
        <w:rPr>
          <w:ins w:id="1005" w:author="Unknown"/>
          <w:rFonts w:ascii="Arial" w:hAnsi="Arial" w:cs="Arial"/>
          <w:color w:val="222222"/>
          <w:sz w:val="18"/>
          <w:szCs w:val="18"/>
        </w:rPr>
      </w:pPr>
      <w:ins w:id="1006"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50 km/h;</w:t>
        </w:r>
      </w:ins>
    </w:p>
    <w:p w:rsidR="00AE1230" w:rsidRPr="007A0525" w:rsidRDefault="00AE1230" w:rsidP="007A0525">
      <w:pPr>
        <w:shd w:val="clear" w:color="auto" w:fill="FCFDFD"/>
        <w:spacing w:after="30" w:line="240" w:lineRule="auto"/>
        <w:rPr>
          <w:ins w:id="1007" w:author="Unknown"/>
          <w:rFonts w:ascii="Arial" w:hAnsi="Arial" w:cs="Arial"/>
          <w:color w:val="222222"/>
          <w:sz w:val="18"/>
          <w:szCs w:val="18"/>
        </w:rPr>
      </w:pPr>
      <w:ins w:id="1008"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90 km/h.</w:t>
        </w:r>
      </w:ins>
    </w:p>
    <w:p w:rsidR="00AE1230" w:rsidRPr="007A0525" w:rsidRDefault="00AE1230" w:rsidP="007A0525">
      <w:pPr>
        <w:shd w:val="clear" w:color="auto" w:fill="5C9CCC"/>
        <w:spacing w:after="0" w:line="240" w:lineRule="auto"/>
        <w:rPr>
          <w:ins w:id="1009" w:author="Unknown"/>
          <w:rFonts w:ascii="Arial" w:hAnsi="Arial" w:cs="Arial"/>
          <w:b/>
          <w:bCs/>
          <w:color w:val="FFFFFF"/>
          <w:sz w:val="18"/>
          <w:szCs w:val="18"/>
        </w:rPr>
      </w:pPr>
      <w:ins w:id="1010" w:author="Unknown">
        <w:r w:rsidRPr="007A0525">
          <w:rPr>
            <w:rFonts w:ascii="Arial" w:hAnsi="Arial" w:cs="Arial"/>
            <w:b/>
            <w:bCs/>
            <w:color w:val="FFFFFF"/>
            <w:sz w:val="18"/>
          </w:rPr>
          <w:t>0 </w:t>
        </w:r>
        <w:r w:rsidRPr="007A0525">
          <w:rPr>
            <w:rFonts w:ascii="Arial" w:hAnsi="Arial" w:cs="Arial"/>
            <w:b/>
            <w:bCs/>
            <w:color w:val="FFFFFF"/>
            <w:sz w:val="18"/>
            <w:szCs w:val="18"/>
          </w:rPr>
          <w:t>comentarii</w:t>
        </w:r>
      </w:ins>
    </w:p>
    <w:p w:rsidR="00AE1230" w:rsidRPr="007A0525" w:rsidRDefault="00AE1230" w:rsidP="007A0525">
      <w:pPr>
        <w:shd w:val="clear" w:color="auto" w:fill="FCFDFD"/>
        <w:spacing w:after="0" w:line="240" w:lineRule="auto"/>
        <w:rPr>
          <w:ins w:id="1011" w:author="Unknown"/>
          <w:rFonts w:ascii="Arial" w:hAnsi="Arial" w:cs="Arial"/>
          <w:color w:val="222222"/>
          <w:sz w:val="18"/>
          <w:szCs w:val="18"/>
        </w:rPr>
      </w:pPr>
      <w:ins w:id="1012" w:author="Unknown">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1013" w:author="Unknown">
        <w:r w:rsidRPr="007A0525">
          <w:rPr>
            <w:rFonts w:ascii="Arial" w:hAnsi="Arial" w:cs="Arial"/>
            <w:color w:val="222222"/>
            <w:sz w:val="18"/>
            <w:szCs w:val="18"/>
          </w:rPr>
          <w:fldChar w:fldCharType="separate"/>
        </w:r>
        <w:r w:rsidRPr="007A0525">
          <w:rPr>
            <w:rFonts w:ascii="Arial" w:hAnsi="Arial" w:cs="Arial"/>
            <w:color w:val="000000"/>
            <w:sz w:val="18"/>
            <w:u w:val="single"/>
          </w:rPr>
          <w:t>teste auto chestionare</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1014" w:author="Unknown">
        <w:r w:rsidRPr="007A0525">
          <w:rPr>
            <w:rFonts w:ascii="Arial" w:hAnsi="Arial" w:cs="Arial"/>
            <w:color w:val="222222"/>
            <w:sz w:val="18"/>
            <w:szCs w:val="18"/>
          </w:rPr>
          <w:fldChar w:fldCharType="separate"/>
        </w:r>
        <w:r w:rsidRPr="007A0525">
          <w:rPr>
            <w:rFonts w:ascii="Arial" w:hAnsi="Arial" w:cs="Arial"/>
            <w:color w:val="000000"/>
            <w:sz w:val="18"/>
            <w:u w:val="single"/>
          </w:rPr>
          <w:t>examen permis auto</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ins>
    </w:p>
    <w:p w:rsidR="00AE1230" w:rsidRPr="007A0525" w:rsidRDefault="00AE1230" w:rsidP="007A0525">
      <w:pPr>
        <w:shd w:val="clear" w:color="auto" w:fill="FCFDFD"/>
        <w:spacing w:after="0" w:line="240" w:lineRule="auto"/>
        <w:rPr>
          <w:ins w:id="1015" w:author="Unknown"/>
          <w:rFonts w:ascii="Arial" w:hAnsi="Arial" w:cs="Arial"/>
          <w:color w:val="222222"/>
          <w:sz w:val="18"/>
          <w:szCs w:val="18"/>
        </w:rPr>
      </w:pPr>
      <w:ins w:id="1016" w:author="Unknown">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"http://e-drpciv.ro/poze2/780.jpg" </w:instrText>
        </w:r>
      </w:ins>
      <w:r w:rsidRPr="009316C1">
        <w:rPr>
          <w:rFonts w:ascii="Arial" w:hAnsi="Arial" w:cs="Arial"/>
          <w:color w:val="222222"/>
          <w:sz w:val="18"/>
          <w:szCs w:val="18"/>
        </w:rPr>
      </w:r>
      <w:ins w:id="1017" w:author="Unknown">
        <w:r w:rsidRPr="007A0525">
          <w:rPr>
            <w:rFonts w:ascii="Arial" w:hAnsi="Arial" w:cs="Arial"/>
            <w:color w:val="222222"/>
            <w:sz w:val="18"/>
            <w:szCs w:val="18"/>
          </w:rPr>
          <w:fldChar w:fldCharType="separate"/>
        </w:r>
      </w:ins>
      <w:r>
        <w:rPr>
          <w:noProof/>
        </w:rPr>
        <w:pict>
          <v:shape id="Picture 104" o:spid="_x0000_s1127" type="#_x0000_t75" alt="http://e-drpciv.ro/poze2/780.jpg" href="http://e-drpciv.ro/poze2/780.j" style="position:absolute;margin-left:65pt;margin-top:0;width:105pt;height:78.75pt;z-index:251761664;visibility:visible;mso-wrap-distance-left:0;mso-wrap-distance-right:0;mso-position-horizontal:right;mso-position-horizontal-relative:text;mso-position-vertical-relative:line" o:allowoverlap="f" o:button="t">
            <v:fill o:detectmouseclick="t"/>
            <v:imagedata r:id="rId1251" o:title=""/>
            <w10:wrap type="square"/>
          </v:shape>
        </w:pict>
      </w:r>
      <w:ins w:id="1018" w:author="Unknown">
        <w:r w:rsidRPr="007A0525">
          <w:rPr>
            <w:rFonts w:ascii="Arial" w:hAnsi="Arial" w:cs="Arial"/>
            <w:color w:val="222222"/>
            <w:sz w:val="18"/>
            <w:szCs w:val="18"/>
          </w:rPr>
          <w:fldChar w:fldCharType="end"/>
        </w:r>
      </w:ins>
    </w:p>
    <w:p w:rsidR="00AE1230" w:rsidRPr="007A0525" w:rsidRDefault="00AE1230" w:rsidP="007A0525">
      <w:pPr>
        <w:shd w:val="clear" w:color="auto" w:fill="FCFDFD"/>
        <w:spacing w:after="0" w:line="240" w:lineRule="auto"/>
        <w:outlineLvl w:val="1"/>
        <w:rPr>
          <w:ins w:id="1019" w:author="Unknown"/>
          <w:rFonts w:ascii="Tahoma" w:hAnsi="Tahoma" w:cs="Tahoma"/>
          <w:b/>
          <w:bCs/>
          <w:color w:val="222222"/>
          <w:sz w:val="21"/>
          <w:szCs w:val="21"/>
        </w:rPr>
      </w:pPr>
      <w:ins w:id="1020"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"http://e-drpciv.ro/intrebare/780/in_aceasta_situatie_constatati_ca_parasiti_autostrada_in_mod_eronat_cum_procedati" </w:instrText>
        </w:r>
      </w:ins>
      <w:r w:rsidRPr="009316C1">
        <w:rPr>
          <w:rFonts w:ascii="Tahoma" w:hAnsi="Tahoma" w:cs="Tahoma"/>
          <w:b/>
          <w:bCs/>
          <w:color w:val="222222"/>
          <w:sz w:val="21"/>
          <w:szCs w:val="21"/>
        </w:rPr>
      </w:r>
      <w:ins w:id="1021"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780. În această situaţie constataţi că părăsiţi autostrada în mod eronat. Cum procedaţi?</w:t>
        </w:r>
        <w:r w:rsidRPr="007A0525">
          <w:rPr>
            <w:rFonts w:ascii="Tahoma" w:hAnsi="Tahoma" w:cs="Tahoma"/>
            <w:b/>
            <w:bCs/>
            <w:color w:val="222222"/>
            <w:sz w:val="21"/>
            <w:szCs w:val="21"/>
          </w:rPr>
          <w:fldChar w:fldCharType="end"/>
        </w:r>
      </w:ins>
    </w:p>
    <w:p w:rsidR="00AE1230" w:rsidRPr="007A0525" w:rsidRDefault="00AE1230" w:rsidP="007A0525">
      <w:pPr>
        <w:shd w:val="clear" w:color="auto" w:fill="FCFDFD"/>
        <w:spacing w:after="30" w:line="240" w:lineRule="auto"/>
        <w:rPr>
          <w:ins w:id="1022" w:author="Unknown"/>
          <w:rFonts w:ascii="Arial" w:hAnsi="Arial" w:cs="Arial"/>
          <w:color w:val="222222"/>
          <w:sz w:val="18"/>
          <w:szCs w:val="18"/>
        </w:rPr>
      </w:pPr>
      <w:ins w:id="1023"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reintraţi imediat pe autostradă;</w:t>
        </w:r>
      </w:ins>
    </w:p>
    <w:p w:rsidR="00AE1230" w:rsidRPr="007A0525" w:rsidRDefault="00AE1230" w:rsidP="007A0525">
      <w:pPr>
        <w:shd w:val="clear" w:color="auto" w:fill="33FF33"/>
        <w:spacing w:after="30" w:line="240" w:lineRule="auto"/>
        <w:rPr>
          <w:ins w:id="1024" w:author="Unknown"/>
          <w:rFonts w:ascii="Arial" w:hAnsi="Arial" w:cs="Arial"/>
          <w:color w:val="222222"/>
          <w:sz w:val="18"/>
          <w:szCs w:val="18"/>
        </w:rPr>
      </w:pPr>
      <w:ins w:id="1025"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vă continuaţi drumul;</w:t>
        </w:r>
      </w:ins>
    </w:p>
    <w:p w:rsidR="00AE1230" w:rsidRPr="007A0525" w:rsidRDefault="00AE1230" w:rsidP="007A0525">
      <w:pPr>
        <w:shd w:val="clear" w:color="auto" w:fill="FCFDFD"/>
        <w:spacing w:after="30" w:line="240" w:lineRule="auto"/>
        <w:rPr>
          <w:ins w:id="1026" w:author="Unknown"/>
          <w:rFonts w:ascii="Arial" w:hAnsi="Arial" w:cs="Arial"/>
          <w:color w:val="222222"/>
          <w:sz w:val="18"/>
          <w:szCs w:val="18"/>
        </w:rPr>
      </w:pPr>
      <w:ins w:id="1027"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opriţi, vă asiguraţi şi reintraţi pe autostradă.</w:t>
        </w:r>
      </w:ins>
    </w:p>
    <w:p w:rsidR="00AE1230" w:rsidRPr="007A0525" w:rsidRDefault="00AE1230" w:rsidP="007A0525">
      <w:pPr>
        <w:shd w:val="clear" w:color="auto" w:fill="5C9CCC"/>
        <w:spacing w:after="0" w:line="240" w:lineRule="auto"/>
        <w:rPr>
          <w:ins w:id="1028" w:author="Unknown"/>
          <w:rFonts w:ascii="Arial" w:hAnsi="Arial" w:cs="Arial"/>
          <w:b/>
          <w:bCs/>
          <w:color w:val="FFFFFF"/>
          <w:sz w:val="18"/>
          <w:szCs w:val="18"/>
        </w:rPr>
      </w:pPr>
      <w:ins w:id="1029" w:author="Unknown">
        <w:r w:rsidRPr="007A0525">
          <w:rPr>
            <w:rFonts w:ascii="Arial" w:hAnsi="Arial" w:cs="Arial"/>
            <w:b/>
            <w:bCs/>
            <w:color w:val="FFFFFF"/>
            <w:sz w:val="18"/>
          </w:rPr>
          <w:t>0 </w:t>
        </w:r>
        <w:r w:rsidRPr="007A0525">
          <w:rPr>
            <w:rFonts w:ascii="Arial" w:hAnsi="Arial" w:cs="Arial"/>
            <w:b/>
            <w:bCs/>
            <w:color w:val="FFFFFF"/>
            <w:sz w:val="18"/>
            <w:szCs w:val="18"/>
          </w:rPr>
          <w:t>comentarii</w:t>
        </w:r>
      </w:ins>
    </w:p>
    <w:p w:rsidR="00AE1230" w:rsidRPr="007A0525" w:rsidRDefault="00AE1230" w:rsidP="007A0525">
      <w:pPr>
        <w:shd w:val="clear" w:color="auto" w:fill="FCFDFD"/>
        <w:spacing w:after="0" w:line="240" w:lineRule="auto"/>
        <w:rPr>
          <w:ins w:id="1030" w:author="Unknown"/>
          <w:rFonts w:ascii="Arial" w:hAnsi="Arial" w:cs="Arial"/>
          <w:color w:val="222222"/>
          <w:sz w:val="18"/>
          <w:szCs w:val="18"/>
        </w:rPr>
      </w:pPr>
      <w:ins w:id="1031" w:author="Unknown">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1032" w:author="Unknown">
        <w:r w:rsidRPr="007A0525">
          <w:rPr>
            <w:rFonts w:ascii="Arial" w:hAnsi="Arial" w:cs="Arial"/>
            <w:color w:val="222222"/>
            <w:sz w:val="18"/>
            <w:szCs w:val="18"/>
          </w:rPr>
          <w:fldChar w:fldCharType="separate"/>
        </w:r>
        <w:r w:rsidRPr="007A0525">
          <w:rPr>
            <w:rFonts w:ascii="Arial" w:hAnsi="Arial" w:cs="Arial"/>
            <w:color w:val="000000"/>
            <w:sz w:val="18"/>
            <w:u w:val="single"/>
          </w:rPr>
          <w:t>chestionare auto 2014</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1033" w:author="Unknown">
        <w:r w:rsidRPr="007A0525">
          <w:rPr>
            <w:rFonts w:ascii="Arial" w:hAnsi="Arial" w:cs="Arial"/>
            <w:color w:val="222222"/>
            <w:sz w:val="18"/>
            <w:szCs w:val="18"/>
          </w:rPr>
          <w:fldChar w:fldCharType="separate"/>
        </w:r>
        <w:r w:rsidRPr="007A0525">
          <w:rPr>
            <w:rFonts w:ascii="Arial" w:hAnsi="Arial" w:cs="Arial"/>
            <w:color w:val="000000"/>
            <w:sz w:val="18"/>
            <w:u w:val="single"/>
          </w:rPr>
          <w:t>examen auto</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ins>
    </w:p>
    <w:p w:rsidR="00AE1230" w:rsidRPr="007A0525" w:rsidRDefault="00AE1230" w:rsidP="007A0525">
      <w:pPr>
        <w:shd w:val="clear" w:color="auto" w:fill="FCFDFD"/>
        <w:spacing w:after="0" w:line="240" w:lineRule="auto"/>
        <w:outlineLvl w:val="1"/>
        <w:rPr>
          <w:ins w:id="1034" w:author="Unknown"/>
          <w:rFonts w:ascii="Tahoma" w:hAnsi="Tahoma" w:cs="Tahoma"/>
          <w:b/>
          <w:bCs/>
          <w:color w:val="222222"/>
          <w:sz w:val="21"/>
          <w:szCs w:val="21"/>
        </w:rPr>
      </w:pPr>
      <w:ins w:id="1035"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"http://e-drpciv.ro/intrebare/1032/precizati_cand_sunt_scutiti_instructorii_auto_de_purtarea_centurii_de_siguranta" </w:instrText>
        </w:r>
      </w:ins>
      <w:r w:rsidRPr="009316C1">
        <w:rPr>
          <w:rFonts w:ascii="Tahoma" w:hAnsi="Tahoma" w:cs="Tahoma"/>
          <w:b/>
          <w:bCs/>
          <w:color w:val="222222"/>
          <w:sz w:val="21"/>
          <w:szCs w:val="21"/>
        </w:rPr>
      </w:r>
      <w:ins w:id="1036"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1032. Precizaţi când sunt scutiţi instructorii auto de purtarea centurii de siguranţă:</w:t>
        </w:r>
        <w:r w:rsidRPr="007A0525">
          <w:rPr>
            <w:rFonts w:ascii="Tahoma" w:hAnsi="Tahoma" w:cs="Tahoma"/>
            <w:b/>
            <w:bCs/>
            <w:color w:val="222222"/>
            <w:sz w:val="21"/>
            <w:szCs w:val="21"/>
          </w:rPr>
          <w:fldChar w:fldCharType="end"/>
        </w:r>
      </w:ins>
    </w:p>
    <w:p w:rsidR="00AE1230" w:rsidRPr="007A0525" w:rsidRDefault="00AE1230" w:rsidP="007A0525">
      <w:pPr>
        <w:shd w:val="clear" w:color="auto" w:fill="33FF33"/>
        <w:spacing w:after="30" w:line="240" w:lineRule="auto"/>
        <w:rPr>
          <w:ins w:id="1037" w:author="Unknown"/>
          <w:rFonts w:ascii="Arial" w:hAnsi="Arial" w:cs="Arial"/>
          <w:color w:val="222222"/>
          <w:sz w:val="18"/>
          <w:szCs w:val="18"/>
        </w:rPr>
      </w:pPr>
      <w:ins w:id="1038"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în timpul orelor de pregătire a cursanţilor;</w:t>
        </w:r>
      </w:ins>
    </w:p>
    <w:p w:rsidR="00AE1230" w:rsidRPr="007A0525" w:rsidRDefault="00AE1230" w:rsidP="007A0525">
      <w:pPr>
        <w:shd w:val="clear" w:color="auto" w:fill="FCFDFD"/>
        <w:spacing w:after="30" w:line="240" w:lineRule="auto"/>
        <w:rPr>
          <w:ins w:id="1039" w:author="Unknown"/>
          <w:rFonts w:ascii="Arial" w:hAnsi="Arial" w:cs="Arial"/>
          <w:color w:val="222222"/>
          <w:sz w:val="18"/>
          <w:szCs w:val="18"/>
        </w:rPr>
      </w:pPr>
      <w:ins w:id="1040"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în permanenţă, când se află în autovehiculele cu inscripţia „ŞCOALA“;</w:t>
        </w:r>
      </w:ins>
    </w:p>
    <w:p w:rsidR="00AE1230" w:rsidRPr="007A0525" w:rsidRDefault="00AE1230" w:rsidP="007A0525">
      <w:pPr>
        <w:shd w:val="clear" w:color="auto" w:fill="FCFDFD"/>
        <w:spacing w:after="30" w:line="240" w:lineRule="auto"/>
        <w:rPr>
          <w:ins w:id="1041" w:author="Unknown"/>
          <w:rFonts w:ascii="Arial" w:hAnsi="Arial" w:cs="Arial"/>
          <w:color w:val="222222"/>
          <w:sz w:val="18"/>
          <w:szCs w:val="18"/>
        </w:rPr>
      </w:pPr>
      <w:ins w:id="1042"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legal, nu este prevăzut.</w:t>
        </w:r>
      </w:ins>
    </w:p>
    <w:p w:rsidR="00AE1230" w:rsidRPr="007A0525" w:rsidRDefault="00AE1230" w:rsidP="007A0525">
      <w:pPr>
        <w:shd w:val="clear" w:color="auto" w:fill="5C9CCC"/>
        <w:spacing w:after="0" w:line="240" w:lineRule="auto"/>
        <w:rPr>
          <w:ins w:id="1043" w:author="Unknown"/>
          <w:rFonts w:ascii="Arial" w:hAnsi="Arial" w:cs="Arial"/>
          <w:b/>
          <w:bCs/>
          <w:color w:val="FFFFFF"/>
          <w:sz w:val="18"/>
          <w:szCs w:val="18"/>
        </w:rPr>
      </w:pPr>
      <w:ins w:id="1044" w:author="Unknown">
        <w:r w:rsidRPr="007A0525">
          <w:rPr>
            <w:rFonts w:ascii="Arial" w:hAnsi="Arial" w:cs="Arial"/>
            <w:b/>
            <w:bCs/>
            <w:color w:val="FFFFFF"/>
            <w:sz w:val="18"/>
          </w:rPr>
          <w:t>1 </w:t>
        </w:r>
        <w:r w:rsidRPr="007A0525">
          <w:rPr>
            <w:rFonts w:ascii="Arial" w:hAnsi="Arial" w:cs="Arial"/>
            <w:b/>
            <w:bCs/>
            <w:color w:val="FFFFFF"/>
            <w:sz w:val="18"/>
            <w:szCs w:val="18"/>
          </w:rPr>
          <w:t>comentarii</w:t>
        </w:r>
      </w:ins>
    </w:p>
    <w:p w:rsidR="00AE1230" w:rsidRPr="007A0525" w:rsidRDefault="00AE1230" w:rsidP="007A0525">
      <w:pPr>
        <w:shd w:val="clear" w:color="auto" w:fill="FCFDFD"/>
        <w:spacing w:after="0" w:line="240" w:lineRule="auto"/>
        <w:rPr>
          <w:ins w:id="1045" w:author="Unknown"/>
          <w:rFonts w:ascii="Arial" w:hAnsi="Arial" w:cs="Arial"/>
          <w:color w:val="222222"/>
          <w:sz w:val="18"/>
          <w:szCs w:val="18"/>
        </w:rPr>
      </w:pPr>
      <w:ins w:id="1046" w:author="Unknown">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"http://e-drpciv.ro/tag/examen-auto-categoria-tr" </w:instrText>
        </w:r>
      </w:ins>
      <w:r w:rsidRPr="009316C1">
        <w:rPr>
          <w:rFonts w:ascii="Arial" w:hAnsi="Arial" w:cs="Arial"/>
          <w:color w:val="222222"/>
          <w:sz w:val="18"/>
          <w:szCs w:val="18"/>
        </w:rPr>
      </w:r>
      <w:ins w:id="1047" w:author="Unknown">
        <w:r w:rsidRPr="007A0525">
          <w:rPr>
            <w:rFonts w:ascii="Arial" w:hAnsi="Arial" w:cs="Arial"/>
            <w:color w:val="222222"/>
            <w:sz w:val="18"/>
            <w:szCs w:val="18"/>
          </w:rPr>
          <w:fldChar w:fldCharType="separate"/>
        </w:r>
        <w:r w:rsidRPr="007A0525">
          <w:rPr>
            <w:rFonts w:ascii="Arial" w:hAnsi="Arial" w:cs="Arial"/>
            <w:b/>
            <w:bCs/>
            <w:color w:val="000000"/>
            <w:sz w:val="18"/>
          </w:rPr>
          <w:t>examen auto categoria tr</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1048" w:author="Unknown">
        <w:r w:rsidRPr="007A0525">
          <w:rPr>
            <w:rFonts w:ascii="Arial" w:hAnsi="Arial" w:cs="Arial"/>
            <w:color w:val="222222"/>
            <w:sz w:val="18"/>
            <w:szCs w:val="18"/>
          </w:rPr>
          <w:fldChar w:fldCharType="separate"/>
        </w:r>
        <w:r w:rsidRPr="007A0525">
          <w:rPr>
            <w:rFonts w:ascii="Arial" w:hAnsi="Arial" w:cs="Arial"/>
            <w:color w:val="000000"/>
            <w:sz w:val="18"/>
            <w:u w:val="single"/>
          </w:rPr>
          <w:t>teste auto</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ins>
    </w:p>
    <w:p w:rsidR="00AE1230" w:rsidRPr="007A0525" w:rsidRDefault="00AE1230" w:rsidP="007A0525">
      <w:pPr>
        <w:shd w:val="clear" w:color="auto" w:fill="FCFDFD"/>
        <w:spacing w:after="0" w:line="240" w:lineRule="auto"/>
        <w:outlineLvl w:val="1"/>
        <w:rPr>
          <w:ins w:id="1049" w:author="Unknown"/>
          <w:rFonts w:ascii="Tahoma" w:hAnsi="Tahoma" w:cs="Tahoma"/>
          <w:b/>
          <w:bCs/>
          <w:color w:val="222222"/>
          <w:sz w:val="21"/>
          <w:szCs w:val="21"/>
        </w:rPr>
      </w:pPr>
      <w:ins w:id="1050"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"http://e-drpciv.ro/intrebare/929/conducatorul_auto_este_obligat" </w:instrText>
        </w:r>
      </w:ins>
      <w:r w:rsidRPr="009316C1">
        <w:rPr>
          <w:rFonts w:ascii="Tahoma" w:hAnsi="Tahoma" w:cs="Tahoma"/>
          <w:b/>
          <w:bCs/>
          <w:color w:val="222222"/>
          <w:sz w:val="21"/>
          <w:szCs w:val="21"/>
        </w:rPr>
      </w:r>
      <w:ins w:id="1051"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929. Conducătorul auto este obligat:</w:t>
        </w:r>
        <w:r w:rsidRPr="007A0525">
          <w:rPr>
            <w:rFonts w:ascii="Tahoma" w:hAnsi="Tahoma" w:cs="Tahoma"/>
            <w:b/>
            <w:bCs/>
            <w:color w:val="222222"/>
            <w:sz w:val="21"/>
            <w:szCs w:val="21"/>
          </w:rPr>
          <w:fldChar w:fldCharType="end"/>
        </w:r>
      </w:ins>
    </w:p>
    <w:p w:rsidR="00AE1230" w:rsidRPr="007A0525" w:rsidRDefault="00AE1230" w:rsidP="007A0525">
      <w:pPr>
        <w:shd w:val="clear" w:color="auto" w:fill="FCFDFD"/>
        <w:spacing w:after="30" w:line="240" w:lineRule="auto"/>
        <w:rPr>
          <w:ins w:id="1052" w:author="Unknown"/>
          <w:rFonts w:ascii="Arial" w:hAnsi="Arial" w:cs="Arial"/>
          <w:color w:val="222222"/>
          <w:sz w:val="18"/>
          <w:szCs w:val="18"/>
        </w:rPr>
      </w:pPr>
      <w:ins w:id="1053"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nu conducă după ce a consumat medicamente împotriva bolilor cronice;</w:t>
        </w:r>
      </w:ins>
    </w:p>
    <w:p w:rsidR="00AE1230" w:rsidRPr="007A0525" w:rsidRDefault="00AE1230" w:rsidP="007A0525">
      <w:pPr>
        <w:shd w:val="clear" w:color="auto" w:fill="33FF33"/>
        <w:spacing w:after="30" w:line="240" w:lineRule="auto"/>
        <w:rPr>
          <w:ins w:id="1054" w:author="Unknown"/>
          <w:rFonts w:ascii="Arial" w:hAnsi="Arial" w:cs="Arial"/>
          <w:color w:val="222222"/>
          <w:sz w:val="18"/>
          <w:szCs w:val="18"/>
        </w:rPr>
      </w:pPr>
      <w:ins w:id="1055"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 se prezinte la termen, la unitatea de poliţie care l-a citat, pentru soluţionarea oricărei probleme legate de calitatea sa de conducător;</w:t>
        </w:r>
      </w:ins>
    </w:p>
    <w:p w:rsidR="00AE1230" w:rsidRPr="007A0525" w:rsidRDefault="00AE1230" w:rsidP="007A0525">
      <w:pPr>
        <w:shd w:val="clear" w:color="auto" w:fill="FCFDFD"/>
        <w:spacing w:after="30" w:line="240" w:lineRule="auto"/>
        <w:rPr>
          <w:ins w:id="1056" w:author="Unknown"/>
          <w:rFonts w:ascii="Arial" w:hAnsi="Arial" w:cs="Arial"/>
          <w:color w:val="222222"/>
          <w:sz w:val="18"/>
          <w:szCs w:val="18"/>
        </w:rPr>
      </w:pPr>
      <w:ins w:id="1057"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să anunţe imediat cea mai apropiată unitate de poliţie, dacă s-a îmbolnăvit.</w:t>
        </w:r>
      </w:ins>
    </w:p>
    <w:p w:rsidR="00AE1230" w:rsidRPr="007A0525" w:rsidRDefault="00AE1230" w:rsidP="007A0525">
      <w:pPr>
        <w:shd w:val="clear" w:color="auto" w:fill="5C9CCC"/>
        <w:spacing w:after="0" w:line="240" w:lineRule="auto"/>
        <w:rPr>
          <w:ins w:id="1058" w:author="Unknown"/>
          <w:rFonts w:ascii="Arial" w:hAnsi="Arial" w:cs="Arial"/>
          <w:b/>
          <w:bCs/>
          <w:color w:val="FFFFFF"/>
          <w:sz w:val="18"/>
          <w:szCs w:val="18"/>
        </w:rPr>
      </w:pPr>
      <w:ins w:id="1059" w:author="Unknown">
        <w:r w:rsidRPr="007A0525">
          <w:rPr>
            <w:rFonts w:ascii="Arial" w:hAnsi="Arial" w:cs="Arial"/>
            <w:b/>
            <w:bCs/>
            <w:color w:val="FFFFFF"/>
            <w:sz w:val="18"/>
          </w:rPr>
          <w:t>0 </w:t>
        </w:r>
        <w:r w:rsidRPr="007A0525">
          <w:rPr>
            <w:rFonts w:ascii="Arial" w:hAnsi="Arial" w:cs="Arial"/>
            <w:b/>
            <w:bCs/>
            <w:color w:val="FFFFFF"/>
            <w:sz w:val="18"/>
            <w:szCs w:val="18"/>
          </w:rPr>
          <w:t>comentarii</w:t>
        </w:r>
      </w:ins>
    </w:p>
    <w:p w:rsidR="00AE1230" w:rsidRPr="007A0525" w:rsidRDefault="00AE1230" w:rsidP="007A0525">
      <w:pPr>
        <w:shd w:val="clear" w:color="auto" w:fill="FCFDFD"/>
        <w:spacing w:after="0" w:line="240" w:lineRule="auto"/>
        <w:rPr>
          <w:ins w:id="1060" w:author="Unknown"/>
          <w:rFonts w:ascii="Arial" w:hAnsi="Arial" w:cs="Arial"/>
          <w:color w:val="222222"/>
          <w:sz w:val="18"/>
          <w:szCs w:val="18"/>
        </w:rPr>
      </w:pPr>
      <w:ins w:id="1061" w:author="Unknown">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1062" w:author="Unknown">
        <w:r w:rsidRPr="007A0525">
          <w:rPr>
            <w:rFonts w:ascii="Arial" w:hAnsi="Arial" w:cs="Arial"/>
            <w:color w:val="222222"/>
            <w:sz w:val="18"/>
            <w:szCs w:val="18"/>
          </w:rPr>
          <w:fldChar w:fldCharType="separate"/>
        </w:r>
        <w:r w:rsidRPr="007A0525">
          <w:rPr>
            <w:rFonts w:ascii="Arial" w:hAnsi="Arial" w:cs="Arial"/>
            <w:b/>
            <w:bCs/>
            <w:color w:val="000000"/>
            <w:sz w:val="18"/>
          </w:rPr>
          <w:t>examen sala</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"http://e-drpciv.ro/tag/examen-auto-categoria-B1" </w:instrText>
        </w:r>
      </w:ins>
      <w:r w:rsidRPr="009316C1">
        <w:rPr>
          <w:rFonts w:ascii="Arial" w:hAnsi="Arial" w:cs="Arial"/>
          <w:color w:val="222222"/>
          <w:sz w:val="18"/>
          <w:szCs w:val="18"/>
        </w:rPr>
      </w:r>
      <w:ins w:id="1063" w:author="Unknown">
        <w:r w:rsidRPr="007A0525">
          <w:rPr>
            <w:rFonts w:ascii="Arial" w:hAnsi="Arial" w:cs="Arial"/>
            <w:color w:val="222222"/>
            <w:sz w:val="18"/>
            <w:szCs w:val="18"/>
          </w:rPr>
          <w:fldChar w:fldCharType="separate"/>
        </w:r>
        <w:r w:rsidRPr="007A0525">
          <w:rPr>
            <w:rFonts w:ascii="Arial" w:hAnsi="Arial" w:cs="Arial"/>
            <w:color w:val="000000"/>
            <w:sz w:val="18"/>
            <w:u w:val="single"/>
          </w:rPr>
          <w:t>examen auto categoria B1</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ins>
    </w:p>
    <w:p w:rsidR="00AE1230" w:rsidRPr="007A0525" w:rsidRDefault="00AE1230" w:rsidP="007A0525">
      <w:pPr>
        <w:shd w:val="clear" w:color="auto" w:fill="FCFDFD"/>
        <w:spacing w:after="0" w:line="240" w:lineRule="auto"/>
        <w:outlineLvl w:val="1"/>
        <w:rPr>
          <w:ins w:id="1064" w:author="Unknown"/>
          <w:rFonts w:ascii="Tahoma" w:hAnsi="Tahoma" w:cs="Tahoma"/>
          <w:b/>
          <w:bCs/>
          <w:color w:val="222222"/>
          <w:sz w:val="21"/>
          <w:szCs w:val="21"/>
        </w:rPr>
      </w:pPr>
      <w:ins w:id="1065"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"http://e-drpciv.ro/intrebare/1046/la_circulatia_pe_autostrazi_conducatorului_auto_ii_este_interzis" </w:instrText>
        </w:r>
      </w:ins>
      <w:r w:rsidRPr="009316C1">
        <w:rPr>
          <w:rFonts w:ascii="Tahoma" w:hAnsi="Tahoma" w:cs="Tahoma"/>
          <w:b/>
          <w:bCs/>
          <w:color w:val="222222"/>
          <w:sz w:val="21"/>
          <w:szCs w:val="21"/>
        </w:rPr>
      </w:r>
      <w:ins w:id="1066"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1046. La circulaţia pe autostrăzi, conducătorului auto îi este interzis:</w:t>
        </w:r>
        <w:r w:rsidRPr="007A0525">
          <w:rPr>
            <w:rFonts w:ascii="Tahoma" w:hAnsi="Tahoma" w:cs="Tahoma"/>
            <w:b/>
            <w:bCs/>
            <w:color w:val="222222"/>
            <w:sz w:val="21"/>
            <w:szCs w:val="21"/>
          </w:rPr>
          <w:fldChar w:fldCharType="end"/>
        </w:r>
      </w:ins>
    </w:p>
    <w:p w:rsidR="00AE1230" w:rsidRPr="007A0525" w:rsidRDefault="00AE1230" w:rsidP="007A0525">
      <w:pPr>
        <w:shd w:val="clear" w:color="auto" w:fill="33FF33"/>
        <w:spacing w:after="30" w:line="240" w:lineRule="auto"/>
        <w:rPr>
          <w:ins w:id="1067" w:author="Unknown"/>
          <w:rFonts w:ascii="Arial" w:hAnsi="Arial" w:cs="Arial"/>
          <w:color w:val="222222"/>
          <w:sz w:val="18"/>
          <w:szCs w:val="18"/>
        </w:rPr>
      </w:pPr>
      <w:ins w:id="1068"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staţioneze pe banda de urgenţă, cu excepţia cazurilor justificate;</w:t>
        </w:r>
      </w:ins>
    </w:p>
    <w:p w:rsidR="00AE1230" w:rsidRPr="007A0525" w:rsidRDefault="00AE1230" w:rsidP="007A0525">
      <w:pPr>
        <w:shd w:val="clear" w:color="auto" w:fill="FCFDFD"/>
        <w:spacing w:after="30" w:line="240" w:lineRule="auto"/>
        <w:rPr>
          <w:ins w:id="1069" w:author="Unknown"/>
          <w:rFonts w:ascii="Arial" w:hAnsi="Arial" w:cs="Arial"/>
          <w:color w:val="222222"/>
          <w:sz w:val="18"/>
          <w:szCs w:val="18"/>
        </w:rPr>
      </w:pPr>
      <w:ins w:id="1070"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 oprească pentru a remedia o defecţiune;</w:t>
        </w:r>
      </w:ins>
    </w:p>
    <w:p w:rsidR="00AE1230" w:rsidRPr="007A0525" w:rsidRDefault="00AE1230" w:rsidP="007A0525">
      <w:pPr>
        <w:shd w:val="clear" w:color="auto" w:fill="FCFDFD"/>
        <w:spacing w:after="30" w:line="240" w:lineRule="auto"/>
        <w:rPr>
          <w:ins w:id="1071" w:author="Unknown"/>
          <w:rFonts w:ascii="Arial" w:hAnsi="Arial" w:cs="Arial"/>
          <w:color w:val="222222"/>
          <w:sz w:val="18"/>
          <w:szCs w:val="18"/>
        </w:rPr>
      </w:pPr>
      <w:ins w:id="1072"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să depăşească alte autovehicule.</w:t>
        </w:r>
      </w:ins>
    </w:p>
    <w:p w:rsidR="00AE1230" w:rsidRPr="007A0525" w:rsidRDefault="00AE1230" w:rsidP="007A0525">
      <w:pPr>
        <w:shd w:val="clear" w:color="auto" w:fill="5C9CCC"/>
        <w:spacing w:after="0" w:line="240" w:lineRule="auto"/>
        <w:rPr>
          <w:ins w:id="1073" w:author="Unknown"/>
          <w:rFonts w:ascii="Arial" w:hAnsi="Arial" w:cs="Arial"/>
          <w:b/>
          <w:bCs/>
          <w:color w:val="FFFFFF"/>
          <w:sz w:val="18"/>
          <w:szCs w:val="18"/>
        </w:rPr>
      </w:pPr>
      <w:ins w:id="1074" w:author="Unknown">
        <w:r w:rsidRPr="007A0525">
          <w:rPr>
            <w:rFonts w:ascii="Arial" w:hAnsi="Arial" w:cs="Arial"/>
            <w:b/>
            <w:bCs/>
            <w:color w:val="FFFFFF"/>
            <w:sz w:val="18"/>
          </w:rPr>
          <w:t>5 </w:t>
        </w:r>
        <w:r w:rsidRPr="007A0525">
          <w:rPr>
            <w:rFonts w:ascii="Arial" w:hAnsi="Arial" w:cs="Arial"/>
            <w:b/>
            <w:bCs/>
            <w:color w:val="FFFFFF"/>
            <w:sz w:val="18"/>
            <w:szCs w:val="18"/>
          </w:rPr>
          <w:t>comentarii</w:t>
        </w:r>
      </w:ins>
    </w:p>
    <w:p w:rsidR="00AE1230" w:rsidRPr="007A0525" w:rsidRDefault="00AE1230" w:rsidP="007A0525">
      <w:pPr>
        <w:shd w:val="clear" w:color="auto" w:fill="FCFDFD"/>
        <w:spacing w:after="0" w:line="240" w:lineRule="auto"/>
        <w:rPr>
          <w:ins w:id="1075" w:author="Unknown"/>
          <w:rFonts w:ascii="Arial" w:hAnsi="Arial" w:cs="Arial"/>
          <w:color w:val="222222"/>
          <w:sz w:val="18"/>
          <w:szCs w:val="18"/>
        </w:rPr>
      </w:pPr>
      <w:ins w:id="1076" w:author="Unknown">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1077" w:author="Unknown">
        <w:r w:rsidRPr="007A0525">
          <w:rPr>
            <w:rFonts w:ascii="Arial" w:hAnsi="Arial" w:cs="Arial"/>
            <w:color w:val="222222"/>
            <w:sz w:val="18"/>
            <w:szCs w:val="18"/>
          </w:rPr>
          <w:fldChar w:fldCharType="separate"/>
        </w:r>
        <w:r w:rsidRPr="007A0525">
          <w:rPr>
            <w:rFonts w:ascii="Arial" w:hAnsi="Arial" w:cs="Arial"/>
            <w:b/>
            <w:bCs/>
            <w:color w:val="000000"/>
            <w:sz w:val="18"/>
          </w:rPr>
          <w:t>examen auto</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"http://e-drpciv.ro/tag/drpciv" </w:instrText>
        </w:r>
      </w:ins>
      <w:r w:rsidRPr="009316C1">
        <w:rPr>
          <w:rFonts w:ascii="Arial" w:hAnsi="Arial" w:cs="Arial"/>
          <w:color w:val="222222"/>
          <w:sz w:val="18"/>
          <w:szCs w:val="18"/>
        </w:rPr>
      </w:r>
      <w:ins w:id="1078" w:author="Unknown">
        <w:r w:rsidRPr="007A0525">
          <w:rPr>
            <w:rFonts w:ascii="Arial" w:hAnsi="Arial" w:cs="Arial"/>
            <w:color w:val="222222"/>
            <w:sz w:val="18"/>
            <w:szCs w:val="18"/>
          </w:rPr>
          <w:fldChar w:fldCharType="separate"/>
        </w:r>
        <w:r w:rsidRPr="007A0525">
          <w:rPr>
            <w:rFonts w:ascii="Arial" w:hAnsi="Arial" w:cs="Arial"/>
            <w:b/>
            <w:bCs/>
            <w:color w:val="000000"/>
            <w:sz w:val="18"/>
          </w:rPr>
          <w:t>drpciv</w:t>
        </w:r>
        <w:r w:rsidRPr="007A0525">
          <w:rPr>
            <w:rFonts w:ascii="Arial" w:hAnsi="Arial" w:cs="Arial"/>
            <w:color w:val="222222"/>
            <w:sz w:val="18"/>
            <w:szCs w:val="18"/>
          </w:rPr>
          <w:fldChar w:fldCharType="end"/>
        </w:r>
        <w:r w:rsidRPr="007A0525">
          <w:rPr>
            <w:rFonts w:ascii="Arial" w:hAnsi="Arial" w:cs="Arial"/>
            <w:color w:val="222222"/>
            <w:sz w:val="18"/>
          </w:rPr>
          <w:t> </w:t>
        </w:r>
        <w:r w:rsidRPr="007A0525">
          <w:rPr>
            <w:rFonts w:ascii="Arial" w:hAnsi="Arial" w:cs="Arial"/>
            <w:color w:val="222222"/>
            <w:sz w:val="18"/>
            <w:szCs w:val="18"/>
          </w:rPr>
          <w:t> </w:t>
        </w:r>
      </w:ins>
    </w:p>
    <w:p w:rsidR="00AE1230" w:rsidRPr="007A0525" w:rsidRDefault="00AE1230" w:rsidP="007A0525">
      <w:pPr>
        <w:shd w:val="clear" w:color="auto" w:fill="FCFDFD"/>
        <w:spacing w:after="0" w:line="240" w:lineRule="auto"/>
        <w:outlineLvl w:val="1"/>
        <w:rPr>
          <w:ins w:id="1079" w:author="Unknown"/>
          <w:rFonts w:ascii="Tahoma" w:hAnsi="Tahoma" w:cs="Tahoma"/>
          <w:b/>
          <w:bCs/>
          <w:color w:val="222222"/>
          <w:sz w:val="21"/>
          <w:szCs w:val="21"/>
        </w:rPr>
      </w:pPr>
      <w:ins w:id="1080"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"http://e-drpciv.ro/intrebare/805/unde_va_este_permisa_stationarea_pe_partea_stanga_in_directia_de_mers" </w:instrText>
        </w:r>
      </w:ins>
      <w:r w:rsidRPr="009316C1">
        <w:rPr>
          <w:rFonts w:ascii="Tahoma" w:hAnsi="Tahoma" w:cs="Tahoma"/>
          <w:b/>
          <w:bCs/>
          <w:color w:val="222222"/>
          <w:sz w:val="21"/>
          <w:szCs w:val="21"/>
        </w:rPr>
      </w:r>
      <w:ins w:id="1081"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805. Unde vă este permisă staţionarea pe partea stângă în direcţia de mers?</w:t>
        </w:r>
        <w:r w:rsidRPr="007A0525">
          <w:rPr>
            <w:rFonts w:ascii="Tahoma" w:hAnsi="Tahoma" w:cs="Tahoma"/>
            <w:b/>
            <w:bCs/>
            <w:color w:val="222222"/>
            <w:sz w:val="21"/>
            <w:szCs w:val="21"/>
          </w:rPr>
          <w:fldChar w:fldCharType="end"/>
        </w:r>
      </w:ins>
    </w:p>
    <w:p w:rsidR="00AE1230" w:rsidRPr="007A0525" w:rsidRDefault="00AE1230" w:rsidP="007A0525">
      <w:pPr>
        <w:shd w:val="clear" w:color="auto" w:fill="33FF33"/>
        <w:spacing w:after="30" w:line="240" w:lineRule="auto"/>
        <w:rPr>
          <w:ins w:id="1082" w:author="Unknown"/>
          <w:rFonts w:ascii="Arial" w:hAnsi="Arial" w:cs="Arial"/>
          <w:color w:val="222222"/>
          <w:sz w:val="18"/>
          <w:szCs w:val="18"/>
        </w:rPr>
      </w:pPr>
      <w:ins w:id="1083"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pe străzile cu sens unic;</w:t>
        </w:r>
      </w:ins>
    </w:p>
    <w:p w:rsidR="00AE1230" w:rsidRPr="007A0525" w:rsidRDefault="00AE1230" w:rsidP="007A0525">
      <w:pPr>
        <w:shd w:val="clear" w:color="auto" w:fill="FCFDFD"/>
        <w:spacing w:after="30" w:line="240" w:lineRule="auto"/>
        <w:rPr>
          <w:ins w:id="1084" w:author="Unknown"/>
          <w:rFonts w:ascii="Arial" w:hAnsi="Arial" w:cs="Arial"/>
          <w:color w:val="222222"/>
          <w:sz w:val="18"/>
          <w:szCs w:val="18"/>
        </w:rPr>
      </w:pPr>
      <w:ins w:id="1085"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în nicio situaţie;</w:t>
        </w:r>
      </w:ins>
    </w:p>
    <w:p w:rsidR="00AE1230" w:rsidRPr="007A0525" w:rsidRDefault="00AE1230" w:rsidP="007A0525">
      <w:pPr>
        <w:shd w:val="clear" w:color="auto" w:fill="FCFDFD"/>
        <w:spacing w:after="30" w:line="240" w:lineRule="auto"/>
        <w:rPr>
          <w:ins w:id="1086" w:author="Unknown"/>
          <w:rFonts w:ascii="Arial" w:hAnsi="Arial" w:cs="Arial"/>
          <w:color w:val="222222"/>
          <w:sz w:val="18"/>
          <w:szCs w:val="18"/>
        </w:rPr>
      </w:pPr>
      <w:ins w:id="1087"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pe şoselele cu bandă laterală consolidată.</w:t>
        </w:r>
      </w:ins>
    </w:p>
    <w:p w:rsidR="00AE1230" w:rsidRPr="007A0525" w:rsidRDefault="00AE1230" w:rsidP="007A0525">
      <w:pPr>
        <w:spacing w:after="0" w:line="240" w:lineRule="auto"/>
        <w:outlineLvl w:val="1"/>
        <w:rPr>
          <w:rFonts w:ascii="Tahoma" w:hAnsi="Tahoma" w:cs="Tahoma"/>
          <w:b/>
          <w:bCs/>
          <w:color w:val="222222"/>
          <w:sz w:val="21"/>
          <w:szCs w:val="21"/>
        </w:rPr>
      </w:pPr>
      <w:hyperlink r:id="rId1252" w:history="1">
        <w:r w:rsidRPr="007A0525">
          <w:rPr>
            <w:rFonts w:ascii="Tahoma" w:hAnsi="Tahoma" w:cs="Tahoma"/>
            <w:b/>
            <w:bCs/>
            <w:color w:val="000000"/>
            <w:sz w:val="21"/>
          </w:rPr>
          <w:t>1006. Semnalul luminos intermitent de culoare albă, având cadenţa lentă, funcţionează:</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pe timpul cât semnalele luminoase de culoare roşie de la trecerea la nivel cu calea ferată sunt stinse;</w:t>
      </w:r>
    </w:p>
    <w:p w:rsidR="00AE1230" w:rsidRPr="007A0525" w:rsidRDefault="00AE1230" w:rsidP="007A0525">
      <w:pPr>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pe timpul cât semnalele luminoase ale semaforului defect sunt stinse;</w:t>
      </w:r>
    </w:p>
    <w:p w:rsidR="00AE1230" w:rsidRPr="007A0525" w:rsidRDefault="00AE1230" w:rsidP="007A0525">
      <w:pPr>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pe timpul cât barierele ori semibarierele sunt în curs de coborâre sau de ridicare.</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53" w:history="1">
        <w:r w:rsidRPr="007A0525">
          <w:rPr>
            <w:rFonts w:ascii="Tahoma" w:hAnsi="Tahoma" w:cs="Tahoma"/>
            <w:b/>
            <w:bCs/>
            <w:color w:val="000000"/>
            <w:sz w:val="21"/>
          </w:rPr>
          <w:t>294. Semnalele date dintr-un autovehicul al poliţiei, care însoţeşte o coloană oficială de vehicule, prin folosirea mijloacelor speciale de avertizare sonoră şi luminoasă, obligă la:</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părăsirea drumului pe prima stradă la dreapta;</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oprirea, de îndată, în afara părţii carosabile sau cât mai aproape de bordură ori acostament, până la trecerea coloanei;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reducerea vitezei şi deplasarea cât mai aproape de bordură sau acostament.</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5 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254" w:history="1">
        <w:r w:rsidRPr="007A0525">
          <w:rPr>
            <w:rFonts w:ascii="Arial" w:hAnsi="Arial" w:cs="Arial"/>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55" w:history="1">
        <w:r w:rsidRPr="007A0525">
          <w:rPr>
            <w:rFonts w:ascii="Arial" w:hAnsi="Arial" w:cs="Arial"/>
            <w:b/>
            <w:bCs/>
            <w:color w:val="000000"/>
            <w:sz w:val="18"/>
          </w:rPr>
          <w:t>permis categoria b</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256" w:history="1">
        <w:r>
          <w:rPr>
            <w:noProof/>
          </w:rPr>
          <w:pict>
            <v:shape id="Picture 105" o:spid="_x0000_s1128" type="#_x0000_t75" alt="http://e-drpciv.ro/poze2/149.jpg" href="http://e-drpciv.ro/poze2/149.j" style="position:absolute;margin-left:65pt;margin-top:0;width:105pt;height:78.75pt;z-index:251762688;visibility:visible;mso-wrap-distance-left:0;mso-wrap-distance-right:0;mso-position-horizontal:right;mso-position-horizontal-relative:text;mso-position-vertical-relative:line" o:allowoverlap="f" o:button="t">
              <v:fill o:detectmouseclick="t"/>
              <v:imagedata r:id="rId1257"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58" w:history="1">
        <w:r w:rsidRPr="007A0525">
          <w:rPr>
            <w:rFonts w:ascii="Tahoma" w:hAnsi="Tahoma" w:cs="Tahoma"/>
            <w:b/>
            <w:bCs/>
            <w:color w:val="000000"/>
            <w:sz w:val="21"/>
          </w:rPr>
          <w:t>149. Sfârşitul zonei în care oprirea a fost interzisă este anunţată de: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ambele indicatoare;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indicatorul 1;</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indicatorul 2, însoţit de panoul adiţional.</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5 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259" w:history="1">
        <w:r w:rsidRPr="007A0525">
          <w:rPr>
            <w:rFonts w:ascii="Arial" w:hAnsi="Arial" w:cs="Arial"/>
            <w:b/>
            <w:bCs/>
            <w:color w:val="000000"/>
            <w:sz w:val="18"/>
          </w:rPr>
          <w:t>teste auto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60" w:history="1">
        <w:r w:rsidRPr="007A0525">
          <w:rPr>
            <w:rFonts w:ascii="Arial" w:hAnsi="Arial" w:cs="Arial"/>
            <w:color w:val="000000"/>
            <w:sz w:val="18"/>
          </w:rPr>
          <w:t>intrebari cat b1</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61" w:history="1">
        <w:r w:rsidRPr="007A0525">
          <w:rPr>
            <w:rFonts w:ascii="Tahoma" w:hAnsi="Tahoma" w:cs="Tahoma"/>
            <w:b/>
            <w:bCs/>
            <w:color w:val="000000"/>
            <w:sz w:val="21"/>
          </w:rPr>
          <w:t>1057. Ce semnificaţie are, după coborârea braţelor, poziţia corpului unui poliţist care dirijează circulaţia, pentru participanţii la trafic care circulă din faţa şi spatele său?</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nicio semnificaţie;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permisiunea de a circula;</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oprire.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5 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262" w:history="1">
        <w:r w:rsidRPr="007A0525">
          <w:rPr>
            <w:rFonts w:ascii="Arial" w:hAnsi="Arial" w:cs="Arial"/>
            <w:b/>
            <w:bCs/>
            <w:color w:val="000000"/>
            <w:sz w:val="18"/>
          </w:rPr>
          <w:t>examen permis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63" w:history="1">
        <w:r w:rsidRPr="007A0525">
          <w:rPr>
            <w:rFonts w:ascii="Arial" w:hAnsi="Arial" w:cs="Arial"/>
            <w:color w:val="000000"/>
            <w:sz w:val="18"/>
          </w:rPr>
          <w:t>intrebari cat tr</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264" w:history="1">
        <w:r>
          <w:rPr>
            <w:noProof/>
          </w:rPr>
          <w:pict>
            <v:shape id="Picture 106" o:spid="_x0000_s1129" type="#_x0000_t75" alt="http://e-drpciv.ro/poze2/1048.jpg" href="http://e-drpciv.ro/poze2/1048.j" style="position:absolute;margin-left:65pt;margin-top:0;width:105pt;height:78.75pt;z-index:251763712;visibility:visible;mso-wrap-distance-left:0;mso-wrap-distance-right:0;mso-position-horizontal:right;mso-position-horizontal-relative:text;mso-position-vertical-relative:line" o:allowoverlap="f" o:button="t">
              <v:fill o:detectmouseclick="t"/>
              <v:imagedata r:id="rId1265"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66" w:history="1">
        <w:r w:rsidRPr="007A0525">
          <w:rPr>
            <w:rFonts w:ascii="Tahoma" w:hAnsi="Tahoma" w:cs="Tahoma"/>
            <w:b/>
            <w:bCs/>
            <w:color w:val="000000"/>
            <w:sz w:val="21"/>
          </w:rPr>
          <w:t>1048. Ce comportament este corect în situaţia prezentată, dacă vă aflaţi la volanul autoturismului verde?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intraţi cu atenţie în intersecţie şi viraţi numai la stânga;</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opriţi şi nu intraţi în intersecţie;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aveţi voie să viraţi la dreapta.</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3 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267" w:history="1">
        <w:r w:rsidRPr="007A0525">
          <w:rPr>
            <w:rFonts w:ascii="Arial" w:hAnsi="Arial" w:cs="Arial"/>
            <w:b/>
            <w:bCs/>
            <w:color w:val="000000"/>
            <w:sz w:val="18"/>
          </w:rPr>
          <w:t>auto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68" w:history="1">
        <w:r w:rsidRPr="007A0525">
          <w:rPr>
            <w:rFonts w:ascii="Arial" w:hAnsi="Arial" w:cs="Arial"/>
            <w:color w:val="000000"/>
            <w:sz w:val="18"/>
          </w:rPr>
          <w:t>www drpciv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269" w:history="1">
        <w:r>
          <w:rPr>
            <w:noProof/>
          </w:rPr>
          <w:pict>
            <v:shape id="Picture 107" o:spid="_x0000_s1130" type="#_x0000_t75" alt="http://e-drpciv.ro/poze2/471.jpg" href="http://e-drpciv.ro/poze2/471.j" style="position:absolute;margin-left:65pt;margin-top:0;width:105pt;height:78.75pt;z-index:251764736;visibility:visible;mso-wrap-distance-left:0;mso-wrap-distance-right:0;mso-position-horizontal:right;mso-position-horizontal-relative:text;mso-position-vertical-relative:line" o:allowoverlap="f" o:button="t">
              <v:fill o:detectmouseclick="t"/>
              <v:imagedata r:id="rId1270"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71" w:history="1">
        <w:r w:rsidRPr="007A0525">
          <w:rPr>
            <w:rFonts w:ascii="Tahoma" w:hAnsi="Tahoma" w:cs="Tahoma"/>
            <w:b/>
            <w:bCs/>
            <w:color w:val="000000"/>
            <w:sz w:val="21"/>
          </w:rPr>
          <w:t>471. Care este traseul recomandat pentru a vira la stânga?</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traseul 1;</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traseul 2;</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virajul la stânga este interzis.</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272" w:history="1">
        <w:r w:rsidRPr="007A0525">
          <w:rPr>
            <w:rFonts w:ascii="Arial" w:hAnsi="Arial" w:cs="Arial"/>
            <w:color w:val="000000"/>
            <w:sz w:val="18"/>
          </w:rPr>
          <w:t>examen permis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73" w:history="1">
        <w:r w:rsidRPr="007A0525">
          <w:rPr>
            <w:rFonts w:ascii="Arial" w:hAnsi="Arial" w:cs="Arial"/>
            <w:color w:val="000000"/>
            <w:sz w:val="18"/>
          </w:rPr>
          <w:t>permis auto cat b1</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274" w:history="1">
        <w:r>
          <w:rPr>
            <w:noProof/>
          </w:rPr>
          <w:pict>
            <v:shape id="Picture 108" o:spid="_x0000_s1131" type="#_x0000_t75" alt="http://e-drpciv.ro/poze2/3721.jpg" href="http://e-drpciv.ro/poze2/3721.j" style="position:absolute;margin-left:65pt;margin-top:0;width:105pt;height:78.75pt;z-index:251765760;visibility:visible;mso-wrap-distance-left:0;mso-wrap-distance-right:0;mso-position-horizontal:right;mso-position-horizontal-relative:text;mso-position-vertical-relative:line" o:allowoverlap="f" o:button="t">
              <v:fill o:detectmouseclick="t"/>
              <v:imagedata r:id="rId1275"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76" w:history="1">
        <w:r w:rsidRPr="007A0525">
          <w:rPr>
            <w:rFonts w:ascii="Tahoma" w:hAnsi="Tahoma" w:cs="Tahoma"/>
            <w:b/>
            <w:bCs/>
            <w:color w:val="000000"/>
            <w:sz w:val="21"/>
          </w:rPr>
          <w:t>3721. Care dintre indicatoarele alăturate te obligă să execuţi virajul la stânga?</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indicatorul 1;</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indicatorul 2;</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niciunul.</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7 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45% | Tags:</w:t>
      </w:r>
      <w:r w:rsidRPr="007A0525">
        <w:rPr>
          <w:rFonts w:ascii="Arial" w:hAnsi="Arial" w:cs="Arial"/>
          <w:color w:val="222222"/>
          <w:sz w:val="18"/>
        </w:rPr>
        <w:t> </w:t>
      </w:r>
      <w:hyperlink r:id="rId1277" w:history="1">
        <w:r w:rsidRPr="007A0525">
          <w:rPr>
            <w:rFonts w:ascii="Arial" w:hAnsi="Arial" w:cs="Arial"/>
            <w:color w:val="000000"/>
            <w:sz w:val="18"/>
          </w:rPr>
          <w:t>www drpciv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78" w:history="1">
        <w:r w:rsidRPr="007A0525">
          <w:rPr>
            <w:rFonts w:ascii="Arial" w:hAnsi="Arial" w:cs="Arial"/>
            <w:b/>
            <w:bCs/>
            <w:color w:val="000000"/>
            <w:sz w:val="18"/>
          </w:rPr>
          <w:t>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79" w:history="1">
        <w:r w:rsidRPr="007A0525">
          <w:rPr>
            <w:rFonts w:ascii="Tahoma" w:hAnsi="Tahoma" w:cs="Tahoma"/>
            <w:b/>
            <w:bCs/>
            <w:color w:val="000000"/>
            <w:sz w:val="21"/>
          </w:rPr>
          <w:t>531. Care sunt organele mobile ale mecanismului motor?</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blocul motor, cilindrii, chiulasa şi carterul;</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pistonul, segmenţii, bolţul, biela, arborele cotit şi volantul;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roţile directoare şi cele tractoare.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280" w:history="1">
        <w:r w:rsidRPr="007A0525">
          <w:rPr>
            <w:rFonts w:ascii="Arial" w:hAnsi="Arial" w:cs="Arial"/>
            <w:b/>
            <w:bCs/>
            <w:color w:val="000000"/>
            <w:sz w:val="18"/>
          </w:rPr>
          <w:t>www.drpciv</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81" w:history="1">
        <w:r w:rsidRPr="007A0525">
          <w:rPr>
            <w:rFonts w:ascii="Arial" w:hAnsi="Arial" w:cs="Arial"/>
            <w:color w:val="000000"/>
            <w:sz w:val="18"/>
          </w:rPr>
          <w:t>chestionare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282" w:history="1">
        <w:r>
          <w:rPr>
            <w:noProof/>
          </w:rPr>
          <w:pict>
            <v:shape id="Picture 109" o:spid="_x0000_s1132" type="#_x0000_t75" alt="http://e-drpciv.ro/poze2/22.jpg" href="http://e-drpciv.ro/poze2/22.j" style="position:absolute;margin-left:65pt;margin-top:0;width:105pt;height:78.75pt;z-index:251766784;visibility:visible;mso-wrap-distance-left:0;mso-wrap-distance-right:0;mso-position-horizontal:right;mso-position-horizontal-relative:text;mso-position-vertical-relative:line" o:allowoverlap="f" o:button="t">
              <v:fill o:detectmouseclick="t"/>
              <v:imagedata r:id="rId1283"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84" w:history="1">
        <w:r w:rsidRPr="007A0525">
          <w:rPr>
            <w:rFonts w:ascii="Tahoma" w:hAnsi="Tahoma" w:cs="Tahoma"/>
            <w:b/>
            <w:bCs/>
            <w:color w:val="000000"/>
            <w:sz w:val="21"/>
          </w:rPr>
          <w:t>22. Ce semnifică panoul adiţional?</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începutul zonei de acţiune a indicatorului „Staţionarea interzisă“;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începutul zonei de acţiune a indicatorului „Oprirea interzisă“;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staţionarea este interzisă până la indicator.</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285" w:history="1">
        <w:r w:rsidRPr="007A0525">
          <w:rPr>
            <w:rFonts w:ascii="Arial" w:hAnsi="Arial" w:cs="Arial"/>
            <w:color w:val="000000"/>
            <w:sz w:val="18"/>
          </w:rPr>
          <w:t>examen permis</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86" w:history="1">
        <w:r w:rsidRPr="007A0525">
          <w:rPr>
            <w:rFonts w:ascii="Arial" w:hAnsi="Arial" w:cs="Arial"/>
            <w:b/>
            <w:bCs/>
            <w:color w:val="000000"/>
            <w:sz w:val="18"/>
          </w:rPr>
          <w:t>www.drpciv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287" w:history="1">
        <w:r>
          <w:rPr>
            <w:noProof/>
          </w:rPr>
          <w:pict>
            <v:shape id="Picture 110" o:spid="_x0000_s1133" type="#_x0000_t75" alt="http://e-drpciv.ro/poze2/365.jpg" href="http://e-drpciv.ro/poze2/365.j" style="position:absolute;margin-left:65pt;margin-top:0;width:105pt;height:78.75pt;z-index:251767808;visibility:visible;mso-wrap-distance-left:0;mso-wrap-distance-right:0;mso-position-horizontal:right;mso-position-horizontal-relative:text;mso-position-vertical-relative:line" o:allowoverlap="f" o:button="t">
              <v:fill o:detectmouseclick="t"/>
              <v:imagedata r:id="rId1288"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89" w:history="1">
        <w:r w:rsidRPr="007A0525">
          <w:rPr>
            <w:rFonts w:ascii="Tahoma" w:hAnsi="Tahoma" w:cs="Tahoma"/>
            <w:b/>
            <w:bCs/>
            <w:color w:val="000000"/>
            <w:sz w:val="21"/>
          </w:rPr>
          <w:t>365. Cum procedaţi dacă v-aţi încadrat pe banda din stânga, deşi intenţionaţi să viraţi la dreapta?</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semnalizaţi, claxonaţi şi viraţi la dreapta;</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viraţi la stânga;</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întrucât din sens opus nu circulă alte vehicule, viraţi accelerat la dreapta.</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4 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17% | Tags:</w:t>
      </w:r>
      <w:r w:rsidRPr="007A0525">
        <w:rPr>
          <w:rFonts w:ascii="Arial" w:hAnsi="Arial" w:cs="Arial"/>
          <w:color w:val="222222"/>
          <w:sz w:val="18"/>
        </w:rPr>
        <w:t> </w:t>
      </w:r>
      <w:hyperlink r:id="rId1290" w:history="1">
        <w:r w:rsidRPr="007A0525">
          <w:rPr>
            <w:rFonts w:ascii="Arial" w:hAnsi="Arial" w:cs="Arial"/>
            <w:color w:val="000000"/>
            <w:sz w:val="18"/>
          </w:rPr>
          <w:t>teste drpciv</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91" w:history="1">
        <w:r w:rsidRPr="007A0525">
          <w:rPr>
            <w:rFonts w:ascii="Arial" w:hAnsi="Arial" w:cs="Arial"/>
            <w:b/>
            <w:bCs/>
            <w:color w:val="000000"/>
            <w:sz w:val="18"/>
          </w:rPr>
          <w:t>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92" w:history="1">
        <w:r w:rsidRPr="007A0525">
          <w:rPr>
            <w:rFonts w:ascii="Tahoma" w:hAnsi="Tahoma" w:cs="Tahoma"/>
            <w:b/>
            <w:bCs/>
            <w:color w:val="000000"/>
            <w:sz w:val="21"/>
          </w:rPr>
          <w:t>665. De la ce distanţă trebuie să folosească un conducător de autovehicul mijloacele de avertizare sonoră, pentru a preveni pietonii şi pe ceilalţi conducători de vehicule?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legea nu prevede o anumită distanţă;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de la cel mult 30 m de aceştia;</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de la cel puţin 25 m de aceştia.</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293" w:history="1">
        <w:r w:rsidRPr="007A0525">
          <w:rPr>
            <w:rFonts w:ascii="Arial" w:hAnsi="Arial" w:cs="Arial"/>
            <w:b/>
            <w:bCs/>
            <w:color w:val="000000"/>
            <w:sz w:val="18"/>
          </w:rPr>
          <w:t>examen permis</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94" w:history="1">
        <w:r w:rsidRPr="007A0525">
          <w:rPr>
            <w:rFonts w:ascii="Arial" w:hAnsi="Arial" w:cs="Arial"/>
            <w:b/>
            <w:bCs/>
            <w:color w:val="000000"/>
            <w:sz w:val="18"/>
          </w:rPr>
          <w:t>teste 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95" w:history="1">
        <w:r w:rsidRPr="007A0525">
          <w:rPr>
            <w:rFonts w:ascii="Tahoma" w:hAnsi="Tahoma" w:cs="Tahoma"/>
            <w:b/>
            <w:bCs/>
            <w:color w:val="000000"/>
            <w:sz w:val="21"/>
          </w:rPr>
          <w:t>633. Când se aplică regulile conduitei preventive?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când conduceţi efectiv autovehiculul pe drumurile publice;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când autovehiculul este oprit pe partea carosabilă;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atât în timpul conducerii efective, cât şi atunci când autovehiculul este oprit.</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296" w:history="1">
        <w:r w:rsidRPr="007A0525">
          <w:rPr>
            <w:rFonts w:ascii="Arial" w:hAnsi="Arial" w:cs="Arial"/>
            <w:color w:val="000000"/>
            <w:sz w:val="18"/>
          </w:rPr>
          <w:t>intrebari cat TR</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297" w:history="1">
        <w:r w:rsidRPr="007A0525">
          <w:rPr>
            <w:rFonts w:ascii="Arial" w:hAnsi="Arial" w:cs="Arial"/>
            <w:color w:val="000000"/>
            <w:sz w:val="18"/>
          </w:rPr>
          <w:t>permis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298" w:history="1">
        <w:r w:rsidRPr="007A0525">
          <w:rPr>
            <w:rFonts w:ascii="Tahoma" w:hAnsi="Tahoma" w:cs="Tahoma"/>
            <w:b/>
            <w:bCs/>
            <w:color w:val="000000"/>
            <w:sz w:val="21"/>
          </w:rPr>
          <w:t>816. La intersecţia nedirijată dintre un drum judeţean şi unul comunal sau local, prioritatea de trecere se acordă:</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vehiculelor care circulă pe drumul judeţean;</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vehiculelor care circulă pe drumul comunal sau local;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vehiculelor care vin din dreapta.</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299" w:history="1">
        <w:r w:rsidRPr="007A0525">
          <w:rPr>
            <w:rFonts w:ascii="Arial" w:hAnsi="Arial" w:cs="Arial"/>
            <w:b/>
            <w:bCs/>
            <w:color w:val="000000"/>
            <w:sz w:val="18"/>
          </w:rPr>
          <w:t>examen sala</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00" w:history="1">
        <w:r w:rsidRPr="007A0525">
          <w:rPr>
            <w:rFonts w:ascii="Arial" w:hAnsi="Arial" w:cs="Arial"/>
            <w:b/>
            <w:bCs/>
            <w:color w:val="000000"/>
            <w:sz w:val="18"/>
          </w:rPr>
          <w:t>www drpciv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01" w:history="1">
        <w:r w:rsidRPr="007A0525">
          <w:rPr>
            <w:rFonts w:ascii="Tahoma" w:hAnsi="Tahoma" w:cs="Tahoma"/>
            <w:b/>
            <w:bCs/>
            <w:color w:val="000000"/>
            <w:sz w:val="21"/>
          </w:rPr>
          <w:t>810. Întoarcerea unui autovehicul pe un drum presupune, înainte de efectuarea manevrei:</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semnalizarea şi asigurarea din faţă, din spate şi din lateral;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oprirea şi semnalizarea intenţiei de a întoarce;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asigurarea şi încadrarea pe banda de lângă axul drumului.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02" w:history="1">
        <w:r w:rsidRPr="007A0525">
          <w:rPr>
            <w:rFonts w:ascii="Arial" w:hAnsi="Arial" w:cs="Arial"/>
            <w:b/>
            <w:bCs/>
            <w:color w:val="000000"/>
            <w:sz w:val="18"/>
          </w:rPr>
          <w:t>intrebari categoria tr</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03" w:history="1">
        <w:r w:rsidRPr="007A0525">
          <w:rPr>
            <w:rFonts w:ascii="Arial" w:hAnsi="Arial" w:cs="Arial"/>
            <w:color w:val="000000"/>
            <w:sz w:val="18"/>
          </w:rPr>
          <w:t>intrebari 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04" w:history="1">
        <w:r w:rsidRPr="007A0525">
          <w:rPr>
            <w:rFonts w:ascii="Tahoma" w:hAnsi="Tahoma" w:cs="Tahoma"/>
            <w:b/>
            <w:bCs/>
            <w:color w:val="000000"/>
            <w:sz w:val="21"/>
          </w:rPr>
          <w:t>1047. Ce măsuri de precauţie trebuie să luaţi la utilizarea soluţiei antigel?</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nicio măsură, întrucât lichidul respectiv nu este nociv;</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se va evita contactul cu aceasta, deoarece este toxică;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nu se va combina cu apa, deoarece degajă multă căldură.</w:t>
      </w:r>
    </w:p>
    <w:p w:rsidR="00AE1230" w:rsidRPr="007A0525" w:rsidRDefault="00AE1230" w:rsidP="007A0525">
      <w:pPr>
        <w:spacing w:after="0" w:line="240" w:lineRule="auto"/>
        <w:outlineLvl w:val="1"/>
        <w:rPr>
          <w:rFonts w:ascii="Tahoma" w:hAnsi="Tahoma" w:cs="Tahoma"/>
          <w:b/>
          <w:bCs/>
          <w:color w:val="222222"/>
          <w:sz w:val="21"/>
          <w:szCs w:val="21"/>
        </w:rPr>
      </w:pPr>
      <w:hyperlink r:id="rId1305" w:history="1">
        <w:r w:rsidRPr="007A0525">
          <w:rPr>
            <w:rFonts w:ascii="Tahoma" w:hAnsi="Tahoma" w:cs="Tahoma"/>
            <w:b/>
            <w:bCs/>
            <w:color w:val="000000"/>
            <w:sz w:val="21"/>
          </w:rPr>
          <w:t>693. Dacă vreţi să părăsiţi autostrada:</w:t>
        </w:r>
      </w:hyperlink>
    </w:p>
    <w:p w:rsidR="00AE1230" w:rsidRPr="007A0525" w:rsidRDefault="00AE1230" w:rsidP="007A0525">
      <w:pPr>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măriţi viteza;</w:t>
      </w:r>
    </w:p>
    <w:p w:rsidR="00AE1230" w:rsidRPr="007A0525" w:rsidRDefault="00AE1230" w:rsidP="007A0525">
      <w:pPr>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circulaţi cu aceeaşi viteză;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reduceţi viteza.</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06" w:history="1">
        <w:r w:rsidRPr="007A0525">
          <w:rPr>
            <w:rFonts w:ascii="Tahoma" w:hAnsi="Tahoma" w:cs="Tahoma"/>
            <w:b/>
            <w:bCs/>
            <w:color w:val="000000"/>
            <w:sz w:val="21"/>
          </w:rPr>
          <w:t>250. Când ninge abundent veţi folosi:</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luminile de poziţie;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claxonul;</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luminile de întâlnire ale farurilor.</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3 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07" w:history="1">
        <w:r w:rsidRPr="007A0525">
          <w:rPr>
            <w:rFonts w:ascii="Arial" w:hAnsi="Arial" w:cs="Arial"/>
            <w:color w:val="000000"/>
            <w:sz w:val="18"/>
          </w:rPr>
          <w:t>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08" w:history="1">
        <w:r w:rsidRPr="007A0525">
          <w:rPr>
            <w:rFonts w:ascii="Arial" w:hAnsi="Arial" w:cs="Arial"/>
            <w:b/>
            <w:bCs/>
            <w:color w:val="000000"/>
            <w:sz w:val="18"/>
          </w:rPr>
          <w:t>permis categoria B1</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309" w:history="1">
        <w:r>
          <w:rPr>
            <w:noProof/>
          </w:rPr>
          <w:pict>
            <v:shape id="Picture 111" o:spid="_x0000_s1134" type="#_x0000_t75" alt="http://e-drpciv.ro/poze2/166.jpg" href="http://e-drpciv.ro/poze2/166.j" style="position:absolute;margin-left:65pt;margin-top:0;width:105pt;height:78.75pt;z-index:251768832;visibility:visible;mso-wrap-distance-left:0;mso-wrap-distance-right:0;mso-position-horizontal:right;mso-position-horizontal-relative:text;mso-position-vertical-relative:line" o:allowoverlap="f" o:button="t">
              <v:fill o:detectmouseclick="t"/>
              <v:imagedata r:id="rId1310"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11" w:history="1">
        <w:r w:rsidRPr="007A0525">
          <w:rPr>
            <w:rFonts w:ascii="Tahoma" w:hAnsi="Tahoma" w:cs="Tahoma"/>
            <w:b/>
            <w:bCs/>
            <w:color w:val="000000"/>
            <w:sz w:val="21"/>
          </w:rPr>
          <w:t>166. În ce ordine vor trece vehiculele prin intersecţia prezentată?</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tramvaiul 1, tramvaiul 2, autoturismul;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tramvaiul 2, tramvaiul 1, autoturismul;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tramvaiul 1, autoturismul, tramvaiul 2.</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12" w:history="1">
        <w:r w:rsidRPr="007A0525">
          <w:rPr>
            <w:rFonts w:ascii="Arial" w:hAnsi="Arial" w:cs="Arial"/>
            <w:b/>
            <w:bCs/>
            <w:color w:val="000000"/>
            <w:sz w:val="18"/>
          </w:rPr>
          <w:t>permis auto categoria b</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13" w:history="1">
        <w:r w:rsidRPr="007A0525">
          <w:rPr>
            <w:rFonts w:ascii="Arial" w:hAnsi="Arial" w:cs="Arial"/>
            <w:color w:val="000000"/>
            <w:sz w:val="18"/>
          </w:rPr>
          <w:t>examen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14" w:history="1">
        <w:r w:rsidRPr="007A0525">
          <w:rPr>
            <w:rFonts w:ascii="Tahoma" w:hAnsi="Tahoma" w:cs="Tahoma"/>
            <w:b/>
            <w:bCs/>
            <w:color w:val="000000"/>
            <w:sz w:val="21"/>
          </w:rPr>
          <w:t>518. Este permisă pătrunderea pe racordurile dintre cele două părţi carosabile ale unei autostrăzi?</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nu;</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da, pentru oprire în caz de urgenţă;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da, pentru întoarcere, în zona intersecţiilor.</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6 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15" w:history="1">
        <w:r w:rsidRPr="007A0525">
          <w:rPr>
            <w:rFonts w:ascii="Arial" w:hAnsi="Arial" w:cs="Arial"/>
            <w:color w:val="000000"/>
            <w:sz w:val="18"/>
          </w:rPr>
          <w:t>permis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16" w:history="1">
        <w:r w:rsidRPr="007A0525">
          <w:rPr>
            <w:rFonts w:ascii="Arial" w:hAnsi="Arial" w:cs="Arial"/>
            <w:b/>
            <w:bCs/>
            <w:color w:val="000000"/>
            <w:sz w:val="18"/>
          </w:rPr>
          <w:t>drpciv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17" w:history="1">
        <w:r w:rsidRPr="007A0525">
          <w:rPr>
            <w:rFonts w:ascii="Tahoma" w:hAnsi="Tahoma" w:cs="Tahoma"/>
            <w:b/>
            <w:bCs/>
            <w:color w:val="000000"/>
            <w:sz w:val="21"/>
          </w:rPr>
          <w:t>975. Spre ce parte a drumului public are tendinţa de a derapa autovehiculul, în cazul efectuării unui viraj la stânga cu o viteză mare?</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spre dreapta, către exteriorul curbei;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spre interiorul curbei, către sensul opus de mers;</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autovehiculul nu poate derapa în nicio situaţie.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18" w:history="1">
        <w:r w:rsidRPr="007A0525">
          <w:rPr>
            <w:rFonts w:ascii="Arial" w:hAnsi="Arial" w:cs="Arial"/>
            <w:color w:val="000000"/>
            <w:sz w:val="18"/>
          </w:rPr>
          <w:t>intrebari cat B</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19" w:history="1">
        <w:r w:rsidRPr="007A0525">
          <w:rPr>
            <w:rFonts w:ascii="Arial" w:hAnsi="Arial" w:cs="Arial"/>
            <w:color w:val="000000"/>
            <w:sz w:val="18"/>
          </w:rPr>
          <w:t>examen permis</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20" w:history="1">
        <w:r w:rsidRPr="007A0525">
          <w:rPr>
            <w:rFonts w:ascii="Tahoma" w:hAnsi="Tahoma" w:cs="Tahoma"/>
            <w:b/>
            <w:bCs/>
            <w:color w:val="000000"/>
            <w:sz w:val="21"/>
          </w:rPr>
          <w:t>360. Cum se imobilizează fractura labei piciorului?</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se suspendă piciorul într-o chingă rigidă;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cu atele sau cu un bandaj gros, de la degete până la genunchi;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cu o faşă de la gleznă până la şold.</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2 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21" w:history="1">
        <w:r w:rsidRPr="007A0525">
          <w:rPr>
            <w:rFonts w:ascii="Arial" w:hAnsi="Arial" w:cs="Arial"/>
            <w:color w:val="000000"/>
            <w:sz w:val="18"/>
          </w:rPr>
          <w:t>permis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22" w:history="1">
        <w:r w:rsidRPr="007A0525">
          <w:rPr>
            <w:rFonts w:ascii="Arial" w:hAnsi="Arial" w:cs="Arial"/>
            <w:color w:val="000000"/>
            <w:sz w:val="18"/>
          </w:rPr>
          <w:t>examen auto cat tr</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23" w:history="1">
        <w:r w:rsidRPr="007A0525">
          <w:rPr>
            <w:rFonts w:ascii="Tahoma" w:hAnsi="Tahoma" w:cs="Tahoma"/>
            <w:b/>
            <w:bCs/>
            <w:color w:val="000000"/>
            <w:sz w:val="21"/>
          </w:rPr>
          <w:t>514. Imobilizarea unui braţ fracturat se face: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în dreptul osului fracturat;</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cuprinzând osul fracturat şi articulaţia superioară;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cuprinzând osul fracturat şi cele două articulaţii, respectiv cea superioară şi inferioară.</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24" w:history="1">
        <w:r w:rsidRPr="007A0525">
          <w:rPr>
            <w:rFonts w:ascii="Arial" w:hAnsi="Arial" w:cs="Arial"/>
            <w:b/>
            <w:bCs/>
            <w:color w:val="000000"/>
            <w:sz w:val="18"/>
          </w:rPr>
          <w:t>permis auto categoria B1</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25" w:history="1">
        <w:r w:rsidRPr="007A0525">
          <w:rPr>
            <w:rFonts w:ascii="Arial" w:hAnsi="Arial" w:cs="Arial"/>
            <w:b/>
            <w:bCs/>
            <w:color w:val="000000"/>
            <w:sz w:val="18"/>
          </w:rPr>
          <w:t>examen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26" w:history="1">
        <w:r w:rsidRPr="007A0525">
          <w:rPr>
            <w:rFonts w:ascii="Tahoma" w:hAnsi="Tahoma" w:cs="Tahoma"/>
            <w:b/>
            <w:bCs/>
            <w:color w:val="000000"/>
            <w:sz w:val="21"/>
          </w:rPr>
          <w:t>823. Cum trebuie să procedaţi atunci când un autobuz şcolar opreşte cu luminile de avarie aprinse?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luminile intermitente de avertizare ale autobuzelor şcolare vă obligă să opriţi;</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circulaţi cu atenţie sporită;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nu aveţi nicio obligaţie.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4 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27" w:history="1">
        <w:r w:rsidRPr="007A0525">
          <w:rPr>
            <w:rFonts w:ascii="Arial" w:hAnsi="Arial" w:cs="Arial"/>
            <w:color w:val="000000"/>
            <w:sz w:val="18"/>
          </w:rPr>
          <w:t>examen permis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28" w:history="1">
        <w:r w:rsidRPr="007A0525">
          <w:rPr>
            <w:rFonts w:ascii="Arial" w:hAnsi="Arial" w:cs="Arial"/>
            <w:b/>
            <w:bCs/>
            <w:color w:val="000000"/>
            <w:sz w:val="18"/>
          </w:rPr>
          <w:t>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29" w:history="1">
        <w:r w:rsidRPr="007A0525">
          <w:rPr>
            <w:rFonts w:ascii="Tahoma" w:hAnsi="Tahoma" w:cs="Tahoma"/>
            <w:b/>
            <w:bCs/>
            <w:color w:val="000000"/>
            <w:sz w:val="21"/>
          </w:rPr>
          <w:t>853. Cum puteţi folosi în condiţii optime capacitatea de frânare a motorului, atunci când coborâţi o pantă lungă şi înclinată?</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schimbaţi într-o treaptă superioară;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schimbaţi la timp într-o treaptă inferioară;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după schimbarea vitezei, aduceţi imediat maneta în „punctul mort“.</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6 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30" w:history="1">
        <w:r w:rsidRPr="007A0525">
          <w:rPr>
            <w:rFonts w:ascii="Arial" w:hAnsi="Arial" w:cs="Arial"/>
            <w:color w:val="000000"/>
            <w:sz w:val="18"/>
          </w:rPr>
          <w:t>teste drpciv</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31" w:history="1">
        <w:r w:rsidRPr="007A0525">
          <w:rPr>
            <w:rFonts w:ascii="Arial" w:hAnsi="Arial" w:cs="Arial"/>
            <w:b/>
            <w:bCs/>
            <w:color w:val="000000"/>
            <w:sz w:val="18"/>
          </w:rPr>
          <w:t>intrebari categoria B1</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32" w:history="1">
        <w:r w:rsidRPr="007A0525">
          <w:rPr>
            <w:rFonts w:ascii="Tahoma" w:hAnsi="Tahoma" w:cs="Tahoma"/>
            <w:b/>
            <w:bCs/>
            <w:color w:val="000000"/>
            <w:sz w:val="21"/>
          </w:rPr>
          <w:t>392. Permisul de conducere categoria B este valabil şi pentru conducerea unui autovehicul destinat transportului de persoane, având mai mult de 8 locuri pe scaune, în afara locului conducătorului?</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da, dacă posesorul permisului are o vechime în conducere de cel puţin 1 an;</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nu;</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da, dacă conducătorul posedă şi categoria BE a permisului de conducere.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33" w:history="1">
        <w:r w:rsidRPr="007A0525">
          <w:rPr>
            <w:rFonts w:ascii="Arial" w:hAnsi="Arial" w:cs="Arial"/>
            <w:color w:val="000000"/>
            <w:sz w:val="18"/>
          </w:rPr>
          <w:t>auto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34" w:history="1">
        <w:r w:rsidRPr="007A0525">
          <w:rPr>
            <w:rFonts w:ascii="Arial" w:hAnsi="Arial" w:cs="Arial"/>
            <w:b/>
            <w:bCs/>
            <w:color w:val="000000"/>
            <w:sz w:val="18"/>
          </w:rPr>
          <w:t>chestionare auto B</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35" w:history="1">
        <w:r w:rsidRPr="007A0525">
          <w:rPr>
            <w:rFonts w:ascii="Tahoma" w:hAnsi="Tahoma" w:cs="Tahoma"/>
            <w:b/>
            <w:bCs/>
            <w:color w:val="000000"/>
            <w:sz w:val="21"/>
          </w:rPr>
          <w:t>597. La imobilizarea cu atele, în cazul fracturilor, se va ţine cont ca:</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atela să nu fie rigidă;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nu sunt necesare criterii pentru imobilizarea fracturilor cu atele;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atela să fie suficient de lungă.</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36" w:history="1">
        <w:r w:rsidRPr="007A0525">
          <w:rPr>
            <w:rFonts w:ascii="Arial" w:hAnsi="Arial" w:cs="Arial"/>
            <w:color w:val="000000"/>
            <w:sz w:val="18"/>
          </w:rPr>
          <w:t>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37" w:history="1">
        <w:r w:rsidRPr="007A0525">
          <w:rPr>
            <w:rFonts w:ascii="Arial" w:hAnsi="Arial" w:cs="Arial"/>
            <w:color w:val="000000"/>
            <w:sz w:val="18"/>
          </w:rPr>
          <w:t>examen auto cat b</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38" w:history="1">
        <w:r w:rsidRPr="007A0525">
          <w:rPr>
            <w:rFonts w:ascii="Tahoma" w:hAnsi="Tahoma" w:cs="Tahoma"/>
            <w:b/>
            <w:bCs/>
            <w:color w:val="000000"/>
            <w:sz w:val="21"/>
          </w:rPr>
          <w:t>999. Ce obligaţii revin conducătorilor de vehicule la trecerea autovehiculelor cu regim de circulaţie prioritară, care au în funcţiune mijloacele speciale de avertizare luminoasă de culoare roşie şi pe cele de avertizare sonoră:</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oprească imediat pe acostament sau, în lipsa acestuia, cât mai aproape de marginea drumului sau de bordura trotuarului, în sensul de deplasare;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 reducă viteza şi să circule cât mai aproape de marginea drumului în sensul de deplasare;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să scoată vehiculul în afara drumului, indiferent prin ce mijloace.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3 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39" w:history="1">
        <w:r w:rsidRPr="007A0525">
          <w:rPr>
            <w:rFonts w:ascii="Arial" w:hAnsi="Arial" w:cs="Arial"/>
            <w:b/>
            <w:bCs/>
            <w:color w:val="000000"/>
            <w:sz w:val="18"/>
          </w:rPr>
          <w:t>permis auto cat B</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40" w:history="1">
        <w:r w:rsidRPr="007A0525">
          <w:rPr>
            <w:rFonts w:ascii="Arial" w:hAnsi="Arial" w:cs="Arial"/>
            <w:b/>
            <w:bCs/>
            <w:color w:val="000000"/>
            <w:sz w:val="18"/>
          </w:rPr>
          <w:t>teste 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341" w:history="1">
        <w:r>
          <w:rPr>
            <w:noProof/>
          </w:rPr>
          <w:pict>
            <v:shape id="Picture 112" o:spid="_x0000_s1135" type="#_x0000_t75" alt="http://e-drpciv.ro/poze2/620.jpg" href="http://e-drpciv.ro/poze2/620.j" style="position:absolute;margin-left:65pt;margin-top:0;width:105pt;height:78.75pt;z-index:251769856;visibility:visible;mso-wrap-distance-left:0;mso-wrap-distance-right:0;mso-position-horizontal:right;mso-position-horizontal-relative:text;mso-position-vertical-relative:line" o:allowoverlap="f" o:button="t">
              <v:fill o:detectmouseclick="t"/>
              <v:imagedata r:id="rId1342"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43" w:history="1">
        <w:r w:rsidRPr="007A0525">
          <w:rPr>
            <w:rFonts w:ascii="Tahoma" w:hAnsi="Tahoma" w:cs="Tahoma"/>
            <w:b/>
            <w:bCs/>
            <w:color w:val="000000"/>
            <w:sz w:val="21"/>
          </w:rPr>
          <w:t>620. În situaţia dată puteţi continua depăşirea?</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da, dacă conducătorul autocamionului reduce viteza;</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nu, pentru că sunt trei benzi de circulaţie;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da.</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44" w:history="1">
        <w:r w:rsidRPr="007A0525">
          <w:rPr>
            <w:rFonts w:ascii="Arial" w:hAnsi="Arial" w:cs="Arial"/>
            <w:b/>
            <w:bCs/>
            <w:color w:val="000000"/>
            <w:sz w:val="18"/>
          </w:rPr>
          <w:t>chestionare auto 2014</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45" w:history="1">
        <w:r w:rsidRPr="007A0525">
          <w:rPr>
            <w:rFonts w:ascii="Arial" w:hAnsi="Arial" w:cs="Arial"/>
            <w:b/>
            <w:bCs/>
            <w:color w:val="000000"/>
            <w:sz w:val="18"/>
          </w:rPr>
          <w:t>examen auto categoria TR</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346" w:history="1">
        <w:r>
          <w:rPr>
            <w:noProof/>
          </w:rPr>
          <w:pict>
            <v:shape id="Picture 113" o:spid="_x0000_s1136" type="#_x0000_t75" alt="http://e-drpciv.ro/poze2/362.jpg" href="http://e-drpciv.ro/poze2/362.j" style="position:absolute;margin-left:65pt;margin-top:0;width:105pt;height:78.75pt;z-index:251770880;visibility:visible;mso-wrap-distance-left:0;mso-wrap-distance-right:0;mso-position-horizontal:right;mso-position-horizontal-relative:text;mso-position-vertical-relative:line" o:allowoverlap="f" o:button="t">
              <v:fill o:detectmouseclick="t"/>
              <v:imagedata r:id="rId1347"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48" w:history="1">
        <w:r w:rsidRPr="007A0525">
          <w:rPr>
            <w:rFonts w:ascii="Tahoma" w:hAnsi="Tahoma" w:cs="Tahoma"/>
            <w:b/>
            <w:bCs/>
            <w:color w:val="000000"/>
            <w:sz w:val="21"/>
          </w:rPr>
          <w:t>362. Unde se întâlneşte acest indicator?</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în zonele de deal şi de munte;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la începutul sectoarelor de drum acoperite de zăpadă, gheaţă sau polei;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pe toate drumurile lunecoase.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4 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49" w:history="1">
        <w:r w:rsidRPr="007A0525">
          <w:rPr>
            <w:rFonts w:ascii="Arial" w:hAnsi="Arial" w:cs="Arial"/>
            <w:color w:val="000000"/>
            <w:sz w:val="18"/>
          </w:rPr>
          <w:t>teste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50" w:history="1">
        <w:r w:rsidRPr="007A0525">
          <w:rPr>
            <w:rFonts w:ascii="Arial" w:hAnsi="Arial" w:cs="Arial"/>
            <w:color w:val="000000"/>
            <w:sz w:val="18"/>
          </w:rPr>
          <w:t>examen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51" w:history="1">
        <w:r w:rsidRPr="007A0525">
          <w:rPr>
            <w:rFonts w:ascii="Tahoma" w:hAnsi="Tahoma" w:cs="Tahoma"/>
            <w:b/>
            <w:bCs/>
            <w:color w:val="000000"/>
            <w:sz w:val="21"/>
          </w:rPr>
          <w:t>1022. Cum procedaţi când vă apropiaţi de o intersecţie unde, în afara semaforului care are în funcţiune semnalul de culoare verde, întâlniţi şi indicatorul „Cedează trecerea“?</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respectaţi semnificaţia culorii semaforului;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respectaţi semnificaţia indicatorului rutier;</w:t>
      </w:r>
    </w:p>
    <w:p w:rsidR="00AE1230" w:rsidRPr="007A0525" w:rsidRDefault="00AE1230" w:rsidP="007A0525">
      <w:pPr>
        <w:shd w:val="clear" w:color="auto" w:fill="FCFDFD"/>
        <w:spacing w:after="30" w:line="240" w:lineRule="auto"/>
        <w:rPr>
          <w:ins w:id="1088" w:author="Unknown"/>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respectaţi semnificaţia semaforului şi acordaţi prioritate de trecere vehiculelor care circulă pe drumul prioritar.</w:t>
      </w:r>
      <w:ins w:id="1089" w:author="Unknown">
        <w:r w:rsidRPr="007A0525">
          <w:rPr>
            <w:rFonts w:ascii="Arial" w:hAnsi="Arial" w:cs="Arial"/>
            <w:color w:val="000000"/>
            <w:sz w:val="18"/>
          </w:rPr>
          <w:t> </w:t>
        </w:r>
      </w:ins>
    </w:p>
    <w:p w:rsidR="00AE1230" w:rsidRPr="007A0525" w:rsidRDefault="00AE1230" w:rsidP="007A0525">
      <w:pPr>
        <w:shd w:val="clear" w:color="auto" w:fill="FCFDFD"/>
        <w:spacing w:after="0" w:line="240" w:lineRule="auto"/>
        <w:rPr>
          <w:ins w:id="1090" w:author="Unknown"/>
          <w:rFonts w:ascii="Arial" w:hAnsi="Arial" w:cs="Arial"/>
          <w:color w:val="222222"/>
          <w:sz w:val="18"/>
          <w:szCs w:val="18"/>
        </w:rPr>
      </w:pPr>
      <w:ins w:id="1091" w:author="Unknown">
        <w:r w:rsidRPr="007A0525">
          <w:rPr>
            <w:rFonts w:ascii="Arial" w:hAnsi="Arial" w:cs="Arial"/>
            <w:color w:val="222222"/>
            <w:sz w:val="18"/>
            <w:szCs w:val="18"/>
          </w:rPr>
          <w:fldChar w:fldCharType="begin"/>
        </w:r>
        <w:r w:rsidRPr="007A0525">
          <w:rPr>
            <w:rFonts w:ascii="Arial" w:hAnsi="Arial" w:cs="Arial"/>
            <w:color w:val="222222"/>
            <w:sz w:val="18"/>
            <w:szCs w:val="18"/>
          </w:rPr>
          <w:instrText xml:space="preserve"> HYPERLINK "http://e-drpciv.ro/poze2/444.jpg" </w:instrText>
        </w:r>
      </w:ins>
      <w:r w:rsidRPr="009316C1">
        <w:rPr>
          <w:rFonts w:ascii="Arial" w:hAnsi="Arial" w:cs="Arial"/>
          <w:color w:val="222222"/>
          <w:sz w:val="18"/>
          <w:szCs w:val="18"/>
        </w:rPr>
      </w:r>
      <w:ins w:id="1092" w:author="Unknown">
        <w:r w:rsidRPr="007A0525">
          <w:rPr>
            <w:rFonts w:ascii="Arial" w:hAnsi="Arial" w:cs="Arial"/>
            <w:color w:val="222222"/>
            <w:sz w:val="18"/>
            <w:szCs w:val="18"/>
          </w:rPr>
          <w:fldChar w:fldCharType="separate"/>
        </w:r>
      </w:ins>
      <w:r>
        <w:rPr>
          <w:noProof/>
        </w:rPr>
        <w:pict>
          <v:shape id="Picture 114" o:spid="_x0000_s1137" type="#_x0000_t75" alt="http://e-drpciv.ro/poze2/444.jpg" href="http://e-drpciv.ro/poze2/444.j" style="position:absolute;margin-left:65pt;margin-top:0;width:105pt;height:78.75pt;z-index:251771904;visibility:visible;mso-wrap-distance-left:0;mso-wrap-distance-right:0;mso-position-horizontal:right;mso-position-horizontal-relative:text;mso-position-vertical-relative:line" o:allowoverlap="f" o:button="t">
            <v:fill o:detectmouseclick="t"/>
            <v:imagedata r:id="rId1352" o:title=""/>
            <w10:wrap type="square"/>
          </v:shape>
        </w:pict>
      </w:r>
      <w:ins w:id="1093" w:author="Unknown">
        <w:r w:rsidRPr="007A0525">
          <w:rPr>
            <w:rFonts w:ascii="Arial" w:hAnsi="Arial" w:cs="Arial"/>
            <w:color w:val="222222"/>
            <w:sz w:val="18"/>
            <w:szCs w:val="18"/>
          </w:rPr>
          <w:fldChar w:fldCharType="end"/>
        </w:r>
      </w:ins>
    </w:p>
    <w:p w:rsidR="00AE1230" w:rsidRPr="007A0525" w:rsidRDefault="00AE1230" w:rsidP="007A0525">
      <w:pPr>
        <w:shd w:val="clear" w:color="auto" w:fill="FCFDFD"/>
        <w:spacing w:after="0" w:line="240" w:lineRule="auto"/>
        <w:outlineLvl w:val="1"/>
        <w:rPr>
          <w:ins w:id="1094" w:author="Unknown"/>
          <w:rFonts w:ascii="Tahoma" w:hAnsi="Tahoma" w:cs="Tahoma"/>
          <w:b/>
          <w:bCs/>
          <w:color w:val="222222"/>
          <w:sz w:val="21"/>
          <w:szCs w:val="21"/>
        </w:rPr>
      </w:pPr>
      <w:ins w:id="1095" w:author="Unknown">
        <w:r w:rsidRPr="007A0525">
          <w:rPr>
            <w:rFonts w:ascii="Tahoma" w:hAnsi="Tahoma" w:cs="Tahoma"/>
            <w:b/>
            <w:bCs/>
            <w:color w:val="222222"/>
            <w:sz w:val="21"/>
            <w:szCs w:val="21"/>
          </w:rPr>
          <w:fldChar w:fldCharType="begin"/>
        </w:r>
        <w:r w:rsidRPr="007A0525">
          <w:rPr>
            <w:rFonts w:ascii="Tahoma" w:hAnsi="Tahoma" w:cs="Tahoma"/>
            <w:b/>
            <w:bCs/>
            <w:color w:val="222222"/>
            <w:sz w:val="21"/>
            <w:szCs w:val="21"/>
          </w:rPr>
          <w:instrText xml:space="preserve"> HYPERLINK "http://e-drpciv.ro/intrebare/444/care_este_ordinea_de_trecere_prin_intersectia_prezentata" </w:instrText>
        </w:r>
      </w:ins>
      <w:r w:rsidRPr="009316C1">
        <w:rPr>
          <w:rFonts w:ascii="Tahoma" w:hAnsi="Tahoma" w:cs="Tahoma"/>
          <w:b/>
          <w:bCs/>
          <w:color w:val="222222"/>
          <w:sz w:val="21"/>
          <w:szCs w:val="21"/>
        </w:rPr>
      </w:r>
      <w:ins w:id="1096" w:author="Unknown">
        <w:r w:rsidRPr="007A0525">
          <w:rPr>
            <w:rFonts w:ascii="Tahoma" w:hAnsi="Tahoma" w:cs="Tahoma"/>
            <w:b/>
            <w:bCs/>
            <w:color w:val="222222"/>
            <w:sz w:val="21"/>
            <w:szCs w:val="21"/>
          </w:rPr>
          <w:fldChar w:fldCharType="separate"/>
        </w:r>
        <w:r w:rsidRPr="007A0525">
          <w:rPr>
            <w:rFonts w:ascii="Tahoma" w:hAnsi="Tahoma" w:cs="Tahoma"/>
            <w:b/>
            <w:bCs/>
            <w:color w:val="000000"/>
            <w:sz w:val="21"/>
            <w:u w:val="single"/>
          </w:rPr>
          <w:t>444. Care este ordinea de trecere prin intersecţia prezentată?</w:t>
        </w:r>
        <w:r w:rsidRPr="007A0525">
          <w:rPr>
            <w:rFonts w:ascii="Tahoma" w:hAnsi="Tahoma" w:cs="Tahoma"/>
            <w:b/>
            <w:bCs/>
            <w:color w:val="222222"/>
            <w:sz w:val="21"/>
            <w:szCs w:val="21"/>
          </w:rPr>
          <w:fldChar w:fldCharType="end"/>
        </w:r>
      </w:ins>
    </w:p>
    <w:p w:rsidR="00AE1230" w:rsidRPr="007A0525" w:rsidRDefault="00AE1230" w:rsidP="007A0525">
      <w:pPr>
        <w:shd w:val="clear" w:color="auto" w:fill="FCFDFD"/>
        <w:spacing w:after="30" w:line="240" w:lineRule="auto"/>
        <w:rPr>
          <w:ins w:id="1097" w:author="Unknown"/>
          <w:rFonts w:ascii="Arial" w:hAnsi="Arial" w:cs="Arial"/>
          <w:color w:val="222222"/>
          <w:sz w:val="18"/>
          <w:szCs w:val="18"/>
        </w:rPr>
      </w:pPr>
      <w:ins w:id="1098" w:author="Unknown">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motocicleta, autoturismul, autocamionul;</w:t>
        </w:r>
      </w:ins>
    </w:p>
    <w:p w:rsidR="00AE1230" w:rsidRPr="007A0525" w:rsidRDefault="00AE1230" w:rsidP="007A0525">
      <w:pPr>
        <w:shd w:val="clear" w:color="auto" w:fill="FCFDFD"/>
        <w:spacing w:after="30" w:line="240" w:lineRule="auto"/>
        <w:rPr>
          <w:ins w:id="1099" w:author="Unknown"/>
          <w:rFonts w:ascii="Arial" w:hAnsi="Arial" w:cs="Arial"/>
          <w:color w:val="222222"/>
          <w:sz w:val="18"/>
          <w:szCs w:val="18"/>
        </w:rPr>
      </w:pPr>
      <w:ins w:id="1100" w:author="Unknown">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autocamionul, autoturismul, motocicleta;</w:t>
        </w:r>
      </w:ins>
    </w:p>
    <w:p w:rsidR="00AE1230" w:rsidRPr="007A0525" w:rsidRDefault="00AE1230" w:rsidP="007A0525">
      <w:pPr>
        <w:shd w:val="clear" w:color="auto" w:fill="33FF33"/>
        <w:spacing w:after="30" w:line="240" w:lineRule="auto"/>
        <w:rPr>
          <w:ins w:id="1101" w:author="Unknown"/>
          <w:rFonts w:ascii="Arial" w:hAnsi="Arial" w:cs="Arial"/>
          <w:color w:val="222222"/>
          <w:sz w:val="18"/>
          <w:szCs w:val="18"/>
        </w:rPr>
      </w:pPr>
      <w:ins w:id="1102" w:author="Unknown">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autoturismul, motocicleta, autocamionul.</w:t>
        </w:r>
      </w:ins>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53" w:history="1">
        <w:r w:rsidRPr="007A0525">
          <w:rPr>
            <w:rFonts w:ascii="Tahoma" w:hAnsi="Tahoma" w:cs="Tahoma"/>
            <w:b/>
            <w:bCs/>
            <w:color w:val="000000"/>
            <w:sz w:val="21"/>
          </w:rPr>
          <w:t>778. Victima care a pierdut mult sânge trebuie să fie aşezată:</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cu faţa în sus;</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cu faţa în jos;</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cu picioarele situate mai sus decât nivelul corpului.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54" w:history="1">
        <w:r w:rsidRPr="007A0525">
          <w:rPr>
            <w:rFonts w:ascii="Arial" w:hAnsi="Arial" w:cs="Arial"/>
            <w:color w:val="000000"/>
            <w:sz w:val="18"/>
          </w:rPr>
          <w:t>auto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55" w:history="1">
        <w:r w:rsidRPr="007A0525">
          <w:rPr>
            <w:rFonts w:ascii="Arial" w:hAnsi="Arial" w:cs="Arial"/>
            <w:b/>
            <w:bCs/>
            <w:color w:val="000000"/>
            <w:sz w:val="18"/>
          </w:rPr>
          <w:t>examen sala</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56" w:history="1">
        <w:r w:rsidRPr="007A0525">
          <w:rPr>
            <w:rFonts w:ascii="Tahoma" w:hAnsi="Tahoma" w:cs="Tahoma"/>
            <w:b/>
            <w:bCs/>
            <w:color w:val="000000"/>
            <w:sz w:val="21"/>
          </w:rPr>
          <w:t>612. Ce obligaţii vă revin atunci când, pe un drum public, întâlniţi autovehicule aparţinând Serviciului de Ambulanţă sau Serviciului Român de Informaţii, care folosesc mijloacele de avertizare luminoasă şi sonoră?</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opriţi imediat pe dreapta părţii carosabile;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 circulaţi în regim normal, dar cu prudenţă şi folosind luminile intermitente de avarie;</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să reduceţi viteza şi să eliberaţi banda pe care vă deplasaţi sau să circulaţi cât mai aproape de bordură ori acostament.</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8 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15% | Tags:</w:t>
      </w:r>
      <w:r w:rsidRPr="007A0525">
        <w:rPr>
          <w:rFonts w:ascii="Arial" w:hAnsi="Arial" w:cs="Arial"/>
          <w:color w:val="222222"/>
          <w:sz w:val="18"/>
        </w:rPr>
        <w:t> </w:t>
      </w:r>
      <w:hyperlink r:id="rId1357" w:history="1">
        <w:r w:rsidRPr="007A0525">
          <w:rPr>
            <w:rFonts w:ascii="Arial" w:hAnsi="Arial" w:cs="Arial"/>
            <w:b/>
            <w:bCs/>
            <w:color w:val="000000"/>
            <w:sz w:val="18"/>
          </w:rPr>
          <w:t>simulare examen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58" w:history="1">
        <w:r w:rsidRPr="007A0525">
          <w:rPr>
            <w:rFonts w:ascii="Arial" w:hAnsi="Arial" w:cs="Arial"/>
            <w:b/>
            <w:bCs/>
            <w:color w:val="000000"/>
            <w:sz w:val="18"/>
          </w:rPr>
          <w:t>examen 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59" w:history="1">
        <w:r w:rsidRPr="007A0525">
          <w:rPr>
            <w:rFonts w:ascii="Tahoma" w:hAnsi="Tahoma" w:cs="Tahoma"/>
            <w:b/>
            <w:bCs/>
            <w:color w:val="000000"/>
            <w:sz w:val="21"/>
          </w:rPr>
          <w:t>922. Ce semnificaţie are lumina de culoare roşie a semaforului?</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obligă atât conducătorii de vehicule cât şi pietonii să se oprească;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îi obligă la oprire doar pe conducătorii auto care circulă pe direcţia înainte, permiţând în unele situaţii virajul la dreapta, pietonilor fiindu-le interzisă traversarea;</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nu permite intrarea în intersecţie a autovehiculelor, ci doar traversarea străzii de către pietoni.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60" w:history="1">
        <w:r w:rsidRPr="007A0525">
          <w:rPr>
            <w:rFonts w:ascii="Arial" w:hAnsi="Arial" w:cs="Arial"/>
            <w:color w:val="000000"/>
            <w:sz w:val="18"/>
          </w:rPr>
          <w:t>examen permis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61" w:history="1">
        <w:r w:rsidRPr="007A0525">
          <w:rPr>
            <w:rFonts w:ascii="Arial" w:hAnsi="Arial" w:cs="Arial"/>
            <w:b/>
            <w:bCs/>
            <w:color w:val="000000"/>
            <w:sz w:val="18"/>
          </w:rPr>
          <w:t>intrebari cat b1</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62" w:history="1">
        <w:r w:rsidRPr="007A0525">
          <w:rPr>
            <w:rFonts w:ascii="Tahoma" w:hAnsi="Tahoma" w:cs="Tahoma"/>
            <w:b/>
            <w:bCs/>
            <w:color w:val="000000"/>
            <w:sz w:val="21"/>
          </w:rPr>
          <w:t>373. Ce măsuri se recomandă atunci când urmează să străbateţi o porţiune de drum public acoperită cu piatră cubică?</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să folosiţi numai frâna de ajutor pentru a evita derapajul;</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să reduceţi din timp viteza, evitând bruscarea comenzilor;</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să circulaţi cât mai aproape de axul drumului, pentru a evita lovirea acostamentului.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15% | Tags:</w:t>
      </w:r>
      <w:r w:rsidRPr="007A0525">
        <w:rPr>
          <w:rFonts w:ascii="Arial" w:hAnsi="Arial" w:cs="Arial"/>
          <w:color w:val="222222"/>
          <w:sz w:val="18"/>
        </w:rPr>
        <w:t> </w:t>
      </w:r>
      <w:hyperlink r:id="rId1363" w:history="1">
        <w:r w:rsidRPr="007A0525">
          <w:rPr>
            <w:rFonts w:ascii="Arial" w:hAnsi="Arial" w:cs="Arial"/>
            <w:color w:val="000000"/>
            <w:sz w:val="18"/>
          </w:rPr>
          <w:t>chestionare auto 2014</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64" w:history="1">
        <w:r w:rsidRPr="007A0525">
          <w:rPr>
            <w:rFonts w:ascii="Arial" w:hAnsi="Arial" w:cs="Arial"/>
            <w:b/>
            <w:bCs/>
            <w:color w:val="000000"/>
            <w:sz w:val="18"/>
          </w:rPr>
          <w:t>examen permis auto</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65" w:history="1">
        <w:r w:rsidRPr="007A0525">
          <w:rPr>
            <w:rFonts w:ascii="Tahoma" w:hAnsi="Tahoma" w:cs="Tahoma"/>
            <w:b/>
            <w:bCs/>
            <w:color w:val="000000"/>
            <w:sz w:val="21"/>
          </w:rPr>
          <w:t>826. În funcţie de starea accidentatului, măsurile de prim ajutor se vor lua în următoarea ordine:</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oprirea hemoragiei, pansarea rănilor, imobilizarea fracturilor, respiraţia artificială, masajul cardiac;</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respiraţia artificială, masajul cardiac, oprirea hemoragiei, pansarea rănilor, imobilizarea fracturilor;</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imobilizarea fracturilor, pansarea rănilor, respiraţia artificială, masajul cardiac, oprirea hemoragiei.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13 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15% | Tags:</w:t>
      </w:r>
      <w:r w:rsidRPr="007A0525">
        <w:rPr>
          <w:rFonts w:ascii="Arial" w:hAnsi="Arial" w:cs="Arial"/>
          <w:color w:val="222222"/>
          <w:sz w:val="18"/>
        </w:rPr>
        <w:t> </w:t>
      </w:r>
      <w:hyperlink r:id="rId1366" w:history="1">
        <w:r w:rsidRPr="007A0525">
          <w:rPr>
            <w:rFonts w:ascii="Arial" w:hAnsi="Arial" w:cs="Arial"/>
            <w:b/>
            <w:bCs/>
            <w:color w:val="000000"/>
            <w:sz w:val="18"/>
          </w:rPr>
          <w:t>teste auto</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67" w:history="1">
        <w:r w:rsidRPr="007A0525">
          <w:rPr>
            <w:rFonts w:ascii="Arial" w:hAnsi="Arial" w:cs="Arial"/>
            <w:color w:val="000000"/>
            <w:sz w:val="18"/>
          </w:rPr>
          <w:t>permis auto categoria B1</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68" w:history="1">
        <w:r w:rsidRPr="007A0525">
          <w:rPr>
            <w:rFonts w:ascii="Tahoma" w:hAnsi="Tahoma" w:cs="Tahoma"/>
            <w:b/>
            <w:bCs/>
            <w:color w:val="000000"/>
            <w:sz w:val="21"/>
          </w:rPr>
          <w:t>300. Cum asiguraţi un autoturism cu schimbător de viteză, pentru ca acesta să nu se deplaseze din pantă?</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acţionaţi frâna de serviciu;</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aduceţi maneta în „punctul mort“;</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introduceţi maneta într-o treaptă inferioară şi acţionaţi frâna de ajutor sau staţionare.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4 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15% | Tags:</w:t>
      </w:r>
      <w:r w:rsidRPr="007A0525">
        <w:rPr>
          <w:rFonts w:ascii="Arial" w:hAnsi="Arial" w:cs="Arial"/>
          <w:color w:val="222222"/>
          <w:sz w:val="18"/>
        </w:rPr>
        <w:t> </w:t>
      </w:r>
      <w:hyperlink r:id="rId1369" w:history="1">
        <w:r w:rsidRPr="007A0525">
          <w:rPr>
            <w:rFonts w:ascii="Arial" w:hAnsi="Arial" w:cs="Arial"/>
            <w:b/>
            <w:bCs/>
            <w:color w:val="000000"/>
            <w:sz w:val="18"/>
          </w:rPr>
          <w:t>permis auto cat B</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70" w:history="1">
        <w:r w:rsidRPr="007A0525">
          <w:rPr>
            <w:rFonts w:ascii="Arial" w:hAnsi="Arial" w:cs="Arial"/>
            <w:b/>
            <w:bCs/>
            <w:color w:val="000000"/>
            <w:sz w:val="18"/>
          </w:rPr>
          <w:t>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371" w:history="1">
        <w:r>
          <w:rPr>
            <w:noProof/>
          </w:rPr>
          <w:pict>
            <v:shape id="Picture 115" o:spid="_x0000_s1138" type="#_x0000_t75" alt="http://e-drpciv.ro/poze2/618.jpg" href="http://e-drpciv.ro/poze2/618.j" style="position:absolute;margin-left:65pt;margin-top:0;width:105pt;height:78.75pt;z-index:251772928;visibility:visible;mso-wrap-distance-left:0;mso-wrap-distance-right:0;mso-position-horizontal:right;mso-position-horizontal-relative:text;mso-position-vertical-relative:line" o:allowoverlap="f" o:button="t">
              <v:fill o:detectmouseclick="t"/>
              <v:imagedata r:id="rId1372"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73" w:history="1">
        <w:r w:rsidRPr="007A0525">
          <w:rPr>
            <w:rFonts w:ascii="Tahoma" w:hAnsi="Tahoma" w:cs="Tahoma"/>
            <w:b/>
            <w:bCs/>
            <w:color w:val="000000"/>
            <w:sz w:val="21"/>
          </w:rPr>
          <w:t>618. Indicatorul semnifică:</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„Viteză minimă obligatorie“;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„Sfârşitul limitării de viteză“;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„Sfârşitul vitezei minime obligatorii“.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15% | Tags:</w:t>
      </w:r>
      <w:r w:rsidRPr="007A0525">
        <w:rPr>
          <w:rFonts w:ascii="Arial" w:hAnsi="Arial" w:cs="Arial"/>
          <w:color w:val="222222"/>
          <w:sz w:val="18"/>
        </w:rPr>
        <w:t> </w:t>
      </w:r>
      <w:hyperlink r:id="rId1374" w:history="1">
        <w:r w:rsidRPr="007A0525">
          <w:rPr>
            <w:rFonts w:ascii="Arial" w:hAnsi="Arial" w:cs="Arial"/>
            <w:b/>
            <w:bCs/>
            <w:color w:val="000000"/>
            <w:sz w:val="18"/>
          </w:rPr>
          <w:t>chestionare auto 2014</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75" w:history="1">
        <w:r w:rsidRPr="007A0525">
          <w:rPr>
            <w:rFonts w:ascii="Arial" w:hAnsi="Arial" w:cs="Arial"/>
            <w:color w:val="000000"/>
            <w:sz w:val="18"/>
          </w:rPr>
          <w:t>permis categoria TR</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76" w:history="1">
        <w:r w:rsidRPr="007A0525">
          <w:rPr>
            <w:rFonts w:ascii="Tahoma" w:hAnsi="Tahoma" w:cs="Tahoma"/>
            <w:b/>
            <w:bCs/>
            <w:color w:val="000000"/>
            <w:sz w:val="21"/>
          </w:rPr>
          <w:t>115. Mersul înapoi este interzis:</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când vizibilitatea în spate nu este asigurată;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nu există prevedere legală în acest sens;</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la mai puţin de 50 m de staţiile de autobuz şi tramvai.</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15% | Tags:</w:t>
      </w:r>
      <w:r w:rsidRPr="007A0525">
        <w:rPr>
          <w:rFonts w:ascii="Arial" w:hAnsi="Arial" w:cs="Arial"/>
          <w:color w:val="222222"/>
          <w:sz w:val="18"/>
        </w:rPr>
        <w:t> </w:t>
      </w:r>
      <w:hyperlink r:id="rId1377" w:history="1">
        <w:r w:rsidRPr="007A0525">
          <w:rPr>
            <w:rFonts w:ascii="Arial" w:hAnsi="Arial" w:cs="Arial"/>
            <w:b/>
            <w:bCs/>
            <w:color w:val="000000"/>
            <w:sz w:val="18"/>
          </w:rPr>
          <w:t>permis cat b1</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78" w:history="1">
        <w:r w:rsidRPr="007A0525">
          <w:rPr>
            <w:rFonts w:ascii="Arial" w:hAnsi="Arial" w:cs="Arial"/>
            <w:color w:val="000000"/>
            <w:sz w:val="18"/>
          </w:rPr>
          <w:t>examen sala</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79" w:history="1">
        <w:r w:rsidRPr="007A0525">
          <w:rPr>
            <w:rFonts w:ascii="Tahoma" w:hAnsi="Tahoma" w:cs="Tahoma"/>
            <w:b/>
            <w:bCs/>
            <w:color w:val="000000"/>
            <w:sz w:val="21"/>
          </w:rPr>
          <w:t>992. Ce trebuie să aveţi în vedere înaintea transportării unei victime la spital?</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ca funcţia respiratorie şi funcţia circulatorie să fie asigurate;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ca punctul sanitar către care vă îndreptaţi să nu fie la o distanţă mai mare de 50 km;</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ca autovehiculul cu care va fi transportată victima să asigure confortul necesar.</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2 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16% | Tags:</w:t>
      </w:r>
      <w:r w:rsidRPr="007A0525">
        <w:rPr>
          <w:rFonts w:ascii="Arial" w:hAnsi="Arial" w:cs="Arial"/>
          <w:color w:val="222222"/>
          <w:sz w:val="18"/>
        </w:rPr>
        <w:t> </w:t>
      </w:r>
      <w:hyperlink r:id="rId1380" w:history="1">
        <w:r w:rsidRPr="007A0525">
          <w:rPr>
            <w:rFonts w:ascii="Arial" w:hAnsi="Arial" w:cs="Arial"/>
            <w:b/>
            <w:bCs/>
            <w:color w:val="000000"/>
            <w:sz w:val="18"/>
          </w:rPr>
          <w:t>examen sala</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81" w:history="1">
        <w:r w:rsidRPr="007A0525">
          <w:rPr>
            <w:rFonts w:ascii="Arial" w:hAnsi="Arial" w:cs="Arial"/>
            <w:b/>
            <w:bCs/>
            <w:color w:val="000000"/>
            <w:sz w:val="18"/>
          </w:rPr>
          <w:t>intrebari 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382" w:history="1">
        <w:r>
          <w:rPr>
            <w:noProof/>
          </w:rPr>
          <w:pict>
            <v:shape id="Picture 116" o:spid="_x0000_s1139" type="#_x0000_t75" alt="http://e-drpciv.ro/poze2/308.jpg" href="http://e-drpciv.ro/poze2/308.j" style="position:absolute;margin-left:65pt;margin-top:0;width:105pt;height:78.75pt;z-index:251773952;visibility:visible;mso-wrap-distance-left:0;mso-wrap-distance-right:0;mso-position-horizontal:right;mso-position-horizontal-relative:text;mso-position-vertical-relative:line" o:allowoverlap="f" o:button="t">
              <v:fill o:detectmouseclick="t"/>
              <v:imagedata r:id="rId1383"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84" w:history="1">
        <w:r w:rsidRPr="007A0525">
          <w:rPr>
            <w:rFonts w:ascii="Tahoma" w:hAnsi="Tahoma" w:cs="Tahoma"/>
            <w:b/>
            <w:bCs/>
            <w:color w:val="000000"/>
            <w:sz w:val="21"/>
          </w:rPr>
          <w:t>308. Indicatorul interzice accesul:</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motocicletelor;</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mopedelor;</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bicicletelor.</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9 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15% | Tags:</w:t>
      </w:r>
      <w:r w:rsidRPr="007A0525">
        <w:rPr>
          <w:rFonts w:ascii="Arial" w:hAnsi="Arial" w:cs="Arial"/>
          <w:color w:val="222222"/>
          <w:sz w:val="18"/>
        </w:rPr>
        <w:t> </w:t>
      </w:r>
      <w:hyperlink r:id="rId1385" w:history="1">
        <w:r w:rsidRPr="007A0525">
          <w:rPr>
            <w:rFonts w:ascii="Arial" w:hAnsi="Arial" w:cs="Arial"/>
            <w:color w:val="000000"/>
            <w:sz w:val="18"/>
          </w:rPr>
          <w:t>teste auto chestionare</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86" w:history="1">
        <w:r w:rsidRPr="007A0525">
          <w:rPr>
            <w:rFonts w:ascii="Arial" w:hAnsi="Arial" w:cs="Arial"/>
            <w:b/>
            <w:bCs/>
            <w:color w:val="000000"/>
            <w:sz w:val="18"/>
          </w:rPr>
          <w:t>drpciv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87" w:history="1">
        <w:r w:rsidRPr="007A0525">
          <w:rPr>
            <w:rFonts w:ascii="Tahoma" w:hAnsi="Tahoma" w:cs="Tahoma"/>
            <w:b/>
            <w:bCs/>
            <w:color w:val="000000"/>
            <w:sz w:val="21"/>
          </w:rPr>
          <w:t>334. Cu ce viteză veţi circula când partea carosabilă este acoperită cu polei, gheaţă, zăpadă bătătorită, mâzgă sau piatră cubică umedă?</w:t>
        </w:r>
      </w:hyperlink>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viteza va fi redusă la jumătate din viteza legală;</w:t>
      </w:r>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viteza să nu depăşească 30 km/h în localităţi sau 50 km/h în afara localităţilor;</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viteza va fi redusă în funcţie de condiţiile atmosferice.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15% | Tags:</w:t>
      </w:r>
      <w:r w:rsidRPr="007A0525">
        <w:rPr>
          <w:rFonts w:ascii="Arial" w:hAnsi="Arial" w:cs="Arial"/>
          <w:color w:val="222222"/>
          <w:sz w:val="18"/>
        </w:rPr>
        <w:t> </w:t>
      </w:r>
      <w:hyperlink r:id="rId1388" w:history="1">
        <w:r w:rsidRPr="007A0525">
          <w:rPr>
            <w:rFonts w:ascii="Arial" w:hAnsi="Arial" w:cs="Arial"/>
            <w:b/>
            <w:bCs/>
            <w:color w:val="000000"/>
            <w:sz w:val="18"/>
          </w:rPr>
          <w:t>examen permis</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89" w:history="1">
        <w:r w:rsidRPr="007A0525">
          <w:rPr>
            <w:rFonts w:ascii="Arial" w:hAnsi="Arial" w:cs="Arial"/>
            <w:b/>
            <w:bCs/>
            <w:color w:val="000000"/>
            <w:sz w:val="18"/>
          </w:rPr>
          <w:t>permis categoria B</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rPr>
          <w:rFonts w:ascii="Arial" w:hAnsi="Arial" w:cs="Arial"/>
          <w:color w:val="222222"/>
          <w:sz w:val="18"/>
          <w:szCs w:val="18"/>
        </w:rPr>
      </w:pPr>
      <w:hyperlink r:id="rId1390" w:history="1">
        <w:r>
          <w:rPr>
            <w:noProof/>
          </w:rPr>
          <w:pict>
            <v:shape id="Picture 117" o:spid="_x0000_s1140" type="#_x0000_t75" alt="http://e-drpciv.ro/poze2/439.jpg" href="http://e-drpciv.ro/poze2/439.j" style="position:absolute;margin-left:65pt;margin-top:0;width:105pt;height:78.75pt;z-index:251774976;visibility:visible;mso-wrap-distance-left:0;mso-wrap-distance-right:0;mso-position-horizontal:right;mso-position-horizontal-relative:text;mso-position-vertical-relative:line" o:allowoverlap="f" o:button="t">
              <v:fill o:detectmouseclick="t"/>
              <v:imagedata r:id="rId1391" o:title=""/>
              <w10:wrap type="square"/>
            </v:shape>
          </w:pict>
        </w:r>
      </w:hyperlink>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92" w:history="1">
        <w:r w:rsidRPr="007A0525">
          <w:rPr>
            <w:rFonts w:ascii="Tahoma" w:hAnsi="Tahoma" w:cs="Tahoma"/>
            <w:b/>
            <w:bCs/>
            <w:color w:val="000000"/>
            <w:sz w:val="21"/>
          </w:rPr>
          <w:t>439. Ce obligaţii aveţi la întâlnirea indicatorului?</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opriţi autovehiculul, fără a depăşi indicatorul, vă asiguraţi, apoi traversaţi;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traversaţi calea ferată cu viteză redusă, după ce v-aţi asigurat că nu se apropie trenul;</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nicio obligaţie; indicatorul nu vi se adresează.</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15% | Tags:</w:t>
      </w:r>
      <w:r w:rsidRPr="007A0525">
        <w:rPr>
          <w:rFonts w:ascii="Arial" w:hAnsi="Arial" w:cs="Arial"/>
          <w:color w:val="222222"/>
          <w:sz w:val="18"/>
        </w:rPr>
        <w:t> </w:t>
      </w:r>
      <w:hyperlink r:id="rId1393" w:history="1">
        <w:r w:rsidRPr="007A0525">
          <w:rPr>
            <w:rFonts w:ascii="Arial" w:hAnsi="Arial" w:cs="Arial"/>
            <w:color w:val="000000"/>
            <w:sz w:val="18"/>
          </w:rPr>
          <w:t>chestionare drpciv</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94" w:history="1">
        <w:r w:rsidRPr="007A0525">
          <w:rPr>
            <w:rFonts w:ascii="Arial" w:hAnsi="Arial" w:cs="Arial"/>
            <w:color w:val="000000"/>
            <w:sz w:val="18"/>
          </w:rPr>
          <w:t>auto chestionare</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95" w:history="1">
        <w:r w:rsidRPr="007A0525">
          <w:rPr>
            <w:rFonts w:ascii="Tahoma" w:hAnsi="Tahoma" w:cs="Tahoma"/>
            <w:b/>
            <w:bCs/>
            <w:color w:val="000000"/>
            <w:sz w:val="21"/>
          </w:rPr>
          <w:t>70. În care dintre situaţii nu este permisă mărirea vitezei de deplasare a autovehiculului?</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când un alt vehicul s-a angajat în depăşire;</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în zona de acţiune a indicatorului „Viteză recomandată“;</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când acesta circulă pe prima bandă, iar pe cea de lângă axul drumului se deplasează alte autovehicule, cu viteze superioare.</w:t>
      </w:r>
    </w:p>
    <w:p w:rsidR="00AE1230" w:rsidRPr="007A0525" w:rsidRDefault="00AE1230" w:rsidP="007A0525">
      <w:pPr>
        <w:shd w:val="clear" w:color="auto" w:fill="5C9CCC"/>
        <w:spacing w:after="0" w:line="240" w:lineRule="auto"/>
        <w:rPr>
          <w:rFonts w:ascii="Arial" w:hAnsi="Arial" w:cs="Arial"/>
          <w:b/>
          <w:bCs/>
          <w:color w:val="FFFFFF"/>
          <w:sz w:val="18"/>
          <w:szCs w:val="18"/>
        </w:rPr>
      </w:pPr>
      <w:r w:rsidRPr="007A0525">
        <w:rPr>
          <w:rFonts w:ascii="Arial" w:hAnsi="Arial" w:cs="Arial"/>
          <w:b/>
          <w:bCs/>
          <w:color w:val="FFFFFF"/>
          <w:sz w:val="18"/>
        </w:rPr>
        <w:t>0 </w:t>
      </w:r>
      <w:r w:rsidRPr="007A0525">
        <w:rPr>
          <w:rFonts w:ascii="Arial" w:hAnsi="Arial" w:cs="Arial"/>
          <w:b/>
          <w:bCs/>
          <w:color w:val="FFFFFF"/>
          <w:sz w:val="18"/>
          <w:szCs w:val="18"/>
        </w:rPr>
        <w:t>comentarii</w:t>
      </w:r>
    </w:p>
    <w:p w:rsidR="00AE1230" w:rsidRPr="007A0525" w:rsidRDefault="00AE1230" w:rsidP="007A0525">
      <w:pPr>
        <w:shd w:val="clear" w:color="auto" w:fill="FCFDFD"/>
        <w:spacing w:after="0" w:line="240" w:lineRule="auto"/>
        <w:rPr>
          <w:rFonts w:ascii="Arial" w:hAnsi="Arial" w:cs="Arial"/>
          <w:color w:val="222222"/>
          <w:sz w:val="18"/>
          <w:szCs w:val="18"/>
        </w:rPr>
      </w:pPr>
      <w:r w:rsidRPr="007A0525">
        <w:rPr>
          <w:rFonts w:ascii="Arial" w:hAnsi="Arial" w:cs="Arial"/>
          <w:color w:val="222222"/>
          <w:sz w:val="18"/>
          <w:szCs w:val="18"/>
        </w:rPr>
        <w:t>Categoria:</w:t>
      </w:r>
      <w:r w:rsidRPr="007A0525">
        <w:rPr>
          <w:rFonts w:ascii="Arial" w:hAnsi="Arial" w:cs="Arial"/>
          <w:color w:val="222222"/>
          <w:sz w:val="18"/>
        </w:rPr>
        <w:t> </w:t>
      </w:r>
      <w:r w:rsidRPr="007A0525">
        <w:rPr>
          <w:rFonts w:ascii="Arial" w:hAnsi="Arial" w:cs="Arial"/>
          <w:b/>
          <w:bCs/>
          <w:color w:val="222222"/>
          <w:sz w:val="18"/>
        </w:rPr>
        <w:t>B, B1, Tr</w:t>
      </w:r>
      <w:r w:rsidRPr="007A0525">
        <w:rPr>
          <w:rFonts w:ascii="Arial" w:hAnsi="Arial" w:cs="Arial"/>
          <w:color w:val="222222"/>
          <w:sz w:val="18"/>
        </w:rPr>
        <w:t> </w:t>
      </w:r>
      <w:r w:rsidRPr="007A0525">
        <w:rPr>
          <w:rFonts w:ascii="Arial" w:hAnsi="Arial" w:cs="Arial"/>
          <w:color w:val="222222"/>
          <w:sz w:val="18"/>
          <w:szCs w:val="18"/>
        </w:rPr>
        <w:t>| Grad dificultate: 15% | Tags:</w:t>
      </w:r>
      <w:r w:rsidRPr="007A0525">
        <w:rPr>
          <w:rFonts w:ascii="Arial" w:hAnsi="Arial" w:cs="Arial"/>
          <w:color w:val="222222"/>
          <w:sz w:val="18"/>
        </w:rPr>
        <w:t> </w:t>
      </w:r>
      <w:hyperlink r:id="rId1396" w:history="1">
        <w:r w:rsidRPr="007A0525">
          <w:rPr>
            <w:rFonts w:ascii="Arial" w:hAnsi="Arial" w:cs="Arial"/>
            <w:color w:val="000000"/>
            <w:sz w:val="18"/>
          </w:rPr>
          <w:t>examen permis</w:t>
        </w:r>
      </w:hyperlink>
      <w:r w:rsidRPr="007A0525">
        <w:rPr>
          <w:rFonts w:ascii="Arial" w:hAnsi="Arial" w:cs="Arial"/>
          <w:color w:val="222222"/>
          <w:sz w:val="18"/>
        </w:rPr>
        <w:t> </w:t>
      </w:r>
      <w:r w:rsidRPr="007A0525">
        <w:rPr>
          <w:rFonts w:ascii="Arial" w:hAnsi="Arial" w:cs="Arial"/>
          <w:color w:val="222222"/>
          <w:sz w:val="18"/>
          <w:szCs w:val="18"/>
        </w:rPr>
        <w:t> </w:t>
      </w:r>
      <w:r w:rsidRPr="007A0525">
        <w:rPr>
          <w:rFonts w:ascii="Arial" w:hAnsi="Arial" w:cs="Arial"/>
          <w:color w:val="222222"/>
          <w:sz w:val="18"/>
        </w:rPr>
        <w:t> </w:t>
      </w:r>
      <w:hyperlink r:id="rId1397" w:history="1">
        <w:r w:rsidRPr="007A0525">
          <w:rPr>
            <w:rFonts w:ascii="Arial" w:hAnsi="Arial" w:cs="Arial"/>
            <w:color w:val="000000"/>
            <w:sz w:val="18"/>
          </w:rPr>
          <w:t>raspunsuri drpciv</w:t>
        </w:r>
      </w:hyperlink>
      <w:r w:rsidRPr="007A0525">
        <w:rPr>
          <w:rFonts w:ascii="Arial" w:hAnsi="Arial" w:cs="Arial"/>
          <w:color w:val="222222"/>
          <w:sz w:val="18"/>
        </w:rPr>
        <w:t> </w:t>
      </w:r>
      <w:r w:rsidRPr="007A0525">
        <w:rPr>
          <w:rFonts w:ascii="Arial" w:hAnsi="Arial" w:cs="Arial"/>
          <w:color w:val="222222"/>
          <w:sz w:val="18"/>
          <w:szCs w:val="18"/>
        </w:rPr>
        <w:t> </w:t>
      </w:r>
    </w:p>
    <w:p w:rsidR="00AE1230" w:rsidRPr="007A0525" w:rsidRDefault="00AE1230" w:rsidP="007A0525">
      <w:pPr>
        <w:shd w:val="clear" w:color="auto" w:fill="FCFDFD"/>
        <w:spacing w:after="0" w:line="240" w:lineRule="auto"/>
        <w:outlineLvl w:val="1"/>
        <w:rPr>
          <w:rFonts w:ascii="Tahoma" w:hAnsi="Tahoma" w:cs="Tahoma"/>
          <w:b/>
          <w:bCs/>
          <w:color w:val="222222"/>
          <w:sz w:val="21"/>
          <w:szCs w:val="21"/>
        </w:rPr>
      </w:pPr>
      <w:hyperlink r:id="rId1398" w:history="1">
        <w:r w:rsidRPr="007A0525">
          <w:rPr>
            <w:rFonts w:ascii="Tahoma" w:hAnsi="Tahoma" w:cs="Tahoma"/>
            <w:b/>
            <w:bCs/>
            <w:color w:val="000000"/>
            <w:sz w:val="21"/>
          </w:rPr>
          <w:t>235. Cu ce viteză maximă pot circula în afara localităţilor autovehiculele din categoriile A şi B?</w:t>
        </w:r>
      </w:hyperlink>
    </w:p>
    <w:p w:rsidR="00AE1230" w:rsidRPr="007A0525" w:rsidRDefault="00AE1230" w:rsidP="007A0525">
      <w:pPr>
        <w:shd w:val="clear" w:color="auto" w:fill="33FF33"/>
        <w:spacing w:after="30" w:line="240" w:lineRule="auto"/>
        <w:rPr>
          <w:rFonts w:ascii="Arial" w:hAnsi="Arial" w:cs="Arial"/>
          <w:color w:val="222222"/>
          <w:sz w:val="18"/>
          <w:szCs w:val="18"/>
        </w:rPr>
      </w:pPr>
      <w:r w:rsidRPr="007A0525">
        <w:rPr>
          <w:rFonts w:ascii="Arial" w:hAnsi="Arial" w:cs="Arial"/>
          <w:b/>
          <w:bCs/>
          <w:color w:val="222222"/>
          <w:sz w:val="18"/>
        </w:rPr>
        <w:t>A.</w:t>
      </w:r>
      <w:r w:rsidRPr="007A0525">
        <w:rPr>
          <w:rFonts w:ascii="Arial" w:hAnsi="Arial" w:cs="Arial"/>
          <w:color w:val="222222"/>
          <w:sz w:val="18"/>
        </w:rPr>
        <w:t> </w:t>
      </w:r>
      <w:r w:rsidRPr="007A0525">
        <w:rPr>
          <w:rFonts w:ascii="Arial" w:hAnsi="Arial" w:cs="Arial"/>
          <w:color w:val="222222"/>
          <w:sz w:val="18"/>
          <w:szCs w:val="18"/>
        </w:rPr>
        <w:t>130 km/h pe autostrăzi, 100 km/h pe drumurile expres sau naţionale europene şi 90 km/h pe celelalte categorii de drumuri;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B.</w:t>
      </w:r>
      <w:r w:rsidRPr="007A0525">
        <w:rPr>
          <w:rFonts w:ascii="Arial" w:hAnsi="Arial" w:cs="Arial"/>
          <w:color w:val="222222"/>
          <w:sz w:val="18"/>
        </w:rPr>
        <w:t> </w:t>
      </w:r>
      <w:r w:rsidRPr="007A0525">
        <w:rPr>
          <w:rFonts w:ascii="Arial" w:hAnsi="Arial" w:cs="Arial"/>
          <w:color w:val="222222"/>
          <w:sz w:val="18"/>
          <w:szCs w:val="18"/>
        </w:rPr>
        <w:t>110 km/h pe autostrăzi, 90 km/h pe drumurile expres sau naţionale europene şi 80 km/h pe celelalte categorii de drumuri;</w:t>
      </w:r>
    </w:p>
    <w:p w:rsidR="00AE1230" w:rsidRPr="007A0525" w:rsidRDefault="00AE1230" w:rsidP="007A0525">
      <w:pPr>
        <w:shd w:val="clear" w:color="auto" w:fill="FCFDFD"/>
        <w:spacing w:after="30" w:line="240" w:lineRule="auto"/>
        <w:rPr>
          <w:rFonts w:ascii="Arial" w:hAnsi="Arial" w:cs="Arial"/>
          <w:color w:val="222222"/>
          <w:sz w:val="18"/>
          <w:szCs w:val="18"/>
        </w:rPr>
      </w:pPr>
      <w:r w:rsidRPr="007A0525">
        <w:rPr>
          <w:rFonts w:ascii="Arial" w:hAnsi="Arial" w:cs="Arial"/>
          <w:b/>
          <w:bCs/>
          <w:color w:val="222222"/>
          <w:sz w:val="18"/>
        </w:rPr>
        <w:t>C.</w:t>
      </w:r>
      <w:r w:rsidRPr="007A0525">
        <w:rPr>
          <w:rFonts w:ascii="Arial" w:hAnsi="Arial" w:cs="Arial"/>
          <w:color w:val="222222"/>
          <w:sz w:val="18"/>
        </w:rPr>
        <w:t> </w:t>
      </w:r>
      <w:r w:rsidRPr="007A0525">
        <w:rPr>
          <w:rFonts w:ascii="Arial" w:hAnsi="Arial" w:cs="Arial"/>
          <w:color w:val="222222"/>
          <w:sz w:val="18"/>
          <w:szCs w:val="18"/>
        </w:rPr>
        <w:t>130 km/h pe autostrăzi şi 80 km/h pe celelalte categorii de drumuri.</w:t>
      </w:r>
    </w:p>
    <w:p w:rsidR="00AE1230" w:rsidRPr="00B32870" w:rsidRDefault="00AE1230" w:rsidP="00B32870">
      <w:pPr>
        <w:spacing w:after="0" w:line="240" w:lineRule="auto"/>
        <w:outlineLvl w:val="1"/>
        <w:rPr>
          <w:rFonts w:ascii="Tahoma" w:hAnsi="Tahoma" w:cs="Tahoma"/>
          <w:b/>
          <w:bCs/>
          <w:color w:val="222222"/>
          <w:sz w:val="21"/>
          <w:szCs w:val="21"/>
        </w:rPr>
      </w:pPr>
      <w:hyperlink r:id="rId1399" w:history="1">
        <w:r w:rsidRPr="00B32870">
          <w:rPr>
            <w:rFonts w:ascii="Tahoma" w:hAnsi="Tahoma" w:cs="Tahoma"/>
            <w:b/>
            <w:bCs/>
            <w:color w:val="000000"/>
            <w:sz w:val="21"/>
          </w:rPr>
          <w:t>222. Într-un pansament, pe plagă, se aplică:</w:t>
        </w:r>
      </w:hyperlink>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o compresă de vată sterilă;</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o compresă din tifon steril;</w:t>
      </w:r>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o compresă oarecare.</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00" w:history="1">
        <w:r w:rsidRPr="00B32870">
          <w:rPr>
            <w:rFonts w:ascii="Tahoma" w:hAnsi="Tahoma" w:cs="Tahoma"/>
            <w:b/>
            <w:bCs/>
            <w:color w:val="000000"/>
            <w:sz w:val="21"/>
          </w:rPr>
          <w:t>191. Există vreo excepţie de la regula depăşirii pe partea stângă?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 în cazul autovehiculului care intenţionează să vireze spre stânga, şi în cazul tramvaiului;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da, numai în cazul în care depăşirea se face pe o stradă semnalizată cu indicatorul „Drum fără ieşire“.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13 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15% | Tags:</w:t>
      </w:r>
      <w:r w:rsidRPr="00B32870">
        <w:rPr>
          <w:rFonts w:ascii="Arial" w:hAnsi="Arial" w:cs="Arial"/>
          <w:color w:val="222222"/>
          <w:sz w:val="18"/>
        </w:rPr>
        <w:t> </w:t>
      </w:r>
      <w:hyperlink r:id="rId1401" w:history="1">
        <w:r w:rsidRPr="00B32870">
          <w:rPr>
            <w:rFonts w:ascii="Arial" w:hAnsi="Arial" w:cs="Arial"/>
            <w:color w:val="000000"/>
            <w:sz w:val="18"/>
          </w:rPr>
          <w:t>permis auto cat B1</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02" w:history="1">
        <w:r w:rsidRPr="00B32870">
          <w:rPr>
            <w:rFonts w:ascii="Arial" w:hAnsi="Arial" w:cs="Arial"/>
            <w:b/>
            <w:bCs/>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03" w:history="1">
        <w:r w:rsidRPr="00B32870">
          <w:rPr>
            <w:rFonts w:ascii="Tahoma" w:hAnsi="Tahoma" w:cs="Tahoma"/>
            <w:b/>
            <w:bCs/>
            <w:color w:val="000000"/>
            <w:sz w:val="21"/>
          </w:rPr>
          <w:t>464. Într-o intersecţie unde circulaţia se desfăşoară în sens giratoriu, conducătorilor auto le este interzis:</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reducă viteza, întrucât se creează pericolul de blocare;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oprească autovehiculele, în afara situaţiilor impuse de trafic;</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întoarcă, prin ocolirea sensului giratoriu.</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15% | Tags:</w:t>
      </w:r>
      <w:r w:rsidRPr="00B32870">
        <w:rPr>
          <w:rFonts w:ascii="Arial" w:hAnsi="Arial" w:cs="Arial"/>
          <w:color w:val="222222"/>
          <w:sz w:val="18"/>
        </w:rPr>
        <w:t> </w:t>
      </w:r>
      <w:hyperlink r:id="rId1404" w:history="1">
        <w:r w:rsidRPr="00B32870">
          <w:rPr>
            <w:rFonts w:ascii="Arial" w:hAnsi="Arial" w:cs="Arial"/>
            <w:b/>
            <w:bCs/>
            <w:color w:val="000000"/>
            <w:sz w:val="18"/>
          </w:rPr>
          <w:t>examen permis</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05" w:history="1">
        <w:r w:rsidRPr="00B32870">
          <w:rPr>
            <w:rFonts w:ascii="Arial" w:hAnsi="Arial" w:cs="Arial"/>
            <w:b/>
            <w:bCs/>
            <w:color w:val="000000"/>
            <w:sz w:val="18"/>
          </w:rPr>
          <w:t>chestionare auto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406" w:history="1">
        <w:r>
          <w:rPr>
            <w:noProof/>
          </w:rPr>
          <w:pict>
            <v:shape id="Picture 118" o:spid="_x0000_s1141" type="#_x0000_t75" alt="http://e-drpciv.ro/poze2/776.jpg" href="http://e-drpciv.ro/poze2/776.j" style="position:absolute;margin-left:65pt;margin-top:0;width:105pt;height:78.75pt;z-index:251776000;visibility:visible;mso-wrap-distance-left:0;mso-wrap-distance-right:0;mso-position-horizontal:right;mso-position-horizontal-relative:text;mso-position-vertical-relative:line" o:allowoverlap="f" o:button="t">
              <v:fill o:detectmouseclick="t"/>
              <v:imagedata r:id="rId1407"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08" w:history="1">
        <w:r w:rsidRPr="00B32870">
          <w:rPr>
            <w:rFonts w:ascii="Tahoma" w:hAnsi="Tahoma" w:cs="Tahoma"/>
            <w:b/>
            <w:bCs/>
            <w:color w:val="000000"/>
            <w:sz w:val="21"/>
          </w:rPr>
          <w:t>776. Precizaţi dacă presiunea din pneuri are efect asupra consumului de carburant:</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numai în cazul vehiculelor de mare tonaj.</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3 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15% | Tags:</w:t>
      </w:r>
      <w:r w:rsidRPr="00B32870">
        <w:rPr>
          <w:rFonts w:ascii="Arial" w:hAnsi="Arial" w:cs="Arial"/>
          <w:color w:val="222222"/>
          <w:sz w:val="18"/>
        </w:rPr>
        <w:t> </w:t>
      </w:r>
      <w:hyperlink r:id="rId1409" w:history="1">
        <w:r w:rsidRPr="00B32870">
          <w:rPr>
            <w:rFonts w:ascii="Arial" w:hAnsi="Arial" w:cs="Arial"/>
            <w:b/>
            <w:bCs/>
            <w:color w:val="000000"/>
            <w:sz w:val="18"/>
          </w:rPr>
          <w:t>permis cat tr</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10" w:history="1">
        <w:r w:rsidRPr="00B32870">
          <w:rPr>
            <w:rFonts w:ascii="Arial" w:hAnsi="Arial" w:cs="Arial"/>
            <w:b/>
            <w:bCs/>
            <w:color w:val="000000"/>
            <w:sz w:val="18"/>
          </w:rPr>
          <w:t>simulare 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11" w:history="1">
        <w:r w:rsidRPr="00B32870">
          <w:rPr>
            <w:rFonts w:ascii="Tahoma" w:hAnsi="Tahoma" w:cs="Tahoma"/>
            <w:b/>
            <w:bCs/>
            <w:color w:val="000000"/>
            <w:sz w:val="21"/>
          </w:rPr>
          <w:t>71. Dacă, din motive obiective, vă deplasaţi cu viteză redusă, trebuie: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circulaţi numai pe banda de lângă acostament sau bordură;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circulaţi numai pe banda de lângă axul drumului, semnalizând cu luminile de avarie;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emiteţi semnale luminoase şi sonore, pentru a preveni orice posibil eveniment.</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15% | Tags:</w:t>
      </w:r>
      <w:r w:rsidRPr="00B32870">
        <w:rPr>
          <w:rFonts w:ascii="Arial" w:hAnsi="Arial" w:cs="Arial"/>
          <w:color w:val="222222"/>
          <w:sz w:val="18"/>
        </w:rPr>
        <w:t> </w:t>
      </w:r>
      <w:hyperlink r:id="rId1412" w:history="1">
        <w:r w:rsidRPr="00B32870">
          <w:rPr>
            <w:rFonts w:ascii="Arial" w:hAnsi="Arial" w:cs="Arial"/>
            <w:b/>
            <w:bCs/>
            <w:color w:val="000000"/>
            <w:sz w:val="18"/>
          </w:rPr>
          <w:t>examen permis</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13" w:history="1">
        <w:r w:rsidRPr="00B32870">
          <w:rPr>
            <w:rFonts w:ascii="Arial" w:hAnsi="Arial" w:cs="Arial"/>
            <w:b/>
            <w:bCs/>
            <w:color w:val="000000"/>
            <w:sz w:val="18"/>
          </w:rPr>
          <w:t>teste 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14" w:history="1">
        <w:r w:rsidRPr="00B32870">
          <w:rPr>
            <w:rFonts w:ascii="Tahoma" w:hAnsi="Tahoma" w:cs="Tahoma"/>
            <w:b/>
            <w:bCs/>
            <w:color w:val="000000"/>
            <w:sz w:val="21"/>
          </w:rPr>
          <w:t>353. Ce obligaţii aveţi la semnalele agenţilor căilor ferate, plasaţi la trecerea la nivel cu o cale ferată?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nicio obligaţie, deoarece agenţii căilor ferate dirijează garniturile de tren;</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vă conformaţi semnificaţiei semnalelor acestora;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reduceţi viteza, să vă asiguraţi, iar, dacă trenul nu este în mişcare, puteţi să continuaţi traversarea căii ferate cu atenţie.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15" w:history="1">
        <w:r w:rsidRPr="00B32870">
          <w:rPr>
            <w:rFonts w:ascii="Arial" w:hAnsi="Arial" w:cs="Arial"/>
            <w:b/>
            <w:bCs/>
            <w:color w:val="000000"/>
            <w:sz w:val="18"/>
          </w:rPr>
          <w:t>intrebari cat B1</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16" w:history="1">
        <w:r w:rsidRPr="00B32870">
          <w:rPr>
            <w:rFonts w:ascii="Arial" w:hAnsi="Arial" w:cs="Arial"/>
            <w:b/>
            <w:bCs/>
            <w:color w:val="000000"/>
            <w:sz w:val="18"/>
          </w:rPr>
          <w:t>drpciv.ro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417" w:history="1">
        <w:r>
          <w:rPr>
            <w:noProof/>
          </w:rPr>
          <w:pict>
            <v:shape id="Picture 119" o:spid="_x0000_s1142" type="#_x0000_t75" alt="http://e-drpciv.ro/poze2/291.jpg" href="http://e-drpciv.ro/poze2/291.j" style="position:absolute;margin-left:65pt;margin-top:0;width:105pt;height:78.75pt;z-index:251777024;visibility:visible;mso-wrap-distance-left:0;mso-wrap-distance-right:0;mso-position-horizontal:right;mso-position-horizontal-relative:text;mso-position-vertical-relative:line" o:allowoverlap="f" o:button="t">
              <v:fill o:detectmouseclick="t"/>
              <v:imagedata r:id="rId1418"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19" w:history="1">
        <w:r w:rsidRPr="00B32870">
          <w:rPr>
            <w:rFonts w:ascii="Tahoma" w:hAnsi="Tahoma" w:cs="Tahoma"/>
            <w:b/>
            <w:bCs/>
            <w:color w:val="000000"/>
            <w:sz w:val="21"/>
          </w:rPr>
          <w:t>291. În prima intersecţie: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veţi ceda trecerea vehiculelor care circulă din dreapta;</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aveţi prioritate de trecere;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veţi ceda trecerea vehiculelor care circulă din stânga.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3 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20" w:history="1">
        <w:r w:rsidRPr="00B32870">
          <w:rPr>
            <w:rFonts w:ascii="Arial" w:hAnsi="Arial" w:cs="Arial"/>
            <w:color w:val="000000"/>
            <w:sz w:val="18"/>
          </w:rPr>
          <w:t>examen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21" w:history="1">
        <w:r w:rsidRPr="00B32870">
          <w:rPr>
            <w:rFonts w:ascii="Arial" w:hAnsi="Arial" w:cs="Arial"/>
            <w:b/>
            <w:bCs/>
            <w:color w:val="000000"/>
            <w:sz w:val="18"/>
          </w:rPr>
          <w:t>simulare 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22" w:history="1">
        <w:r w:rsidRPr="00B32870">
          <w:rPr>
            <w:rFonts w:ascii="Tahoma" w:hAnsi="Tahoma" w:cs="Tahoma"/>
            <w:b/>
            <w:bCs/>
            <w:color w:val="000000"/>
            <w:sz w:val="21"/>
          </w:rPr>
          <w:t>758. Ce reprezintă simbolurile EURO I, EURO II, EURO III şi EURO IV?</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caracteristicile tehnice de provenienţă a unor vehicule din Uniunea Europeană;</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standardele de poluare din Uniunea Europeană;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încadrarea autovehiculelor în diferite norme de consum.</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8 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15% | Tags:</w:t>
      </w:r>
      <w:r w:rsidRPr="00B32870">
        <w:rPr>
          <w:rFonts w:ascii="Arial" w:hAnsi="Arial" w:cs="Arial"/>
          <w:color w:val="222222"/>
          <w:sz w:val="18"/>
        </w:rPr>
        <w:t> </w:t>
      </w:r>
      <w:hyperlink r:id="rId1423" w:history="1">
        <w:r w:rsidRPr="00B32870">
          <w:rPr>
            <w:rFonts w:ascii="Arial" w:hAnsi="Arial" w:cs="Arial"/>
            <w:color w:val="000000"/>
            <w:sz w:val="18"/>
          </w:rPr>
          <w:t>drpciv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24" w:history="1">
        <w:r w:rsidRPr="00B32870">
          <w:rPr>
            <w:rFonts w:ascii="Arial" w:hAnsi="Arial" w:cs="Arial"/>
            <w:color w:val="000000"/>
            <w:sz w:val="18"/>
          </w:rPr>
          <w:t>chestionare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25" w:history="1">
        <w:r w:rsidRPr="00B32870">
          <w:rPr>
            <w:rFonts w:ascii="Tahoma" w:hAnsi="Tahoma" w:cs="Tahoma"/>
            <w:b/>
            <w:bCs/>
            <w:color w:val="000000"/>
            <w:sz w:val="21"/>
          </w:rPr>
          <w:t>64. Cum se semnalizează, noaptea, intenţia de a depăşi alt vehicul, într-o localitate, pe un drum neiluminat?</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cu faza de drum a luminii farurilor;</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cu luminile indicatoare de direcţie;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prin folosirea combinată a fazei scurte şi a semnalului sonor.</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2 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15% | Tags:</w:t>
      </w:r>
      <w:r w:rsidRPr="00B32870">
        <w:rPr>
          <w:rFonts w:ascii="Arial" w:hAnsi="Arial" w:cs="Arial"/>
          <w:color w:val="222222"/>
          <w:sz w:val="18"/>
        </w:rPr>
        <w:t> </w:t>
      </w:r>
      <w:hyperlink r:id="rId1426" w:history="1">
        <w:r w:rsidRPr="00B32870">
          <w:rPr>
            <w:rFonts w:ascii="Arial" w:hAnsi="Arial" w:cs="Arial"/>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27" w:history="1">
        <w:r w:rsidRPr="00B32870">
          <w:rPr>
            <w:rFonts w:ascii="Arial" w:hAnsi="Arial" w:cs="Arial"/>
            <w:color w:val="000000"/>
            <w:sz w:val="18"/>
          </w:rPr>
          <w:t>www.drpciv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428" w:history="1">
        <w:r>
          <w:rPr>
            <w:noProof/>
          </w:rPr>
          <w:pict>
            <v:shape id="Picture 120" o:spid="_x0000_s1143" type="#_x0000_t75" alt="http://e-drpciv.ro/poze2/566.jpg" href="http://e-drpciv.ro/poze2/566.j" style="position:absolute;margin-left:65pt;margin-top:0;width:105pt;height:78.75pt;z-index:251778048;visibility:visible;mso-wrap-distance-left:0;mso-wrap-distance-right:0;mso-position-horizontal:right;mso-position-horizontal-relative:text;mso-position-vertical-relative:line" o:allowoverlap="f" o:button="t">
              <v:fill o:detectmouseclick="t"/>
              <v:imagedata r:id="rId1429"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30" w:history="1">
        <w:r w:rsidRPr="00B32870">
          <w:rPr>
            <w:rFonts w:ascii="Tahoma" w:hAnsi="Tahoma" w:cs="Tahoma"/>
            <w:b/>
            <w:bCs/>
            <w:color w:val="000000"/>
            <w:sz w:val="21"/>
          </w:rPr>
          <w:t>566. Sunteţi corespunzător încadrat pentru a folosi prima ieşire de pe autostradă?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 deoarece circulaţi pe banda din dreapta;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 deoarece veţi călca banda continuă;</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 pentru că circulaţi pe banda de urgenţă.</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4 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31" w:history="1">
        <w:r w:rsidRPr="00B32870">
          <w:rPr>
            <w:rFonts w:ascii="Arial" w:hAnsi="Arial" w:cs="Arial"/>
            <w:color w:val="000000"/>
            <w:sz w:val="18"/>
          </w:rPr>
          <w:t>intrebari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32" w:history="1">
        <w:r w:rsidRPr="00B32870">
          <w:rPr>
            <w:rFonts w:ascii="Arial" w:hAnsi="Arial" w:cs="Arial"/>
            <w:b/>
            <w:bCs/>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33" w:history="1">
        <w:r w:rsidRPr="00B32870">
          <w:rPr>
            <w:rFonts w:ascii="Tahoma" w:hAnsi="Tahoma" w:cs="Tahoma"/>
            <w:b/>
            <w:bCs/>
            <w:color w:val="000000"/>
            <w:sz w:val="21"/>
          </w:rPr>
          <w:t>155. Precizaţi care vehicule sunt exceptate de la obligaţia acordării priorităţii de trecere: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cele care se pun în mişcare de pe loc faţă de cele care circulă;</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autovehiculele din serviciile regulate de transport public, care se pun în mişcare din staţia prevăzută cu alveolă;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cele care ies din curţi, ganguri sau garaje.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15% | Tags:</w:t>
      </w:r>
      <w:r w:rsidRPr="00B32870">
        <w:rPr>
          <w:rFonts w:ascii="Arial" w:hAnsi="Arial" w:cs="Arial"/>
          <w:color w:val="222222"/>
          <w:sz w:val="18"/>
        </w:rPr>
        <w:t> </w:t>
      </w:r>
      <w:hyperlink r:id="rId1434" w:history="1">
        <w:r w:rsidRPr="00B32870">
          <w:rPr>
            <w:rFonts w:ascii="Arial" w:hAnsi="Arial" w:cs="Arial"/>
            <w:b/>
            <w:bCs/>
            <w:color w:val="000000"/>
            <w:sz w:val="18"/>
          </w:rPr>
          <w:t>permis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35" w:history="1">
        <w:r w:rsidRPr="00B32870">
          <w:rPr>
            <w:rFonts w:ascii="Arial" w:hAnsi="Arial" w:cs="Arial"/>
            <w:b/>
            <w:bCs/>
            <w:color w:val="000000"/>
            <w:sz w:val="18"/>
          </w:rPr>
          <w:t>simulare 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436" w:history="1">
        <w:r>
          <w:rPr>
            <w:noProof/>
          </w:rPr>
          <w:pict>
            <v:shape id="Picture 121" o:spid="_x0000_s1144" type="#_x0000_t75" alt="http://e-drpciv.ro/poze2/661.jpg" href="http://e-drpciv.ro/poze2/661.j" style="position:absolute;margin-left:65pt;margin-top:0;width:105pt;height:78.75pt;z-index:251779072;visibility:visible;mso-wrap-distance-left:0;mso-wrap-distance-right:0;mso-position-horizontal:right;mso-position-horizontal-relative:text;mso-position-vertical-relative:line" o:allowoverlap="f" o:button="t">
              <v:fill o:detectmouseclick="t"/>
              <v:imagedata r:id="rId1437"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38" w:history="1">
        <w:r w:rsidRPr="00B32870">
          <w:rPr>
            <w:rFonts w:ascii="Tahoma" w:hAnsi="Tahoma" w:cs="Tahoma"/>
            <w:b/>
            <w:bCs/>
            <w:color w:val="000000"/>
            <w:sz w:val="21"/>
          </w:rPr>
          <w:t>661. Ce semnificaţie are un astfel de marcaj rutier?</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deviere temporară a circulaţiei;</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marcaj pe o bandă de accelerare;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marcaj pentru spaţii interzise.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15% | Tags:</w:t>
      </w:r>
      <w:r w:rsidRPr="00B32870">
        <w:rPr>
          <w:rFonts w:ascii="Arial" w:hAnsi="Arial" w:cs="Arial"/>
          <w:color w:val="222222"/>
          <w:sz w:val="18"/>
        </w:rPr>
        <w:t> </w:t>
      </w:r>
      <w:hyperlink r:id="rId1439" w:history="1">
        <w:r w:rsidRPr="00B32870">
          <w:rPr>
            <w:rFonts w:ascii="Arial" w:hAnsi="Arial" w:cs="Arial"/>
            <w:color w:val="000000"/>
            <w:sz w:val="18"/>
          </w:rPr>
          <w:t>www.drpciv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40" w:history="1">
        <w:r w:rsidRPr="00B32870">
          <w:rPr>
            <w:rFonts w:ascii="Arial" w:hAnsi="Arial" w:cs="Arial"/>
            <w:b/>
            <w:bCs/>
            <w:color w:val="000000"/>
            <w:sz w:val="18"/>
          </w:rPr>
          <w:t>intrebari categoria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441" w:history="1">
        <w:r>
          <w:rPr>
            <w:noProof/>
          </w:rPr>
          <w:pict>
            <v:shape id="Picture 122" o:spid="_x0000_s1145" type="#_x0000_t75" alt="http://e-drpciv.ro/poze2/953.jpg" href="http://e-drpciv.ro/poze2/953.j" style="position:absolute;margin-left:65pt;margin-top:0;width:105pt;height:78.75pt;z-index:251780096;visibility:visible;mso-wrap-distance-left:0;mso-wrap-distance-right:0;mso-position-horizontal:right;mso-position-horizontal-relative:text;mso-position-vertical-relative:line" o:allowoverlap="f" o:button="t">
              <v:fill o:detectmouseclick="t"/>
              <v:imagedata r:id="rId1442"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43" w:history="1">
        <w:r w:rsidRPr="00B32870">
          <w:rPr>
            <w:rFonts w:ascii="Tahoma" w:hAnsi="Tahoma" w:cs="Tahoma"/>
            <w:b/>
            <w:bCs/>
            <w:color w:val="000000"/>
            <w:sz w:val="21"/>
          </w:rPr>
          <w:t>953. Care dintre cele trei autoturisme este parcat regulamentar?</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autoturismul albastru;</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autoturismul roşu şi autoturismul albastru, deoarece nu depăşesc zona marcată de indicator;</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autoturismul verde şi autoturismul roşu, deoarece respectă semnificaţia indicatorului.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8 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44" w:history="1">
        <w:r w:rsidRPr="00B32870">
          <w:rPr>
            <w:rFonts w:ascii="Arial" w:hAnsi="Arial" w:cs="Arial"/>
            <w:color w:val="000000"/>
            <w:sz w:val="18"/>
          </w:rPr>
          <w:t>www.drpciv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45" w:history="1">
        <w:r w:rsidRPr="00B32870">
          <w:rPr>
            <w:rFonts w:ascii="Arial" w:hAnsi="Arial" w:cs="Arial"/>
            <w:b/>
            <w:bCs/>
            <w:color w:val="000000"/>
            <w:sz w:val="18"/>
          </w:rPr>
          <w:t>teste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46" w:history="1">
        <w:r w:rsidRPr="00B32870">
          <w:rPr>
            <w:rFonts w:ascii="Tahoma" w:hAnsi="Tahoma" w:cs="Tahoma"/>
            <w:b/>
            <w:bCs/>
            <w:color w:val="000000"/>
            <w:sz w:val="21"/>
          </w:rPr>
          <w:t>136. Viteza maximă cu care pot să conducă un autoturism, pe autostradă, persoanele care au mai puţin de un an de practică de conducere, este de: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130 km/h;</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100 km/h;</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110 km/h.</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47" w:history="1">
        <w:r w:rsidRPr="00B32870">
          <w:rPr>
            <w:rFonts w:ascii="Arial" w:hAnsi="Arial" w:cs="Arial"/>
            <w:color w:val="000000"/>
            <w:sz w:val="18"/>
          </w:rPr>
          <w:t>teste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48" w:history="1">
        <w:r w:rsidRPr="00B32870">
          <w:rPr>
            <w:rFonts w:ascii="Arial" w:hAnsi="Arial" w:cs="Arial"/>
            <w:color w:val="000000"/>
            <w:sz w:val="18"/>
          </w:rPr>
          <w:t>examen auto cat B1</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49" w:history="1">
        <w:r w:rsidRPr="00B32870">
          <w:rPr>
            <w:rFonts w:ascii="Tahoma" w:hAnsi="Tahoma" w:cs="Tahoma"/>
            <w:b/>
            <w:bCs/>
            <w:color w:val="000000"/>
            <w:sz w:val="21"/>
          </w:rPr>
          <w:t>698. Prezenţa calaminei pe suprafaţa bujiilor şi fumul albăstrui al eşapamentului indică: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mecanismul motor (grup piston-cilindru) este uzat;</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rularea frecventă cu o viteză inferioară limitei legale;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folosirea unor bujii necorespunzătoare.</w:t>
      </w:r>
    </w:p>
    <w:p w:rsidR="00AE1230" w:rsidRPr="00B32870" w:rsidRDefault="00AE1230" w:rsidP="00B32870">
      <w:pPr>
        <w:spacing w:after="0" w:line="240" w:lineRule="auto"/>
        <w:outlineLvl w:val="1"/>
        <w:rPr>
          <w:rFonts w:ascii="Tahoma" w:hAnsi="Tahoma" w:cs="Tahoma"/>
          <w:b/>
          <w:bCs/>
          <w:color w:val="222222"/>
          <w:sz w:val="21"/>
          <w:szCs w:val="21"/>
        </w:rPr>
      </w:pPr>
      <w:hyperlink r:id="rId1450" w:history="1">
        <w:r w:rsidRPr="00B32870">
          <w:rPr>
            <w:rFonts w:ascii="Tahoma" w:hAnsi="Tahoma" w:cs="Tahoma"/>
            <w:b/>
            <w:bCs/>
            <w:color w:val="000000"/>
            <w:sz w:val="21"/>
          </w:rPr>
          <w:t>849. Ce trebuie să aveţi în vedere la urcarea într-un autoturism?</w:t>
        </w:r>
      </w:hyperlink>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urcaţi numai pe partea dinspre trotuar;</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deschideţi uşa numai dacă circulaţia permite acest lucru;</w:t>
      </w:r>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urcaţi fără grijă, deoarece vehiculele care circulă din spate sunt obligate să aştepte.</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51" w:history="1">
        <w:r w:rsidRPr="00B32870">
          <w:rPr>
            <w:rFonts w:ascii="Tahoma" w:hAnsi="Tahoma" w:cs="Tahoma"/>
            <w:b/>
            <w:bCs/>
            <w:color w:val="000000"/>
            <w:sz w:val="21"/>
          </w:rPr>
          <w:t>743. Autoturismul echipat cu o remorcă poate circula pe autostradă?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 dacă ansamblul respectiv poate depăşi viteza de 50 km/h;</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da, dacă aţi obţinut autorizaţie de la poliţia rutieră.</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52" w:history="1">
        <w:r w:rsidRPr="00B32870">
          <w:rPr>
            <w:rFonts w:ascii="Arial" w:hAnsi="Arial" w:cs="Arial"/>
            <w:color w:val="000000"/>
            <w:sz w:val="18"/>
          </w:rPr>
          <w:t>permis categoria b</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53" w:history="1">
        <w:r w:rsidRPr="00B32870">
          <w:rPr>
            <w:rFonts w:ascii="Arial" w:hAnsi="Arial" w:cs="Arial"/>
            <w:color w:val="000000"/>
            <w:sz w:val="18"/>
          </w:rPr>
          <w:t>www.drpciv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54" w:history="1">
        <w:r w:rsidRPr="00B32870">
          <w:rPr>
            <w:rFonts w:ascii="Tahoma" w:hAnsi="Tahoma" w:cs="Tahoma"/>
            <w:b/>
            <w:bCs/>
            <w:color w:val="000000"/>
            <w:sz w:val="21"/>
          </w:rPr>
          <w:t>956. Conducătorul auto care circulă pe banda de lângă acostament, în acelaşi sens cu autovehiculele din serviciile regulate de transport public de persoane, este obligat:</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nu depăşească un asemenea vehicul, când se află oprit în staţie;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permită conducătorilor acestor vehicule să efectueze manevrele necesare repunerii în mişcare din staţie, dacă este prevăzută cu alveolă;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permită traversarea călătorilor pentru a se urca într-un asemenea vehicul.</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2 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15% | Tags:</w:t>
      </w:r>
      <w:r w:rsidRPr="00B32870">
        <w:rPr>
          <w:rFonts w:ascii="Arial" w:hAnsi="Arial" w:cs="Arial"/>
          <w:color w:val="222222"/>
          <w:sz w:val="18"/>
        </w:rPr>
        <w:t> </w:t>
      </w:r>
      <w:hyperlink r:id="rId1455" w:history="1">
        <w:r w:rsidRPr="00B32870">
          <w:rPr>
            <w:rFonts w:ascii="Arial" w:hAnsi="Arial" w:cs="Arial"/>
            <w:color w:val="000000"/>
            <w:sz w:val="18"/>
          </w:rPr>
          <w:t>simulare examen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56" w:history="1">
        <w:r w:rsidRPr="00B32870">
          <w:rPr>
            <w:rFonts w:ascii="Arial" w:hAnsi="Arial" w:cs="Arial"/>
            <w:b/>
            <w:bCs/>
            <w:color w:val="000000"/>
            <w:sz w:val="18"/>
          </w:rPr>
          <w:t>intrebari categoria B1</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57" w:history="1">
        <w:r w:rsidRPr="00B32870">
          <w:rPr>
            <w:rFonts w:ascii="Tahoma" w:hAnsi="Tahoma" w:cs="Tahoma"/>
            <w:b/>
            <w:bCs/>
            <w:color w:val="000000"/>
            <w:sz w:val="21"/>
          </w:rPr>
          <w:t>1038. Vă apropiaţi de un drum forestier, ce intră în şosea din partea dreaptă şi de pe care iese un alt autovehicul. Cine trebuie să aştepte?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dvs., pentru că acordaţi prioritate de dreapta;</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autovehiculul care iese de pe drumul forestier;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autovehiculul care circulă cu viteză mai mare.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58" w:history="1">
        <w:r w:rsidRPr="00B32870">
          <w:rPr>
            <w:rFonts w:ascii="Arial" w:hAnsi="Arial" w:cs="Arial"/>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59" w:history="1">
        <w:r w:rsidRPr="00B32870">
          <w:rPr>
            <w:rFonts w:ascii="Arial" w:hAnsi="Arial" w:cs="Arial"/>
            <w:color w:val="000000"/>
            <w:sz w:val="18"/>
          </w:rPr>
          <w:t>permis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60" w:history="1">
        <w:r w:rsidRPr="00B32870">
          <w:rPr>
            <w:rFonts w:ascii="Tahoma" w:hAnsi="Tahoma" w:cs="Tahoma"/>
            <w:b/>
            <w:bCs/>
            <w:color w:val="000000"/>
            <w:sz w:val="21"/>
          </w:rPr>
          <w:t>305. Cum procedaţi în situaţia în care, după resuscitarea cardio-respiratorie, accidentatul îşi recapătă pulsul?</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încetaţi compresiile exterioare ale pieptului;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continuaţi compresiile exterioare ale pieptului;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aplicaţi un bandaj toracic.</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5 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61" w:history="1">
        <w:r w:rsidRPr="00B32870">
          <w:rPr>
            <w:rFonts w:ascii="Arial" w:hAnsi="Arial" w:cs="Arial"/>
            <w:color w:val="000000"/>
            <w:sz w:val="18"/>
          </w:rPr>
          <w:t>chestionare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62" w:history="1">
        <w:r w:rsidRPr="00B32870">
          <w:rPr>
            <w:rFonts w:ascii="Arial" w:hAnsi="Arial" w:cs="Arial"/>
            <w:color w:val="000000"/>
            <w:sz w:val="18"/>
          </w:rPr>
          <w:t>teste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63" w:history="1">
        <w:r w:rsidRPr="00B32870">
          <w:rPr>
            <w:rFonts w:ascii="Tahoma" w:hAnsi="Tahoma" w:cs="Tahoma"/>
            <w:b/>
            <w:bCs/>
            <w:color w:val="000000"/>
            <w:sz w:val="21"/>
          </w:rPr>
          <w:t>283. Câmpul vizual al conducătorului auto se reduce atunci când:</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viteza de deplasare este mai mare;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dimensiunile parbrizului şi ale lunetei sunt mai mici;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indicatoarele rutiere sunt de mici dimensiuni.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64" w:history="1">
        <w:r w:rsidRPr="00B32870">
          <w:rPr>
            <w:rFonts w:ascii="Arial" w:hAnsi="Arial" w:cs="Arial"/>
            <w:color w:val="000000"/>
            <w:sz w:val="18"/>
          </w:rPr>
          <w:t>examen auto cat tr</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65" w:history="1">
        <w:r w:rsidRPr="00B32870">
          <w:rPr>
            <w:rFonts w:ascii="Arial" w:hAnsi="Arial" w:cs="Arial"/>
            <w:color w:val="000000"/>
            <w:sz w:val="18"/>
          </w:rPr>
          <w:t>chestionare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466" w:history="1">
        <w:r>
          <w:rPr>
            <w:noProof/>
          </w:rPr>
          <w:pict>
            <v:shape id="Picture 123" o:spid="_x0000_s1146" type="#_x0000_t75" alt="http://e-drpciv.ro/poze2/416.jpg" href="http://e-drpciv.ro/poze2/416.j" style="position:absolute;margin-left:65pt;margin-top:0;width:105pt;height:78.75pt;z-index:251781120;visibility:visible;mso-wrap-distance-left:0;mso-wrap-distance-right:0;mso-position-horizontal:right;mso-position-horizontal-relative:text;mso-position-vertical-relative:line" o:allowoverlap="f" o:button="t">
              <v:fill o:detectmouseclick="t"/>
              <v:imagedata r:id="rId1467"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68" w:history="1">
        <w:r w:rsidRPr="00B32870">
          <w:rPr>
            <w:rFonts w:ascii="Tahoma" w:hAnsi="Tahoma" w:cs="Tahoma"/>
            <w:b/>
            <w:bCs/>
            <w:color w:val="000000"/>
            <w:sz w:val="21"/>
          </w:rPr>
          <w:t>416. Care dintre autovehicule pot traversa intersecţia din imagine?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niciunul;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autocamionul şi autobuzul;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autoturismul galben şi autoturismul roşu.</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7 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69" w:history="1">
        <w:r w:rsidRPr="00B32870">
          <w:rPr>
            <w:rFonts w:ascii="Arial" w:hAnsi="Arial" w:cs="Arial"/>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70" w:history="1">
        <w:r w:rsidRPr="00B32870">
          <w:rPr>
            <w:rFonts w:ascii="Arial" w:hAnsi="Arial" w:cs="Arial"/>
            <w:b/>
            <w:bCs/>
            <w:color w:val="000000"/>
            <w:sz w:val="18"/>
          </w:rPr>
          <w:t>chestionare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71" w:history="1">
        <w:r w:rsidRPr="00B32870">
          <w:rPr>
            <w:rFonts w:ascii="Tahoma" w:hAnsi="Tahoma" w:cs="Tahoma"/>
            <w:b/>
            <w:bCs/>
            <w:color w:val="000000"/>
            <w:sz w:val="21"/>
          </w:rPr>
          <w:t>218. Tensiunea nervoasă şi oboseala conducătorului auto pot fi reduse dacă: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rulaţi cu o viteză ponderată, în condiţii de siguranţă, menţinând un ritm de mers constant;</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circulaţi cu aceeaşi viteză atât în localităţi, cât şi în afara acestora;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folosiţi medicamente calmante sau energizante care nu sunt interzise conducătorilor auto.</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72" w:history="1">
        <w:r w:rsidRPr="00B32870">
          <w:rPr>
            <w:rFonts w:ascii="Arial" w:hAnsi="Arial" w:cs="Arial"/>
            <w:color w:val="000000"/>
            <w:sz w:val="18"/>
          </w:rPr>
          <w:t>teste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73" w:history="1">
        <w:r w:rsidRPr="00B32870">
          <w:rPr>
            <w:rFonts w:ascii="Arial" w:hAnsi="Arial" w:cs="Arial"/>
            <w:color w:val="000000"/>
            <w:sz w:val="18"/>
          </w:rPr>
          <w:t>examen auto categoria b1</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74" w:history="1">
        <w:r w:rsidRPr="00B32870">
          <w:rPr>
            <w:rFonts w:ascii="Tahoma" w:hAnsi="Tahoma" w:cs="Tahoma"/>
            <w:b/>
            <w:bCs/>
            <w:color w:val="000000"/>
            <w:sz w:val="21"/>
          </w:rPr>
          <w:t>573. Circulaţi cu un autoturism cu remorcă pe o şosea cu o singură bandă pentru fiecare direcţie şi vă apropiaţi de o curbă la stânga, foarte strânsă şi fără vizibilitate. Cum trebuie să adaptaţi modul de conducere?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reduceţi viteza înaintea curbei, din cauza pericolului mărit de derapare a remorcii;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reduceţi viteza, circulaţi pe mijlocul benzii şi acceleraţi uşor când ajungeţi în vârful curbei;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menţineţi viteza, iar în curbă frânaţi.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75" w:history="1">
        <w:r w:rsidRPr="00B32870">
          <w:rPr>
            <w:rFonts w:ascii="Arial" w:hAnsi="Arial" w:cs="Arial"/>
            <w:b/>
            <w:bCs/>
            <w:color w:val="000000"/>
            <w:sz w:val="18"/>
          </w:rPr>
          <w:t>examen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76" w:history="1">
        <w:r w:rsidRPr="00B32870">
          <w:rPr>
            <w:rFonts w:ascii="Arial" w:hAnsi="Arial" w:cs="Arial"/>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77" w:history="1">
        <w:r w:rsidRPr="00B32870">
          <w:rPr>
            <w:rFonts w:ascii="Tahoma" w:hAnsi="Tahoma" w:cs="Tahoma"/>
            <w:b/>
            <w:bCs/>
            <w:color w:val="000000"/>
            <w:sz w:val="21"/>
          </w:rPr>
          <w:t>841. Conduceţi autovehiculul pe drumurile publice şi refuzaţi recoltarea unor probe biologice în vederea stabilirii alcoolemiei. Veţi fi pedepsit penal?</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numai dacă sunteţi implicat într-un accident de circulaţie;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2 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78" w:history="1">
        <w:r w:rsidRPr="00B32870">
          <w:rPr>
            <w:rFonts w:ascii="Arial" w:hAnsi="Arial" w:cs="Arial"/>
            <w:color w:val="000000"/>
            <w:sz w:val="18"/>
          </w:rPr>
          <w:t>drpciv.ro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79" w:history="1">
        <w:r w:rsidRPr="00B32870">
          <w:rPr>
            <w:rFonts w:ascii="Arial" w:hAnsi="Arial" w:cs="Arial"/>
            <w:b/>
            <w:bCs/>
            <w:color w:val="000000"/>
            <w:sz w:val="18"/>
          </w:rPr>
          <w:t>examen permis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80" w:history="1">
        <w:r w:rsidRPr="00B32870">
          <w:rPr>
            <w:rFonts w:ascii="Tahoma" w:hAnsi="Tahoma" w:cs="Tahoma"/>
            <w:b/>
            <w:bCs/>
            <w:color w:val="000000"/>
            <w:sz w:val="21"/>
          </w:rPr>
          <w:t>259. Când circulaţi pe un drum naţional european vă este interzisă: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folosirea mijloacelor de averizare sonoră;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remorcarea altui autovehicul;</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staţionarea voluntară pe partea carosabilă.</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81" w:history="1">
        <w:r w:rsidRPr="00B32870">
          <w:rPr>
            <w:rFonts w:ascii="Arial" w:hAnsi="Arial" w:cs="Arial"/>
            <w:b/>
            <w:bCs/>
            <w:color w:val="000000"/>
            <w:sz w:val="18"/>
          </w:rPr>
          <w:t>raspunsuri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82" w:history="1">
        <w:r w:rsidRPr="00B32870">
          <w:rPr>
            <w:rFonts w:ascii="Arial" w:hAnsi="Arial" w:cs="Arial"/>
            <w:b/>
            <w:bCs/>
            <w:color w:val="000000"/>
            <w:sz w:val="18"/>
          </w:rPr>
          <w:t>intrebari categoria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83" w:history="1">
        <w:r w:rsidRPr="00B32870">
          <w:rPr>
            <w:rFonts w:ascii="Tahoma" w:hAnsi="Tahoma" w:cs="Tahoma"/>
            <w:b/>
            <w:bCs/>
            <w:color w:val="000000"/>
            <w:sz w:val="21"/>
          </w:rPr>
          <w:t>138. Cum procedaţi la apropierea de o intersecţie în care semnalul luminos ori un indicator de prioritate permite intrarea, dar în care riscaţi să rămâneţi imobilizat din cauza aglomerării circulaţiei?</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vă este interzisă intrarea în intersecţie;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vă continuaţi deplasarea, deoarece aveţi prioritate;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 vă revine nicio obligaţie.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84" w:history="1">
        <w:r w:rsidRPr="00B32870">
          <w:rPr>
            <w:rFonts w:ascii="Arial" w:hAnsi="Arial" w:cs="Arial"/>
            <w:color w:val="000000"/>
            <w:sz w:val="18"/>
          </w:rPr>
          <w:t>intrebari cat TR</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85" w:history="1">
        <w:r w:rsidRPr="00B32870">
          <w:rPr>
            <w:rFonts w:ascii="Arial" w:hAnsi="Arial" w:cs="Arial"/>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486" w:history="1">
        <w:r>
          <w:rPr>
            <w:noProof/>
          </w:rPr>
          <w:pict>
            <v:shape id="Picture 124" o:spid="_x0000_s1147" type="#_x0000_t75" alt="http://e-drpciv.ro/poze2/160.jpg" href="http://e-drpciv.ro/poze2/160.j" style="position:absolute;margin-left:65pt;margin-top:0;width:105pt;height:78.75pt;z-index:251782144;visibility:visible;mso-wrap-distance-left:0;mso-wrap-distance-right:0;mso-position-horizontal:right;mso-position-horizontal-relative:text;mso-position-vertical-relative:line" o:allowoverlap="f" o:button="t">
              <v:fill o:detectmouseclick="t"/>
              <v:imagedata r:id="rId1487"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88" w:history="1">
        <w:r w:rsidRPr="00B32870">
          <w:rPr>
            <w:rFonts w:ascii="Tahoma" w:hAnsi="Tahoma" w:cs="Tahoma"/>
            <w:b/>
            <w:bCs/>
            <w:color w:val="000000"/>
            <w:sz w:val="21"/>
          </w:rPr>
          <w:t>160. Indicatorul interzice: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depăşirea;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deplasarea pe direcţia înainte după prima intersecţie;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schimbarea direcţiei de mers în prima intersecţie.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89" w:history="1">
        <w:r w:rsidRPr="00B32870">
          <w:rPr>
            <w:rFonts w:ascii="Arial" w:hAnsi="Arial" w:cs="Arial"/>
            <w:b/>
            <w:bCs/>
            <w:color w:val="000000"/>
            <w:sz w:val="18"/>
          </w:rPr>
          <w:t>www.drpciv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90" w:history="1">
        <w:r w:rsidRPr="00B32870">
          <w:rPr>
            <w:rFonts w:ascii="Arial" w:hAnsi="Arial" w:cs="Arial"/>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491" w:history="1">
        <w:r>
          <w:rPr>
            <w:noProof/>
          </w:rPr>
          <w:pict>
            <v:shape id="Picture 125" o:spid="_x0000_s1148" type="#_x0000_t75" alt="http://e-drpciv.ro/poze2/730.jpg" href="http://e-drpciv.ro/poze2/730.j" style="position:absolute;margin-left:65pt;margin-top:0;width:105pt;height:78.75pt;z-index:251783168;visibility:visible;mso-wrap-distance-left:0;mso-wrap-distance-right:0;mso-position-horizontal:right;mso-position-horizontal-relative:text;mso-position-vertical-relative:line" o:allowoverlap="f" o:button="t">
              <v:fill o:detectmouseclick="t"/>
              <v:imagedata r:id="rId1492"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93" w:history="1">
        <w:r w:rsidRPr="00B32870">
          <w:rPr>
            <w:rFonts w:ascii="Tahoma" w:hAnsi="Tahoma" w:cs="Tahoma"/>
            <w:b/>
            <w:bCs/>
            <w:color w:val="000000"/>
            <w:sz w:val="21"/>
          </w:rPr>
          <w:t>730. Este permisă folosirea luminilor de ceaţă noaptea, dacă cerul este senin?</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Regulamentul nu precizează;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2 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494" w:history="1">
        <w:r w:rsidRPr="00B32870">
          <w:rPr>
            <w:rFonts w:ascii="Arial" w:hAnsi="Arial" w:cs="Arial"/>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495" w:history="1">
        <w:r w:rsidRPr="00B32870">
          <w:rPr>
            <w:rFonts w:ascii="Arial" w:hAnsi="Arial" w:cs="Arial"/>
            <w:b/>
            <w:bCs/>
            <w:color w:val="000000"/>
            <w:sz w:val="18"/>
          </w:rPr>
          <w:t>drpciv.ro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496" w:history="1">
        <w:r>
          <w:rPr>
            <w:noProof/>
          </w:rPr>
          <w:pict>
            <v:shape id="Picture 126" o:spid="_x0000_s1149" type="#_x0000_t75" alt="http://e-drpciv.ro/poze2/3736.jpg" href="http://e-drpciv.ro/poze2/3736.j" style="position:absolute;margin-left:65pt;margin-top:0;width:105pt;height:78.75pt;z-index:251784192;visibility:visible;mso-wrap-distance-left:0;mso-wrap-distance-right:0;mso-position-horizontal:right;mso-position-horizontal-relative:text;mso-position-vertical-relative:line" o:allowoverlap="f" o:button="t">
              <v:fill o:detectmouseclick="t"/>
              <v:imagedata r:id="rId1497"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498" w:history="1">
        <w:r w:rsidRPr="00B32870">
          <w:rPr>
            <w:rFonts w:ascii="Tahoma" w:hAnsi="Tahoma" w:cs="Tahoma"/>
            <w:b/>
            <w:bCs/>
            <w:color w:val="000000"/>
            <w:sz w:val="21"/>
          </w:rPr>
          <w:t>3736. Ce semnifică indicatorul?</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bandă rezervată circulaţiei autobuzelor;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drum interzis circulaţiei autobuzelor;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staţie pentru mijloace de transport în comun.</w:t>
      </w:r>
    </w:p>
    <w:p w:rsidR="00AE1230" w:rsidRPr="00B32870" w:rsidRDefault="00AE1230" w:rsidP="00B32870">
      <w:pPr>
        <w:spacing w:after="0" w:line="240" w:lineRule="auto"/>
        <w:outlineLvl w:val="1"/>
        <w:rPr>
          <w:rFonts w:ascii="Tahoma" w:hAnsi="Tahoma" w:cs="Tahoma"/>
          <w:b/>
          <w:bCs/>
          <w:color w:val="222222"/>
          <w:sz w:val="21"/>
          <w:szCs w:val="21"/>
        </w:rPr>
      </w:pPr>
      <w:hyperlink r:id="rId1499" w:history="1">
        <w:r w:rsidRPr="00B32870">
          <w:rPr>
            <w:rFonts w:ascii="Tahoma" w:hAnsi="Tahoma" w:cs="Tahoma"/>
            <w:b/>
            <w:bCs/>
            <w:color w:val="000000"/>
            <w:sz w:val="21"/>
          </w:rPr>
          <w:t>425. Poate fi reţinut de către poliţistul rutier certificatul de înmatriculare al unui vehicul?</w:t>
        </w:r>
      </w:hyperlink>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 deoarece legea prevede o asemenea măsură numai pentru permisul de conducere;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 dacă autovehiculul sau remorca prezintă defecţiuni tehnice care pun în pericol siguranţa circulaţiei;</w:t>
      </w:r>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da, dar numai pentru o perioadă de 15 zile.</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00" w:history="1">
        <w:r w:rsidRPr="00B32870">
          <w:rPr>
            <w:rFonts w:ascii="Tahoma" w:hAnsi="Tahoma" w:cs="Tahoma"/>
            <w:b/>
            <w:bCs/>
            <w:color w:val="000000"/>
            <w:sz w:val="21"/>
          </w:rPr>
          <w:t>3763. Indicatorul semnifică: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maşini şi utilaje agricole;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accesul interzis tractoarelor şi utilajelor agricole;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circulaţia interzisă tractoarelor</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40% | Tags:</w:t>
      </w:r>
      <w:r w:rsidRPr="00B32870">
        <w:rPr>
          <w:rFonts w:ascii="Arial" w:hAnsi="Arial" w:cs="Arial"/>
          <w:color w:val="222222"/>
          <w:sz w:val="18"/>
        </w:rPr>
        <w:t> </w:t>
      </w:r>
      <w:hyperlink r:id="rId1501" w:history="1">
        <w:r w:rsidRPr="00B32870">
          <w:rPr>
            <w:rFonts w:ascii="Arial" w:hAnsi="Arial" w:cs="Arial"/>
            <w:color w:val="000000"/>
            <w:sz w:val="18"/>
          </w:rPr>
          <w:t>drpciv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02" w:history="1">
        <w:r w:rsidRPr="00B32870">
          <w:rPr>
            <w:rFonts w:ascii="Arial" w:hAnsi="Arial" w:cs="Arial"/>
            <w:b/>
            <w:bCs/>
            <w:color w:val="000000"/>
            <w:sz w:val="18"/>
          </w:rPr>
          <w:t>simulare 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03" w:history="1">
        <w:r w:rsidRPr="00B32870">
          <w:rPr>
            <w:rFonts w:ascii="Tahoma" w:hAnsi="Tahoma" w:cs="Tahoma"/>
            <w:b/>
            <w:bCs/>
            <w:color w:val="000000"/>
            <w:sz w:val="21"/>
          </w:rPr>
          <w:t>169. Semnalul de culoare galbenă al semaforului:</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permite intrarea în intersecţie, dacă urmează după lumina verde;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permite schimbarea direcţiei de mers către dreapta;</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interzice intrarea în intersecţie, dacă vehiculul poate fi oprit în condiţii de siguranţă.</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504" w:history="1">
        <w:r w:rsidRPr="00B32870">
          <w:rPr>
            <w:rFonts w:ascii="Arial" w:hAnsi="Arial" w:cs="Arial"/>
            <w:color w:val="000000"/>
            <w:sz w:val="18"/>
          </w:rPr>
          <w:t>drpciv.ro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05" w:history="1">
        <w:r w:rsidRPr="00B32870">
          <w:rPr>
            <w:rFonts w:ascii="Arial" w:hAnsi="Arial" w:cs="Arial"/>
            <w:color w:val="000000"/>
            <w:sz w:val="18"/>
          </w:rPr>
          <w:t>permis auto categoria B</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06" w:history="1">
        <w:r w:rsidRPr="00B32870">
          <w:rPr>
            <w:rFonts w:ascii="Tahoma" w:hAnsi="Tahoma" w:cs="Tahoma"/>
            <w:b/>
            <w:bCs/>
            <w:color w:val="000000"/>
            <w:sz w:val="21"/>
          </w:rPr>
          <w:t>53. Ce mijloace de semnalizare pot fi folosite pentru evitarea unui pericol imediat, în zona de acţiune a indicatorului „Claxonarea interzisă”?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niciun mijloc de semnalizare;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atât mijloacele de avertizare sonoră, cât şi cele luminoase;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numai mijloacele de semnalizare luminoasă.</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507" w:history="1">
        <w:r w:rsidRPr="00B32870">
          <w:rPr>
            <w:rFonts w:ascii="Arial" w:hAnsi="Arial" w:cs="Arial"/>
            <w:b/>
            <w:bCs/>
            <w:color w:val="000000"/>
            <w:sz w:val="18"/>
          </w:rPr>
          <w:t>www drpciv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08" w:history="1">
        <w:r w:rsidRPr="00B32870">
          <w:rPr>
            <w:rFonts w:ascii="Arial" w:hAnsi="Arial" w:cs="Arial"/>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09" w:history="1">
        <w:r w:rsidRPr="00B32870">
          <w:rPr>
            <w:rFonts w:ascii="Tahoma" w:hAnsi="Tahoma" w:cs="Tahoma"/>
            <w:b/>
            <w:bCs/>
            <w:color w:val="000000"/>
            <w:sz w:val="21"/>
          </w:rPr>
          <w:t>744. Cum trebuie să procedeze conducătorul unui autovehicul dacă i-a fost prescris un tratament medicamentos?</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se asigure că administrarea acestuia nu-i va afecta capacitatea de a conduce;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nu îşi administreze medicamentele înainte de a se urca la volan;</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se informeze care este doza minimă care poate fi administrată pe perioada cât se află la volan.</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510" w:history="1">
        <w:r w:rsidRPr="00B32870">
          <w:rPr>
            <w:rFonts w:ascii="Arial" w:hAnsi="Arial" w:cs="Arial"/>
            <w:b/>
            <w:bCs/>
            <w:color w:val="000000"/>
            <w:sz w:val="18"/>
          </w:rPr>
          <w:t>drpciv.ro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11" w:history="1">
        <w:r w:rsidRPr="00B32870">
          <w:rPr>
            <w:rFonts w:ascii="Arial" w:hAnsi="Arial" w:cs="Arial"/>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12" w:history="1">
        <w:r w:rsidRPr="00B32870">
          <w:rPr>
            <w:rFonts w:ascii="Tahoma" w:hAnsi="Tahoma" w:cs="Tahoma"/>
            <w:b/>
            <w:bCs/>
            <w:color w:val="000000"/>
            <w:sz w:val="21"/>
          </w:rPr>
          <w:t>577. Bandajele se folosesc:</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pentru susţinerea părţilor lezate;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pentru acoperirea şi pentru susţinerea rănilor, precum şi pentru oprirea hemoragiilor;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pentru imobilizarea fracturilor.</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513" w:history="1">
        <w:r w:rsidRPr="00B32870">
          <w:rPr>
            <w:rFonts w:ascii="Arial" w:hAnsi="Arial" w:cs="Arial"/>
            <w:b/>
            <w:bCs/>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14" w:history="1">
        <w:r w:rsidRPr="00B32870">
          <w:rPr>
            <w:rFonts w:ascii="Arial" w:hAnsi="Arial" w:cs="Arial"/>
            <w:b/>
            <w:bCs/>
            <w:color w:val="000000"/>
            <w:sz w:val="18"/>
          </w:rPr>
          <w:t>drpciv.ro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515" w:history="1">
        <w:r>
          <w:rPr>
            <w:noProof/>
          </w:rPr>
          <w:pict>
            <v:shape id="Picture 127" o:spid="_x0000_s1150" type="#_x0000_t75" alt="http://e-drpciv.ro/poze2/2855.jpg" href="http://e-drpciv.ro/poze2/2855.j" style="position:absolute;margin-left:65pt;margin-top:0;width:105pt;height:60pt;z-index:251785216;visibility:visible;mso-wrap-distance-left:0;mso-wrap-distance-right:0;mso-position-horizontal:right;mso-position-horizontal-relative:text;mso-position-vertical-relative:line" o:allowoverlap="f" o:button="t">
              <v:fill o:detectmouseclick="t"/>
              <v:imagedata r:id="rId1516"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17" w:history="1">
        <w:r w:rsidRPr="00B32870">
          <w:rPr>
            <w:rFonts w:ascii="Tahoma" w:hAnsi="Tahoma" w:cs="Tahoma"/>
            <w:b/>
            <w:bCs/>
            <w:color w:val="000000"/>
            <w:sz w:val="21"/>
          </w:rPr>
          <w:t>2855. Panoul aditional semnifică: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numărul de kilometri până la ieşirea de pe autostradă;</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numărul nodului rutier pe autostradă;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indicativul drumului european.</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40% | Tags:</w:t>
      </w:r>
      <w:r w:rsidRPr="00B32870">
        <w:rPr>
          <w:rFonts w:ascii="Arial" w:hAnsi="Arial" w:cs="Arial"/>
          <w:color w:val="222222"/>
          <w:sz w:val="18"/>
        </w:rPr>
        <w:t> </w:t>
      </w:r>
      <w:hyperlink r:id="rId1518" w:history="1">
        <w:r w:rsidRPr="00B32870">
          <w:rPr>
            <w:rFonts w:ascii="Arial" w:hAnsi="Arial" w:cs="Arial"/>
            <w:color w:val="000000"/>
            <w:sz w:val="18"/>
          </w:rPr>
          <w:t>examen permis</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19" w:history="1">
        <w:r w:rsidRPr="00B32870">
          <w:rPr>
            <w:rFonts w:ascii="Arial" w:hAnsi="Arial" w:cs="Arial"/>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20" w:history="1">
        <w:r w:rsidRPr="00B32870">
          <w:rPr>
            <w:rFonts w:ascii="Tahoma" w:hAnsi="Tahoma" w:cs="Tahoma"/>
            <w:b/>
            <w:bCs/>
            <w:color w:val="000000"/>
            <w:sz w:val="21"/>
          </w:rPr>
          <w:t>427. Schimbarea uleiului şi a elementului filtrant se face: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conform periodicităţii stabilite de constructor;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din 5 în 5 ani;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din 3 în 3 ani.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521" w:history="1">
        <w:r w:rsidRPr="00B32870">
          <w:rPr>
            <w:rFonts w:ascii="Arial" w:hAnsi="Arial" w:cs="Arial"/>
            <w:color w:val="000000"/>
            <w:sz w:val="18"/>
          </w:rPr>
          <w:t>drpciv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22" w:history="1">
        <w:r w:rsidRPr="00B32870">
          <w:rPr>
            <w:rFonts w:ascii="Arial" w:hAnsi="Arial" w:cs="Arial"/>
            <w:color w:val="000000"/>
            <w:sz w:val="18"/>
          </w:rPr>
          <w:t>examen permis</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523" w:history="1">
        <w:r>
          <w:rPr>
            <w:noProof/>
          </w:rPr>
          <w:pict>
            <v:shape id="Picture 128" o:spid="_x0000_s1151" type="#_x0000_t75" alt="http://e-drpciv.ro/poze2/927.jpg" href="http://e-drpciv.ro/poze2/927.j" style="position:absolute;margin-left:65pt;margin-top:0;width:105pt;height:78.75pt;z-index:251786240;visibility:visible;mso-wrap-distance-left:0;mso-wrap-distance-right:0;mso-position-horizontal:right;mso-position-horizontal-relative:text;mso-position-vertical-relative:line" o:allowoverlap="f" o:button="t">
              <v:fill o:detectmouseclick="t"/>
              <v:imagedata r:id="rId1524"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25" w:history="1">
        <w:r w:rsidRPr="00B32870">
          <w:rPr>
            <w:rFonts w:ascii="Tahoma" w:hAnsi="Tahoma" w:cs="Tahoma"/>
            <w:b/>
            <w:bCs/>
            <w:color w:val="000000"/>
            <w:sz w:val="21"/>
          </w:rPr>
          <w:t>927. Intenţionaţi să consultaţi o hartă rutieră. Cum este recomandat să procedaţi?</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opriţi, cu luminile de întâlnire aprinse;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opriţi autovehiculul în afara carosabilului;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 aveţi voie să consultaţi harta pe timp de noapte.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526" w:history="1">
        <w:r w:rsidRPr="00B32870">
          <w:rPr>
            <w:rFonts w:ascii="Arial" w:hAnsi="Arial" w:cs="Arial"/>
            <w:b/>
            <w:bCs/>
            <w:color w:val="000000"/>
            <w:sz w:val="18"/>
          </w:rPr>
          <w:t>examen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27" w:history="1">
        <w:r w:rsidRPr="00B32870">
          <w:rPr>
            <w:rFonts w:ascii="Arial" w:hAnsi="Arial" w:cs="Arial"/>
            <w:b/>
            <w:bCs/>
            <w:color w:val="000000"/>
            <w:sz w:val="18"/>
          </w:rPr>
          <w:t>examen auto cat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28" w:history="1">
        <w:r w:rsidRPr="00B32870">
          <w:rPr>
            <w:rFonts w:ascii="Tahoma" w:hAnsi="Tahoma" w:cs="Tahoma"/>
            <w:b/>
            <w:bCs/>
            <w:color w:val="000000"/>
            <w:sz w:val="21"/>
          </w:rPr>
          <w:t>955. Ce obligaţie are conducătorul auto când a accidentat un pieton care a traversat strada neregulamentar?</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transportă victima la cea mai apropiată unitate sanitară, dacă nu este posibilă transportarea cu alte mijloace, şi se reîntoarce imediat la locul accidentului;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rămâne la locul accidentului până la sosirea organelor de anchetă, reţinând numele, prenumele şi adresele martorilor;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se prezintă la cel mai apropiat post de poliţie.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529" w:history="1">
        <w:r w:rsidRPr="00B32870">
          <w:rPr>
            <w:rFonts w:ascii="Arial" w:hAnsi="Arial" w:cs="Arial"/>
            <w:b/>
            <w:bCs/>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30" w:history="1">
        <w:r w:rsidRPr="00B32870">
          <w:rPr>
            <w:rFonts w:ascii="Arial" w:hAnsi="Arial" w:cs="Arial"/>
            <w:b/>
            <w:bCs/>
            <w:color w:val="000000"/>
            <w:sz w:val="18"/>
          </w:rPr>
          <w:t>teste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531" w:history="1">
        <w:r>
          <w:rPr>
            <w:noProof/>
          </w:rPr>
          <w:pict>
            <v:shape id="Picture 129" o:spid="_x0000_s1152" type="#_x0000_t75" alt="http://e-drpciv.ro/poze2/441.jpg" href="http://e-drpciv.ro/poze2/441.j" style="position:absolute;margin-left:65pt;margin-top:0;width:105pt;height:78.75pt;z-index:251787264;visibility:visible;mso-wrap-distance-left:0;mso-wrap-distance-right:0;mso-position-horizontal:right;mso-position-horizontal-relative:text;mso-position-vertical-relative:line" o:allowoverlap="f" o:button="t">
              <v:fill o:detectmouseclick="t"/>
              <v:imagedata r:id="rId1532"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33" w:history="1">
        <w:r w:rsidRPr="00B32870">
          <w:rPr>
            <w:rFonts w:ascii="Tahoma" w:hAnsi="Tahoma" w:cs="Tahoma"/>
            <w:b/>
            <w:bCs/>
            <w:color w:val="000000"/>
            <w:sz w:val="21"/>
          </w:rPr>
          <w:t>441. Conducătorul autoturismului roşu s-a angajat corect în depăşirea autocamionului?</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 deoarece nu s-a asigurat şi nu a semnalizat intenţia de a depăşi;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 deoarece din sens opus nu circulă niciun vehicul;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 deoarece încalcă semnificaţia indicatorului.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534" w:history="1">
        <w:r w:rsidRPr="00B32870">
          <w:rPr>
            <w:rFonts w:ascii="Arial" w:hAnsi="Arial" w:cs="Arial"/>
            <w:b/>
            <w:bCs/>
            <w:color w:val="000000"/>
            <w:sz w:val="18"/>
          </w:rPr>
          <w:t>intrebari categoria B</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35" w:history="1">
        <w:r w:rsidRPr="00B32870">
          <w:rPr>
            <w:rFonts w:ascii="Arial" w:hAnsi="Arial" w:cs="Arial"/>
            <w:color w:val="000000"/>
            <w:sz w:val="18"/>
          </w:rPr>
          <w:t>chestionare auto 2014</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36" w:history="1">
        <w:r w:rsidRPr="00B32870">
          <w:rPr>
            <w:rFonts w:ascii="Tahoma" w:hAnsi="Tahoma" w:cs="Tahoma"/>
            <w:b/>
            <w:bCs/>
            <w:color w:val="000000"/>
            <w:sz w:val="21"/>
          </w:rPr>
          <w:t>964. În care dintre următoarele situaţii se anulează permisul de conducere?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în urma unei condamnări, printr-o hotărâre definitivă, pentru o infracţiune la regimul circulaţiei;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pentru încălcarea dispoziţiilor legale referitoare la folosirea luminilor de întâlnire pe timp de noapte, în afara localităţilor;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pentru încălcarea dispoziţiilor legale referitoare la obligaţia de a semnaliza schimbarea direcţiei de mers.</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537" w:history="1">
        <w:r w:rsidRPr="00B32870">
          <w:rPr>
            <w:rFonts w:ascii="Arial" w:hAnsi="Arial" w:cs="Arial"/>
            <w:color w:val="000000"/>
            <w:sz w:val="18"/>
          </w:rPr>
          <w:t>permis auto cat tr</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38" w:history="1">
        <w:r w:rsidRPr="00B32870">
          <w:rPr>
            <w:rFonts w:ascii="Arial" w:hAnsi="Arial" w:cs="Arial"/>
            <w:color w:val="000000"/>
            <w:sz w:val="18"/>
          </w:rPr>
          <w:t>drpciv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39" w:history="1">
        <w:r w:rsidRPr="00B32870">
          <w:rPr>
            <w:rFonts w:ascii="Tahoma" w:hAnsi="Tahoma" w:cs="Tahoma"/>
            <w:b/>
            <w:bCs/>
            <w:color w:val="000000"/>
            <w:sz w:val="21"/>
          </w:rPr>
          <w:t>764. Ce obligaţii aveţi atunci când urmează să părăsiţi autostrada?</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reduceţi viteza începând cu 300 m înainte de ieşirea de pe autostradă, în dreptul panoului care marchează această distanţă;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circulaţi pe prima bandă cu o viteză de maximum 60 km/oră;</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semnalizaţi din timp şi să vă angajaţi pe banda de ieşire (decelerare).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540" w:history="1">
        <w:r w:rsidRPr="00B32870">
          <w:rPr>
            <w:rFonts w:ascii="Arial" w:hAnsi="Arial" w:cs="Arial"/>
            <w:color w:val="000000"/>
            <w:sz w:val="18"/>
          </w:rPr>
          <w:t>simulare examen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41" w:history="1">
        <w:r w:rsidRPr="00B32870">
          <w:rPr>
            <w:rFonts w:ascii="Arial" w:hAnsi="Arial" w:cs="Arial"/>
            <w:b/>
            <w:bCs/>
            <w:color w:val="000000"/>
            <w:sz w:val="18"/>
          </w:rPr>
          <w:t>intrebari cat B1</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542" w:history="1">
        <w:r>
          <w:rPr>
            <w:noProof/>
          </w:rPr>
          <w:pict>
            <v:shape id="Picture 130" o:spid="_x0000_s1153" type="#_x0000_t75" alt="http://e-drpciv.ro/poze2/88.jpg" href="http://e-drpciv.ro/poze2/88.j" style="position:absolute;margin-left:65pt;margin-top:0;width:105pt;height:78.75pt;z-index:251788288;visibility:visible;mso-wrap-distance-left:0;mso-wrap-distance-right:0;mso-position-horizontal:right;mso-position-horizontal-relative:text;mso-position-vertical-relative:line" o:allowoverlap="f" o:button="t">
              <v:fill o:detectmouseclick="t"/>
              <v:imagedata r:id="rId1543"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44" w:history="1">
        <w:r w:rsidRPr="00B32870">
          <w:rPr>
            <w:rFonts w:ascii="Tahoma" w:hAnsi="Tahoma" w:cs="Tahoma"/>
            <w:b/>
            <w:bCs/>
            <w:color w:val="000000"/>
            <w:sz w:val="21"/>
          </w:rPr>
          <w:t>88. Cum procedaţi la întâlnirea panoului şi a indicatorului?</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opriţi, vă asiguraţi şi acordaţi prioritate tuturor vehiculelor;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acordaţi prioritate vehiculelor care circulă din stânga;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acordaţi prioritate numai vehiculelor de transport public de persoane.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14% | Tags:</w:t>
      </w:r>
      <w:r w:rsidRPr="00B32870">
        <w:rPr>
          <w:rFonts w:ascii="Arial" w:hAnsi="Arial" w:cs="Arial"/>
          <w:color w:val="222222"/>
          <w:sz w:val="18"/>
        </w:rPr>
        <w:t> </w:t>
      </w:r>
      <w:hyperlink r:id="rId1545" w:history="1">
        <w:r w:rsidRPr="00B32870">
          <w:rPr>
            <w:rFonts w:ascii="Arial" w:hAnsi="Arial" w:cs="Arial"/>
            <w:color w:val="000000"/>
            <w:sz w:val="18"/>
          </w:rPr>
          <w:t>teste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46" w:history="1">
        <w:r w:rsidRPr="00B32870">
          <w:rPr>
            <w:rFonts w:ascii="Arial" w:hAnsi="Arial" w:cs="Arial"/>
            <w:color w:val="000000"/>
            <w:sz w:val="18"/>
          </w:rPr>
          <w:t>examen auto cat b</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547" w:history="1">
        <w:r>
          <w:rPr>
            <w:noProof/>
          </w:rPr>
          <w:pict>
            <v:shape id="Picture 131" o:spid="_x0000_s1154" type="#_x0000_t75" alt="http://e-drpciv.ro/poze2/997.jpg" href="http://e-drpciv.ro/poze2/997.j" style="position:absolute;margin-left:65pt;margin-top:0;width:105pt;height:78.75pt;z-index:251789312;visibility:visible;mso-wrap-distance-left:0;mso-wrap-distance-right:0;mso-position-horizontal:right;mso-position-horizontal-relative:text;mso-position-vertical-relative:line" o:allowoverlap="f" o:button="t">
              <v:fill o:detectmouseclick="t"/>
              <v:imagedata r:id="rId1548"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49" w:history="1">
        <w:r w:rsidRPr="00B32870">
          <w:rPr>
            <w:rFonts w:ascii="Tahoma" w:hAnsi="Tahoma" w:cs="Tahoma"/>
            <w:b/>
            <w:bCs/>
            <w:color w:val="000000"/>
            <w:sz w:val="21"/>
          </w:rPr>
          <w:t>997. Ce semnifică semnalul roşu al semaforului, care funcţionează concomitent cu cel galben?</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semaforul este în regim de avarie;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trecerea unei coloane de vehicule;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oprire.</w:t>
      </w:r>
    </w:p>
    <w:p w:rsidR="00AE1230" w:rsidRPr="00B32870" w:rsidRDefault="00AE1230" w:rsidP="00B32870">
      <w:pPr>
        <w:spacing w:after="0" w:line="240" w:lineRule="auto"/>
        <w:outlineLvl w:val="1"/>
        <w:rPr>
          <w:rFonts w:ascii="Tahoma" w:hAnsi="Tahoma" w:cs="Tahoma"/>
          <w:b/>
          <w:bCs/>
          <w:color w:val="222222"/>
          <w:sz w:val="21"/>
          <w:szCs w:val="21"/>
        </w:rPr>
      </w:pPr>
      <w:hyperlink r:id="rId1550" w:history="1">
        <w:r w:rsidRPr="00B32870">
          <w:rPr>
            <w:rFonts w:ascii="Tahoma" w:hAnsi="Tahoma" w:cs="Tahoma"/>
            <w:b/>
            <w:bCs/>
            <w:color w:val="000000"/>
            <w:sz w:val="21"/>
          </w:rPr>
          <w:t>2854. Indicatorul informează că:</w:t>
        </w:r>
      </w:hyperlink>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restricţiile de oprire şi stationare au luat sfârşit;</w:t>
      </w:r>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 luat sfarşit toate restricţiile;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zona de stationare cu durata limitata a luat sfarşit.</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51" w:history="1">
        <w:r w:rsidRPr="00B32870">
          <w:rPr>
            <w:rFonts w:ascii="Tahoma" w:hAnsi="Tahoma" w:cs="Tahoma"/>
            <w:b/>
            <w:bCs/>
            <w:color w:val="000000"/>
            <w:sz w:val="21"/>
          </w:rPr>
          <w:t>933. Ce se înţelege prin conduită preventivă?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un concept valabil pentru conducătorii auto începători;</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comportamentul rutier care asigură prevenirea accidentelor, prin anticiparea şi evitarea acţiunilor incorecte ale partenerilor de drum, precum şi adaptarea vitezei de deplasare la condiţiile meteo-rutiere specifice;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calitatea unor conducători auto de a circula prudent, cu viteză redusă, pentru a nu crea neplăceri în trafic celorlalţi utilizatori ai drumului public.</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4 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552" w:history="1">
        <w:r w:rsidRPr="00B32870">
          <w:rPr>
            <w:rFonts w:ascii="Arial" w:hAnsi="Arial" w:cs="Arial"/>
            <w:color w:val="000000"/>
            <w:sz w:val="18"/>
          </w:rPr>
          <w:t>intrebari categoria B</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53" w:history="1">
        <w:r w:rsidRPr="00B32870">
          <w:rPr>
            <w:rFonts w:ascii="Arial" w:hAnsi="Arial" w:cs="Arial"/>
            <w:b/>
            <w:bCs/>
            <w:color w:val="000000"/>
            <w:sz w:val="18"/>
          </w:rPr>
          <w:t>chestionare auto 2014</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54" w:history="1">
        <w:r w:rsidRPr="00B32870">
          <w:rPr>
            <w:rFonts w:ascii="Tahoma" w:hAnsi="Tahoma" w:cs="Tahoma"/>
            <w:b/>
            <w:bCs/>
            <w:color w:val="000000"/>
            <w:sz w:val="21"/>
          </w:rPr>
          <w:t>357. Ce consecinţe poate avea transportul bagajelor pe acoperişul autoturismului?</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 se pot executa viraje;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creşte instabilitatea vehiculului la vânt lateral;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se reduce distanţa de frânare.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555" w:history="1">
        <w:r w:rsidRPr="00B32870">
          <w:rPr>
            <w:rFonts w:ascii="Arial" w:hAnsi="Arial" w:cs="Arial"/>
            <w:b/>
            <w:bCs/>
            <w:color w:val="000000"/>
            <w:sz w:val="18"/>
          </w:rPr>
          <w:t>simulare examen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56" w:history="1">
        <w:r w:rsidRPr="00B32870">
          <w:rPr>
            <w:rFonts w:ascii="Arial" w:hAnsi="Arial" w:cs="Arial"/>
            <w:b/>
            <w:bCs/>
            <w:color w:val="000000"/>
            <w:sz w:val="18"/>
          </w:rPr>
          <w:t>examen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57" w:history="1">
        <w:r w:rsidRPr="00B32870">
          <w:rPr>
            <w:rFonts w:ascii="Tahoma" w:hAnsi="Tahoma" w:cs="Tahoma"/>
            <w:b/>
            <w:bCs/>
            <w:color w:val="000000"/>
            <w:sz w:val="21"/>
          </w:rPr>
          <w:t>36. Pe care dintre cele două benzi trebuie să se încadreze conducătorul de vehicul şi de la ce distanţă faţă de intersecţie, pentru a schimba direcţia de mers spre dreapta, într-o localitate?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pe banda de lângă axul drumului, de la cel puţin 100 m;</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pe banda din dreapta, de la cel puţin 50 m;</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pe oricare bandă, de la cel puţin 50 m.</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558" w:history="1">
        <w:r w:rsidRPr="00B32870">
          <w:rPr>
            <w:rFonts w:ascii="Arial" w:hAnsi="Arial" w:cs="Arial"/>
            <w:color w:val="000000"/>
            <w:sz w:val="18"/>
          </w:rPr>
          <w:t>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59" w:history="1">
        <w:r w:rsidRPr="00B32870">
          <w:rPr>
            <w:rFonts w:ascii="Arial" w:hAnsi="Arial" w:cs="Arial"/>
            <w:b/>
            <w:bCs/>
            <w:color w:val="000000"/>
            <w:sz w:val="18"/>
          </w:rPr>
          <w:t>permis cat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560" w:history="1">
        <w:r>
          <w:rPr>
            <w:noProof/>
          </w:rPr>
          <w:pict>
            <v:shape id="Picture 132" o:spid="_x0000_s1155" type="#_x0000_t75" alt="http://e-drpciv.ro/poze2/383.jpg" href="http://e-drpciv.ro/poze2/383.j" style="position:absolute;margin-left:65pt;margin-top:0;width:105pt;height:78.75pt;z-index:251790336;visibility:visible;mso-wrap-distance-left:0;mso-wrap-distance-right:0;mso-position-horizontal:right;mso-position-horizontal-relative:text;mso-position-vertical-relative:line" o:allowoverlap="f" o:button="t">
              <v:fill o:detectmouseclick="t"/>
              <v:imagedata r:id="rId1561"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62" w:history="1">
        <w:r w:rsidRPr="00B32870">
          <w:rPr>
            <w:rFonts w:ascii="Tahoma" w:hAnsi="Tahoma" w:cs="Tahoma"/>
            <w:b/>
            <w:bCs/>
            <w:color w:val="000000"/>
            <w:sz w:val="21"/>
          </w:rPr>
          <w:t>383. Pentru a folosi telefonul mobil, atunci când nu aveţi un sistem de tip „mâini libere“: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opriţi pe banda de staţionare;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opriţi în parcarea din zona complexului de servicii;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telefonul poate fi folosit fără restricţii.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563" w:history="1">
        <w:r w:rsidRPr="00B32870">
          <w:rPr>
            <w:rFonts w:ascii="Arial" w:hAnsi="Arial" w:cs="Arial"/>
            <w:color w:val="000000"/>
            <w:sz w:val="18"/>
          </w:rPr>
          <w:t>intrebari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64" w:history="1">
        <w:r w:rsidRPr="00B32870">
          <w:rPr>
            <w:rFonts w:ascii="Arial" w:hAnsi="Arial" w:cs="Arial"/>
            <w:b/>
            <w:bCs/>
            <w:color w:val="000000"/>
            <w:sz w:val="18"/>
          </w:rPr>
          <w:t>examen permis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65" w:history="1">
        <w:r w:rsidRPr="00B32870">
          <w:rPr>
            <w:rFonts w:ascii="Tahoma" w:hAnsi="Tahoma" w:cs="Tahoma"/>
            <w:b/>
            <w:bCs/>
            <w:color w:val="000000"/>
            <w:sz w:val="21"/>
          </w:rPr>
          <w:t>987. Dacă poliţistul se află în intersecţie cu faţa către conducătorul autovehiculului şi îi adresează acestuia un alt semnal decât poziţia sa, care înseamnă „Oprire“, conducătorul trebuie: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respecte semnalul poliţistului;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continue mersul, deoarece semnele poliţistului sunt contradictorii;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oprească şi să aştepte semnalul pentru continuarea deplasării.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566" w:history="1">
        <w:r w:rsidRPr="00B32870">
          <w:rPr>
            <w:rFonts w:ascii="Arial" w:hAnsi="Arial" w:cs="Arial"/>
            <w:b/>
            <w:bCs/>
            <w:color w:val="000000"/>
            <w:sz w:val="18"/>
          </w:rPr>
          <w:t>permis auto cat b1</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67" w:history="1">
        <w:r w:rsidRPr="00B32870">
          <w:rPr>
            <w:rFonts w:ascii="Arial" w:hAnsi="Arial" w:cs="Arial"/>
            <w:color w:val="000000"/>
            <w:sz w:val="18"/>
          </w:rPr>
          <w:t>chestionare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568" w:history="1">
        <w:r>
          <w:rPr>
            <w:noProof/>
          </w:rPr>
          <w:pict>
            <v:shape id="Picture 133" o:spid="_x0000_s1156" type="#_x0000_t75" alt="http://e-drpciv.ro/poze2/966.jpg" href="http://e-drpciv.ro/poze2/966.j" style="position:absolute;margin-left:65pt;margin-top:0;width:105pt;height:78.75pt;z-index:251791360;visibility:visible;mso-wrap-distance-left:0;mso-wrap-distance-right:0;mso-position-horizontal:right;mso-position-horizontal-relative:text;mso-position-vertical-relative:line" o:allowoverlap="f" o:button="t">
              <v:fill o:detectmouseclick="t"/>
              <v:imagedata r:id="rId1569"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70" w:history="1">
        <w:r w:rsidRPr="00B32870">
          <w:rPr>
            <w:rFonts w:ascii="Tahoma" w:hAnsi="Tahoma" w:cs="Tahoma"/>
            <w:b/>
            <w:bCs/>
            <w:color w:val="000000"/>
            <w:sz w:val="21"/>
          </w:rPr>
          <w:t>966. Cum veţi proceda corect în intersecţia dată?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respectaţi indicaţiile semnalului luminos, dacă toate semafoarele au aceeaşi culoare, în acelaşi timp;</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respectaţi regulile generale de circulaţie, dacă semafoarele nu au aceeaşi culoare;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respectaţi semnificaţia semnalului luminos pentru virajul la stânga.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571" w:history="1">
        <w:r w:rsidRPr="00B32870">
          <w:rPr>
            <w:rFonts w:ascii="Arial" w:hAnsi="Arial" w:cs="Arial"/>
            <w:color w:val="000000"/>
            <w:sz w:val="18"/>
          </w:rPr>
          <w:t>examen permis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72" w:history="1">
        <w:r w:rsidRPr="00B32870">
          <w:rPr>
            <w:rFonts w:ascii="Arial" w:hAnsi="Arial" w:cs="Arial"/>
            <w:color w:val="000000"/>
            <w:sz w:val="18"/>
          </w:rPr>
          <w:t>raspunsuri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73" w:history="1">
        <w:r w:rsidRPr="00B32870">
          <w:rPr>
            <w:rFonts w:ascii="Tahoma" w:hAnsi="Tahoma" w:cs="Tahoma"/>
            <w:b/>
            <w:bCs/>
            <w:color w:val="000000"/>
            <w:sz w:val="21"/>
          </w:rPr>
          <w:t>624. Ce le este interzis conducătorilor de autovehicule şi de tramvaie?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folosească telefoanele mobile în timpul mersului, fără să aibă sistem de tip „mâini libere“;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folosească luminile de avarie în localităţi;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se angajeze în discuţii cu alţi pasageri.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574" w:history="1">
        <w:r w:rsidRPr="00B32870">
          <w:rPr>
            <w:rFonts w:ascii="Arial" w:hAnsi="Arial" w:cs="Arial"/>
            <w:color w:val="000000"/>
            <w:sz w:val="18"/>
          </w:rPr>
          <w:t>chestionare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75" w:history="1">
        <w:r w:rsidRPr="00B32870">
          <w:rPr>
            <w:rFonts w:ascii="Arial" w:hAnsi="Arial" w:cs="Arial"/>
            <w:b/>
            <w:bCs/>
            <w:color w:val="000000"/>
            <w:sz w:val="18"/>
          </w:rPr>
          <w:t>examen auto categoria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76" w:history="1">
        <w:r w:rsidRPr="00B32870">
          <w:rPr>
            <w:rFonts w:ascii="Tahoma" w:hAnsi="Tahoma" w:cs="Tahoma"/>
            <w:b/>
            <w:bCs/>
            <w:color w:val="000000"/>
            <w:sz w:val="21"/>
          </w:rPr>
          <w:t>75. Conducătorul unui autovehicul poate executa o depăşire la întâlnirea indicatorului „Limitare de viteză“?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 dacă în timpul manevrei viteza sa nu este mai mare decât cea înscrisă pe indicator;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 până la întâlnirea indicatorului care semnalizează terminarea zonei de limitare a vitezei;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da, dacă depăşirea se execută în afara unei localităţi.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577" w:history="1">
        <w:r w:rsidRPr="00B32870">
          <w:rPr>
            <w:rFonts w:ascii="Arial" w:hAnsi="Arial" w:cs="Arial"/>
            <w:b/>
            <w:bCs/>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78" w:history="1">
        <w:r w:rsidRPr="00B32870">
          <w:rPr>
            <w:rFonts w:ascii="Arial" w:hAnsi="Arial" w:cs="Arial"/>
            <w:color w:val="000000"/>
            <w:sz w:val="18"/>
          </w:rPr>
          <w:t>intrebari categoria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579" w:history="1">
        <w:r>
          <w:rPr>
            <w:noProof/>
          </w:rPr>
          <w:pict>
            <v:shape id="Picture 134" o:spid="_x0000_s1157" type="#_x0000_t75" alt="http://e-drpciv.ro/poze2/414.jpg" href="http://e-drpciv.ro/poze2/414.j" style="position:absolute;margin-left:65pt;margin-top:0;width:105pt;height:78.75pt;z-index:251792384;visibility:visible;mso-wrap-distance-left:0;mso-wrap-distance-right:0;mso-position-horizontal:right;mso-position-horizontal-relative:text;mso-position-vertical-relative:line" o:allowoverlap="f" o:button="t">
              <v:fill o:detectmouseclick="t"/>
              <v:imagedata r:id="rId1580"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81" w:history="1">
        <w:r w:rsidRPr="00B32870">
          <w:rPr>
            <w:rFonts w:ascii="Tahoma" w:hAnsi="Tahoma" w:cs="Tahoma"/>
            <w:b/>
            <w:bCs/>
            <w:color w:val="000000"/>
            <w:sz w:val="21"/>
          </w:rPr>
          <w:t>414. Pe ce bandă de circulaţie vă încadraţi pentru a vira la stânga, într-o intersecţie semnalizată cu astfel de marcaje?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pe banda de circulaţie nr.1;</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pe benzile de circulaţie nr. 2 şi 3;</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pe banda de circulaţie nr. 4.</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582" w:history="1">
        <w:r w:rsidRPr="00B32870">
          <w:rPr>
            <w:rFonts w:ascii="Arial" w:hAnsi="Arial" w:cs="Arial"/>
            <w:b/>
            <w:bCs/>
            <w:color w:val="000000"/>
            <w:sz w:val="18"/>
          </w:rPr>
          <w:t>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83" w:history="1">
        <w:r w:rsidRPr="00B32870">
          <w:rPr>
            <w:rFonts w:ascii="Arial" w:hAnsi="Arial" w:cs="Arial"/>
            <w:b/>
            <w:bCs/>
            <w:color w:val="000000"/>
            <w:sz w:val="18"/>
          </w:rPr>
          <w:t>examen permis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584" w:history="1">
        <w:r>
          <w:rPr>
            <w:noProof/>
          </w:rPr>
          <w:pict>
            <v:shape id="Picture 135" o:spid="_x0000_s1158" type="#_x0000_t75" alt="http://e-drpciv.ro/poze2/729.jpg" href="http://e-drpciv.ro/poze2/729.j" style="position:absolute;margin-left:65pt;margin-top:0;width:105pt;height:78.75pt;z-index:251793408;visibility:visible;mso-wrap-distance-left:0;mso-wrap-distance-right:0;mso-position-horizontal:right;mso-position-horizontal-relative:text;mso-position-vertical-relative:line" o:allowoverlap="f" o:button="t">
              <v:fill o:detectmouseclick="t"/>
              <v:imagedata r:id="rId1585"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86" w:history="1">
        <w:r w:rsidRPr="00B32870">
          <w:rPr>
            <w:rFonts w:ascii="Tahoma" w:hAnsi="Tahoma" w:cs="Tahoma"/>
            <w:b/>
            <w:bCs/>
            <w:color w:val="000000"/>
            <w:sz w:val="21"/>
          </w:rPr>
          <w:t>729. Semnificaţia indicatorului şi a panoului adiţional este: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oprirea şi staţionarea sunt interzise;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zonă de oprire permisă pentru cel mult 30 de minute;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zonă de staţionare permisă pentru cel mult 30 de minute.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587" w:history="1">
        <w:r w:rsidRPr="00B32870">
          <w:rPr>
            <w:rFonts w:ascii="Arial" w:hAnsi="Arial" w:cs="Arial"/>
            <w:b/>
            <w:bCs/>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88" w:history="1">
        <w:r w:rsidRPr="00B32870">
          <w:rPr>
            <w:rFonts w:ascii="Arial" w:hAnsi="Arial" w:cs="Arial"/>
            <w:b/>
            <w:bCs/>
            <w:color w:val="000000"/>
            <w:sz w:val="18"/>
          </w:rPr>
          <w:t>permis auto cat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89" w:history="1">
        <w:r w:rsidRPr="00B32870">
          <w:rPr>
            <w:rFonts w:ascii="Tahoma" w:hAnsi="Tahoma" w:cs="Tahoma"/>
            <w:b/>
            <w:bCs/>
            <w:color w:val="000000"/>
            <w:sz w:val="21"/>
          </w:rPr>
          <w:t>807. Criteriul de alegere a benzinei pentru motoarele cu aprindere prin scânteie îl constituie: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culoarea şi consistenţa;</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cifra octanică (CO);</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cifra catanică (CC).</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590" w:history="1">
        <w:r w:rsidRPr="00B32870">
          <w:rPr>
            <w:rFonts w:ascii="Arial" w:hAnsi="Arial" w:cs="Arial"/>
            <w:color w:val="000000"/>
            <w:sz w:val="18"/>
          </w:rPr>
          <w:t>examen permis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91" w:history="1">
        <w:r w:rsidRPr="00B32870">
          <w:rPr>
            <w:rFonts w:ascii="Arial" w:hAnsi="Arial" w:cs="Arial"/>
            <w:b/>
            <w:bCs/>
            <w:color w:val="000000"/>
            <w:sz w:val="18"/>
          </w:rPr>
          <w:t>drpciv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592" w:history="1">
        <w:r>
          <w:rPr>
            <w:noProof/>
          </w:rPr>
          <w:pict>
            <v:shape id="Picture 136" o:spid="_x0000_s1159" type="#_x0000_t75" alt="http://e-drpciv.ro/poze2/860.jpg" href="http://e-drpciv.ro/poze2/860.j" style="position:absolute;margin-left:65pt;margin-top:0;width:105pt;height:78.75pt;z-index:251794432;visibility:visible;mso-wrap-distance-left:0;mso-wrap-distance-right:0;mso-position-horizontal:right;mso-position-horizontal-relative:text;mso-position-vertical-relative:line" o:allowoverlap="f" o:button="t">
              <v:fill o:detectmouseclick="t"/>
              <v:imagedata r:id="rId1593"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94" w:history="1">
        <w:r w:rsidRPr="00B32870">
          <w:rPr>
            <w:rFonts w:ascii="Tahoma" w:hAnsi="Tahoma" w:cs="Tahoma"/>
            <w:b/>
            <w:bCs/>
            <w:color w:val="000000"/>
            <w:sz w:val="21"/>
          </w:rPr>
          <w:t>860. Puteţi depăşi mai multe vehicule în situaţia de faţă?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numai dacă sunt peste două benzi de circulaţie.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9 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595" w:history="1">
        <w:r w:rsidRPr="00B32870">
          <w:rPr>
            <w:rFonts w:ascii="Arial" w:hAnsi="Arial" w:cs="Arial"/>
            <w:b/>
            <w:bCs/>
            <w:color w:val="000000"/>
            <w:sz w:val="18"/>
          </w:rPr>
          <w:t>examen auto categoria TR</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96" w:history="1">
        <w:r w:rsidRPr="00B32870">
          <w:rPr>
            <w:rFonts w:ascii="Arial" w:hAnsi="Arial" w:cs="Arial"/>
            <w:color w:val="000000"/>
            <w:sz w:val="18"/>
          </w:rPr>
          <w:t>simulare 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597" w:history="1">
        <w:r w:rsidRPr="00B32870">
          <w:rPr>
            <w:rFonts w:ascii="Tahoma" w:hAnsi="Tahoma" w:cs="Tahoma"/>
            <w:b/>
            <w:bCs/>
            <w:color w:val="000000"/>
            <w:sz w:val="21"/>
          </w:rPr>
          <w:t>950. Aveţi posibilitatea de a circula pe drumurile publice cu autovehiculul avariat:</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cel mult 10 zile de la data constatării evenimentului;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până la expirarea asigurării obligatorii de răspundere civilă auto;</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cel mult 30 zile de la data producerii avariei.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598" w:history="1">
        <w:r w:rsidRPr="00B32870">
          <w:rPr>
            <w:rFonts w:ascii="Arial" w:hAnsi="Arial" w:cs="Arial"/>
            <w:color w:val="000000"/>
            <w:sz w:val="18"/>
          </w:rPr>
          <w:t>examen permis</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599" w:history="1">
        <w:r w:rsidRPr="00B32870">
          <w:rPr>
            <w:rFonts w:ascii="Arial" w:hAnsi="Arial" w:cs="Arial"/>
            <w:b/>
            <w:bCs/>
            <w:color w:val="000000"/>
            <w:sz w:val="18"/>
          </w:rPr>
          <w:t>examen auto cat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00" w:history="1">
        <w:r w:rsidRPr="00B32870">
          <w:rPr>
            <w:rFonts w:ascii="Tahoma" w:hAnsi="Tahoma" w:cs="Tahoma"/>
            <w:b/>
            <w:bCs/>
            <w:color w:val="000000"/>
            <w:sz w:val="21"/>
          </w:rPr>
          <w:t>354. Ce autovehicule pot opri în rândul doi, lângă alte vehicule staţionate pe partea dreaptă a carosabilului?</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toţi cei care au ceva urgent de rezolvat;</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taximetrele, la urcarea sau coborârea pasagerilor, atunci când circulaţia permite acest lucru;</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orice autoturism.</w:t>
      </w:r>
    </w:p>
    <w:p w:rsidR="00AE1230" w:rsidRPr="00B32870" w:rsidRDefault="00AE1230" w:rsidP="00B32870">
      <w:pPr>
        <w:spacing w:after="0" w:line="240" w:lineRule="auto"/>
        <w:outlineLvl w:val="1"/>
        <w:rPr>
          <w:rFonts w:ascii="Tahoma" w:hAnsi="Tahoma" w:cs="Tahoma"/>
          <w:b/>
          <w:bCs/>
          <w:color w:val="222222"/>
          <w:sz w:val="21"/>
          <w:szCs w:val="21"/>
        </w:rPr>
      </w:pPr>
      <w:hyperlink r:id="rId1601" w:history="1">
        <w:r w:rsidRPr="00B32870">
          <w:rPr>
            <w:rFonts w:ascii="Tahoma" w:hAnsi="Tahoma" w:cs="Tahoma"/>
            <w:b/>
            <w:bCs/>
            <w:color w:val="000000"/>
            <w:sz w:val="21"/>
          </w:rPr>
          <w:t>293. La întâlnirea cărui indicator conducătorul auto nu are prioritate de trecere?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„Prioritate pentru circulaţia din sens invers”;</w:t>
      </w:r>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„Prioritate faţă de circulaţia din sens invers”;</w:t>
      </w:r>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„Drum cu prioritate”.</w:t>
      </w:r>
    </w:p>
    <w:p w:rsidR="00AE1230" w:rsidRPr="00B32870" w:rsidRDefault="00AE1230" w:rsidP="00B32870">
      <w:pPr>
        <w:shd w:val="clear" w:color="auto" w:fill="C9DBE7"/>
        <w:spacing w:after="0" w:line="240" w:lineRule="auto"/>
        <w:jc w:val="center"/>
        <w:rPr>
          <w:ins w:id="1103" w:author="Unknown"/>
          <w:rFonts w:ascii="Arial" w:hAnsi="Arial" w:cs="Arial"/>
          <w:color w:val="000000"/>
          <w:sz w:val="18"/>
          <w:szCs w:val="18"/>
        </w:rPr>
      </w:pPr>
      <w:ins w:id="1104" w:author="Unknown">
        <w:r w:rsidRPr="00B32870">
          <w:rPr>
            <w:rFonts w:ascii="Arial" w:hAnsi="Arial" w:cs="Arial"/>
            <w:color w:val="000000"/>
            <w:sz w:val="18"/>
            <w:szCs w:val="18"/>
            <w:bdr w:val="none" w:sz="0" w:space="0" w:color="auto" w:frame="1"/>
          </w:rPr>
          <w:br/>
        </w:r>
      </w:ins>
    </w:p>
    <w:p w:rsidR="00AE1230" w:rsidRPr="00B32870" w:rsidRDefault="00AE1230" w:rsidP="00B32870">
      <w:pPr>
        <w:shd w:val="clear" w:color="auto" w:fill="FCFDFD"/>
        <w:spacing w:after="0" w:line="240" w:lineRule="auto"/>
        <w:rPr>
          <w:ins w:id="1105" w:author="Unknown"/>
          <w:rFonts w:ascii="Arial" w:hAnsi="Arial" w:cs="Arial"/>
          <w:color w:val="222222"/>
          <w:sz w:val="18"/>
          <w:szCs w:val="18"/>
        </w:rPr>
      </w:pPr>
      <w:ins w:id="1106"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"http://e-drpciv.ro/poze2/398.jpg" </w:instrText>
        </w:r>
      </w:ins>
      <w:r w:rsidRPr="009316C1">
        <w:rPr>
          <w:rFonts w:ascii="Arial" w:hAnsi="Arial" w:cs="Arial"/>
          <w:color w:val="222222"/>
          <w:sz w:val="18"/>
          <w:szCs w:val="18"/>
        </w:rPr>
      </w:r>
      <w:ins w:id="1107" w:author="Unknown">
        <w:r w:rsidRPr="00B32870">
          <w:rPr>
            <w:rFonts w:ascii="Arial" w:hAnsi="Arial" w:cs="Arial"/>
            <w:color w:val="222222"/>
            <w:sz w:val="18"/>
            <w:szCs w:val="18"/>
          </w:rPr>
          <w:fldChar w:fldCharType="separate"/>
        </w:r>
      </w:ins>
      <w:r>
        <w:rPr>
          <w:noProof/>
        </w:rPr>
        <w:pict>
          <v:shape id="Picture 137" o:spid="_x0000_s1160" type="#_x0000_t75" alt="http://e-drpciv.ro/poze2/398.jpg" href="http://e-drpciv.ro/poze2/398.j" style="position:absolute;margin-left:65pt;margin-top:0;width:105pt;height:78.75pt;z-index:251795456;visibility:visible;mso-wrap-distance-left:0;mso-wrap-distance-right:0;mso-position-horizontal:right;mso-position-horizontal-relative:text;mso-position-vertical-relative:line" o:allowoverlap="f" o:button="t">
            <v:fill o:detectmouseclick="t"/>
            <v:imagedata r:id="rId1602" o:title=""/>
            <w10:wrap type="square"/>
          </v:shape>
        </w:pict>
      </w:r>
      <w:ins w:id="1108"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109" w:author="Unknown"/>
          <w:rFonts w:ascii="Tahoma" w:hAnsi="Tahoma" w:cs="Tahoma"/>
          <w:b/>
          <w:bCs/>
          <w:color w:val="222222"/>
          <w:sz w:val="21"/>
          <w:szCs w:val="21"/>
        </w:rPr>
      </w:pPr>
      <w:ins w:id="1110"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"http://e-drpciv.ro/intrebare/398/indicatorul_semnifica_o_viteza" </w:instrText>
        </w:r>
      </w:ins>
      <w:r w:rsidRPr="009316C1">
        <w:rPr>
          <w:rFonts w:ascii="Tahoma" w:hAnsi="Tahoma" w:cs="Tahoma"/>
          <w:b/>
          <w:bCs/>
          <w:color w:val="222222"/>
          <w:sz w:val="21"/>
          <w:szCs w:val="21"/>
        </w:rPr>
      </w:r>
      <w:ins w:id="1111"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398. Indicatorul semnifică o viteză:</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112" w:author="Unknown"/>
          <w:rFonts w:ascii="Arial" w:hAnsi="Arial" w:cs="Arial"/>
          <w:color w:val="222222"/>
          <w:sz w:val="18"/>
          <w:szCs w:val="18"/>
        </w:rPr>
      </w:pPr>
      <w:ins w:id="1113"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maximă;</w:t>
        </w:r>
      </w:ins>
    </w:p>
    <w:p w:rsidR="00AE1230" w:rsidRPr="00B32870" w:rsidRDefault="00AE1230" w:rsidP="00B32870">
      <w:pPr>
        <w:shd w:val="clear" w:color="auto" w:fill="FCFDFD"/>
        <w:spacing w:after="30" w:line="240" w:lineRule="auto"/>
        <w:rPr>
          <w:ins w:id="1114" w:author="Unknown"/>
          <w:rFonts w:ascii="Arial" w:hAnsi="Arial" w:cs="Arial"/>
          <w:color w:val="222222"/>
          <w:sz w:val="18"/>
          <w:szCs w:val="18"/>
        </w:rPr>
      </w:pPr>
      <w:ins w:id="1115"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informativă;</w:t>
        </w:r>
      </w:ins>
    </w:p>
    <w:p w:rsidR="00AE1230" w:rsidRPr="00B32870" w:rsidRDefault="00AE1230" w:rsidP="00B32870">
      <w:pPr>
        <w:shd w:val="clear" w:color="auto" w:fill="33FF33"/>
        <w:spacing w:after="30" w:line="240" w:lineRule="auto"/>
        <w:rPr>
          <w:ins w:id="1116" w:author="Unknown"/>
          <w:rFonts w:ascii="Arial" w:hAnsi="Arial" w:cs="Arial"/>
          <w:color w:val="222222"/>
          <w:sz w:val="18"/>
          <w:szCs w:val="18"/>
        </w:rPr>
      </w:pPr>
      <w:ins w:id="1117"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minimă obligatorie.</w:t>
        </w:r>
      </w:ins>
    </w:p>
    <w:p w:rsidR="00AE1230" w:rsidRPr="00B32870" w:rsidRDefault="00AE1230" w:rsidP="00B32870">
      <w:pPr>
        <w:shd w:val="clear" w:color="auto" w:fill="5C9CCC"/>
        <w:spacing w:after="0" w:line="240" w:lineRule="auto"/>
        <w:rPr>
          <w:ins w:id="1118" w:author="Unknown"/>
          <w:rFonts w:ascii="Arial" w:hAnsi="Arial" w:cs="Arial"/>
          <w:b/>
          <w:bCs/>
          <w:color w:val="FFFFFF"/>
          <w:sz w:val="18"/>
          <w:szCs w:val="18"/>
        </w:rPr>
      </w:pPr>
      <w:ins w:id="1119"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120" w:author="Unknown"/>
          <w:rFonts w:ascii="Arial" w:hAnsi="Arial" w:cs="Arial"/>
          <w:color w:val="222222"/>
          <w:sz w:val="18"/>
          <w:szCs w:val="18"/>
        </w:rPr>
      </w:pPr>
      <w:ins w:id="1121"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1122" w:author="Unknown">
        <w:r w:rsidRPr="00B32870">
          <w:rPr>
            <w:rFonts w:ascii="Arial" w:hAnsi="Arial" w:cs="Arial"/>
            <w:color w:val="222222"/>
            <w:sz w:val="18"/>
            <w:szCs w:val="18"/>
          </w:rPr>
          <w:fldChar w:fldCharType="separate"/>
        </w:r>
        <w:r w:rsidRPr="00B32870">
          <w:rPr>
            <w:rFonts w:ascii="Arial" w:hAnsi="Arial" w:cs="Arial"/>
            <w:color w:val="000000"/>
            <w:sz w:val="18"/>
            <w:u w:val="single"/>
          </w:rPr>
          <w:t>www drpciv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1123" w:author="Unknown">
        <w:r w:rsidRPr="00B32870">
          <w:rPr>
            <w:rFonts w:ascii="Arial" w:hAnsi="Arial" w:cs="Arial"/>
            <w:color w:val="222222"/>
            <w:sz w:val="18"/>
            <w:szCs w:val="18"/>
          </w:rPr>
          <w:fldChar w:fldCharType="separate"/>
        </w:r>
        <w:r w:rsidRPr="00B32870">
          <w:rPr>
            <w:rFonts w:ascii="Arial" w:hAnsi="Arial" w:cs="Arial"/>
            <w:color w:val="000000"/>
            <w:sz w:val="18"/>
            <w:u w:val="single"/>
          </w:rPr>
          <w:t>teste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124" w:author="Unknown"/>
          <w:rFonts w:ascii="Arial" w:hAnsi="Arial" w:cs="Arial"/>
          <w:color w:val="222222"/>
          <w:sz w:val="18"/>
          <w:szCs w:val="18"/>
        </w:rPr>
      </w:pPr>
      <w:ins w:id="1125"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"http://e-drpciv.ro/poze2/578.jpg" </w:instrText>
        </w:r>
      </w:ins>
      <w:r w:rsidRPr="009316C1">
        <w:rPr>
          <w:rFonts w:ascii="Arial" w:hAnsi="Arial" w:cs="Arial"/>
          <w:color w:val="222222"/>
          <w:sz w:val="18"/>
          <w:szCs w:val="18"/>
        </w:rPr>
      </w:r>
      <w:ins w:id="1126" w:author="Unknown">
        <w:r w:rsidRPr="00B32870">
          <w:rPr>
            <w:rFonts w:ascii="Arial" w:hAnsi="Arial" w:cs="Arial"/>
            <w:color w:val="222222"/>
            <w:sz w:val="18"/>
            <w:szCs w:val="18"/>
          </w:rPr>
          <w:fldChar w:fldCharType="separate"/>
        </w:r>
      </w:ins>
      <w:r>
        <w:rPr>
          <w:noProof/>
        </w:rPr>
        <w:pict>
          <v:shape id="Picture 138" o:spid="_x0000_s1161" type="#_x0000_t75" alt="http://e-drpciv.ro/poze2/578.jpg" href="http://e-drpciv.ro/poze2/578.j" style="position:absolute;margin-left:65pt;margin-top:0;width:105pt;height:78.75pt;z-index:251796480;visibility:visible;mso-wrap-distance-left:0;mso-wrap-distance-right:0;mso-position-horizontal:right;mso-position-horizontal-relative:text;mso-position-vertical-relative:line" o:allowoverlap="f" o:button="t">
            <v:fill o:detectmouseclick="t"/>
            <v:imagedata r:id="rId1603" o:title=""/>
            <w10:wrap type="square"/>
          </v:shape>
        </w:pict>
      </w:r>
      <w:ins w:id="1127"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128" w:author="Unknown"/>
          <w:rFonts w:ascii="Tahoma" w:hAnsi="Tahoma" w:cs="Tahoma"/>
          <w:b/>
          <w:bCs/>
          <w:color w:val="222222"/>
          <w:sz w:val="21"/>
          <w:szCs w:val="21"/>
        </w:rPr>
      </w:pPr>
      <w:ins w:id="1129"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"http://e-drpciv.ro/intrebare/578/cum_veti_proceda_la_semnalul_politistului_atunci_cand_conduceti_autoturismul_din_imagine" </w:instrText>
        </w:r>
      </w:ins>
      <w:r w:rsidRPr="009316C1">
        <w:rPr>
          <w:rFonts w:ascii="Tahoma" w:hAnsi="Tahoma" w:cs="Tahoma"/>
          <w:b/>
          <w:bCs/>
          <w:color w:val="222222"/>
          <w:sz w:val="21"/>
          <w:szCs w:val="21"/>
        </w:rPr>
      </w:r>
      <w:ins w:id="1130"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578. Cum veţi proceda la semnalul poliţistului, atunci când conduceţi autoturismul din imagine?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131" w:author="Unknown"/>
          <w:rFonts w:ascii="Arial" w:hAnsi="Arial" w:cs="Arial"/>
          <w:color w:val="222222"/>
          <w:sz w:val="18"/>
          <w:szCs w:val="18"/>
        </w:rPr>
      </w:pPr>
      <w:ins w:id="1132"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opriţi, deoarece semnalul vi se adresează;</w:t>
        </w:r>
      </w:ins>
    </w:p>
    <w:p w:rsidR="00AE1230" w:rsidRPr="00B32870" w:rsidRDefault="00AE1230" w:rsidP="00B32870">
      <w:pPr>
        <w:shd w:val="clear" w:color="auto" w:fill="33FF33"/>
        <w:spacing w:after="30" w:line="240" w:lineRule="auto"/>
        <w:rPr>
          <w:ins w:id="1133" w:author="Unknown"/>
          <w:rFonts w:ascii="Arial" w:hAnsi="Arial" w:cs="Arial"/>
          <w:color w:val="222222"/>
          <w:sz w:val="18"/>
          <w:szCs w:val="18"/>
        </w:rPr>
      </w:pPr>
      <w:ins w:id="1134"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vă continuaţi deplasarea, deoarece semnalul nu vi se adresează;</w:t>
        </w:r>
      </w:ins>
    </w:p>
    <w:p w:rsidR="00AE1230" w:rsidRPr="00B32870" w:rsidRDefault="00AE1230" w:rsidP="00B32870">
      <w:pPr>
        <w:shd w:val="clear" w:color="auto" w:fill="FCFDFD"/>
        <w:spacing w:after="30" w:line="240" w:lineRule="auto"/>
        <w:rPr>
          <w:ins w:id="1135" w:author="Unknown"/>
          <w:rFonts w:ascii="Arial" w:hAnsi="Arial" w:cs="Arial"/>
          <w:color w:val="222222"/>
          <w:sz w:val="18"/>
          <w:szCs w:val="18"/>
        </w:rPr>
      </w:pPr>
      <w:ins w:id="1136"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schimbaţi direcţia de mers spre stânga.</w:t>
        </w:r>
      </w:ins>
    </w:p>
    <w:p w:rsidR="00AE1230" w:rsidRPr="00B32870" w:rsidRDefault="00AE1230" w:rsidP="00B32870">
      <w:pPr>
        <w:shd w:val="clear" w:color="auto" w:fill="5C9CCC"/>
        <w:spacing w:after="0" w:line="240" w:lineRule="auto"/>
        <w:rPr>
          <w:ins w:id="1137" w:author="Unknown"/>
          <w:rFonts w:ascii="Arial" w:hAnsi="Arial" w:cs="Arial"/>
          <w:b/>
          <w:bCs/>
          <w:color w:val="FFFFFF"/>
          <w:sz w:val="18"/>
          <w:szCs w:val="18"/>
        </w:rPr>
      </w:pPr>
      <w:ins w:id="1138" w:author="Unknown">
        <w:r w:rsidRPr="00B32870">
          <w:rPr>
            <w:rFonts w:ascii="Arial" w:hAnsi="Arial" w:cs="Arial"/>
            <w:b/>
            <w:bCs/>
            <w:color w:val="FFFFFF"/>
            <w:sz w:val="18"/>
          </w:rPr>
          <w:t>1 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139" w:author="Unknown"/>
          <w:rFonts w:ascii="Arial" w:hAnsi="Arial" w:cs="Arial"/>
          <w:color w:val="222222"/>
          <w:sz w:val="18"/>
          <w:szCs w:val="18"/>
        </w:rPr>
      </w:pPr>
      <w:ins w:id="1140"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1141" w:author="Unknown">
        <w:r w:rsidRPr="00B32870">
          <w:rPr>
            <w:rFonts w:ascii="Arial" w:hAnsi="Arial" w:cs="Arial"/>
            <w:color w:val="222222"/>
            <w:sz w:val="18"/>
            <w:szCs w:val="18"/>
          </w:rPr>
          <w:fldChar w:fldCharType="separate"/>
        </w:r>
        <w:r w:rsidRPr="00B32870">
          <w:rPr>
            <w:rFonts w:ascii="Arial" w:hAnsi="Arial" w:cs="Arial"/>
            <w:color w:val="000000"/>
            <w:sz w:val="18"/>
            <w:u w:val="single"/>
          </w:rPr>
          <w:t>teste auto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1142" w:author="Unknown">
        <w:r w:rsidRPr="00B32870">
          <w:rPr>
            <w:rFonts w:ascii="Arial" w:hAnsi="Arial" w:cs="Arial"/>
            <w:color w:val="222222"/>
            <w:sz w:val="18"/>
            <w:szCs w:val="18"/>
          </w:rPr>
          <w:fldChar w:fldCharType="separate"/>
        </w:r>
        <w:r w:rsidRPr="00B32870">
          <w:rPr>
            <w:rFonts w:ascii="Arial" w:hAnsi="Arial" w:cs="Arial"/>
            <w:b/>
            <w:bCs/>
            <w:color w:val="000000"/>
            <w:sz w:val="18"/>
          </w:rPr>
          <w:t>www drpciv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143" w:author="Unknown"/>
          <w:rFonts w:ascii="Tahoma" w:hAnsi="Tahoma" w:cs="Tahoma"/>
          <w:b/>
          <w:bCs/>
          <w:color w:val="222222"/>
          <w:sz w:val="21"/>
          <w:szCs w:val="21"/>
        </w:rPr>
      </w:pPr>
      <w:ins w:id="1144"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"http://e-drpciv.ro/intrebare/899/sunteti_obligat_sa_nu_depasiti_viteza_de_50_kmh_in_afara_localitatilor_in_urmatoarele_situatii" </w:instrText>
        </w:r>
      </w:ins>
      <w:r w:rsidRPr="009316C1">
        <w:rPr>
          <w:rFonts w:ascii="Tahoma" w:hAnsi="Tahoma" w:cs="Tahoma"/>
          <w:b/>
          <w:bCs/>
          <w:color w:val="222222"/>
          <w:sz w:val="21"/>
          <w:szCs w:val="21"/>
        </w:rPr>
      </w:r>
      <w:ins w:id="1145"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899. Sunteţi obligat să nu depăşiţi viteza de 50 km/h în afara localităţilor, în următoarele situaţii:</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146" w:author="Unknown"/>
          <w:rFonts w:ascii="Arial" w:hAnsi="Arial" w:cs="Arial"/>
          <w:color w:val="222222"/>
          <w:sz w:val="18"/>
          <w:szCs w:val="18"/>
        </w:rPr>
      </w:pPr>
      <w:ins w:id="1147"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când partea carosabilă este acoperită cu mâzgă;</w:t>
        </w:r>
      </w:ins>
    </w:p>
    <w:p w:rsidR="00AE1230" w:rsidRPr="00B32870" w:rsidRDefault="00AE1230" w:rsidP="00B32870">
      <w:pPr>
        <w:shd w:val="clear" w:color="auto" w:fill="FCFDFD"/>
        <w:spacing w:after="30" w:line="240" w:lineRule="auto"/>
        <w:rPr>
          <w:ins w:id="1148" w:author="Unknown"/>
          <w:rFonts w:ascii="Arial" w:hAnsi="Arial" w:cs="Arial"/>
          <w:color w:val="222222"/>
          <w:sz w:val="18"/>
          <w:szCs w:val="18"/>
        </w:rPr>
      </w:pPr>
      <w:ins w:id="1149"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la coborârea drumurilor în pantă;</w:t>
        </w:r>
      </w:ins>
    </w:p>
    <w:p w:rsidR="00AE1230" w:rsidRPr="00B32870" w:rsidRDefault="00AE1230" w:rsidP="00B32870">
      <w:pPr>
        <w:shd w:val="clear" w:color="auto" w:fill="FCFDFD"/>
        <w:spacing w:after="30" w:line="240" w:lineRule="auto"/>
        <w:rPr>
          <w:ins w:id="1150" w:author="Unknown"/>
          <w:rFonts w:ascii="Arial" w:hAnsi="Arial" w:cs="Arial"/>
          <w:color w:val="222222"/>
          <w:sz w:val="18"/>
          <w:szCs w:val="18"/>
        </w:rPr>
      </w:pPr>
      <w:ins w:id="1151"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la întâlnirea indicatorului „Prioritate pentru circulaţia din sens invers“.</w:t>
        </w:r>
      </w:ins>
    </w:p>
    <w:p w:rsidR="00AE1230" w:rsidRPr="00B32870" w:rsidRDefault="00AE1230" w:rsidP="00B32870">
      <w:pPr>
        <w:shd w:val="clear" w:color="auto" w:fill="5C9CCC"/>
        <w:spacing w:after="0" w:line="240" w:lineRule="auto"/>
        <w:rPr>
          <w:ins w:id="1152" w:author="Unknown"/>
          <w:rFonts w:ascii="Arial" w:hAnsi="Arial" w:cs="Arial"/>
          <w:b/>
          <w:bCs/>
          <w:color w:val="FFFFFF"/>
          <w:sz w:val="18"/>
          <w:szCs w:val="18"/>
        </w:rPr>
      </w:pPr>
      <w:ins w:id="1153" w:author="Unknown">
        <w:r w:rsidRPr="00B32870">
          <w:rPr>
            <w:rFonts w:ascii="Arial" w:hAnsi="Arial" w:cs="Arial"/>
            <w:b/>
            <w:bCs/>
            <w:color w:val="FFFFFF"/>
            <w:sz w:val="18"/>
          </w:rPr>
          <w:t>2 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154" w:author="Unknown"/>
          <w:rFonts w:ascii="Arial" w:hAnsi="Arial" w:cs="Arial"/>
          <w:color w:val="222222"/>
          <w:sz w:val="18"/>
          <w:szCs w:val="18"/>
        </w:rPr>
      </w:pPr>
      <w:ins w:id="1155"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1156" w:author="Unknown">
        <w:r w:rsidRPr="00B32870">
          <w:rPr>
            <w:rFonts w:ascii="Arial" w:hAnsi="Arial" w:cs="Arial"/>
            <w:color w:val="222222"/>
            <w:sz w:val="18"/>
            <w:szCs w:val="18"/>
          </w:rPr>
          <w:fldChar w:fldCharType="separate"/>
        </w:r>
        <w:r w:rsidRPr="00B32870">
          <w:rPr>
            <w:rFonts w:ascii="Arial" w:hAnsi="Arial" w:cs="Arial"/>
            <w:b/>
            <w:bCs/>
            <w:color w:val="000000"/>
            <w:sz w:val="18"/>
          </w:rPr>
          <w:t>chestionare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1157" w:author="Unknown">
        <w:r w:rsidRPr="00B32870">
          <w:rPr>
            <w:rFonts w:ascii="Arial" w:hAnsi="Arial" w:cs="Arial"/>
            <w:color w:val="222222"/>
            <w:sz w:val="18"/>
            <w:szCs w:val="18"/>
          </w:rPr>
          <w:fldChar w:fldCharType="separate"/>
        </w:r>
        <w:r w:rsidRPr="00B32870">
          <w:rPr>
            <w:rFonts w:ascii="Arial" w:hAnsi="Arial" w:cs="Arial"/>
            <w:b/>
            <w:bCs/>
            <w:color w:val="000000"/>
            <w:sz w:val="18"/>
          </w:rPr>
          <w:t>teste 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158" w:author="Unknown"/>
          <w:rFonts w:ascii="Arial" w:hAnsi="Arial" w:cs="Arial"/>
          <w:color w:val="222222"/>
          <w:sz w:val="18"/>
          <w:szCs w:val="18"/>
        </w:rPr>
      </w:pPr>
      <w:ins w:id="1159"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"http://e-drpciv.ro/poze2/977.jpg" </w:instrText>
        </w:r>
      </w:ins>
      <w:r w:rsidRPr="009316C1">
        <w:rPr>
          <w:rFonts w:ascii="Arial" w:hAnsi="Arial" w:cs="Arial"/>
          <w:color w:val="222222"/>
          <w:sz w:val="18"/>
          <w:szCs w:val="18"/>
        </w:rPr>
      </w:r>
      <w:ins w:id="1160" w:author="Unknown">
        <w:r w:rsidRPr="00B32870">
          <w:rPr>
            <w:rFonts w:ascii="Arial" w:hAnsi="Arial" w:cs="Arial"/>
            <w:color w:val="222222"/>
            <w:sz w:val="18"/>
            <w:szCs w:val="18"/>
          </w:rPr>
          <w:fldChar w:fldCharType="separate"/>
        </w:r>
      </w:ins>
      <w:r>
        <w:rPr>
          <w:noProof/>
        </w:rPr>
        <w:pict>
          <v:shape id="Picture 139" o:spid="_x0000_s1162" type="#_x0000_t75" alt="http://e-drpciv.ro/poze2/977.jpg" href="http://e-drpciv.ro/poze2/977.j" style="position:absolute;margin-left:65pt;margin-top:0;width:105pt;height:78.75pt;z-index:251797504;visibility:visible;mso-wrap-distance-left:0;mso-wrap-distance-right:0;mso-position-horizontal:right;mso-position-horizontal-relative:text;mso-position-vertical-relative:line" o:allowoverlap="f" o:button="t">
            <v:fill o:detectmouseclick="t"/>
            <v:imagedata r:id="rId1604" o:title=""/>
            <w10:wrap type="square"/>
          </v:shape>
        </w:pict>
      </w:r>
      <w:ins w:id="1161"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162" w:author="Unknown"/>
          <w:rFonts w:ascii="Tahoma" w:hAnsi="Tahoma" w:cs="Tahoma"/>
          <w:b/>
          <w:bCs/>
          <w:color w:val="222222"/>
          <w:sz w:val="21"/>
          <w:szCs w:val="21"/>
        </w:rPr>
      </w:pPr>
      <w:ins w:id="1163"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"http://e-drpciv.ro/intrebare/977/cui_trebuie_sa_acordati_prioritate_daca_va_aflati_in_autoturismul_albastru" </w:instrText>
        </w:r>
      </w:ins>
      <w:r w:rsidRPr="009316C1">
        <w:rPr>
          <w:rFonts w:ascii="Tahoma" w:hAnsi="Tahoma" w:cs="Tahoma"/>
          <w:b/>
          <w:bCs/>
          <w:color w:val="222222"/>
          <w:sz w:val="21"/>
          <w:szCs w:val="21"/>
        </w:rPr>
      </w:r>
      <w:ins w:id="1164"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977. Cui trebuie să acordaţi prioritate dacă vă aflaţi în autoturismul albastru?</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165" w:author="Unknown"/>
          <w:rFonts w:ascii="Arial" w:hAnsi="Arial" w:cs="Arial"/>
          <w:color w:val="222222"/>
          <w:sz w:val="18"/>
          <w:szCs w:val="18"/>
        </w:rPr>
      </w:pPr>
      <w:ins w:id="1166"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autobuzului, fiind vehicul de transport public de persoane;</w:t>
        </w:r>
      </w:ins>
    </w:p>
    <w:p w:rsidR="00AE1230" w:rsidRPr="00B32870" w:rsidRDefault="00AE1230" w:rsidP="00B32870">
      <w:pPr>
        <w:shd w:val="clear" w:color="auto" w:fill="FCFDFD"/>
        <w:spacing w:after="30" w:line="240" w:lineRule="auto"/>
        <w:rPr>
          <w:ins w:id="1167" w:author="Unknown"/>
          <w:rFonts w:ascii="Arial" w:hAnsi="Arial" w:cs="Arial"/>
          <w:color w:val="222222"/>
          <w:sz w:val="18"/>
          <w:szCs w:val="18"/>
        </w:rPr>
      </w:pPr>
      <w:ins w:id="1168"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autoturismului roşu, deoarece nu-şi schimbă direcţia de mers;</w:t>
        </w:r>
      </w:ins>
    </w:p>
    <w:p w:rsidR="00AE1230" w:rsidRPr="00B32870" w:rsidRDefault="00AE1230" w:rsidP="00B32870">
      <w:pPr>
        <w:shd w:val="clear" w:color="auto" w:fill="33FF33"/>
        <w:spacing w:after="30" w:line="240" w:lineRule="auto"/>
        <w:rPr>
          <w:ins w:id="1169" w:author="Unknown"/>
          <w:rFonts w:ascii="Arial" w:hAnsi="Arial" w:cs="Arial"/>
          <w:color w:val="222222"/>
          <w:sz w:val="18"/>
          <w:szCs w:val="18"/>
        </w:rPr>
      </w:pPr>
      <w:ins w:id="1170"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ambelor vehicule.</w:t>
        </w:r>
      </w:ins>
    </w:p>
    <w:p w:rsidR="00AE1230" w:rsidRPr="00B32870" w:rsidRDefault="00AE1230" w:rsidP="00B32870">
      <w:pPr>
        <w:shd w:val="clear" w:color="auto" w:fill="5C9CCC"/>
        <w:spacing w:after="0" w:line="240" w:lineRule="auto"/>
        <w:rPr>
          <w:ins w:id="1171" w:author="Unknown"/>
          <w:rFonts w:ascii="Arial" w:hAnsi="Arial" w:cs="Arial"/>
          <w:b/>
          <w:bCs/>
          <w:color w:val="FFFFFF"/>
          <w:sz w:val="18"/>
          <w:szCs w:val="18"/>
        </w:rPr>
      </w:pPr>
      <w:ins w:id="1172" w:author="Unknown">
        <w:r w:rsidRPr="00B32870">
          <w:rPr>
            <w:rFonts w:ascii="Arial" w:hAnsi="Arial" w:cs="Arial"/>
            <w:b/>
            <w:bCs/>
            <w:color w:val="FFFFFF"/>
            <w:sz w:val="18"/>
          </w:rPr>
          <w:t>3 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173" w:author="Unknown"/>
          <w:rFonts w:ascii="Arial" w:hAnsi="Arial" w:cs="Arial"/>
          <w:color w:val="222222"/>
          <w:sz w:val="18"/>
          <w:szCs w:val="18"/>
        </w:rPr>
      </w:pPr>
      <w:ins w:id="1174"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1175" w:author="Unknown">
        <w:r w:rsidRPr="00B32870">
          <w:rPr>
            <w:rFonts w:ascii="Arial" w:hAnsi="Arial" w:cs="Arial"/>
            <w:color w:val="222222"/>
            <w:sz w:val="18"/>
            <w:szCs w:val="18"/>
          </w:rPr>
          <w:fldChar w:fldCharType="separate"/>
        </w:r>
        <w:r w:rsidRPr="00B32870">
          <w:rPr>
            <w:rFonts w:ascii="Arial" w:hAnsi="Arial" w:cs="Arial"/>
            <w:color w:val="000000"/>
            <w:sz w:val="18"/>
            <w:u w:val="single"/>
          </w:rPr>
          <w:t>auto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1176" w:author="Unknown">
        <w:r w:rsidRPr="00B32870">
          <w:rPr>
            <w:rFonts w:ascii="Arial" w:hAnsi="Arial" w:cs="Arial"/>
            <w:color w:val="222222"/>
            <w:sz w:val="18"/>
            <w:szCs w:val="18"/>
          </w:rPr>
          <w:fldChar w:fldCharType="separate"/>
        </w:r>
        <w:r w:rsidRPr="00B32870">
          <w:rPr>
            <w:rFonts w:ascii="Arial" w:hAnsi="Arial" w:cs="Arial"/>
            <w:color w:val="000000"/>
            <w:sz w:val="18"/>
            <w:u w:val="single"/>
          </w:rPr>
          <w:t>examen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177" w:author="Unknown"/>
          <w:rFonts w:ascii="Tahoma" w:hAnsi="Tahoma" w:cs="Tahoma"/>
          <w:b/>
          <w:bCs/>
          <w:color w:val="222222"/>
          <w:sz w:val="21"/>
          <w:szCs w:val="21"/>
        </w:rPr>
      </w:pPr>
      <w:ins w:id="1178"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"http://e-drpciv.ro/intrebare/77/bratul_stang_intins_orizontal_al_unui_biciclist_semnifica" </w:instrText>
        </w:r>
      </w:ins>
      <w:r w:rsidRPr="009316C1">
        <w:rPr>
          <w:rFonts w:ascii="Tahoma" w:hAnsi="Tahoma" w:cs="Tahoma"/>
          <w:b/>
          <w:bCs/>
          <w:color w:val="222222"/>
          <w:sz w:val="21"/>
          <w:szCs w:val="21"/>
        </w:rPr>
      </w:r>
      <w:ins w:id="1179"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77. Braţul stâng, întins orizontal, al unui biciclist semnifică:</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180" w:author="Unknown"/>
          <w:rFonts w:ascii="Arial" w:hAnsi="Arial" w:cs="Arial"/>
          <w:color w:val="222222"/>
          <w:sz w:val="18"/>
          <w:szCs w:val="18"/>
        </w:rPr>
      </w:pPr>
      <w:ins w:id="1181"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intenţia de a schimba direcţia de mers la stânga sau de a depăşi;</w:t>
        </w:r>
      </w:ins>
    </w:p>
    <w:p w:rsidR="00AE1230" w:rsidRPr="00B32870" w:rsidRDefault="00AE1230" w:rsidP="00B32870">
      <w:pPr>
        <w:shd w:val="clear" w:color="auto" w:fill="FCFDFD"/>
        <w:spacing w:after="30" w:line="240" w:lineRule="auto"/>
        <w:rPr>
          <w:ins w:id="1182" w:author="Unknown"/>
          <w:rFonts w:ascii="Arial" w:hAnsi="Arial" w:cs="Arial"/>
          <w:color w:val="222222"/>
          <w:sz w:val="18"/>
          <w:szCs w:val="18"/>
        </w:rPr>
      </w:pPr>
      <w:ins w:id="1183"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intenţia de a opri;</w:t>
        </w:r>
      </w:ins>
    </w:p>
    <w:p w:rsidR="00AE1230" w:rsidRPr="00B32870" w:rsidRDefault="00AE1230" w:rsidP="00B32870">
      <w:pPr>
        <w:shd w:val="clear" w:color="auto" w:fill="FCFDFD"/>
        <w:spacing w:after="30" w:line="240" w:lineRule="auto"/>
        <w:rPr>
          <w:ins w:id="1184" w:author="Unknown"/>
          <w:rFonts w:ascii="Arial" w:hAnsi="Arial" w:cs="Arial"/>
          <w:color w:val="222222"/>
          <w:sz w:val="18"/>
          <w:szCs w:val="18"/>
        </w:rPr>
      </w:pPr>
      <w:ins w:id="1185"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faptul că nu trebuie să fie depăşit.</w:t>
        </w:r>
      </w:ins>
    </w:p>
    <w:p w:rsidR="00AE1230" w:rsidRPr="00B32870" w:rsidRDefault="00AE1230" w:rsidP="00B32870">
      <w:pPr>
        <w:shd w:val="clear" w:color="auto" w:fill="5C9CCC"/>
        <w:spacing w:after="0" w:line="240" w:lineRule="auto"/>
        <w:rPr>
          <w:ins w:id="1186" w:author="Unknown"/>
          <w:rFonts w:ascii="Arial" w:hAnsi="Arial" w:cs="Arial"/>
          <w:b/>
          <w:bCs/>
          <w:color w:val="FFFFFF"/>
          <w:sz w:val="18"/>
          <w:szCs w:val="18"/>
        </w:rPr>
      </w:pPr>
      <w:ins w:id="1187"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188" w:author="Unknown"/>
          <w:rFonts w:ascii="Arial" w:hAnsi="Arial" w:cs="Arial"/>
          <w:color w:val="222222"/>
          <w:sz w:val="18"/>
          <w:szCs w:val="18"/>
        </w:rPr>
      </w:pPr>
      <w:ins w:id="1189"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"http://e-drpciv.ro/tag/raspunsuri-drpciv" </w:instrText>
        </w:r>
      </w:ins>
      <w:r w:rsidRPr="009316C1">
        <w:rPr>
          <w:rFonts w:ascii="Arial" w:hAnsi="Arial" w:cs="Arial"/>
          <w:color w:val="222222"/>
          <w:sz w:val="18"/>
          <w:szCs w:val="18"/>
        </w:rPr>
      </w:r>
      <w:ins w:id="1190" w:author="Unknown">
        <w:r w:rsidRPr="00B32870">
          <w:rPr>
            <w:rFonts w:ascii="Arial" w:hAnsi="Arial" w:cs="Arial"/>
            <w:color w:val="222222"/>
            <w:sz w:val="18"/>
            <w:szCs w:val="18"/>
          </w:rPr>
          <w:fldChar w:fldCharType="separate"/>
        </w:r>
        <w:r w:rsidRPr="00B32870">
          <w:rPr>
            <w:rFonts w:ascii="Arial" w:hAnsi="Arial" w:cs="Arial"/>
            <w:color w:val="000000"/>
            <w:sz w:val="18"/>
            <w:u w:val="single"/>
          </w:rPr>
          <w:t>raspunsuri 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"http://e-drpciv.ro/tag/permis-auto-categoria-B1" </w:instrText>
        </w:r>
      </w:ins>
      <w:r w:rsidRPr="009316C1">
        <w:rPr>
          <w:rFonts w:ascii="Arial" w:hAnsi="Arial" w:cs="Arial"/>
          <w:color w:val="222222"/>
          <w:sz w:val="18"/>
          <w:szCs w:val="18"/>
        </w:rPr>
      </w:r>
      <w:ins w:id="1191" w:author="Unknown">
        <w:r w:rsidRPr="00B32870">
          <w:rPr>
            <w:rFonts w:ascii="Arial" w:hAnsi="Arial" w:cs="Arial"/>
            <w:color w:val="222222"/>
            <w:sz w:val="18"/>
            <w:szCs w:val="18"/>
          </w:rPr>
          <w:fldChar w:fldCharType="separate"/>
        </w:r>
        <w:r w:rsidRPr="00B32870">
          <w:rPr>
            <w:rFonts w:ascii="Arial" w:hAnsi="Arial" w:cs="Arial"/>
            <w:b/>
            <w:bCs/>
            <w:color w:val="000000"/>
            <w:sz w:val="18"/>
          </w:rPr>
          <w:t>permis auto categoria B1</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192" w:author="Unknown"/>
          <w:rFonts w:ascii="Tahoma" w:hAnsi="Tahoma" w:cs="Tahoma"/>
          <w:b/>
          <w:bCs/>
          <w:color w:val="222222"/>
          <w:sz w:val="21"/>
          <w:szCs w:val="21"/>
        </w:rPr>
      </w:pPr>
      <w:ins w:id="1193"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"http://e-drpciv.ro/intrebare/303/sunteti_obligat_sa_va_supuneti_recoltarii_probelor_biologice_in_cazul_unui_accident_de_circulatie_din_care_a_rezultat_moartea_sau_vatamarea_integritatii_corporale_ori_a_sanatatii_unor_persoane" </w:instrText>
        </w:r>
      </w:ins>
      <w:r w:rsidRPr="009316C1">
        <w:rPr>
          <w:rFonts w:ascii="Tahoma" w:hAnsi="Tahoma" w:cs="Tahoma"/>
          <w:b/>
          <w:bCs/>
          <w:color w:val="222222"/>
          <w:sz w:val="21"/>
          <w:szCs w:val="21"/>
        </w:rPr>
      </w:r>
      <w:ins w:id="1194"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303. Sunteţi obligat să vă supuneţi recoltării probelor biologice, în cazul unui accident de circulaţie din care a rezultat moartea sau vătămarea integrităţii corporale ori a sănătăţii unor persoane?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195" w:author="Unknown"/>
          <w:rFonts w:ascii="Arial" w:hAnsi="Arial" w:cs="Arial"/>
          <w:color w:val="222222"/>
          <w:sz w:val="18"/>
          <w:szCs w:val="18"/>
        </w:rPr>
      </w:pPr>
      <w:ins w:id="1196"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 dar numai dacă sunteţi vinovat de producerea accidentului;</w:t>
        </w:r>
      </w:ins>
    </w:p>
    <w:p w:rsidR="00AE1230" w:rsidRPr="00B32870" w:rsidRDefault="00AE1230" w:rsidP="00B32870">
      <w:pPr>
        <w:shd w:val="clear" w:color="auto" w:fill="FCFDFD"/>
        <w:spacing w:after="30" w:line="240" w:lineRule="auto"/>
        <w:rPr>
          <w:ins w:id="1197" w:author="Unknown"/>
          <w:rFonts w:ascii="Arial" w:hAnsi="Arial" w:cs="Arial"/>
          <w:color w:val="222222"/>
          <w:sz w:val="18"/>
          <w:szCs w:val="18"/>
        </w:rPr>
      </w:pPr>
      <w:ins w:id="1198"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 dacă aţi fost testat cu un aparat autorizat;</w:t>
        </w:r>
      </w:ins>
    </w:p>
    <w:p w:rsidR="00AE1230" w:rsidRPr="00B32870" w:rsidRDefault="00AE1230" w:rsidP="00B32870">
      <w:pPr>
        <w:shd w:val="clear" w:color="auto" w:fill="33FF33"/>
        <w:spacing w:after="30" w:line="240" w:lineRule="auto"/>
        <w:rPr>
          <w:ins w:id="1199" w:author="Unknown"/>
          <w:rFonts w:ascii="Arial" w:hAnsi="Arial" w:cs="Arial"/>
          <w:color w:val="222222"/>
          <w:sz w:val="18"/>
          <w:szCs w:val="18"/>
        </w:rPr>
      </w:pPr>
      <w:ins w:id="1200"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da.</w:t>
        </w:r>
      </w:ins>
    </w:p>
    <w:p w:rsidR="00AE1230" w:rsidRPr="00B32870" w:rsidRDefault="00AE1230" w:rsidP="00B32870">
      <w:pPr>
        <w:shd w:val="clear" w:color="auto" w:fill="5C9CCC"/>
        <w:spacing w:after="0" w:line="240" w:lineRule="auto"/>
        <w:rPr>
          <w:ins w:id="1201" w:author="Unknown"/>
          <w:rFonts w:ascii="Arial" w:hAnsi="Arial" w:cs="Arial"/>
          <w:b/>
          <w:bCs/>
          <w:color w:val="FFFFFF"/>
          <w:sz w:val="18"/>
          <w:szCs w:val="18"/>
        </w:rPr>
      </w:pPr>
      <w:ins w:id="1202"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203" w:author="Unknown"/>
          <w:rFonts w:ascii="Arial" w:hAnsi="Arial" w:cs="Arial"/>
          <w:color w:val="222222"/>
          <w:sz w:val="18"/>
          <w:szCs w:val="18"/>
        </w:rPr>
      </w:pPr>
      <w:ins w:id="1204"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1205" w:author="Unknown">
        <w:r w:rsidRPr="00B32870">
          <w:rPr>
            <w:rFonts w:ascii="Arial" w:hAnsi="Arial" w:cs="Arial"/>
            <w:color w:val="222222"/>
            <w:sz w:val="18"/>
            <w:szCs w:val="18"/>
          </w:rPr>
          <w:fldChar w:fldCharType="separate"/>
        </w:r>
        <w:r w:rsidRPr="00B32870">
          <w:rPr>
            <w:rFonts w:ascii="Arial" w:hAnsi="Arial" w:cs="Arial"/>
            <w:color w:val="000000"/>
            <w:sz w:val="18"/>
            <w:u w:val="single"/>
          </w:rPr>
          <w:t>teste auto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1206" w:author="Unknown">
        <w:r w:rsidRPr="00B32870">
          <w:rPr>
            <w:rFonts w:ascii="Arial" w:hAnsi="Arial" w:cs="Arial"/>
            <w:color w:val="222222"/>
            <w:sz w:val="18"/>
            <w:szCs w:val="18"/>
          </w:rPr>
          <w:fldChar w:fldCharType="separate"/>
        </w:r>
        <w:r w:rsidRPr="00B32870">
          <w:rPr>
            <w:rFonts w:ascii="Arial" w:hAnsi="Arial" w:cs="Arial"/>
            <w:color w:val="000000"/>
            <w:sz w:val="18"/>
            <w:u w:val="single"/>
          </w:rPr>
          <w:t>examen permis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207" w:author="Unknown"/>
          <w:rFonts w:ascii="Tahoma" w:hAnsi="Tahoma" w:cs="Tahoma"/>
          <w:b/>
          <w:bCs/>
          <w:color w:val="222222"/>
          <w:sz w:val="21"/>
          <w:szCs w:val="21"/>
        </w:rPr>
      </w:pPr>
      <w:ins w:id="1208"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"http://e-drpciv.ro/intrebare/858/fumul_de_culoare_albastra_emis_de_esapament_indica" </w:instrText>
        </w:r>
      </w:ins>
      <w:r w:rsidRPr="009316C1">
        <w:rPr>
          <w:rFonts w:ascii="Tahoma" w:hAnsi="Tahoma" w:cs="Tahoma"/>
          <w:b/>
          <w:bCs/>
          <w:color w:val="222222"/>
          <w:sz w:val="21"/>
          <w:szCs w:val="21"/>
        </w:rPr>
      </w:r>
      <w:ins w:id="1209"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858. Fumul de culoare albastră emis de eşapament indică:</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210" w:author="Unknown"/>
          <w:rFonts w:ascii="Arial" w:hAnsi="Arial" w:cs="Arial"/>
          <w:color w:val="222222"/>
          <w:sz w:val="18"/>
          <w:szCs w:val="18"/>
        </w:rPr>
      </w:pPr>
      <w:ins w:id="1211"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un consum exagerat de ulei;</w:t>
        </w:r>
      </w:ins>
    </w:p>
    <w:p w:rsidR="00AE1230" w:rsidRPr="00B32870" w:rsidRDefault="00AE1230" w:rsidP="00B32870">
      <w:pPr>
        <w:shd w:val="clear" w:color="auto" w:fill="FCFDFD"/>
        <w:spacing w:after="30" w:line="240" w:lineRule="auto"/>
        <w:rPr>
          <w:ins w:id="1212" w:author="Unknown"/>
          <w:rFonts w:ascii="Arial" w:hAnsi="Arial" w:cs="Arial"/>
          <w:color w:val="222222"/>
          <w:sz w:val="18"/>
          <w:szCs w:val="18"/>
        </w:rPr>
      </w:pPr>
      <w:ins w:id="1213"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înfundarea parţială a tobei de eşapament;</w:t>
        </w:r>
      </w:ins>
    </w:p>
    <w:p w:rsidR="00AE1230" w:rsidRPr="00B32870" w:rsidRDefault="00AE1230" w:rsidP="00B32870">
      <w:pPr>
        <w:shd w:val="clear" w:color="auto" w:fill="FCFDFD"/>
        <w:spacing w:after="30" w:line="240" w:lineRule="auto"/>
        <w:rPr>
          <w:ins w:id="1214" w:author="Unknown"/>
          <w:rFonts w:ascii="Arial" w:hAnsi="Arial" w:cs="Arial"/>
          <w:color w:val="222222"/>
          <w:sz w:val="18"/>
          <w:szCs w:val="18"/>
        </w:rPr>
      </w:pPr>
      <w:ins w:id="1215"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folosirea unor benzine colorate.</w:t>
        </w:r>
      </w:ins>
    </w:p>
    <w:p w:rsidR="00AE1230" w:rsidRPr="00B32870" w:rsidRDefault="00AE1230" w:rsidP="00B32870">
      <w:pPr>
        <w:shd w:val="clear" w:color="auto" w:fill="5C9CCC"/>
        <w:spacing w:after="0" w:line="240" w:lineRule="auto"/>
        <w:rPr>
          <w:ins w:id="1216" w:author="Unknown"/>
          <w:rFonts w:ascii="Arial" w:hAnsi="Arial" w:cs="Arial"/>
          <w:b/>
          <w:bCs/>
          <w:color w:val="FFFFFF"/>
          <w:sz w:val="18"/>
          <w:szCs w:val="18"/>
        </w:rPr>
      </w:pPr>
      <w:ins w:id="1217"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218" w:author="Unknown"/>
          <w:rFonts w:ascii="Arial" w:hAnsi="Arial" w:cs="Arial"/>
          <w:color w:val="222222"/>
          <w:sz w:val="18"/>
          <w:szCs w:val="18"/>
        </w:rPr>
      </w:pPr>
      <w:ins w:id="1219"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1220" w:author="Unknown">
        <w:r w:rsidRPr="00B32870">
          <w:rPr>
            <w:rFonts w:ascii="Arial" w:hAnsi="Arial" w:cs="Arial"/>
            <w:color w:val="222222"/>
            <w:sz w:val="18"/>
            <w:szCs w:val="18"/>
          </w:rPr>
          <w:fldChar w:fldCharType="separate"/>
        </w:r>
        <w:r w:rsidRPr="00B32870">
          <w:rPr>
            <w:rFonts w:ascii="Arial" w:hAnsi="Arial" w:cs="Arial"/>
            <w:color w:val="000000"/>
            <w:sz w:val="18"/>
            <w:u w:val="single"/>
          </w:rPr>
          <w:t>examen sala</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1221" w:author="Unknown">
        <w:r w:rsidRPr="00B32870">
          <w:rPr>
            <w:rFonts w:ascii="Arial" w:hAnsi="Arial" w:cs="Arial"/>
            <w:color w:val="222222"/>
            <w:sz w:val="18"/>
            <w:szCs w:val="18"/>
          </w:rPr>
          <w:fldChar w:fldCharType="separate"/>
        </w:r>
        <w:r w:rsidRPr="00B32870">
          <w:rPr>
            <w:rFonts w:ascii="Arial" w:hAnsi="Arial" w:cs="Arial"/>
            <w:color w:val="000000"/>
            <w:sz w:val="18"/>
            <w:u w:val="single"/>
          </w:rPr>
          <w:t>chestionare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222" w:author="Unknown"/>
          <w:rFonts w:ascii="Tahoma" w:hAnsi="Tahoma" w:cs="Tahoma"/>
          <w:b/>
          <w:bCs/>
          <w:color w:val="222222"/>
          <w:sz w:val="21"/>
          <w:szCs w:val="21"/>
        </w:rPr>
      </w:pPr>
      <w:ins w:id="1223"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"http://e-drpciv.ro/intrebare/660/in_cazul_unui_accidentat_care_nu_respira_pulsul_este_verificat" </w:instrText>
        </w:r>
      </w:ins>
      <w:r w:rsidRPr="009316C1">
        <w:rPr>
          <w:rFonts w:ascii="Tahoma" w:hAnsi="Tahoma" w:cs="Tahoma"/>
          <w:b/>
          <w:bCs/>
          <w:color w:val="222222"/>
          <w:sz w:val="21"/>
          <w:szCs w:val="21"/>
        </w:rPr>
      </w:r>
      <w:ins w:id="1224"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660. În cazul unui accidentat care nu respiră, pulsul este verificat:</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225" w:author="Unknown"/>
          <w:rFonts w:ascii="Arial" w:hAnsi="Arial" w:cs="Arial"/>
          <w:color w:val="222222"/>
          <w:sz w:val="18"/>
          <w:szCs w:val="18"/>
        </w:rPr>
      </w:pPr>
      <w:ins w:id="1226"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sub mandibulă;</w:t>
        </w:r>
      </w:ins>
    </w:p>
    <w:p w:rsidR="00AE1230" w:rsidRPr="00B32870" w:rsidRDefault="00AE1230" w:rsidP="00B32870">
      <w:pPr>
        <w:shd w:val="clear" w:color="auto" w:fill="FCFDFD"/>
        <w:spacing w:after="30" w:line="240" w:lineRule="auto"/>
        <w:rPr>
          <w:ins w:id="1227" w:author="Unknown"/>
          <w:rFonts w:ascii="Arial" w:hAnsi="Arial" w:cs="Arial"/>
          <w:color w:val="222222"/>
          <w:sz w:val="18"/>
          <w:szCs w:val="18"/>
        </w:rPr>
      </w:pPr>
      <w:ins w:id="1228"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lângă ureche;</w:t>
        </w:r>
      </w:ins>
    </w:p>
    <w:p w:rsidR="00AE1230" w:rsidRPr="00B32870" w:rsidRDefault="00AE1230" w:rsidP="00B32870">
      <w:pPr>
        <w:shd w:val="clear" w:color="auto" w:fill="33FF33"/>
        <w:spacing w:after="30" w:line="240" w:lineRule="auto"/>
        <w:rPr>
          <w:ins w:id="1229" w:author="Unknown"/>
          <w:rFonts w:ascii="Arial" w:hAnsi="Arial" w:cs="Arial"/>
          <w:color w:val="222222"/>
          <w:sz w:val="18"/>
          <w:szCs w:val="18"/>
        </w:rPr>
      </w:pPr>
      <w:ins w:id="1230"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pe partea laterală a epiglotei (Mărul lui Adam), în scobitura dintre trahee şi muşchii gâtului.</w:t>
        </w:r>
      </w:ins>
    </w:p>
    <w:p w:rsidR="00AE1230" w:rsidRPr="00B32870" w:rsidRDefault="00AE1230" w:rsidP="00B32870">
      <w:pPr>
        <w:shd w:val="clear" w:color="auto" w:fill="5C9CCC"/>
        <w:spacing w:after="0" w:line="240" w:lineRule="auto"/>
        <w:rPr>
          <w:ins w:id="1231" w:author="Unknown"/>
          <w:rFonts w:ascii="Arial" w:hAnsi="Arial" w:cs="Arial"/>
          <w:b/>
          <w:bCs/>
          <w:color w:val="FFFFFF"/>
          <w:sz w:val="18"/>
          <w:szCs w:val="18"/>
        </w:rPr>
      </w:pPr>
      <w:ins w:id="1232"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233" w:author="Unknown"/>
          <w:rFonts w:ascii="Arial" w:hAnsi="Arial" w:cs="Arial"/>
          <w:color w:val="222222"/>
          <w:sz w:val="18"/>
          <w:szCs w:val="18"/>
        </w:rPr>
      </w:pPr>
      <w:ins w:id="1234"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1235" w:author="Unknown">
        <w:r w:rsidRPr="00B32870">
          <w:rPr>
            <w:rFonts w:ascii="Arial" w:hAnsi="Arial" w:cs="Arial"/>
            <w:color w:val="222222"/>
            <w:sz w:val="18"/>
            <w:szCs w:val="18"/>
          </w:rPr>
          <w:fldChar w:fldCharType="separate"/>
        </w:r>
        <w:r w:rsidRPr="00B32870">
          <w:rPr>
            <w:rFonts w:ascii="Arial" w:hAnsi="Arial" w:cs="Arial"/>
            <w:b/>
            <w:bCs/>
            <w:color w:val="000000"/>
            <w:sz w:val="18"/>
          </w:rPr>
          <w:t>permis cat b1</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1236" w:author="Unknown">
        <w:r w:rsidRPr="00B32870">
          <w:rPr>
            <w:rFonts w:ascii="Arial" w:hAnsi="Arial" w:cs="Arial"/>
            <w:color w:val="222222"/>
            <w:sz w:val="18"/>
            <w:szCs w:val="18"/>
          </w:rPr>
          <w:fldChar w:fldCharType="separate"/>
        </w:r>
        <w:r w:rsidRPr="00B32870">
          <w:rPr>
            <w:rFonts w:ascii="Arial" w:hAnsi="Arial" w:cs="Arial"/>
            <w:b/>
            <w:bCs/>
            <w:color w:val="000000"/>
            <w:sz w:val="18"/>
          </w:rPr>
          <w:t>examen sala</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237" w:author="Unknown"/>
          <w:rFonts w:ascii="Tahoma" w:hAnsi="Tahoma" w:cs="Tahoma"/>
          <w:b/>
          <w:bCs/>
          <w:color w:val="222222"/>
          <w:sz w:val="21"/>
          <w:szCs w:val="21"/>
        </w:rPr>
      </w:pPr>
      <w:ins w:id="1238"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"http://e-drpciv.ro/intrebare/562/cum_veti_parca_regulamentar_intr-o_piata_cu_sens_giratoriu" </w:instrText>
        </w:r>
      </w:ins>
      <w:r w:rsidRPr="009316C1">
        <w:rPr>
          <w:rFonts w:ascii="Tahoma" w:hAnsi="Tahoma" w:cs="Tahoma"/>
          <w:b/>
          <w:bCs/>
          <w:color w:val="222222"/>
          <w:sz w:val="21"/>
          <w:szCs w:val="21"/>
        </w:rPr>
      </w:r>
      <w:ins w:id="1239"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562. Cum veţi parca regulamentar într-o piaţă cu sens giratoriu?</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240" w:author="Unknown"/>
          <w:rFonts w:ascii="Arial" w:hAnsi="Arial" w:cs="Arial"/>
          <w:color w:val="222222"/>
          <w:sz w:val="18"/>
          <w:szCs w:val="18"/>
        </w:rPr>
      </w:pPr>
      <w:ins w:id="1241"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paralel cu bordura trotuarului şi cât mai aproape de aceasta;</w:t>
        </w:r>
      </w:ins>
    </w:p>
    <w:p w:rsidR="00AE1230" w:rsidRPr="00B32870" w:rsidRDefault="00AE1230" w:rsidP="00B32870">
      <w:pPr>
        <w:shd w:val="clear" w:color="auto" w:fill="FCFDFD"/>
        <w:spacing w:after="30" w:line="240" w:lineRule="auto"/>
        <w:rPr>
          <w:ins w:id="1242" w:author="Unknown"/>
          <w:rFonts w:ascii="Arial" w:hAnsi="Arial" w:cs="Arial"/>
          <w:color w:val="222222"/>
          <w:sz w:val="18"/>
          <w:szCs w:val="18"/>
        </w:rPr>
      </w:pPr>
      <w:ins w:id="1243"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parţial pe trotuar;</w:t>
        </w:r>
      </w:ins>
    </w:p>
    <w:p w:rsidR="00AE1230" w:rsidRPr="00B32870" w:rsidRDefault="00AE1230" w:rsidP="00B32870">
      <w:pPr>
        <w:shd w:val="clear" w:color="auto" w:fill="33FF33"/>
        <w:spacing w:after="30" w:line="240" w:lineRule="auto"/>
        <w:rPr>
          <w:ins w:id="1244" w:author="Unknown"/>
          <w:rFonts w:ascii="Arial" w:hAnsi="Arial" w:cs="Arial"/>
          <w:color w:val="222222"/>
          <w:sz w:val="18"/>
          <w:szCs w:val="18"/>
        </w:rPr>
      </w:pPr>
      <w:ins w:id="1245"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în acest loc nu este permisă parcarea.</w:t>
        </w:r>
      </w:ins>
    </w:p>
    <w:p w:rsidR="00AE1230" w:rsidRPr="00B32870" w:rsidRDefault="00AE1230" w:rsidP="00B32870">
      <w:pPr>
        <w:shd w:val="clear" w:color="auto" w:fill="5C9CCC"/>
        <w:spacing w:after="0" w:line="240" w:lineRule="auto"/>
        <w:rPr>
          <w:ins w:id="1246" w:author="Unknown"/>
          <w:rFonts w:ascii="Arial" w:hAnsi="Arial" w:cs="Arial"/>
          <w:b/>
          <w:bCs/>
          <w:color w:val="FFFFFF"/>
          <w:sz w:val="18"/>
          <w:szCs w:val="18"/>
        </w:rPr>
      </w:pPr>
      <w:ins w:id="1247"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248" w:author="Unknown"/>
          <w:rFonts w:ascii="Arial" w:hAnsi="Arial" w:cs="Arial"/>
          <w:color w:val="222222"/>
          <w:sz w:val="18"/>
          <w:szCs w:val="18"/>
        </w:rPr>
      </w:pPr>
      <w:ins w:id="1249"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1250" w:author="Unknown">
        <w:r w:rsidRPr="00B32870">
          <w:rPr>
            <w:rFonts w:ascii="Arial" w:hAnsi="Arial" w:cs="Arial"/>
            <w:color w:val="222222"/>
            <w:sz w:val="18"/>
            <w:szCs w:val="18"/>
          </w:rPr>
          <w:fldChar w:fldCharType="separate"/>
        </w:r>
        <w:r w:rsidRPr="00B32870">
          <w:rPr>
            <w:rFonts w:ascii="Arial" w:hAnsi="Arial" w:cs="Arial"/>
            <w:color w:val="000000"/>
            <w:sz w:val="18"/>
            <w:u w:val="single"/>
          </w:rPr>
          <w:t>drpciv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"http://e-drpciv.ro/tag/permis-auto-cat-b1" </w:instrText>
        </w:r>
      </w:ins>
      <w:r w:rsidRPr="009316C1">
        <w:rPr>
          <w:rFonts w:ascii="Arial" w:hAnsi="Arial" w:cs="Arial"/>
          <w:color w:val="222222"/>
          <w:sz w:val="18"/>
          <w:szCs w:val="18"/>
        </w:rPr>
      </w:r>
      <w:ins w:id="1251" w:author="Unknown">
        <w:r w:rsidRPr="00B32870">
          <w:rPr>
            <w:rFonts w:ascii="Arial" w:hAnsi="Arial" w:cs="Arial"/>
            <w:color w:val="222222"/>
            <w:sz w:val="18"/>
            <w:szCs w:val="18"/>
          </w:rPr>
          <w:fldChar w:fldCharType="separate"/>
        </w:r>
        <w:r w:rsidRPr="00B32870">
          <w:rPr>
            <w:rFonts w:ascii="Arial" w:hAnsi="Arial" w:cs="Arial"/>
            <w:color w:val="000000"/>
            <w:sz w:val="18"/>
            <w:u w:val="single"/>
          </w:rPr>
          <w:t>permis auto cat b1</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252" w:author="Unknown"/>
          <w:rFonts w:ascii="Tahoma" w:hAnsi="Tahoma" w:cs="Tahoma"/>
          <w:b/>
          <w:bCs/>
          <w:color w:val="222222"/>
          <w:sz w:val="21"/>
          <w:szCs w:val="21"/>
        </w:rPr>
      </w:pPr>
      <w:ins w:id="1253"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"http://e-drpciv.ro/intrebare/794/in_cazul_plagilor_insotite_de_hemoragii_arteriale_persoanelor_ranite_trebuie_sa_li_se_aplice_un_garou_de_cauciuc" </w:instrText>
        </w:r>
      </w:ins>
      <w:r w:rsidRPr="009316C1">
        <w:rPr>
          <w:rFonts w:ascii="Tahoma" w:hAnsi="Tahoma" w:cs="Tahoma"/>
          <w:b/>
          <w:bCs/>
          <w:color w:val="222222"/>
          <w:sz w:val="21"/>
          <w:szCs w:val="21"/>
        </w:rPr>
      </w:r>
      <w:ins w:id="1254"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794. În cazul plăgilor însoţite de hemoragii arteriale, persoanelor rănite trebuie să li se aplice un garou de cauciuc:</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255" w:author="Unknown"/>
          <w:rFonts w:ascii="Arial" w:hAnsi="Arial" w:cs="Arial"/>
          <w:color w:val="222222"/>
          <w:sz w:val="18"/>
          <w:szCs w:val="18"/>
        </w:rPr>
      </w:pPr>
      <w:ins w:id="1256"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deasupra plăgii;</w:t>
        </w:r>
      </w:ins>
    </w:p>
    <w:p w:rsidR="00AE1230" w:rsidRPr="00B32870" w:rsidRDefault="00AE1230" w:rsidP="00B32870">
      <w:pPr>
        <w:shd w:val="clear" w:color="auto" w:fill="FCFDFD"/>
        <w:spacing w:after="30" w:line="240" w:lineRule="auto"/>
        <w:rPr>
          <w:ins w:id="1257" w:author="Unknown"/>
          <w:rFonts w:ascii="Arial" w:hAnsi="Arial" w:cs="Arial"/>
          <w:color w:val="222222"/>
          <w:sz w:val="18"/>
          <w:szCs w:val="18"/>
        </w:rPr>
      </w:pPr>
      <w:ins w:id="1258"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sub plagă;</w:t>
        </w:r>
      </w:ins>
    </w:p>
    <w:p w:rsidR="00AE1230" w:rsidRPr="00B32870" w:rsidRDefault="00AE1230" w:rsidP="00B32870">
      <w:pPr>
        <w:shd w:val="clear" w:color="auto" w:fill="FCFDFD"/>
        <w:spacing w:after="30" w:line="240" w:lineRule="auto"/>
        <w:rPr>
          <w:ins w:id="1259" w:author="Unknown"/>
          <w:rFonts w:ascii="Arial" w:hAnsi="Arial" w:cs="Arial"/>
          <w:color w:val="222222"/>
          <w:sz w:val="18"/>
          <w:szCs w:val="18"/>
        </w:rPr>
      </w:pPr>
      <w:ins w:id="1260"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peste plagă.</w:t>
        </w:r>
      </w:ins>
    </w:p>
    <w:p w:rsidR="00AE1230" w:rsidRPr="00B32870" w:rsidRDefault="00AE1230" w:rsidP="00B32870">
      <w:pPr>
        <w:shd w:val="clear" w:color="auto" w:fill="5C9CCC"/>
        <w:spacing w:after="0" w:line="240" w:lineRule="auto"/>
        <w:rPr>
          <w:ins w:id="1261" w:author="Unknown"/>
          <w:rFonts w:ascii="Arial" w:hAnsi="Arial" w:cs="Arial"/>
          <w:b/>
          <w:bCs/>
          <w:color w:val="FFFFFF"/>
          <w:sz w:val="18"/>
          <w:szCs w:val="18"/>
        </w:rPr>
      </w:pPr>
      <w:ins w:id="1262" w:author="Unknown">
        <w:r w:rsidRPr="00B32870">
          <w:rPr>
            <w:rFonts w:ascii="Arial" w:hAnsi="Arial" w:cs="Arial"/>
            <w:b/>
            <w:bCs/>
            <w:color w:val="FFFFFF"/>
            <w:sz w:val="18"/>
          </w:rPr>
          <w:t>13 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263" w:author="Unknown"/>
          <w:rFonts w:ascii="Arial" w:hAnsi="Arial" w:cs="Arial"/>
          <w:color w:val="222222"/>
          <w:sz w:val="18"/>
          <w:szCs w:val="18"/>
        </w:rPr>
      </w:pPr>
      <w:ins w:id="1264"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1265" w:author="Unknown">
        <w:r w:rsidRPr="00B32870">
          <w:rPr>
            <w:rFonts w:ascii="Arial" w:hAnsi="Arial" w:cs="Arial"/>
            <w:color w:val="222222"/>
            <w:sz w:val="18"/>
            <w:szCs w:val="18"/>
          </w:rPr>
          <w:fldChar w:fldCharType="separate"/>
        </w:r>
        <w:r w:rsidRPr="00B32870">
          <w:rPr>
            <w:rFonts w:ascii="Arial" w:hAnsi="Arial" w:cs="Arial"/>
            <w:b/>
            <w:bCs/>
            <w:color w:val="000000"/>
            <w:sz w:val="18"/>
          </w:rPr>
          <w:t>auto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"http://e-drpciv.ro/tag/intrebari-categoria-B1" </w:instrText>
        </w:r>
      </w:ins>
      <w:r w:rsidRPr="009316C1">
        <w:rPr>
          <w:rFonts w:ascii="Arial" w:hAnsi="Arial" w:cs="Arial"/>
          <w:color w:val="222222"/>
          <w:sz w:val="18"/>
          <w:szCs w:val="18"/>
        </w:rPr>
      </w:r>
      <w:ins w:id="1266" w:author="Unknown">
        <w:r w:rsidRPr="00B32870">
          <w:rPr>
            <w:rFonts w:ascii="Arial" w:hAnsi="Arial" w:cs="Arial"/>
            <w:color w:val="222222"/>
            <w:sz w:val="18"/>
            <w:szCs w:val="18"/>
          </w:rPr>
          <w:fldChar w:fldCharType="separate"/>
        </w:r>
        <w:r w:rsidRPr="00B32870">
          <w:rPr>
            <w:rFonts w:ascii="Arial" w:hAnsi="Arial" w:cs="Arial"/>
            <w:color w:val="000000"/>
            <w:sz w:val="18"/>
            <w:u w:val="single"/>
          </w:rPr>
          <w:t>intrebari categoria B1</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267" w:author="Unknown"/>
          <w:rFonts w:ascii="Tahoma" w:hAnsi="Tahoma" w:cs="Tahoma"/>
          <w:b/>
          <w:bCs/>
          <w:color w:val="222222"/>
          <w:sz w:val="21"/>
          <w:szCs w:val="21"/>
        </w:rPr>
      </w:pPr>
      <w:ins w:id="1268"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"http://e-drpciv.ro/intrebare/504/la_schimbarea_directiei_de_mers_spre_stanga_la_semnalul_verde_al_semaforului_conducatorul_de_autovehicul_este_obligat_sa_acorde_prioritate" </w:instrText>
        </w:r>
      </w:ins>
      <w:r w:rsidRPr="009316C1">
        <w:rPr>
          <w:rFonts w:ascii="Tahoma" w:hAnsi="Tahoma" w:cs="Tahoma"/>
          <w:b/>
          <w:bCs/>
          <w:color w:val="222222"/>
          <w:sz w:val="21"/>
          <w:szCs w:val="21"/>
        </w:rPr>
      </w:r>
      <w:ins w:id="1269"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504. La schimbarea direcţiei de mers spre stânga, la semnalul verde al semaforului, conducătorul de autovehicul este obligat să acorde prioritate: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270" w:author="Unknown"/>
          <w:rFonts w:ascii="Arial" w:hAnsi="Arial" w:cs="Arial"/>
          <w:color w:val="222222"/>
          <w:sz w:val="18"/>
          <w:szCs w:val="18"/>
        </w:rPr>
      </w:pPr>
      <w:ins w:id="1271"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numai vehiculelor care vin din sens opus;</w:t>
        </w:r>
      </w:ins>
    </w:p>
    <w:p w:rsidR="00AE1230" w:rsidRPr="00B32870" w:rsidRDefault="00AE1230" w:rsidP="00B32870">
      <w:pPr>
        <w:shd w:val="clear" w:color="auto" w:fill="33FF33"/>
        <w:spacing w:after="30" w:line="240" w:lineRule="auto"/>
        <w:rPr>
          <w:ins w:id="1272" w:author="Unknown"/>
          <w:rFonts w:ascii="Arial" w:hAnsi="Arial" w:cs="Arial"/>
          <w:color w:val="222222"/>
          <w:sz w:val="18"/>
          <w:szCs w:val="18"/>
        </w:rPr>
      </w:pPr>
      <w:ins w:id="1273"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vehiculelor care circulă din sens opus şi pietonilor care traversează regulamentar strada pe care acesta urmează să intre;</w:t>
        </w:r>
      </w:ins>
    </w:p>
    <w:p w:rsidR="00AE1230" w:rsidRPr="00B32870" w:rsidRDefault="00AE1230" w:rsidP="00B32870">
      <w:pPr>
        <w:shd w:val="clear" w:color="auto" w:fill="FCFDFD"/>
        <w:spacing w:after="30" w:line="240" w:lineRule="auto"/>
        <w:rPr>
          <w:ins w:id="1274" w:author="Unknown"/>
          <w:rFonts w:ascii="Arial" w:hAnsi="Arial" w:cs="Arial"/>
          <w:color w:val="222222"/>
          <w:sz w:val="18"/>
          <w:szCs w:val="18"/>
        </w:rPr>
      </w:pPr>
      <w:ins w:id="1275"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numai pietonilor care sunt angajaţi în traversarea străzii.</w:t>
        </w:r>
      </w:ins>
    </w:p>
    <w:p w:rsidR="00AE1230" w:rsidRPr="00B32870" w:rsidRDefault="00AE1230" w:rsidP="00B32870">
      <w:pPr>
        <w:shd w:val="clear" w:color="auto" w:fill="5C9CCC"/>
        <w:spacing w:after="0" w:line="240" w:lineRule="auto"/>
        <w:rPr>
          <w:ins w:id="1276" w:author="Unknown"/>
          <w:rFonts w:ascii="Arial" w:hAnsi="Arial" w:cs="Arial"/>
          <w:b/>
          <w:bCs/>
          <w:color w:val="FFFFFF"/>
          <w:sz w:val="18"/>
          <w:szCs w:val="18"/>
        </w:rPr>
      </w:pPr>
      <w:ins w:id="1277"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278" w:author="Unknown"/>
          <w:rFonts w:ascii="Arial" w:hAnsi="Arial" w:cs="Arial"/>
          <w:color w:val="222222"/>
          <w:sz w:val="18"/>
          <w:szCs w:val="18"/>
        </w:rPr>
      </w:pPr>
      <w:ins w:id="1279"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"http://e-drpciv.ro/tag/intrebari-cat-b1" </w:instrText>
        </w:r>
      </w:ins>
      <w:r w:rsidRPr="009316C1">
        <w:rPr>
          <w:rFonts w:ascii="Arial" w:hAnsi="Arial" w:cs="Arial"/>
          <w:color w:val="222222"/>
          <w:sz w:val="18"/>
          <w:szCs w:val="18"/>
        </w:rPr>
      </w:r>
      <w:ins w:id="1280" w:author="Unknown">
        <w:r w:rsidRPr="00B32870">
          <w:rPr>
            <w:rFonts w:ascii="Arial" w:hAnsi="Arial" w:cs="Arial"/>
            <w:color w:val="222222"/>
            <w:sz w:val="18"/>
            <w:szCs w:val="18"/>
          </w:rPr>
          <w:fldChar w:fldCharType="separate"/>
        </w:r>
        <w:r w:rsidRPr="00B32870">
          <w:rPr>
            <w:rFonts w:ascii="Arial" w:hAnsi="Arial" w:cs="Arial"/>
            <w:color w:val="000000"/>
            <w:sz w:val="18"/>
            <w:u w:val="single"/>
          </w:rPr>
          <w:t>intrebari cat b1</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1281" w:author="Unknown">
        <w:r w:rsidRPr="00B32870">
          <w:rPr>
            <w:rFonts w:ascii="Arial" w:hAnsi="Arial" w:cs="Arial"/>
            <w:color w:val="222222"/>
            <w:sz w:val="18"/>
            <w:szCs w:val="18"/>
          </w:rPr>
          <w:fldChar w:fldCharType="separate"/>
        </w:r>
        <w:r w:rsidRPr="00B32870">
          <w:rPr>
            <w:rFonts w:ascii="Arial" w:hAnsi="Arial" w:cs="Arial"/>
            <w:color w:val="000000"/>
            <w:sz w:val="18"/>
            <w:u w:val="single"/>
          </w:rPr>
          <w:t>intrebari 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282" w:author="Unknown"/>
          <w:rFonts w:ascii="Arial" w:hAnsi="Arial" w:cs="Arial"/>
          <w:color w:val="222222"/>
          <w:sz w:val="18"/>
          <w:szCs w:val="18"/>
        </w:rPr>
      </w:pPr>
      <w:ins w:id="1283"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"http://e-drpciv.ro/poze2/487.jpg" </w:instrText>
        </w:r>
      </w:ins>
      <w:r w:rsidRPr="009316C1">
        <w:rPr>
          <w:rFonts w:ascii="Arial" w:hAnsi="Arial" w:cs="Arial"/>
          <w:color w:val="222222"/>
          <w:sz w:val="18"/>
          <w:szCs w:val="18"/>
        </w:rPr>
      </w:r>
      <w:ins w:id="1284" w:author="Unknown">
        <w:r w:rsidRPr="00B32870">
          <w:rPr>
            <w:rFonts w:ascii="Arial" w:hAnsi="Arial" w:cs="Arial"/>
            <w:color w:val="222222"/>
            <w:sz w:val="18"/>
            <w:szCs w:val="18"/>
          </w:rPr>
          <w:fldChar w:fldCharType="separate"/>
        </w:r>
      </w:ins>
      <w:r>
        <w:rPr>
          <w:noProof/>
        </w:rPr>
        <w:pict>
          <v:shape id="Picture 140" o:spid="_x0000_s1163" type="#_x0000_t75" alt="http://e-drpciv.ro/poze2/487.jpg" href="http://e-drpciv.ro/poze2/487.j" style="position:absolute;margin-left:65pt;margin-top:0;width:105pt;height:78.75pt;z-index:251798528;visibility:visible;mso-wrap-distance-left:0;mso-wrap-distance-right:0;mso-position-horizontal:right;mso-position-horizontal-relative:text;mso-position-vertical-relative:line" o:allowoverlap="f" o:button="t">
            <v:fill o:detectmouseclick="t"/>
            <v:imagedata r:id="rId1605" o:title=""/>
            <w10:wrap type="square"/>
          </v:shape>
        </w:pict>
      </w:r>
      <w:ins w:id="1285"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286" w:author="Unknown"/>
          <w:rFonts w:ascii="Tahoma" w:hAnsi="Tahoma" w:cs="Tahoma"/>
          <w:b/>
          <w:bCs/>
          <w:color w:val="222222"/>
          <w:sz w:val="21"/>
          <w:szCs w:val="21"/>
        </w:rPr>
      </w:pPr>
      <w:ins w:id="1287"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"http://e-drpciv.ro/intrebare/487/ce_autovehicule_pot_patrunde_in_intersectie" </w:instrText>
        </w:r>
      </w:ins>
      <w:r w:rsidRPr="009316C1">
        <w:rPr>
          <w:rFonts w:ascii="Tahoma" w:hAnsi="Tahoma" w:cs="Tahoma"/>
          <w:b/>
          <w:bCs/>
          <w:color w:val="222222"/>
          <w:sz w:val="21"/>
          <w:szCs w:val="21"/>
        </w:rPr>
      </w:r>
      <w:ins w:id="1288"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487. Ce autovehicule pot pătrunde în intersecţie?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289" w:author="Unknown"/>
          <w:rFonts w:ascii="Arial" w:hAnsi="Arial" w:cs="Arial"/>
          <w:color w:val="222222"/>
          <w:sz w:val="18"/>
          <w:szCs w:val="18"/>
        </w:rPr>
      </w:pPr>
      <w:ins w:id="1290"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troleibuzul şi motocicleta;</w:t>
        </w:r>
      </w:ins>
    </w:p>
    <w:p w:rsidR="00AE1230" w:rsidRPr="00B32870" w:rsidRDefault="00AE1230" w:rsidP="00B32870">
      <w:pPr>
        <w:shd w:val="clear" w:color="auto" w:fill="33FF33"/>
        <w:spacing w:after="30" w:line="240" w:lineRule="auto"/>
        <w:rPr>
          <w:ins w:id="1291" w:author="Unknown"/>
          <w:rFonts w:ascii="Arial" w:hAnsi="Arial" w:cs="Arial"/>
          <w:color w:val="222222"/>
          <w:sz w:val="18"/>
          <w:szCs w:val="18"/>
        </w:rPr>
      </w:pPr>
      <w:ins w:id="1292"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motocicleta şi autocamionul;</w:t>
        </w:r>
      </w:ins>
    </w:p>
    <w:p w:rsidR="00AE1230" w:rsidRPr="00B32870" w:rsidRDefault="00AE1230" w:rsidP="00B32870">
      <w:pPr>
        <w:shd w:val="clear" w:color="auto" w:fill="FCFDFD"/>
        <w:spacing w:after="30" w:line="240" w:lineRule="auto"/>
        <w:rPr>
          <w:ins w:id="1293" w:author="Unknown"/>
          <w:rFonts w:ascii="Arial" w:hAnsi="Arial" w:cs="Arial"/>
          <w:color w:val="222222"/>
          <w:sz w:val="18"/>
          <w:szCs w:val="18"/>
        </w:rPr>
      </w:pPr>
      <w:ins w:id="1294"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troleibuzul.</w:t>
        </w:r>
      </w:ins>
    </w:p>
    <w:p w:rsidR="00AE1230" w:rsidRPr="00B32870" w:rsidRDefault="00AE1230" w:rsidP="00B32870">
      <w:pPr>
        <w:shd w:val="clear" w:color="auto" w:fill="5C9CCC"/>
        <w:spacing w:after="0" w:line="240" w:lineRule="auto"/>
        <w:rPr>
          <w:ins w:id="1295" w:author="Unknown"/>
          <w:rFonts w:ascii="Arial" w:hAnsi="Arial" w:cs="Arial"/>
          <w:b/>
          <w:bCs/>
          <w:color w:val="FFFFFF"/>
          <w:sz w:val="18"/>
          <w:szCs w:val="18"/>
        </w:rPr>
      </w:pPr>
      <w:ins w:id="1296" w:author="Unknown">
        <w:r w:rsidRPr="00B32870">
          <w:rPr>
            <w:rFonts w:ascii="Arial" w:hAnsi="Arial" w:cs="Arial"/>
            <w:b/>
            <w:bCs/>
            <w:color w:val="FFFFFF"/>
            <w:sz w:val="18"/>
          </w:rPr>
          <w:t>5 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297" w:author="Unknown"/>
          <w:rFonts w:ascii="Arial" w:hAnsi="Arial" w:cs="Arial"/>
          <w:color w:val="222222"/>
          <w:sz w:val="18"/>
          <w:szCs w:val="18"/>
        </w:rPr>
      </w:pPr>
      <w:ins w:id="1298"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1299" w:author="Unknown">
        <w:r w:rsidRPr="00B32870">
          <w:rPr>
            <w:rFonts w:ascii="Arial" w:hAnsi="Arial" w:cs="Arial"/>
            <w:color w:val="222222"/>
            <w:sz w:val="18"/>
            <w:szCs w:val="18"/>
          </w:rPr>
          <w:fldChar w:fldCharType="separate"/>
        </w:r>
        <w:r w:rsidRPr="00B32870">
          <w:rPr>
            <w:rFonts w:ascii="Arial" w:hAnsi="Arial" w:cs="Arial"/>
            <w:color w:val="000000"/>
            <w:sz w:val="18"/>
            <w:u w:val="single"/>
          </w:rPr>
          <w:t>examen permis</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"http://e-drpciv.ro/tag/intrebari-cat-B1" </w:instrText>
        </w:r>
      </w:ins>
      <w:r w:rsidRPr="009316C1">
        <w:rPr>
          <w:rFonts w:ascii="Arial" w:hAnsi="Arial" w:cs="Arial"/>
          <w:color w:val="222222"/>
          <w:sz w:val="18"/>
          <w:szCs w:val="18"/>
        </w:rPr>
      </w:r>
      <w:ins w:id="1300" w:author="Unknown">
        <w:r w:rsidRPr="00B32870">
          <w:rPr>
            <w:rFonts w:ascii="Arial" w:hAnsi="Arial" w:cs="Arial"/>
            <w:color w:val="222222"/>
            <w:sz w:val="18"/>
            <w:szCs w:val="18"/>
          </w:rPr>
          <w:fldChar w:fldCharType="separate"/>
        </w:r>
        <w:r w:rsidRPr="00B32870">
          <w:rPr>
            <w:rFonts w:ascii="Arial" w:hAnsi="Arial" w:cs="Arial"/>
            <w:b/>
            <w:bCs/>
            <w:color w:val="000000"/>
            <w:sz w:val="18"/>
          </w:rPr>
          <w:t>intrebari cat B1</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301" w:author="Unknown"/>
          <w:rFonts w:ascii="Tahoma" w:hAnsi="Tahoma" w:cs="Tahoma"/>
          <w:b/>
          <w:bCs/>
          <w:color w:val="222222"/>
          <w:sz w:val="21"/>
          <w:szCs w:val="21"/>
        </w:rPr>
      </w:pPr>
      <w:ins w:id="1302"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"http://e-drpciv.ro/intrebare/2838/tramvaiele_in_mers_se_depasesc_de_regula" </w:instrText>
        </w:r>
      </w:ins>
      <w:r w:rsidRPr="009316C1">
        <w:rPr>
          <w:rFonts w:ascii="Tahoma" w:hAnsi="Tahoma" w:cs="Tahoma"/>
          <w:b/>
          <w:bCs/>
          <w:color w:val="222222"/>
          <w:sz w:val="21"/>
          <w:szCs w:val="21"/>
        </w:rPr>
      </w:r>
      <w:ins w:id="1303"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2838. Tramvaiele în mers se depăşesc, de regulă:</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304" w:author="Unknown"/>
          <w:rFonts w:ascii="Arial" w:hAnsi="Arial" w:cs="Arial"/>
          <w:color w:val="222222"/>
          <w:sz w:val="18"/>
          <w:szCs w:val="18"/>
        </w:rPr>
      </w:pPr>
      <w:ins w:id="1305"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pe partea stângă;</w:t>
        </w:r>
      </w:ins>
    </w:p>
    <w:p w:rsidR="00AE1230" w:rsidRPr="00B32870" w:rsidRDefault="00AE1230" w:rsidP="00B32870">
      <w:pPr>
        <w:shd w:val="clear" w:color="auto" w:fill="33FF33"/>
        <w:spacing w:after="30" w:line="240" w:lineRule="auto"/>
        <w:rPr>
          <w:ins w:id="1306" w:author="Unknown"/>
          <w:rFonts w:ascii="Arial" w:hAnsi="Arial" w:cs="Arial"/>
          <w:color w:val="222222"/>
          <w:sz w:val="18"/>
          <w:szCs w:val="18"/>
        </w:rPr>
      </w:pPr>
      <w:ins w:id="1307"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pe partea dreaptă;</w:t>
        </w:r>
      </w:ins>
    </w:p>
    <w:p w:rsidR="00AE1230" w:rsidRPr="00B32870" w:rsidRDefault="00AE1230" w:rsidP="00B32870">
      <w:pPr>
        <w:shd w:val="clear" w:color="auto" w:fill="FCFDFD"/>
        <w:spacing w:after="30" w:line="240" w:lineRule="auto"/>
        <w:rPr>
          <w:ins w:id="1308" w:author="Unknown"/>
          <w:rFonts w:ascii="Arial" w:hAnsi="Arial" w:cs="Arial"/>
          <w:color w:val="222222"/>
          <w:sz w:val="18"/>
          <w:szCs w:val="18"/>
        </w:rPr>
      </w:pPr>
      <w:ins w:id="1309"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pe ambele părţi;</w:t>
        </w:r>
      </w:ins>
    </w:p>
    <w:p w:rsidR="00AE1230" w:rsidRPr="00B32870" w:rsidRDefault="00AE1230" w:rsidP="00B32870">
      <w:pPr>
        <w:shd w:val="clear" w:color="auto" w:fill="5C9CCC"/>
        <w:spacing w:after="0" w:line="240" w:lineRule="auto"/>
        <w:rPr>
          <w:ins w:id="1310" w:author="Unknown"/>
          <w:rFonts w:ascii="Arial" w:hAnsi="Arial" w:cs="Arial"/>
          <w:b/>
          <w:bCs/>
          <w:color w:val="FFFFFF"/>
          <w:sz w:val="18"/>
          <w:szCs w:val="18"/>
        </w:rPr>
      </w:pPr>
      <w:ins w:id="1311" w:author="Unknown">
        <w:r w:rsidRPr="00B32870">
          <w:rPr>
            <w:rFonts w:ascii="Arial" w:hAnsi="Arial" w:cs="Arial"/>
            <w:b/>
            <w:bCs/>
            <w:color w:val="FFFFFF"/>
            <w:sz w:val="18"/>
          </w:rPr>
          <w:t>4 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312" w:author="Unknown"/>
          <w:rFonts w:ascii="Arial" w:hAnsi="Arial" w:cs="Arial"/>
          <w:color w:val="222222"/>
          <w:sz w:val="18"/>
          <w:szCs w:val="18"/>
        </w:rPr>
      </w:pPr>
      <w:ins w:id="1313"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37%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1314" w:author="Unknown">
        <w:r w:rsidRPr="00B32870">
          <w:rPr>
            <w:rFonts w:ascii="Arial" w:hAnsi="Arial" w:cs="Arial"/>
            <w:color w:val="222222"/>
            <w:sz w:val="18"/>
            <w:szCs w:val="18"/>
          </w:rPr>
          <w:fldChar w:fldCharType="separate"/>
        </w:r>
        <w:r w:rsidRPr="00B32870">
          <w:rPr>
            <w:rFonts w:ascii="Arial" w:hAnsi="Arial" w:cs="Arial"/>
            <w:color w:val="000000"/>
            <w:sz w:val="18"/>
            <w:u w:val="single"/>
          </w:rPr>
          <w:t>examen permis</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1315" w:author="Unknown">
        <w:r w:rsidRPr="00B32870">
          <w:rPr>
            <w:rFonts w:ascii="Arial" w:hAnsi="Arial" w:cs="Arial"/>
            <w:color w:val="222222"/>
            <w:sz w:val="18"/>
            <w:szCs w:val="18"/>
          </w:rPr>
          <w:fldChar w:fldCharType="separate"/>
        </w:r>
        <w:r w:rsidRPr="00B32870">
          <w:rPr>
            <w:rFonts w:ascii="Arial" w:hAnsi="Arial" w:cs="Arial"/>
            <w:color w:val="000000"/>
            <w:sz w:val="18"/>
            <w:u w:val="single"/>
          </w:rPr>
          <w:t>drpciv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316" w:author="Unknown"/>
          <w:rFonts w:ascii="Tahoma" w:hAnsi="Tahoma" w:cs="Tahoma"/>
          <w:b/>
          <w:bCs/>
          <w:color w:val="222222"/>
          <w:sz w:val="21"/>
          <w:szCs w:val="21"/>
        </w:rPr>
      </w:pPr>
      <w:ins w:id="1317"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"http://e-drpciv.ro/intrebare/277/care_este_limita_inferioara_de_viteza_ce_poate_fi_stabilita_in_interiorul_localitatilor" </w:instrText>
        </w:r>
      </w:ins>
      <w:r w:rsidRPr="009316C1">
        <w:rPr>
          <w:rFonts w:ascii="Tahoma" w:hAnsi="Tahoma" w:cs="Tahoma"/>
          <w:b/>
          <w:bCs/>
          <w:color w:val="222222"/>
          <w:sz w:val="21"/>
          <w:szCs w:val="21"/>
        </w:rPr>
      </w:r>
      <w:ins w:id="1318"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277. Care este limita inferioară de viteză ce poate fi stabilită în interiorul localităţilor?</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319" w:author="Unknown"/>
          <w:rFonts w:ascii="Arial" w:hAnsi="Arial" w:cs="Arial"/>
          <w:color w:val="222222"/>
          <w:sz w:val="18"/>
          <w:szCs w:val="18"/>
        </w:rPr>
      </w:pPr>
      <w:ins w:id="1320"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 mai puţin de 30 km/h;</w:t>
        </w:r>
      </w:ins>
    </w:p>
    <w:p w:rsidR="00AE1230" w:rsidRPr="00B32870" w:rsidRDefault="00AE1230" w:rsidP="00B32870">
      <w:pPr>
        <w:shd w:val="clear" w:color="auto" w:fill="FCFDFD"/>
        <w:spacing w:after="30" w:line="240" w:lineRule="auto"/>
        <w:rPr>
          <w:ins w:id="1321" w:author="Unknown"/>
          <w:rFonts w:ascii="Arial" w:hAnsi="Arial" w:cs="Arial"/>
          <w:color w:val="222222"/>
          <w:sz w:val="18"/>
          <w:szCs w:val="18"/>
        </w:rPr>
      </w:pPr>
      <w:ins w:id="1322"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 mai puţin de 40 km/h;</w:t>
        </w:r>
      </w:ins>
    </w:p>
    <w:p w:rsidR="00AE1230" w:rsidRPr="00B32870" w:rsidRDefault="00AE1230" w:rsidP="00B32870">
      <w:pPr>
        <w:shd w:val="clear" w:color="auto" w:fill="FCFDFD"/>
        <w:spacing w:after="30" w:line="240" w:lineRule="auto"/>
        <w:rPr>
          <w:ins w:id="1323" w:author="Unknown"/>
          <w:rFonts w:ascii="Arial" w:hAnsi="Arial" w:cs="Arial"/>
          <w:color w:val="222222"/>
          <w:sz w:val="18"/>
          <w:szCs w:val="18"/>
        </w:rPr>
      </w:pPr>
      <w:ins w:id="1324"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 există prevedere legală.</w:t>
        </w:r>
        <w:r w:rsidRPr="00B32870">
          <w:rPr>
            <w:rFonts w:ascii="Arial" w:hAnsi="Arial" w:cs="Arial"/>
            <w:color w:val="000000"/>
            <w:sz w:val="18"/>
          </w:rPr>
          <w:t> </w:t>
        </w:r>
      </w:ins>
    </w:p>
    <w:p w:rsidR="00AE1230" w:rsidRPr="00B32870" w:rsidRDefault="00AE1230" w:rsidP="00B32870">
      <w:pPr>
        <w:shd w:val="clear" w:color="auto" w:fill="FCFDFD"/>
        <w:spacing w:after="0" w:line="240" w:lineRule="auto"/>
        <w:rPr>
          <w:ins w:id="1325" w:author="Unknown"/>
          <w:rFonts w:ascii="Arial" w:hAnsi="Arial" w:cs="Arial"/>
          <w:color w:val="222222"/>
          <w:sz w:val="18"/>
          <w:szCs w:val="18"/>
        </w:rPr>
      </w:pPr>
      <w:ins w:id="1326"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"http://e-drpciv.ro/poze2/429.jpg" </w:instrText>
        </w:r>
      </w:ins>
      <w:r w:rsidRPr="009316C1">
        <w:rPr>
          <w:rFonts w:ascii="Arial" w:hAnsi="Arial" w:cs="Arial"/>
          <w:color w:val="222222"/>
          <w:sz w:val="18"/>
          <w:szCs w:val="18"/>
        </w:rPr>
      </w:r>
      <w:ins w:id="1327" w:author="Unknown">
        <w:r w:rsidRPr="00B32870">
          <w:rPr>
            <w:rFonts w:ascii="Arial" w:hAnsi="Arial" w:cs="Arial"/>
            <w:color w:val="222222"/>
            <w:sz w:val="18"/>
            <w:szCs w:val="18"/>
          </w:rPr>
          <w:fldChar w:fldCharType="separate"/>
        </w:r>
      </w:ins>
      <w:r>
        <w:rPr>
          <w:noProof/>
        </w:rPr>
        <w:pict>
          <v:shape id="Picture 141" o:spid="_x0000_s1164" type="#_x0000_t75" alt="http://e-drpciv.ro/poze2/429.jpg" href="http://e-drpciv.ro/poze2/429.j" style="position:absolute;margin-left:65pt;margin-top:0;width:105pt;height:78.75pt;z-index:251799552;visibility:visible;mso-wrap-distance-left:0;mso-wrap-distance-right:0;mso-position-horizontal:right;mso-position-horizontal-relative:text;mso-position-vertical-relative:line" o:allowoverlap="f" o:button="t">
            <v:fill o:detectmouseclick="t"/>
            <v:imagedata r:id="rId1606" o:title=""/>
            <w10:wrap type="square"/>
          </v:shape>
        </w:pict>
      </w:r>
      <w:ins w:id="1328"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329" w:author="Unknown"/>
          <w:rFonts w:ascii="Tahoma" w:hAnsi="Tahoma" w:cs="Tahoma"/>
          <w:b/>
          <w:bCs/>
          <w:color w:val="222222"/>
          <w:sz w:val="21"/>
          <w:szCs w:val="21"/>
        </w:rPr>
      </w:pPr>
      <w:ins w:id="1330"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"http://e-drpciv.ro/intrebare/429/in_ce_ordine_vor_trece_prin_intersectie_cele_patru_autovehicule" </w:instrText>
        </w:r>
      </w:ins>
      <w:r w:rsidRPr="009316C1">
        <w:rPr>
          <w:rFonts w:ascii="Tahoma" w:hAnsi="Tahoma" w:cs="Tahoma"/>
          <w:b/>
          <w:bCs/>
          <w:color w:val="222222"/>
          <w:sz w:val="21"/>
          <w:szCs w:val="21"/>
        </w:rPr>
      </w:r>
      <w:ins w:id="1331"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429. În ce ordine vor trece prin intersecţie cele patru autovehicule?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332" w:author="Unknown"/>
          <w:rFonts w:ascii="Arial" w:hAnsi="Arial" w:cs="Arial"/>
          <w:color w:val="222222"/>
          <w:sz w:val="18"/>
          <w:szCs w:val="18"/>
        </w:rPr>
      </w:pPr>
      <w:ins w:id="1333"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autoturismul, autocamionul, motocicleta, autobuzul;</w:t>
        </w:r>
      </w:ins>
    </w:p>
    <w:p w:rsidR="00AE1230" w:rsidRPr="00B32870" w:rsidRDefault="00AE1230" w:rsidP="00B32870">
      <w:pPr>
        <w:shd w:val="clear" w:color="auto" w:fill="FCFDFD"/>
        <w:spacing w:after="30" w:line="240" w:lineRule="auto"/>
        <w:rPr>
          <w:ins w:id="1334" w:author="Unknown"/>
          <w:rFonts w:ascii="Arial" w:hAnsi="Arial" w:cs="Arial"/>
          <w:color w:val="222222"/>
          <w:sz w:val="18"/>
          <w:szCs w:val="18"/>
        </w:rPr>
      </w:pPr>
      <w:ins w:id="1335"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autobuzul, autocamionul, motocicleta, autoturismul;</w:t>
        </w:r>
      </w:ins>
    </w:p>
    <w:p w:rsidR="00AE1230" w:rsidRPr="00B32870" w:rsidRDefault="00AE1230" w:rsidP="00B32870">
      <w:pPr>
        <w:shd w:val="clear" w:color="auto" w:fill="33FF33"/>
        <w:spacing w:after="30" w:line="240" w:lineRule="auto"/>
        <w:rPr>
          <w:ins w:id="1336" w:author="Unknown"/>
          <w:rFonts w:ascii="Arial" w:hAnsi="Arial" w:cs="Arial"/>
          <w:color w:val="222222"/>
          <w:sz w:val="18"/>
          <w:szCs w:val="18"/>
        </w:rPr>
      </w:pPr>
      <w:ins w:id="1337"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autoturismul, autobuzul, motocicleta, autocamionul.</w:t>
        </w:r>
      </w:ins>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07" w:history="1">
        <w:r w:rsidRPr="00B32870">
          <w:rPr>
            <w:rFonts w:ascii="Tahoma" w:hAnsi="Tahoma" w:cs="Tahoma"/>
            <w:b/>
            <w:bCs/>
            <w:color w:val="000000"/>
            <w:sz w:val="21"/>
          </w:rPr>
          <w:t>1016. Cum trebuie scoase dintr-un autovehicul persoanele rănite?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prin ridicare;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prin tragere;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prin împingere.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608" w:history="1">
        <w:r w:rsidRPr="00B32870">
          <w:rPr>
            <w:rFonts w:ascii="Arial" w:hAnsi="Arial" w:cs="Arial"/>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09" w:history="1">
        <w:r w:rsidRPr="00B32870">
          <w:rPr>
            <w:rFonts w:ascii="Arial" w:hAnsi="Arial" w:cs="Arial"/>
            <w:color w:val="000000"/>
            <w:sz w:val="18"/>
          </w:rPr>
          <w:t>permis categoria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10" w:history="1">
        <w:r w:rsidRPr="00B32870">
          <w:rPr>
            <w:rFonts w:ascii="Tahoma" w:hAnsi="Tahoma" w:cs="Tahoma"/>
            <w:b/>
            <w:bCs/>
            <w:color w:val="000000"/>
            <w:sz w:val="21"/>
          </w:rPr>
          <w:t>118. Conducătorul de vehicul care are mai puţin de un an de practică de conducere, va circula cu o viteză maximă admisă în afara localităţilor, mai mică cu:</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10 km/h;</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20 km/h;</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25 km/h.</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7 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611" w:history="1">
        <w:r w:rsidRPr="00B32870">
          <w:rPr>
            <w:rFonts w:ascii="Arial" w:hAnsi="Arial" w:cs="Arial"/>
            <w:b/>
            <w:bCs/>
            <w:color w:val="000000"/>
            <w:sz w:val="18"/>
          </w:rPr>
          <w:t>examen permis</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12" w:history="1">
        <w:r w:rsidRPr="00B32870">
          <w:rPr>
            <w:rFonts w:ascii="Arial" w:hAnsi="Arial" w:cs="Arial"/>
            <w:b/>
            <w:bCs/>
            <w:color w:val="000000"/>
            <w:sz w:val="18"/>
          </w:rPr>
          <w:t>drpciv.ro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613" w:history="1">
        <w:r>
          <w:rPr>
            <w:noProof/>
          </w:rPr>
          <w:pict>
            <v:shape id="Picture 142" o:spid="_x0000_s1165" type="#_x0000_t75" alt="http://e-drpciv.ro/poze2/473.jpg" href="http://e-drpciv.ro/poze2/473.j" style="position:absolute;margin-left:65pt;margin-top:0;width:105pt;height:78.75pt;z-index:251800576;visibility:visible;mso-wrap-distance-left:0;mso-wrap-distance-right:0;mso-position-horizontal:right;mso-position-horizontal-relative:text;mso-position-vertical-relative:line" o:allowoverlap="f" o:button="t">
              <v:fill o:detectmouseclick="t"/>
              <v:imagedata r:id="rId1614"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15" w:history="1">
        <w:r w:rsidRPr="00B32870">
          <w:rPr>
            <w:rFonts w:ascii="Tahoma" w:hAnsi="Tahoma" w:cs="Tahoma"/>
            <w:b/>
            <w:bCs/>
            <w:color w:val="000000"/>
            <w:sz w:val="21"/>
          </w:rPr>
          <w:t>473. Este corectă depăşirea autocamionului din imagine?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 deoarece din sens opus nu se apropie alt vehicul;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 pentru că depăşirea s-ar face într-o curbă cu vizibilitate redusă sub 50 m;</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 pentru că linia continuă interzice acest lucru.</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4 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616" w:history="1">
        <w:r w:rsidRPr="00B32870">
          <w:rPr>
            <w:rFonts w:ascii="Arial" w:hAnsi="Arial" w:cs="Arial"/>
            <w:b/>
            <w:bCs/>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17" w:history="1">
        <w:r w:rsidRPr="00B32870">
          <w:rPr>
            <w:rFonts w:ascii="Arial" w:hAnsi="Arial" w:cs="Arial"/>
            <w:b/>
            <w:bCs/>
            <w:color w:val="000000"/>
            <w:sz w:val="18"/>
          </w:rPr>
          <w:t>raspunsuri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618" w:history="1">
        <w:r>
          <w:rPr>
            <w:noProof/>
          </w:rPr>
          <w:pict>
            <v:shape id="Picture 143" o:spid="_x0000_s1166" type="#_x0000_t75" alt="http://e-drpciv.ro/poze2/270.jpg" href="http://e-drpciv.ro/poze2/270.j" style="position:absolute;margin-left:65pt;margin-top:0;width:105pt;height:78.75pt;z-index:251801600;visibility:visible;mso-wrap-distance-left:0;mso-wrap-distance-right:0;mso-position-horizontal:right;mso-position-horizontal-relative:text;mso-position-vertical-relative:line" o:allowoverlap="f" o:button="t">
              <v:fill o:detectmouseclick="t"/>
              <v:imagedata r:id="rId1619"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20" w:history="1">
        <w:r w:rsidRPr="00B32870">
          <w:rPr>
            <w:rFonts w:ascii="Tahoma" w:hAnsi="Tahoma" w:cs="Tahoma"/>
            <w:b/>
            <w:bCs/>
            <w:color w:val="000000"/>
            <w:sz w:val="21"/>
          </w:rPr>
          <w:t>270. Care dintre autoturisme staţionează greşit?</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autoturismul alb;</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autoturismul roşu;</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ambele autoturisme.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6 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621" w:history="1">
        <w:r w:rsidRPr="00B32870">
          <w:rPr>
            <w:rFonts w:ascii="Arial" w:hAnsi="Arial" w:cs="Arial"/>
            <w:b/>
            <w:bCs/>
            <w:color w:val="000000"/>
            <w:sz w:val="18"/>
          </w:rPr>
          <w:t>chestionare auto tr</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22" w:history="1">
        <w:r w:rsidRPr="00B32870">
          <w:rPr>
            <w:rFonts w:ascii="Arial" w:hAnsi="Arial" w:cs="Arial"/>
            <w:b/>
            <w:bCs/>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23" w:history="1">
        <w:r w:rsidRPr="00B32870">
          <w:rPr>
            <w:rFonts w:ascii="Tahoma" w:hAnsi="Tahoma" w:cs="Tahoma"/>
            <w:b/>
            <w:bCs/>
            <w:color w:val="000000"/>
            <w:sz w:val="21"/>
          </w:rPr>
          <w:t>43. În care dintre situaţii conducătorul de autovehicule este obligat, pe timp de noapte, să schimbe lumina de drum cu cea de întâlnire?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când drumul este neiluminat;</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când circulă în localitate, pe un drum cu mai multe benzi pe sens;</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în cazul în care din sens opus se apropie un autovehicul, de la o distanţă de cel puţin 200 m.</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624" w:history="1">
        <w:r w:rsidRPr="00B32870">
          <w:rPr>
            <w:rFonts w:ascii="Arial" w:hAnsi="Arial" w:cs="Arial"/>
            <w:color w:val="000000"/>
            <w:sz w:val="18"/>
          </w:rPr>
          <w:t>raspunsuri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25" w:history="1">
        <w:r w:rsidRPr="00B32870">
          <w:rPr>
            <w:rFonts w:ascii="Arial" w:hAnsi="Arial" w:cs="Arial"/>
            <w:b/>
            <w:bCs/>
            <w:color w:val="000000"/>
            <w:sz w:val="18"/>
          </w:rPr>
          <w:t>permis auto cat B</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26" w:history="1">
        <w:r w:rsidRPr="00B32870">
          <w:rPr>
            <w:rFonts w:ascii="Tahoma" w:hAnsi="Tahoma" w:cs="Tahoma"/>
            <w:b/>
            <w:bCs/>
            <w:color w:val="000000"/>
            <w:sz w:val="21"/>
          </w:rPr>
          <w:t>114. La întâlnirea cărui indicator aveţi prioritate de trecere?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„Circulaţie în ambele sensuri";</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„Prioritate faţă de circulaţia din sens invers";</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„Prioritate pentru circulaţia din sens invers".</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627" w:history="1">
        <w:r w:rsidRPr="00B32870">
          <w:rPr>
            <w:rFonts w:ascii="Arial" w:hAnsi="Arial" w:cs="Arial"/>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28" w:history="1">
        <w:r w:rsidRPr="00B32870">
          <w:rPr>
            <w:rFonts w:ascii="Arial" w:hAnsi="Arial" w:cs="Arial"/>
            <w:b/>
            <w:bCs/>
            <w:color w:val="000000"/>
            <w:sz w:val="18"/>
          </w:rPr>
          <w:t>examen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629" w:history="1">
        <w:r>
          <w:rPr>
            <w:noProof/>
          </w:rPr>
          <w:pict>
            <v:shape id="Picture 144" o:spid="_x0000_s1167" type="#_x0000_t75" alt="http://e-drpciv.ro/poze2/210.jpg" href="http://e-drpciv.ro/poze2/210.j" style="position:absolute;margin-left:65pt;margin-top:0;width:105pt;height:78.75pt;z-index:251802624;visibility:visible;mso-wrap-distance-left:0;mso-wrap-distance-right:0;mso-position-horizontal:right;mso-position-horizontal-relative:text;mso-position-vertical-relative:line" o:allowoverlap="f" o:button="t">
              <v:fill o:detectmouseclick="t"/>
              <v:imagedata r:id="rId1630"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31" w:history="1">
        <w:r w:rsidRPr="00B32870">
          <w:rPr>
            <w:rFonts w:ascii="Tahoma" w:hAnsi="Tahoma" w:cs="Tahoma"/>
            <w:b/>
            <w:bCs/>
            <w:color w:val="000000"/>
            <w:sz w:val="21"/>
          </w:rPr>
          <w:t>210. Autoturismul a oprit regulamentar?</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 deoarece drumul nu este intens circulat;</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 pentru că spaţiul rămas este suficient pentru depăşire;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 deoarece pe această categorie de drum sunt interzise oprirea şi staţionarea.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2 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32" w:history="1">
        <w:r w:rsidRPr="00B32870">
          <w:rPr>
            <w:rFonts w:ascii="Arial" w:hAnsi="Arial" w:cs="Arial"/>
            <w:color w:val="000000"/>
            <w:sz w:val="18"/>
          </w:rPr>
          <w:t>permis cat B1</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33" w:history="1">
        <w:r w:rsidRPr="00B32870">
          <w:rPr>
            <w:rFonts w:ascii="Arial" w:hAnsi="Arial" w:cs="Arial"/>
            <w:b/>
            <w:bCs/>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34" w:history="1">
        <w:r w:rsidRPr="00B32870">
          <w:rPr>
            <w:rFonts w:ascii="Tahoma" w:hAnsi="Tahoma" w:cs="Tahoma"/>
            <w:b/>
            <w:bCs/>
            <w:color w:val="000000"/>
            <w:sz w:val="21"/>
          </w:rPr>
          <w:t>529. Pe timpul deplasării într-un autoturism pe un drum public este interzis:</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fie transportaţi copii de până la 12 ani pe scaunul din spate;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se fumeze în timpul mersului;</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ocupanţii locurilor din faţă să ţină în braţe animale.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2 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635" w:history="1">
        <w:r w:rsidRPr="00B32870">
          <w:rPr>
            <w:rFonts w:ascii="Arial" w:hAnsi="Arial" w:cs="Arial"/>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36" w:history="1">
        <w:r w:rsidRPr="00B32870">
          <w:rPr>
            <w:rFonts w:ascii="Arial" w:hAnsi="Arial" w:cs="Arial"/>
            <w:b/>
            <w:bCs/>
            <w:color w:val="000000"/>
            <w:sz w:val="18"/>
          </w:rPr>
          <w:t>teste 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37" w:history="1">
        <w:r w:rsidRPr="00B32870">
          <w:rPr>
            <w:rFonts w:ascii="Tahoma" w:hAnsi="Tahoma" w:cs="Tahoma"/>
            <w:b/>
            <w:bCs/>
            <w:color w:val="000000"/>
            <w:sz w:val="21"/>
          </w:rPr>
          <w:t>127. Semnificaţia unui indicator rutier, instalat deasupra unei benzi de circulaţie, este valabilă: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numai pentru circulaţia rutieră care se desfăşoară în tunele;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numai pentru banda deasupra căreia este instalat;</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pentru toată lăţimea părţii carosabile.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38" w:history="1">
        <w:r w:rsidRPr="00B32870">
          <w:rPr>
            <w:rFonts w:ascii="Arial" w:hAnsi="Arial" w:cs="Arial"/>
            <w:color w:val="000000"/>
            <w:sz w:val="18"/>
          </w:rPr>
          <w:t>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39" w:history="1">
        <w:r w:rsidRPr="00B32870">
          <w:rPr>
            <w:rFonts w:ascii="Arial" w:hAnsi="Arial" w:cs="Arial"/>
            <w:b/>
            <w:bCs/>
            <w:color w:val="000000"/>
            <w:sz w:val="18"/>
          </w:rPr>
          <w:t>permis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40" w:history="1">
        <w:r w:rsidRPr="00B32870">
          <w:rPr>
            <w:rFonts w:ascii="Tahoma" w:hAnsi="Tahoma" w:cs="Tahoma"/>
            <w:b/>
            <w:bCs/>
            <w:color w:val="000000"/>
            <w:sz w:val="21"/>
          </w:rPr>
          <w:t>1049. Care este valoarea alcoolemiei în sânge peste care se aplică pedeapsa penală pentru un conducător aflat la volan?</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0,5 g/l;</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0,8 g/l;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1 g/l.</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2 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41" w:history="1">
        <w:r w:rsidRPr="00B32870">
          <w:rPr>
            <w:rFonts w:ascii="Arial" w:hAnsi="Arial" w:cs="Arial"/>
            <w:color w:val="000000"/>
            <w:sz w:val="18"/>
          </w:rPr>
          <w:t>permis auto cat b1</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42" w:history="1">
        <w:r w:rsidRPr="00B32870">
          <w:rPr>
            <w:rFonts w:ascii="Arial" w:hAnsi="Arial" w:cs="Arial"/>
            <w:b/>
            <w:bCs/>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43" w:history="1">
        <w:r w:rsidRPr="00B32870">
          <w:rPr>
            <w:rFonts w:ascii="Tahoma" w:hAnsi="Tahoma" w:cs="Tahoma"/>
            <w:b/>
            <w:bCs/>
            <w:color w:val="000000"/>
            <w:sz w:val="21"/>
          </w:rPr>
          <w:t>97. Ce regulă de prioritate se aplică într-o intersecţie nedirijată din afara localităţii?</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prioritatea vehiculului cu regim superior de viteză;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prioritatea drumului principal;</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prioritatea de dreapta.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44" w:history="1">
        <w:r w:rsidRPr="00B32870">
          <w:rPr>
            <w:rFonts w:ascii="Arial" w:hAnsi="Arial" w:cs="Arial"/>
            <w:b/>
            <w:bCs/>
            <w:color w:val="000000"/>
            <w:sz w:val="18"/>
          </w:rPr>
          <w:t>examen permis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45" w:history="1">
        <w:r w:rsidRPr="00B32870">
          <w:rPr>
            <w:rFonts w:ascii="Arial" w:hAnsi="Arial" w:cs="Arial"/>
            <w:b/>
            <w:bCs/>
            <w:color w:val="000000"/>
            <w:sz w:val="18"/>
          </w:rPr>
          <w:t>chestionare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46" w:history="1">
        <w:r w:rsidRPr="00B32870">
          <w:rPr>
            <w:rFonts w:ascii="Tahoma" w:hAnsi="Tahoma" w:cs="Tahoma"/>
            <w:b/>
            <w:bCs/>
            <w:color w:val="000000"/>
            <w:sz w:val="21"/>
          </w:rPr>
          <w:t>543. Este interzis ca autovehiculele să fie echipate cu:</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dispozitive antiradar;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sisteme de navigaţie;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sisteme sonor antifurt.</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9 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13% | Tags:</w:t>
      </w:r>
      <w:r w:rsidRPr="00B32870">
        <w:rPr>
          <w:rFonts w:ascii="Arial" w:hAnsi="Arial" w:cs="Arial"/>
          <w:color w:val="222222"/>
          <w:sz w:val="18"/>
        </w:rPr>
        <w:t> </w:t>
      </w:r>
      <w:hyperlink r:id="rId1647" w:history="1">
        <w:r w:rsidRPr="00B32870">
          <w:rPr>
            <w:rFonts w:ascii="Arial" w:hAnsi="Arial" w:cs="Arial"/>
            <w:b/>
            <w:bCs/>
            <w:color w:val="000000"/>
            <w:sz w:val="18"/>
          </w:rPr>
          <w:t>teste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48" w:history="1">
        <w:r w:rsidRPr="00B32870">
          <w:rPr>
            <w:rFonts w:ascii="Arial" w:hAnsi="Arial" w:cs="Arial"/>
            <w:b/>
            <w:bCs/>
            <w:color w:val="000000"/>
            <w:sz w:val="18"/>
          </w:rPr>
          <w:t>teste 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649" w:history="1">
        <w:r>
          <w:rPr>
            <w:noProof/>
          </w:rPr>
          <w:pict>
            <v:shape id="Picture 145" o:spid="_x0000_s1168" type="#_x0000_t75" alt="http://e-drpciv.ro/poze2/3688.jpg" href="http://e-drpciv.ro/poze2/3688.j" style="position:absolute;margin-left:65pt;margin-top:0;width:105pt;height:78.75pt;z-index:251803648;visibility:visible;mso-wrap-distance-left:0;mso-wrap-distance-right:0;mso-position-horizontal:right;mso-position-horizontal-relative:text;mso-position-vertical-relative:line" o:allowoverlap="f" o:button="t">
              <v:fill o:detectmouseclick="t"/>
              <v:imagedata r:id="rId1650"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51" w:history="1">
        <w:r w:rsidRPr="00B32870">
          <w:rPr>
            <w:rFonts w:ascii="Tahoma" w:hAnsi="Tahoma" w:cs="Tahoma"/>
            <w:b/>
            <w:bCs/>
            <w:color w:val="000000"/>
            <w:sz w:val="21"/>
          </w:rPr>
          <w:t>3688. Indicatorul alăturat reprezintă: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baliză direcţională care indică ocolirea obstacolului prin stânga;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panou suplimentar, montat la 150 m faţă de calea ferată;</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baliză direcţională care indică ocolirea obstacolului prin dreapta.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9 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37% | Tags:</w:t>
      </w:r>
      <w:r w:rsidRPr="00B32870">
        <w:rPr>
          <w:rFonts w:ascii="Arial" w:hAnsi="Arial" w:cs="Arial"/>
          <w:color w:val="222222"/>
          <w:sz w:val="18"/>
        </w:rPr>
        <w:t> </w:t>
      </w:r>
      <w:hyperlink r:id="rId1652" w:history="1">
        <w:r w:rsidRPr="00B32870">
          <w:rPr>
            <w:rFonts w:ascii="Arial" w:hAnsi="Arial" w:cs="Arial"/>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53" w:history="1">
        <w:r w:rsidRPr="00B32870">
          <w:rPr>
            <w:rFonts w:ascii="Arial" w:hAnsi="Arial" w:cs="Arial"/>
            <w:color w:val="000000"/>
            <w:sz w:val="18"/>
          </w:rPr>
          <w:t>drpciv.ro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54" w:history="1">
        <w:r w:rsidRPr="00B32870">
          <w:rPr>
            <w:rFonts w:ascii="Tahoma" w:hAnsi="Tahoma" w:cs="Tahoma"/>
            <w:b/>
            <w:bCs/>
            <w:color w:val="000000"/>
            <w:sz w:val="21"/>
          </w:rPr>
          <w:t>152. Care este semnalizarea specifică mersului înapoi?</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claxonatul intermitent, pentru a-i atenţiona pe participanţii la trafic din spatele vehiculului;</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semnalizarea cu luminile de mers înapoi din dotarea autovehiculului;</w:t>
      </w:r>
    </w:p>
    <w:p w:rsidR="00AE1230" w:rsidRPr="00B32870" w:rsidRDefault="00AE1230" w:rsidP="00B32870">
      <w:pPr>
        <w:shd w:val="clear" w:color="auto" w:fill="FCFDFD"/>
        <w:spacing w:after="30" w:line="240" w:lineRule="auto"/>
        <w:rPr>
          <w:ins w:id="1338" w:author="Unknown"/>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folosirea luminilor de avarie.</w:t>
      </w:r>
      <w:ins w:id="1339" w:author="Unknown">
        <w:r w:rsidRPr="00B32870">
          <w:rPr>
            <w:rFonts w:ascii="Arial" w:hAnsi="Arial" w:cs="Arial"/>
            <w:color w:val="000000"/>
            <w:sz w:val="18"/>
            <w:szCs w:val="18"/>
            <w:bdr w:val="none" w:sz="0" w:space="0" w:color="auto" w:frame="1"/>
          </w:rPr>
          <w:br/>
        </w:r>
        <w:r w:rsidRPr="00B32870">
          <w:rPr>
            <w:rFonts w:ascii="Arial" w:hAnsi="Arial" w:cs="Arial"/>
            <w:color w:val="000000"/>
            <w:sz w:val="18"/>
          </w:rPr>
          <w:t> </w:t>
        </w:r>
      </w:ins>
    </w:p>
    <w:p w:rsidR="00AE1230" w:rsidRPr="00B32870" w:rsidRDefault="00AE1230" w:rsidP="00B32870">
      <w:pPr>
        <w:shd w:val="clear" w:color="auto" w:fill="FCFDFD"/>
        <w:spacing w:after="0" w:line="240" w:lineRule="auto"/>
        <w:rPr>
          <w:ins w:id="1340" w:author="Unknown"/>
          <w:rFonts w:ascii="Arial" w:hAnsi="Arial" w:cs="Arial"/>
          <w:color w:val="222222"/>
          <w:sz w:val="18"/>
          <w:szCs w:val="18"/>
        </w:rPr>
      </w:pPr>
      <w:ins w:id="1341"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"http://e-drpciv.ro/poze2/1002.jpg" </w:instrText>
        </w:r>
      </w:ins>
      <w:r w:rsidRPr="009316C1">
        <w:rPr>
          <w:rFonts w:ascii="Arial" w:hAnsi="Arial" w:cs="Arial"/>
          <w:color w:val="222222"/>
          <w:sz w:val="18"/>
          <w:szCs w:val="18"/>
        </w:rPr>
      </w:r>
      <w:ins w:id="1342" w:author="Unknown">
        <w:r w:rsidRPr="00B32870">
          <w:rPr>
            <w:rFonts w:ascii="Arial" w:hAnsi="Arial" w:cs="Arial"/>
            <w:color w:val="222222"/>
            <w:sz w:val="18"/>
            <w:szCs w:val="18"/>
          </w:rPr>
          <w:fldChar w:fldCharType="separate"/>
        </w:r>
      </w:ins>
      <w:r>
        <w:rPr>
          <w:noProof/>
        </w:rPr>
        <w:pict>
          <v:shape id="Picture 146" o:spid="_x0000_s1169" type="#_x0000_t75" alt="http://e-drpciv.ro/poze2/1002.jpg" href="http://e-drpciv.ro/poze2/1002.j" style="position:absolute;margin-left:65pt;margin-top:0;width:105pt;height:78.75pt;z-index:251804672;visibility:visible;mso-wrap-distance-left:0;mso-wrap-distance-right:0;mso-position-horizontal:right;mso-position-horizontal-relative:text;mso-position-vertical-relative:line" o:allowoverlap="f" o:button="t">
            <v:fill o:detectmouseclick="t"/>
            <v:imagedata r:id="rId1655" o:title=""/>
            <w10:wrap type="square"/>
          </v:shape>
        </w:pict>
      </w:r>
      <w:ins w:id="1343"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344" w:author="Unknown"/>
          <w:rFonts w:ascii="Tahoma" w:hAnsi="Tahoma" w:cs="Tahoma"/>
          <w:b/>
          <w:bCs/>
          <w:color w:val="222222"/>
          <w:sz w:val="21"/>
          <w:szCs w:val="21"/>
        </w:rPr>
      </w:pPr>
      <w:ins w:id="1345"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"http://e-drpciv.ro/intrebare/1002/conducatorul_autocamionului_poate_patrunde_in_intersectie" </w:instrText>
        </w:r>
      </w:ins>
      <w:r w:rsidRPr="009316C1">
        <w:rPr>
          <w:rFonts w:ascii="Tahoma" w:hAnsi="Tahoma" w:cs="Tahoma"/>
          <w:b/>
          <w:bCs/>
          <w:color w:val="222222"/>
          <w:sz w:val="21"/>
          <w:szCs w:val="21"/>
        </w:rPr>
      </w:r>
      <w:ins w:id="1346"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1002. Conducătorul autocamionului poate pătrunde în intersecţie?</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347" w:author="Unknown"/>
          <w:rFonts w:ascii="Arial" w:hAnsi="Arial" w:cs="Arial"/>
          <w:color w:val="222222"/>
          <w:sz w:val="18"/>
          <w:szCs w:val="18"/>
        </w:rPr>
      </w:pPr>
      <w:ins w:id="1348"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w:t>
        </w:r>
      </w:ins>
    </w:p>
    <w:p w:rsidR="00AE1230" w:rsidRPr="00B32870" w:rsidRDefault="00AE1230" w:rsidP="00B32870">
      <w:pPr>
        <w:shd w:val="clear" w:color="auto" w:fill="FCFDFD"/>
        <w:spacing w:after="30" w:line="240" w:lineRule="auto"/>
        <w:rPr>
          <w:ins w:id="1349" w:author="Unknown"/>
          <w:rFonts w:ascii="Arial" w:hAnsi="Arial" w:cs="Arial"/>
          <w:color w:val="222222"/>
          <w:sz w:val="18"/>
          <w:szCs w:val="18"/>
        </w:rPr>
      </w:pPr>
      <w:ins w:id="1350"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 în intersecţie vor pătrunde tramvaiul şi autoturismul;</w:t>
        </w:r>
      </w:ins>
    </w:p>
    <w:p w:rsidR="00AE1230" w:rsidRPr="00B32870" w:rsidRDefault="00AE1230" w:rsidP="00B32870">
      <w:pPr>
        <w:shd w:val="clear" w:color="auto" w:fill="FCFDFD"/>
        <w:spacing w:after="30" w:line="240" w:lineRule="auto"/>
        <w:rPr>
          <w:ins w:id="1351" w:author="Unknown"/>
          <w:rFonts w:ascii="Arial" w:hAnsi="Arial" w:cs="Arial"/>
          <w:color w:val="222222"/>
          <w:sz w:val="18"/>
          <w:szCs w:val="18"/>
        </w:rPr>
      </w:pPr>
      <w:ins w:id="1352"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 indicatorul „Cedează trecerea“ îl obligă să acorde prioritate celorlalte vehicule.</w:t>
        </w:r>
      </w:ins>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56" w:history="1">
        <w:r w:rsidRPr="00B32870">
          <w:rPr>
            <w:rFonts w:ascii="Tahoma" w:hAnsi="Tahoma" w:cs="Tahoma"/>
            <w:b/>
            <w:bCs/>
            <w:color w:val="000000"/>
            <w:sz w:val="21"/>
          </w:rPr>
          <w:t>767. Când gura unui rănit rămâne încleştată, respiraţia artificială se poate face: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prin gura închisă a victimei;</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prin nările victimei;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în acest caz nu se mai face respiraţie artificială.</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57" w:history="1">
        <w:r w:rsidRPr="00B32870">
          <w:rPr>
            <w:rFonts w:ascii="Arial" w:hAnsi="Arial" w:cs="Arial"/>
            <w:color w:val="000000"/>
            <w:sz w:val="18"/>
          </w:rPr>
          <w:t>intrebari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58" w:history="1">
        <w:r w:rsidRPr="00B32870">
          <w:rPr>
            <w:rFonts w:ascii="Arial" w:hAnsi="Arial" w:cs="Arial"/>
            <w:color w:val="000000"/>
            <w:sz w:val="18"/>
          </w:rPr>
          <w:t>examen permis</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659" w:history="1">
        <w:r>
          <w:rPr>
            <w:noProof/>
          </w:rPr>
          <w:pict>
            <v:shape id="Picture 147" o:spid="_x0000_s1170" type="#_x0000_t75" alt="http://e-drpciv.ro/poze2/638.jpg" href="http://e-drpciv.ro/poze2/638.j" style="position:absolute;margin-left:65pt;margin-top:0;width:105pt;height:78.75pt;z-index:251805696;visibility:visible;mso-wrap-distance-left:0;mso-wrap-distance-right:0;mso-position-horizontal:right;mso-position-horizontal-relative:text;mso-position-vertical-relative:line" o:allowoverlap="f" o:button="t">
              <v:fill o:detectmouseclick="t"/>
              <v:imagedata r:id="rId1660"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61" w:history="1">
        <w:r w:rsidRPr="00B32870">
          <w:rPr>
            <w:rFonts w:ascii="Tahoma" w:hAnsi="Tahoma" w:cs="Tahoma"/>
            <w:b/>
            <w:bCs/>
            <w:color w:val="000000"/>
            <w:sz w:val="21"/>
          </w:rPr>
          <w:t>638. În ce ordine vor trece prin intersecţie autovehiculele din imagine?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autoturismul, autocamionul, motocicleta;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autocamionul, motocicleta, autoturismul;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autocamionul, autoturismul, motocicleta.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62" w:history="1">
        <w:r w:rsidRPr="00B32870">
          <w:rPr>
            <w:rFonts w:ascii="Arial" w:hAnsi="Arial" w:cs="Arial"/>
            <w:color w:val="000000"/>
            <w:sz w:val="18"/>
          </w:rPr>
          <w:t>teste auto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63" w:history="1">
        <w:r w:rsidRPr="00B32870">
          <w:rPr>
            <w:rFonts w:ascii="Arial" w:hAnsi="Arial" w:cs="Arial"/>
            <w:b/>
            <w:bCs/>
            <w:color w:val="000000"/>
            <w:sz w:val="18"/>
          </w:rPr>
          <w:t>permis auto categoria b1</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64" w:history="1">
        <w:r w:rsidRPr="00B32870">
          <w:rPr>
            <w:rFonts w:ascii="Tahoma" w:hAnsi="Tahoma" w:cs="Tahoma"/>
            <w:b/>
            <w:bCs/>
            <w:color w:val="000000"/>
            <w:sz w:val="21"/>
          </w:rPr>
          <w:t>426. Cum trebuie aşezată într-un mijloc de transport o persoană rănită, care prezintă leziuni ale coloanei vertebrale?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în poziţie şezândă;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orizontal, cu faţa în sus;</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persoana nu trebuie mişcată până la sosirea ambulanţei.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65" w:history="1">
        <w:r w:rsidRPr="00B32870">
          <w:rPr>
            <w:rFonts w:ascii="Arial" w:hAnsi="Arial" w:cs="Arial"/>
            <w:color w:val="000000"/>
            <w:sz w:val="18"/>
          </w:rPr>
          <w:t>chestionare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66" w:history="1">
        <w:r w:rsidRPr="00B32870">
          <w:rPr>
            <w:rFonts w:ascii="Arial" w:hAnsi="Arial" w:cs="Arial"/>
            <w:color w:val="000000"/>
            <w:sz w:val="18"/>
          </w:rPr>
          <w:t>intrebari cat B1</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667" w:history="1">
        <w:r>
          <w:rPr>
            <w:noProof/>
          </w:rPr>
          <w:pict>
            <v:shape id="Picture 148" o:spid="_x0000_s1171" type="#_x0000_t75" alt="http://e-drpciv.ro/poze2/882.jpg" href="http://e-drpciv.ro/poze2/882.j" style="position:absolute;margin-left:65pt;margin-top:0;width:105pt;height:78.75pt;z-index:251806720;visibility:visible;mso-wrap-distance-left:0;mso-wrap-distance-right:0;mso-position-horizontal:right;mso-position-horizontal-relative:text;mso-position-vertical-relative:line" o:allowoverlap="f" o:button="t">
              <v:fill o:detectmouseclick="t"/>
              <v:imagedata r:id="rId1668"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69" w:history="1">
        <w:r w:rsidRPr="00B32870">
          <w:rPr>
            <w:rFonts w:ascii="Tahoma" w:hAnsi="Tahoma" w:cs="Tahoma"/>
            <w:b/>
            <w:bCs/>
            <w:color w:val="000000"/>
            <w:sz w:val="21"/>
          </w:rPr>
          <w:t>882. În ce ordine vor trece prin intersecţie autoturismele la culoarea galbenă intermitentă a semaforului?</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roşu, verde, albastru;</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roşu, albastru, verde;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verde, albastru, roşu.</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2 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70" w:history="1">
        <w:r w:rsidRPr="00B32870">
          <w:rPr>
            <w:rFonts w:ascii="Arial" w:hAnsi="Arial" w:cs="Arial"/>
            <w:b/>
            <w:bCs/>
            <w:color w:val="000000"/>
            <w:sz w:val="18"/>
          </w:rPr>
          <w:t>chestionare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71" w:history="1">
        <w:r w:rsidRPr="00B32870">
          <w:rPr>
            <w:rFonts w:ascii="Arial" w:hAnsi="Arial" w:cs="Arial"/>
            <w:color w:val="000000"/>
            <w:sz w:val="18"/>
          </w:rPr>
          <w:t>intrebari categoria b1</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72" w:history="1">
        <w:r w:rsidRPr="00B32870">
          <w:rPr>
            <w:rFonts w:ascii="Tahoma" w:hAnsi="Tahoma" w:cs="Tahoma"/>
            <w:b/>
            <w:bCs/>
            <w:color w:val="000000"/>
            <w:sz w:val="21"/>
          </w:rPr>
          <w:t>716. Care este rolul uleiului pentru motor?</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asigură demontarea mai uşoară a pieselor motorului;</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reduce uzura motorului, prin crearea unui film rezistent de lubrifiant între suprafeţele pieselor aflate în mişcare;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protejează motorul faţă de pătrunderea amestecului carburant în baia de ulei.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73" w:history="1">
        <w:r w:rsidRPr="00B32870">
          <w:rPr>
            <w:rFonts w:ascii="Arial" w:hAnsi="Arial" w:cs="Arial"/>
            <w:color w:val="000000"/>
            <w:sz w:val="18"/>
          </w:rPr>
          <w:t>examen auto categoria B</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74" w:history="1">
        <w:r w:rsidRPr="00B32870">
          <w:rPr>
            <w:rFonts w:ascii="Arial" w:hAnsi="Arial" w:cs="Arial"/>
            <w:color w:val="000000"/>
            <w:sz w:val="18"/>
          </w:rPr>
          <w:t>examen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675" w:history="1">
        <w:r>
          <w:rPr>
            <w:noProof/>
          </w:rPr>
          <w:pict>
            <v:shape id="Picture 149" o:spid="_x0000_s1172" type="#_x0000_t75" alt="http://e-drpciv.ro/poze2/513.jpg" href="http://e-drpciv.ro/poze2/513.j" style="position:absolute;margin-left:65pt;margin-top:0;width:105pt;height:78.75pt;z-index:251807744;visibility:visible;mso-wrap-distance-left:0;mso-wrap-distance-right:0;mso-position-horizontal:right;mso-position-horizontal-relative:text;mso-position-vertical-relative:line" o:allowoverlap="f" o:button="t">
              <v:fill o:detectmouseclick="t"/>
              <v:imagedata r:id="rId1676"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77" w:history="1">
        <w:r w:rsidRPr="00B32870">
          <w:rPr>
            <w:rFonts w:ascii="Tahoma" w:hAnsi="Tahoma" w:cs="Tahoma"/>
            <w:b/>
            <w:bCs/>
            <w:color w:val="000000"/>
            <w:sz w:val="21"/>
          </w:rPr>
          <w:t>513. În prima intersecţie veţi acorda prioritate: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de dreapta, dacă nu există alte reglementări în intersecţie;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de stânga;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tuturor autovehiculelor care circulă din stânga şi din dreapta.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78" w:history="1">
        <w:r w:rsidRPr="00B32870">
          <w:rPr>
            <w:rFonts w:ascii="Arial" w:hAnsi="Arial" w:cs="Arial"/>
            <w:color w:val="000000"/>
            <w:sz w:val="18"/>
          </w:rPr>
          <w:t>permis cat TR</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79" w:history="1">
        <w:r w:rsidRPr="00B32870">
          <w:rPr>
            <w:rFonts w:ascii="Arial" w:hAnsi="Arial" w:cs="Arial"/>
            <w:b/>
            <w:bCs/>
            <w:color w:val="000000"/>
            <w:sz w:val="18"/>
          </w:rPr>
          <w:t>permis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80" w:history="1">
        <w:r w:rsidRPr="00B32870">
          <w:rPr>
            <w:rFonts w:ascii="Tahoma" w:hAnsi="Tahoma" w:cs="Tahoma"/>
            <w:b/>
            <w:bCs/>
            <w:color w:val="000000"/>
            <w:sz w:val="21"/>
          </w:rPr>
          <w:t>541. Este interzisă staţionarea în dreptul marcajului longitudinal continuu, aplicat între sensurile de circulaţie?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 atunci când conducătorii celorlalte vehicule ar fi obligaţi astfel să treacă peste marcajul respectiv;</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legal, nu este prevăzut.</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7 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81" w:history="1">
        <w:r w:rsidRPr="00B32870">
          <w:rPr>
            <w:rFonts w:ascii="Arial" w:hAnsi="Arial" w:cs="Arial"/>
            <w:b/>
            <w:bCs/>
            <w:color w:val="000000"/>
            <w:sz w:val="18"/>
          </w:rPr>
          <w:t>teste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82" w:history="1">
        <w:r w:rsidRPr="00B32870">
          <w:rPr>
            <w:rFonts w:ascii="Arial" w:hAnsi="Arial" w:cs="Arial"/>
            <w:b/>
            <w:bCs/>
            <w:color w:val="000000"/>
            <w:sz w:val="18"/>
          </w:rPr>
          <w:t>teste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683" w:history="1">
        <w:r>
          <w:rPr>
            <w:noProof/>
          </w:rPr>
          <w:pict>
            <v:shape id="Picture 150" o:spid="_x0000_s1173" type="#_x0000_t75" alt="http://e-drpciv.ro/poze2/893.jpg" href="http://e-drpciv.ro/poze2/893.j" style="position:absolute;margin-left:65pt;margin-top:0;width:105pt;height:78.75pt;z-index:251808768;visibility:visible;mso-wrap-distance-left:0;mso-wrap-distance-right:0;mso-position-horizontal:right;mso-position-horizontal-relative:text;mso-position-vertical-relative:line" o:allowoverlap="f" o:button="t">
              <v:fill o:detectmouseclick="t"/>
              <v:imagedata r:id="rId1684"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85" w:history="1">
        <w:r w:rsidRPr="00B32870">
          <w:rPr>
            <w:rFonts w:ascii="Tahoma" w:hAnsi="Tahoma" w:cs="Tahoma"/>
            <w:b/>
            <w:bCs/>
            <w:color w:val="000000"/>
            <w:sz w:val="21"/>
          </w:rPr>
          <w:t>893. La întâlnirea acestui indicator, aveţi obligaţia:</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sporiţi atenţia, deoarece la o distanţă de 50 m urmează o intersecţie cu un drum prioritar;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 aveţi nicio obligaţie, întrucât circulaţi pe un drum prioritar;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acordaţi prioritate de dreapta la indicatorul următor.</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86" w:history="1">
        <w:r w:rsidRPr="00B32870">
          <w:rPr>
            <w:rFonts w:ascii="Arial" w:hAnsi="Arial" w:cs="Arial"/>
            <w:b/>
            <w:bCs/>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87" w:history="1">
        <w:r w:rsidRPr="00B32870">
          <w:rPr>
            <w:rFonts w:ascii="Arial" w:hAnsi="Arial" w:cs="Arial"/>
            <w:b/>
            <w:bCs/>
            <w:color w:val="000000"/>
            <w:sz w:val="18"/>
          </w:rPr>
          <w:t>permis categoria B1</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88" w:history="1">
        <w:r w:rsidRPr="00B32870">
          <w:rPr>
            <w:rFonts w:ascii="Tahoma" w:hAnsi="Tahoma" w:cs="Tahoma"/>
            <w:b/>
            <w:bCs/>
            <w:color w:val="000000"/>
            <w:sz w:val="21"/>
          </w:rPr>
          <w:t>100. Pe un drum cu prioritate, conducătorul de autovehicul întâlneşte în intersecţie marcajul de trecere pentru pietoni. Este obligat să acorde prioritate?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 pietonilor angajaţi în traversarea drumului pe trecerea semnalizată şi aflaţi pe sensul lui de mers;</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 deoarece circulă pe un drum prioritar;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da, atât pietonilor, cât şi vehiculelor care se apropie din sens opus şi care schimbă direcţia de mers spre stânga.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89" w:history="1">
        <w:r w:rsidRPr="00B32870">
          <w:rPr>
            <w:rFonts w:ascii="Arial" w:hAnsi="Arial" w:cs="Arial"/>
            <w:color w:val="000000"/>
            <w:sz w:val="18"/>
          </w:rPr>
          <w:t>examen permis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90" w:history="1">
        <w:r w:rsidRPr="00B32870">
          <w:rPr>
            <w:rFonts w:ascii="Arial" w:hAnsi="Arial" w:cs="Arial"/>
            <w:color w:val="000000"/>
            <w:sz w:val="18"/>
          </w:rPr>
          <w:t>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691" w:history="1">
        <w:r>
          <w:rPr>
            <w:noProof/>
          </w:rPr>
          <w:pict>
            <v:shape id="Picture 151" o:spid="_x0000_s1174" type="#_x0000_t75" alt="http://e-drpciv.ro/poze2/934.jpg" href="http://e-drpciv.ro/poze2/934.j" style="position:absolute;margin-left:65pt;margin-top:0;width:105pt;height:78.75pt;z-index:251809792;visibility:visible;mso-wrap-distance-left:0;mso-wrap-distance-right:0;mso-position-horizontal:right;mso-position-horizontal-relative:text;mso-position-vertical-relative:line" o:allowoverlap="f" o:button="t">
              <v:fill o:detectmouseclick="t"/>
              <v:imagedata r:id="rId1692"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93" w:history="1">
        <w:r w:rsidRPr="00B32870">
          <w:rPr>
            <w:rFonts w:ascii="Tahoma" w:hAnsi="Tahoma" w:cs="Tahoma"/>
            <w:b/>
            <w:bCs/>
            <w:color w:val="000000"/>
            <w:sz w:val="21"/>
          </w:rPr>
          <w:t>934. Ce semnifică indicatorul?</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presemnalizează traseul de urmat în vederea efectuării virajului la dreapta;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semnalizează o succesiune de curbe, dintre care prima la dreapta;</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o curbă deosebit de periculoasă, spre dreapta.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694" w:history="1">
        <w:r w:rsidRPr="00B32870">
          <w:rPr>
            <w:rFonts w:ascii="Arial" w:hAnsi="Arial" w:cs="Arial"/>
            <w:color w:val="000000"/>
            <w:sz w:val="18"/>
          </w:rPr>
          <w:t>intrebari categoria b1</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695" w:history="1">
        <w:r w:rsidRPr="00B32870">
          <w:rPr>
            <w:rFonts w:ascii="Arial" w:hAnsi="Arial" w:cs="Arial"/>
            <w:b/>
            <w:bCs/>
            <w:color w:val="000000"/>
            <w:sz w:val="18"/>
          </w:rPr>
          <w:t>teste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696" w:history="1">
        <w:r>
          <w:rPr>
            <w:noProof/>
          </w:rPr>
          <w:pict>
            <v:shape id="Picture 152" o:spid="_x0000_s1175" type="#_x0000_t75" alt="http://e-drpciv.ro/poze2/3707.jpg" href="http://e-drpciv.ro/poze2/3707.j" style="position:absolute;margin-left:65pt;margin-top:0;width:105pt;height:78.75pt;z-index:251810816;visibility:visible;mso-wrap-distance-left:0;mso-wrap-distance-right:0;mso-position-horizontal:right;mso-position-horizontal-relative:text;mso-position-vertical-relative:line" o:allowoverlap="f" o:button="t">
              <v:fill o:detectmouseclick="t"/>
              <v:imagedata r:id="rId1697"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698" w:history="1">
        <w:r w:rsidRPr="00B32870">
          <w:rPr>
            <w:rFonts w:ascii="Tahoma" w:hAnsi="Tahoma" w:cs="Tahoma"/>
            <w:b/>
            <w:bCs/>
            <w:color w:val="000000"/>
            <w:sz w:val="21"/>
          </w:rPr>
          <w:t>3707. Indicatorul alăturat interzice: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circulaţia autovehiculelor destinate transportului de mărfuri, care au distanţa dintre osii mai mare de 10 m;</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accesul autovehiculelor sau ansamblurilor de vehicule cu lungimea mai mare de 10 m;</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accesul autovehiculelor destinate transportului de</w:t>
      </w:r>
      <w:r w:rsidRPr="00B32870">
        <w:rPr>
          <w:rFonts w:ascii="Arial" w:hAnsi="Arial" w:cs="Arial"/>
          <w:color w:val="222222"/>
          <w:sz w:val="18"/>
        </w:rPr>
        <w:t> </w:t>
      </w:r>
      <w:hyperlink r:id="rId1699" w:tooltip="Click to Continue &gt; by Sense" w:history="1">
        <w:r w:rsidRPr="00B32870">
          <w:rPr>
            <w:rFonts w:ascii="Arial" w:hAnsi="Arial" w:cs="Arial"/>
            <w:color w:val="000000"/>
            <w:sz w:val="18"/>
            <w:u w:val="single"/>
          </w:rPr>
          <w:t>mărfuri</w:t>
        </w:r>
        <w:hyperlink r:id="rId1700" w:tooltip="&quot;Click to Continue &gt; by Sense&quot; " w:history="1">
          <w:r w:rsidRPr="00474F49">
            <w:rPr>
              <w:rFonts w:ascii="Arial" w:hAnsi="Arial" w:cs="Arial"/>
              <w:noProof/>
              <w:color w:val="000000"/>
              <w:sz w:val="18"/>
              <w:szCs w:val="18"/>
            </w:rPr>
            <w:pict>
              <v:shape id="Picture 24" o:spid="_x0000_i1026" type="#_x0000_t75" alt="http://cdncache1-a.akamaihd.net/items/it/img/arrow-10x10.png" href="http://e-drpciv.ro/intrebari/page/" title="&quot;Click to Continue &gt; by Sense&quot;" style="width:7.5pt;height:7.5pt;visibility:visible" o:button="t">
                <v:fill o:detectmouseclick="t"/>
                <v:imagedata r:id="rId848" o:title=""/>
              </v:shape>
            </w:pict>
          </w:r>
        </w:hyperlink>
      </w:hyperlink>
      <w:r w:rsidRPr="00B32870">
        <w:rPr>
          <w:rFonts w:ascii="Arial" w:hAnsi="Arial" w:cs="Arial"/>
          <w:color w:val="222222"/>
          <w:sz w:val="18"/>
          <w:szCs w:val="18"/>
        </w:rPr>
        <w:t>, care tractează remorci având o lungime mai mare de 10 m.</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36% | Tags:</w:t>
      </w:r>
      <w:r w:rsidRPr="00B32870">
        <w:rPr>
          <w:rFonts w:ascii="Arial" w:hAnsi="Arial" w:cs="Arial"/>
          <w:color w:val="222222"/>
          <w:sz w:val="18"/>
        </w:rPr>
        <w:t> </w:t>
      </w:r>
      <w:hyperlink r:id="rId1701" w:history="1">
        <w:r w:rsidRPr="00B32870">
          <w:rPr>
            <w:rFonts w:ascii="Arial" w:hAnsi="Arial" w:cs="Arial"/>
            <w:color w:val="000000"/>
            <w:sz w:val="18"/>
          </w:rPr>
          <w:t>permis auto cat b1</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02" w:history="1">
        <w:r w:rsidRPr="00B32870">
          <w:rPr>
            <w:rFonts w:ascii="Arial" w:hAnsi="Arial" w:cs="Arial"/>
            <w:b/>
            <w:bCs/>
            <w:color w:val="000000"/>
            <w:sz w:val="18"/>
          </w:rPr>
          <w:t>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703" w:history="1">
        <w:r>
          <w:rPr>
            <w:noProof/>
          </w:rPr>
          <w:pict>
            <v:shape id="Picture 153" o:spid="_x0000_s1176" type="#_x0000_t75" alt="http://e-drpciv.ro/poze2/3689.jpg" href="http://e-drpciv.ro/poze2/3689.j" style="position:absolute;margin-left:65pt;margin-top:0;width:105pt;height:78.75pt;z-index:251811840;visibility:visible;mso-wrap-distance-left:0;mso-wrap-distance-right:0;mso-position-horizontal:right;mso-position-horizontal-relative:text;mso-position-vertical-relative:line" o:allowoverlap="f" o:button="t">
              <v:fill o:detectmouseclick="t"/>
              <v:imagedata r:id="rId1704"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05" w:history="1">
        <w:r w:rsidRPr="00B32870">
          <w:rPr>
            <w:rFonts w:ascii="Tahoma" w:hAnsi="Tahoma" w:cs="Tahoma"/>
            <w:b/>
            <w:bCs/>
            <w:color w:val="000000"/>
            <w:sz w:val="21"/>
          </w:rPr>
          <w:t>3689. Indicatorul alăturat reprezintă: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panou suplimentar, montat la 100 m faţă de calea ferată;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baliză direcţională care indică ocolirea obstacolului prin dreapta;</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baliză direcţională care indică ocolirea obstacolului prin stânga.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36% | Tags:</w:t>
      </w:r>
      <w:r w:rsidRPr="00B32870">
        <w:rPr>
          <w:rFonts w:ascii="Arial" w:hAnsi="Arial" w:cs="Arial"/>
          <w:color w:val="222222"/>
          <w:sz w:val="18"/>
        </w:rPr>
        <w:t> </w:t>
      </w:r>
      <w:hyperlink r:id="rId1706" w:history="1">
        <w:r w:rsidRPr="00B32870">
          <w:rPr>
            <w:rFonts w:ascii="Arial" w:hAnsi="Arial" w:cs="Arial"/>
            <w:color w:val="000000"/>
            <w:sz w:val="18"/>
          </w:rPr>
          <w:t>intrebari cat B1</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07" w:history="1">
        <w:r w:rsidRPr="00B32870">
          <w:rPr>
            <w:rFonts w:ascii="Arial" w:hAnsi="Arial" w:cs="Arial"/>
            <w:b/>
            <w:bCs/>
            <w:color w:val="000000"/>
            <w:sz w:val="18"/>
          </w:rPr>
          <w:t>chestionare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08" w:history="1">
        <w:r w:rsidRPr="00B32870">
          <w:rPr>
            <w:rFonts w:ascii="Tahoma" w:hAnsi="Tahoma" w:cs="Tahoma"/>
            <w:b/>
            <w:bCs/>
            <w:color w:val="000000"/>
            <w:sz w:val="21"/>
          </w:rPr>
          <w:t>656. De ce este necesar să măriţi distanţa faţă de autovehiculul care circulă în faţa dvs., atunci când circulaţi pe un carosabil umed?</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deoarece aderenţa anvelopelor pe partea carosabilă scade, iar spaţiul de frânare creşte;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deoarece nu puteţi sesiza prompt aprinderea lămpilor de stop ale autovehiculului din faţă, atunci când acesta frânează;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deoarece roţile autovehiculului din faţă aruncă spre dvs. criblură.</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709" w:history="1">
        <w:r w:rsidRPr="00B32870">
          <w:rPr>
            <w:rFonts w:ascii="Arial" w:hAnsi="Arial" w:cs="Arial"/>
            <w:color w:val="000000"/>
            <w:sz w:val="18"/>
          </w:rPr>
          <w:t>examen auto categoria TR</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10" w:history="1">
        <w:r w:rsidRPr="00B32870">
          <w:rPr>
            <w:rFonts w:ascii="Arial" w:hAnsi="Arial" w:cs="Arial"/>
            <w:color w:val="000000"/>
            <w:sz w:val="18"/>
          </w:rPr>
          <w:t>teste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11" w:history="1">
        <w:r w:rsidRPr="00B32870">
          <w:rPr>
            <w:rFonts w:ascii="Tahoma" w:hAnsi="Tahoma" w:cs="Tahoma"/>
            <w:b/>
            <w:bCs/>
            <w:color w:val="000000"/>
            <w:sz w:val="21"/>
          </w:rPr>
          <w:t>234. Luminile de avarie se folosesc în următoarea situaţie: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când sunteţi dezorientat în privinţa traseului de urmat;</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când vehiculul este imobilizat involuntar pe partea carosabilă sau în timp ce sunteţi remorcat;</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când luminile de drum s-au defectat.</w:t>
      </w:r>
    </w:p>
    <w:p w:rsidR="00AE1230" w:rsidRPr="00B32870" w:rsidRDefault="00AE1230" w:rsidP="00B32870">
      <w:pPr>
        <w:spacing w:after="0" w:line="240" w:lineRule="auto"/>
        <w:outlineLvl w:val="1"/>
        <w:rPr>
          <w:rFonts w:ascii="Tahoma" w:hAnsi="Tahoma" w:cs="Tahoma"/>
          <w:b/>
          <w:bCs/>
          <w:color w:val="222222"/>
          <w:sz w:val="21"/>
          <w:szCs w:val="21"/>
        </w:rPr>
      </w:pPr>
      <w:hyperlink r:id="rId1712" w:history="1">
        <w:r w:rsidRPr="00B32870">
          <w:rPr>
            <w:rFonts w:ascii="Tahoma" w:hAnsi="Tahoma" w:cs="Tahoma"/>
            <w:b/>
            <w:bCs/>
            <w:color w:val="000000"/>
            <w:sz w:val="21"/>
          </w:rPr>
          <w:t>625. Conducătorul unui autovehicul este obligat:</w:t>
        </w:r>
      </w:hyperlink>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nu permită pasagerilor folosirea telefonului mobil în timpul mersului;</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aibă asupra sa actul de identitate, permisul de conducere, certificatul de înmatriculare sau înregistrare şi, după caz, atestatul profesional, precum şi celelalte documente prevăzute de legislaţia în vigoare;</w:t>
      </w:r>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verifice, la fiecare deplasare, presiunea din pneuri.</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13" w:history="1">
        <w:r w:rsidRPr="00B32870">
          <w:rPr>
            <w:rFonts w:ascii="Tahoma" w:hAnsi="Tahoma" w:cs="Tahoma"/>
            <w:b/>
            <w:bCs/>
            <w:color w:val="000000"/>
            <w:sz w:val="21"/>
          </w:rPr>
          <w:t>201. Ce rând trebuie să ocupaţi şi de la ce distanţă, pentru a putea executa virajul la stânga într-o intersecţie nedirijată?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rândul de lângă axa drumului, de la o distanţă de cel puţin 50 m;</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rândul din mijloc, de la o distanţă de cel puţin 100 m;</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rândul de lângă bordură, de la o distanţă de cel puţin 50 m.</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714" w:history="1">
        <w:r w:rsidRPr="00B32870">
          <w:rPr>
            <w:rFonts w:ascii="Arial" w:hAnsi="Arial" w:cs="Arial"/>
            <w:b/>
            <w:bCs/>
            <w:color w:val="000000"/>
            <w:sz w:val="18"/>
          </w:rPr>
          <w:t>chestionare auto 2014</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15" w:history="1">
        <w:r w:rsidRPr="00B32870">
          <w:rPr>
            <w:rFonts w:ascii="Arial" w:hAnsi="Arial" w:cs="Arial"/>
            <w:b/>
            <w:bCs/>
            <w:color w:val="000000"/>
            <w:sz w:val="18"/>
          </w:rPr>
          <w:t>drpciv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16" w:history="1">
        <w:r w:rsidRPr="00B32870">
          <w:rPr>
            <w:rFonts w:ascii="Tahoma" w:hAnsi="Tahoma" w:cs="Tahoma"/>
            <w:b/>
            <w:bCs/>
            <w:color w:val="000000"/>
            <w:sz w:val="21"/>
          </w:rPr>
          <w:t>190. Semnalul galben intermitent al semaforului:</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anunţă apariţia semnalului roşu;</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obligă conducătorii vehiculelor să reducă viteza şi să circule respectând regulile de circulaţie aplicabile în acea intersecţie;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interzice intrarea în intersecţie.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717" w:history="1">
        <w:r w:rsidRPr="00B32870">
          <w:rPr>
            <w:rFonts w:ascii="Arial" w:hAnsi="Arial" w:cs="Arial"/>
            <w:b/>
            <w:bCs/>
            <w:color w:val="000000"/>
            <w:sz w:val="18"/>
          </w:rPr>
          <w:t>permis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18" w:history="1">
        <w:r w:rsidRPr="00B32870">
          <w:rPr>
            <w:rFonts w:ascii="Arial" w:hAnsi="Arial" w:cs="Arial"/>
            <w:b/>
            <w:bCs/>
            <w:color w:val="000000"/>
            <w:sz w:val="18"/>
          </w:rPr>
          <w:t>permis cat b</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719" w:history="1">
        <w:r>
          <w:rPr>
            <w:noProof/>
          </w:rPr>
          <w:pict>
            <v:shape id="Picture 154" o:spid="_x0000_s1177" type="#_x0000_t75" alt="http://e-drpciv.ro/poze2/268.jpg" href="http://e-drpciv.ro/poze2/268.j" style="position:absolute;margin-left:65pt;margin-top:0;width:105pt;height:78.75pt;z-index:251812864;visibility:visible;mso-wrap-distance-left:0;mso-wrap-distance-right:0;mso-position-horizontal:right;mso-position-horizontal-relative:text;mso-position-vertical-relative:line" o:allowoverlap="f" o:button="t">
              <v:fill o:detectmouseclick="t"/>
              <v:imagedata r:id="rId1720"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21" w:history="1">
        <w:r w:rsidRPr="00B32870">
          <w:rPr>
            <w:rFonts w:ascii="Tahoma" w:hAnsi="Tahoma" w:cs="Tahoma"/>
            <w:b/>
            <w:bCs/>
            <w:color w:val="000000"/>
            <w:sz w:val="21"/>
          </w:rPr>
          <w:t>268. Cum veţi proceda la întâlnirea indicatorului alăturat?</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circulaţi cu atenţie, deoarece urmează o intersecţie cu cedarea trecerii la 300 m;</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reduceţi viteza, vă asiguraţi şi cedaţi trecerea tuturor vehiculelor care circulă pe o distanţă de 300 m;</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circulaţi cu atenţie, pentru a putea opri în condiţii de siguranţă, în maximum 300 m.</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722" w:history="1">
        <w:r w:rsidRPr="00B32870">
          <w:rPr>
            <w:rFonts w:ascii="Arial" w:hAnsi="Arial" w:cs="Arial"/>
            <w:b/>
            <w:bCs/>
            <w:color w:val="000000"/>
            <w:sz w:val="18"/>
          </w:rPr>
          <w:t>intrebari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23" w:history="1">
        <w:r w:rsidRPr="00B32870">
          <w:rPr>
            <w:rFonts w:ascii="Arial" w:hAnsi="Arial" w:cs="Arial"/>
            <w:b/>
            <w:bCs/>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724" w:history="1">
        <w:r>
          <w:rPr>
            <w:noProof/>
          </w:rPr>
          <w:pict>
            <v:shape id="Picture 155" o:spid="_x0000_s1178" type="#_x0000_t75" alt="http://e-drpciv.ro/poze2/267.jpg" href="http://e-drpciv.ro/poze2/267.j" style="position:absolute;margin-left:65pt;margin-top:0;width:105pt;height:78.75pt;z-index:251813888;visibility:visible;mso-wrap-distance-left:0;mso-wrap-distance-right:0;mso-position-horizontal:right;mso-position-horizontal-relative:text;mso-position-vertical-relative:line" o:allowoverlap="f" o:button="t">
              <v:fill o:detectmouseclick="t"/>
              <v:imagedata r:id="rId1725"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26" w:history="1">
        <w:r w:rsidRPr="00B32870">
          <w:rPr>
            <w:rFonts w:ascii="Tahoma" w:hAnsi="Tahoma" w:cs="Tahoma"/>
            <w:b/>
            <w:bCs/>
            <w:color w:val="000000"/>
            <w:sz w:val="21"/>
          </w:rPr>
          <w:t>267. Ce informaţie oferă indicatorul?</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indică un traseu de drum deschis traficului internaţional;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interzice accesul autoturismelor în oraş şi indică traseul de urmat pentru ocolirea acestuia;</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indică traseul de ocolire a localităţii.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2 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727" w:history="1">
        <w:r w:rsidRPr="00B32870">
          <w:rPr>
            <w:rFonts w:ascii="Arial" w:hAnsi="Arial" w:cs="Arial"/>
            <w:color w:val="000000"/>
            <w:sz w:val="18"/>
          </w:rPr>
          <w:t>teste auto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28" w:history="1">
        <w:r w:rsidRPr="00B32870">
          <w:rPr>
            <w:rFonts w:ascii="Arial" w:hAnsi="Arial" w:cs="Arial"/>
            <w:color w:val="000000"/>
            <w:sz w:val="18"/>
          </w:rPr>
          <w:t>permis auto cat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29" w:history="1">
        <w:r w:rsidRPr="00B32870">
          <w:rPr>
            <w:rFonts w:ascii="Tahoma" w:hAnsi="Tahoma" w:cs="Tahoma"/>
            <w:b/>
            <w:bCs/>
            <w:color w:val="000000"/>
            <w:sz w:val="21"/>
          </w:rPr>
          <w:t>27. Cum procedaţi la întâlnirea unui obstacol pe sensul dumneavoastră de mers, în situaţia în care pentru a-l depăşi intraţi pe contrasens, iar din faţă se apropie alt vehicul:</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reduceţi viteza şi, la nevoie, opriţi;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opriţi şi înlăturaţi obstacolul;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opriţi şi aşteptaţi echipajul de intervenţie.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730" w:history="1">
        <w:r w:rsidRPr="00B32870">
          <w:rPr>
            <w:rFonts w:ascii="Arial" w:hAnsi="Arial" w:cs="Arial"/>
            <w:b/>
            <w:bCs/>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31" w:history="1">
        <w:r w:rsidRPr="00B32870">
          <w:rPr>
            <w:rFonts w:ascii="Arial" w:hAnsi="Arial" w:cs="Arial"/>
            <w:color w:val="000000"/>
            <w:sz w:val="18"/>
          </w:rPr>
          <w:t>permis auto categoria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732" w:history="1">
        <w:r>
          <w:rPr>
            <w:noProof/>
          </w:rPr>
          <w:pict>
            <v:shape id="Picture 156" o:spid="_x0000_s1179" type="#_x0000_t75" alt="http://e-drpciv.ro/poze2/857.jpg" href="http://e-drpciv.ro/poze2/857.j" style="position:absolute;margin-left:65pt;margin-top:0;width:105pt;height:78.75pt;z-index:251814912;visibility:visible;mso-wrap-distance-left:0;mso-wrap-distance-right:0;mso-position-horizontal:right;mso-position-horizontal-relative:text;mso-position-vertical-relative:line" o:allowoverlap="f" o:button="t">
              <v:fill o:detectmouseclick="t"/>
              <v:imagedata r:id="rId1733"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34" w:history="1">
        <w:r w:rsidRPr="00B32870">
          <w:rPr>
            <w:rFonts w:ascii="Tahoma" w:hAnsi="Tahoma" w:cs="Tahoma"/>
            <w:b/>
            <w:bCs/>
            <w:color w:val="000000"/>
            <w:sz w:val="21"/>
          </w:rPr>
          <w:t>857. În ce ordine trec prin intersecţia prezentată cele trei autovehicule?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albastru, roşu, verde;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albastru, verde, roşu;</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roşu, albastru, verde.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735" w:history="1">
        <w:r w:rsidRPr="00B32870">
          <w:rPr>
            <w:rFonts w:ascii="Arial" w:hAnsi="Arial" w:cs="Arial"/>
            <w:color w:val="000000"/>
            <w:sz w:val="18"/>
          </w:rPr>
          <w:t>chestionare auto 2014</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36" w:history="1">
        <w:r w:rsidRPr="00B32870">
          <w:rPr>
            <w:rFonts w:ascii="Arial" w:hAnsi="Arial" w:cs="Arial"/>
            <w:color w:val="000000"/>
            <w:sz w:val="18"/>
          </w:rPr>
          <w:t>www.drpciv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37" w:history="1">
        <w:r w:rsidRPr="00B32870">
          <w:rPr>
            <w:rFonts w:ascii="Tahoma" w:hAnsi="Tahoma" w:cs="Tahoma"/>
            <w:b/>
            <w:bCs/>
            <w:color w:val="000000"/>
            <w:sz w:val="21"/>
          </w:rPr>
          <w:t>623. Fenomenul de acvaplanare generează următoarele pericole: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stropirea cu apă a parbrizului;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stropirea cu apă a clădirilor şi a pietonilor;</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pierderea controlului asupra direcţiei.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738" w:history="1">
        <w:r w:rsidRPr="00B32870">
          <w:rPr>
            <w:rFonts w:ascii="Arial" w:hAnsi="Arial" w:cs="Arial"/>
            <w:b/>
            <w:bCs/>
            <w:color w:val="000000"/>
            <w:sz w:val="18"/>
          </w:rPr>
          <w:t>www.drpciv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39" w:history="1">
        <w:r w:rsidRPr="00B32870">
          <w:rPr>
            <w:rFonts w:ascii="Arial" w:hAnsi="Arial" w:cs="Arial"/>
            <w:b/>
            <w:bCs/>
            <w:color w:val="000000"/>
            <w:sz w:val="18"/>
          </w:rPr>
          <w:t>chestionare auto 2014</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40" w:history="1">
        <w:r w:rsidRPr="00B32870">
          <w:rPr>
            <w:rFonts w:ascii="Tahoma" w:hAnsi="Tahoma" w:cs="Tahoma"/>
            <w:b/>
            <w:bCs/>
            <w:color w:val="000000"/>
            <w:sz w:val="21"/>
          </w:rPr>
          <w:t>873. Depăşirea vehiculelor pe drumurile publice este interzisă: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pe sectorul de drum unde s-a format o coloană de autovehicule în aşteptare, dacă prin aceasta se intră pe sensul opus de circulaţie;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în intersecţiile dirijate doar cu indicatoare rutiere;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atunci când cel depăşit este remorcat şi are puse în funcţiune luminile de avarie.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2 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741" w:history="1">
        <w:r w:rsidRPr="00B32870">
          <w:rPr>
            <w:rFonts w:ascii="Arial" w:hAnsi="Arial" w:cs="Arial"/>
            <w:b/>
            <w:bCs/>
            <w:color w:val="000000"/>
            <w:sz w:val="18"/>
          </w:rPr>
          <w:t>examen permis</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42" w:history="1">
        <w:r w:rsidRPr="00B32870">
          <w:rPr>
            <w:rFonts w:ascii="Arial" w:hAnsi="Arial" w:cs="Arial"/>
            <w:b/>
            <w:bCs/>
            <w:color w:val="000000"/>
            <w:sz w:val="18"/>
          </w:rPr>
          <w:t>drpciv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43" w:history="1">
        <w:r w:rsidRPr="00B32870">
          <w:rPr>
            <w:rFonts w:ascii="Tahoma" w:hAnsi="Tahoma" w:cs="Tahoma"/>
            <w:b/>
            <w:bCs/>
            <w:color w:val="000000"/>
            <w:sz w:val="21"/>
          </w:rPr>
          <w:t>133. Ce obligaţii vă revin dacă, într-o intersecţie, viraţi la stânga pe semnalul verde al semaforului?</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nicio obligaţie;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acordaţi prioritate de trecere mijloacelor de transport public de persoane;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acordaţi prioritate de trecere atât vehiculelor care circulă din sens opus, cât şi pietonilor aflaţi în traversare pe sensul dumneavoastră de mers.</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744" w:history="1">
        <w:r w:rsidRPr="00B32870">
          <w:rPr>
            <w:rFonts w:ascii="Arial" w:hAnsi="Arial" w:cs="Arial"/>
            <w:color w:val="000000"/>
            <w:sz w:val="18"/>
          </w:rPr>
          <w:t>permis cat tr</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45" w:history="1">
        <w:r w:rsidRPr="00B32870">
          <w:rPr>
            <w:rFonts w:ascii="Arial" w:hAnsi="Arial" w:cs="Arial"/>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46" w:history="1">
        <w:r w:rsidRPr="00B32870">
          <w:rPr>
            <w:rFonts w:ascii="Tahoma" w:hAnsi="Tahoma" w:cs="Tahoma"/>
            <w:b/>
            <w:bCs/>
            <w:color w:val="000000"/>
            <w:sz w:val="21"/>
          </w:rPr>
          <w:t>58. Ce se înţelege prin distanţa de cel puţin 50 m de la care conducătorul de autovehicul este obligat să semnalizeze intenţia de a depăşi în localitate?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distanţa dintre autovehiculul care depăşeşte şi cel care urmează să fie depăşit;</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distanţa dintre locul în care s-a semnalizat intenţia de a depăşi şi locul în care se schimbă poziţia de mers a autovehiculelor pentru începerea depăşirii;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distanţa dintre autovehiculul angajat în depăşire şi locul unde efectuează depăşirea.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747" w:history="1">
        <w:r w:rsidRPr="00B32870">
          <w:rPr>
            <w:rFonts w:ascii="Arial" w:hAnsi="Arial" w:cs="Arial"/>
            <w:color w:val="000000"/>
            <w:sz w:val="18"/>
          </w:rPr>
          <w:t>drpciv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48" w:history="1">
        <w:r w:rsidRPr="00B32870">
          <w:rPr>
            <w:rFonts w:ascii="Arial" w:hAnsi="Arial" w:cs="Arial"/>
            <w:color w:val="000000"/>
            <w:sz w:val="18"/>
          </w:rPr>
          <w:t>permis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49" w:history="1">
        <w:r w:rsidRPr="00B32870">
          <w:rPr>
            <w:rFonts w:ascii="Tahoma" w:hAnsi="Tahoma" w:cs="Tahoma"/>
            <w:b/>
            <w:bCs/>
            <w:color w:val="000000"/>
            <w:sz w:val="21"/>
          </w:rPr>
          <w:t>282. Pe o porţiune de drum acoperită cu polei, sesizaţi impactul inevitabil cu un câine. Cum veţi proceda pentru evitarea unui accident?</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consideraţi că o asemenea situaţie nu vi se poate întâmpla;</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eliberaţi acceleraţia, menţineţi ferm volanul pe direcţia de deplasare, fiind pregătit pentru a stabiliza autovehiculul după impact, prin manevrarea lină a volanului;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încercaţi, pe cât posibil, să evitaţi impactul frontal, prin manevrarea bruscă a volanului în direcţia de deplasare opusă câinelui.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750" w:history="1">
        <w:r w:rsidRPr="00B32870">
          <w:rPr>
            <w:rFonts w:ascii="Arial" w:hAnsi="Arial" w:cs="Arial"/>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51" w:history="1">
        <w:r w:rsidRPr="00B32870">
          <w:rPr>
            <w:rFonts w:ascii="Arial" w:hAnsi="Arial" w:cs="Arial"/>
            <w:b/>
            <w:bCs/>
            <w:color w:val="000000"/>
            <w:sz w:val="18"/>
          </w:rPr>
          <w:t>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752" w:history="1">
        <w:r>
          <w:rPr>
            <w:noProof/>
          </w:rPr>
          <w:pict>
            <v:shape id="Picture 157" o:spid="_x0000_s1180" type="#_x0000_t75" alt="http://e-drpciv.ro/poze2/605.jpg" href="http://e-drpciv.ro/poze2/605.j" style="position:absolute;margin-left:65pt;margin-top:0;width:105pt;height:78.75pt;z-index:251815936;visibility:visible;mso-wrap-distance-left:0;mso-wrap-distance-right:0;mso-position-horizontal:right;mso-position-horizontal-relative:text;mso-position-vertical-relative:line" o:allowoverlap="f" o:button="t">
              <v:fill o:detectmouseclick="t"/>
              <v:imagedata r:id="rId1753"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54" w:history="1">
        <w:r w:rsidRPr="00B32870">
          <w:rPr>
            <w:rFonts w:ascii="Tahoma" w:hAnsi="Tahoma" w:cs="Tahoma"/>
            <w:b/>
            <w:bCs/>
            <w:color w:val="000000"/>
            <w:sz w:val="21"/>
          </w:rPr>
          <w:t>605. Indicatorul semnifică: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o trecere la nivel cu calea ferată;</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o trecere la nivel cu calea ferată industrială;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apropierea de un depou de tramvaie.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hyperlink r:id="rId1755" w:history="1">
        <w:r w:rsidRPr="00B32870">
          <w:rPr>
            <w:rFonts w:ascii="Arial" w:hAnsi="Arial" w:cs="Arial"/>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56" w:history="1">
        <w:r w:rsidRPr="00B32870">
          <w:rPr>
            <w:rFonts w:ascii="Arial" w:hAnsi="Arial" w:cs="Arial"/>
            <w:b/>
            <w:bCs/>
            <w:color w:val="000000"/>
            <w:sz w:val="18"/>
          </w:rPr>
          <w:t>teste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57" w:history="1">
        <w:r w:rsidRPr="00B32870">
          <w:rPr>
            <w:rFonts w:ascii="Tahoma" w:hAnsi="Tahoma" w:cs="Tahoma"/>
            <w:b/>
            <w:bCs/>
            <w:color w:val="000000"/>
            <w:sz w:val="21"/>
          </w:rPr>
          <w:t>770. Distrugerea, degradarea sau aducerea în stare de neîntrebuinţare, în mod intenţionat, a indicatoarelor, semafoarelor, amenajărilor rutiere se pedepseşte astfel:</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cu amendă contravenţională şi puncte de penalizare;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penal;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cu suspendarea exercitării dreptului de a conduce autovehicule.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hyperlink r:id="rId1758" w:history="1">
        <w:r w:rsidRPr="00B32870">
          <w:rPr>
            <w:rFonts w:ascii="Arial" w:hAnsi="Arial" w:cs="Arial"/>
            <w:color w:val="000000"/>
            <w:sz w:val="18"/>
          </w:rPr>
          <w:t>chestionare auto 2014</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59" w:history="1">
        <w:r w:rsidRPr="00B32870">
          <w:rPr>
            <w:rFonts w:ascii="Arial" w:hAnsi="Arial" w:cs="Arial"/>
            <w:color w:val="000000"/>
            <w:sz w:val="18"/>
          </w:rPr>
          <w:t>www drpciv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60" w:history="1">
        <w:r w:rsidRPr="00B32870">
          <w:rPr>
            <w:rFonts w:ascii="Tahoma" w:hAnsi="Tahoma" w:cs="Tahoma"/>
            <w:b/>
            <w:bCs/>
            <w:color w:val="000000"/>
            <w:sz w:val="21"/>
          </w:rPr>
          <w:t>3729. Ce poate cauza transmiterea unor vibraţii la volan?</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presiunea în pneuri este superioară celei recomandate de constructor;</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pneurile insuficient umflate sau neechilibrate;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producerea unei explozii la un pneu.</w:t>
      </w:r>
    </w:p>
    <w:p w:rsidR="00AE1230" w:rsidRPr="00B32870" w:rsidRDefault="00AE1230" w:rsidP="00B32870">
      <w:pPr>
        <w:spacing w:after="0" w:line="240" w:lineRule="auto"/>
        <w:outlineLvl w:val="1"/>
        <w:rPr>
          <w:rFonts w:ascii="Tahoma" w:hAnsi="Tahoma" w:cs="Tahoma"/>
          <w:b/>
          <w:bCs/>
          <w:color w:val="222222"/>
          <w:sz w:val="21"/>
          <w:szCs w:val="21"/>
        </w:rPr>
      </w:pPr>
      <w:hyperlink r:id="rId1761" w:history="1">
        <w:r w:rsidRPr="00B32870">
          <w:rPr>
            <w:rFonts w:ascii="Tahoma" w:hAnsi="Tahoma" w:cs="Tahoma"/>
            <w:b/>
            <w:bCs/>
            <w:color w:val="000000"/>
            <w:sz w:val="21"/>
          </w:rPr>
          <w:t>72. Cum veţi proceda pentru a traversa intersecţia dacă întâlniţi indicatorul „Cedează trecerea“?</w:t>
        </w:r>
      </w:hyperlink>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reduceţi viteza numai dacă se apropie vreun autovehicul;</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reduceţi viteza, vă asiguraţi, iar dacă pe drumul transversal circulă în acel moment alte vehicule, opriţi pentru a le acorda prioritate de trecere;</w:t>
      </w:r>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reduceţi viteza şi vă asiguraţi, pentru a fi în măsură să acordaţi prioritate de trecere vehiculelor care circulă din partea dreaptă.</w:t>
      </w:r>
    </w:p>
    <w:p w:rsidR="00AE1230" w:rsidRPr="00B32870" w:rsidRDefault="00AE1230" w:rsidP="00B32870">
      <w:pPr>
        <w:shd w:val="clear" w:color="auto" w:fill="C9DBE7"/>
        <w:spacing w:after="0" w:line="240" w:lineRule="auto"/>
        <w:jc w:val="center"/>
        <w:rPr>
          <w:ins w:id="1353" w:author="Unknown"/>
          <w:rFonts w:ascii="Arial" w:hAnsi="Arial" w:cs="Arial"/>
          <w:color w:val="000000"/>
          <w:sz w:val="18"/>
          <w:szCs w:val="18"/>
        </w:rPr>
      </w:pPr>
      <w:ins w:id="1354" w:author="Unknown">
        <w:r w:rsidRPr="00B32870">
          <w:rPr>
            <w:rFonts w:ascii="Arial" w:hAnsi="Arial" w:cs="Arial"/>
            <w:color w:val="000000"/>
            <w:sz w:val="18"/>
            <w:szCs w:val="18"/>
            <w:bdr w:val="none" w:sz="0" w:space="0" w:color="auto" w:frame="1"/>
          </w:rPr>
          <w:br/>
        </w:r>
      </w:ins>
    </w:p>
    <w:p w:rsidR="00AE1230" w:rsidRPr="00B32870" w:rsidRDefault="00AE1230" w:rsidP="00B32870">
      <w:pPr>
        <w:shd w:val="clear" w:color="auto" w:fill="FCFDFD"/>
        <w:spacing w:after="0" w:line="240" w:lineRule="auto"/>
        <w:rPr>
          <w:ins w:id="1355" w:author="Unknown"/>
          <w:rFonts w:ascii="Arial" w:hAnsi="Arial" w:cs="Arial"/>
          <w:color w:val="222222"/>
          <w:sz w:val="18"/>
          <w:szCs w:val="18"/>
        </w:rPr>
      </w:pPr>
      <w:ins w:id="1356"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"http://e-drpciv.ro/poze2/326.jpg" </w:instrText>
        </w:r>
      </w:ins>
      <w:r w:rsidRPr="009316C1">
        <w:rPr>
          <w:rFonts w:ascii="Arial" w:hAnsi="Arial" w:cs="Arial"/>
          <w:color w:val="222222"/>
          <w:sz w:val="18"/>
          <w:szCs w:val="18"/>
        </w:rPr>
      </w:r>
      <w:ins w:id="1357" w:author="Unknown">
        <w:r w:rsidRPr="00B32870">
          <w:rPr>
            <w:rFonts w:ascii="Arial" w:hAnsi="Arial" w:cs="Arial"/>
            <w:color w:val="222222"/>
            <w:sz w:val="18"/>
            <w:szCs w:val="18"/>
          </w:rPr>
          <w:fldChar w:fldCharType="separate"/>
        </w:r>
      </w:ins>
      <w:r>
        <w:rPr>
          <w:noProof/>
        </w:rPr>
        <w:pict>
          <v:shape id="Picture 158" o:spid="_x0000_s1181" type="#_x0000_t75" alt="http://e-drpciv.ro/poze2/326.jpg" href="http://e-drpciv.ro/poze2/326.j" style="position:absolute;margin-left:65pt;margin-top:0;width:105pt;height:78.75pt;z-index:251816960;visibility:visible;mso-wrap-distance-left:0;mso-wrap-distance-right:0;mso-position-horizontal:right;mso-position-horizontal-relative:text;mso-position-vertical-relative:line" o:allowoverlap="f" o:button="t">
            <v:fill o:detectmouseclick="t"/>
            <v:imagedata r:id="rId1762" o:title=""/>
            <w10:wrap type="square"/>
          </v:shape>
        </w:pict>
      </w:r>
      <w:ins w:id="1358"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359" w:author="Unknown"/>
          <w:rFonts w:ascii="Tahoma" w:hAnsi="Tahoma" w:cs="Tahoma"/>
          <w:b/>
          <w:bCs/>
          <w:color w:val="222222"/>
          <w:sz w:val="21"/>
          <w:szCs w:val="21"/>
        </w:rPr>
      </w:pPr>
      <w:ins w:id="1360"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"http://e-drpciv.ro/intrebare/326/indicatorul_din_imagine_va_avertizeaza_ca_urmeaza" </w:instrText>
        </w:r>
      </w:ins>
      <w:r w:rsidRPr="009316C1">
        <w:rPr>
          <w:rFonts w:ascii="Tahoma" w:hAnsi="Tahoma" w:cs="Tahoma"/>
          <w:b/>
          <w:bCs/>
          <w:color w:val="222222"/>
          <w:sz w:val="21"/>
          <w:szCs w:val="21"/>
        </w:rPr>
      </w:r>
      <w:ins w:id="1361"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326. Indicatorul din imagine vă avertizează că urmează:</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362" w:author="Unknown"/>
          <w:rFonts w:ascii="Arial" w:hAnsi="Arial" w:cs="Arial"/>
          <w:color w:val="222222"/>
          <w:sz w:val="18"/>
          <w:szCs w:val="18"/>
        </w:rPr>
      </w:pPr>
      <w:ins w:id="1363"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o succesiune de curbe pe o distanţă de 1,5 km, prima curbă fiind la stânga;</w:t>
        </w:r>
      </w:ins>
    </w:p>
    <w:p w:rsidR="00AE1230" w:rsidRPr="00B32870" w:rsidRDefault="00AE1230" w:rsidP="00B32870">
      <w:pPr>
        <w:shd w:val="clear" w:color="auto" w:fill="FCFDFD"/>
        <w:spacing w:after="30" w:line="240" w:lineRule="auto"/>
        <w:rPr>
          <w:ins w:id="1364" w:author="Unknown"/>
          <w:rFonts w:ascii="Arial" w:hAnsi="Arial" w:cs="Arial"/>
          <w:color w:val="222222"/>
          <w:sz w:val="18"/>
          <w:szCs w:val="18"/>
        </w:rPr>
      </w:pPr>
      <w:ins w:id="1365"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o succesiune de curbe în rampă la o distanţă de 1,5 km faţă de indicator, prima curbă fiind la dreapta;</w:t>
        </w:r>
      </w:ins>
    </w:p>
    <w:p w:rsidR="00AE1230" w:rsidRPr="00B32870" w:rsidRDefault="00AE1230" w:rsidP="00B32870">
      <w:pPr>
        <w:shd w:val="clear" w:color="auto" w:fill="FCFDFD"/>
        <w:spacing w:after="30" w:line="240" w:lineRule="auto"/>
        <w:rPr>
          <w:ins w:id="1366" w:author="Unknown"/>
          <w:rFonts w:ascii="Arial" w:hAnsi="Arial" w:cs="Arial"/>
          <w:color w:val="222222"/>
          <w:sz w:val="18"/>
          <w:szCs w:val="18"/>
        </w:rPr>
      </w:pPr>
      <w:ins w:id="1367"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o curbă dublă, prima la dreapta, la o distanţă de 1,5 km faţă de indicator.</w:t>
        </w:r>
      </w:ins>
    </w:p>
    <w:p w:rsidR="00AE1230" w:rsidRPr="00B32870" w:rsidRDefault="00AE1230" w:rsidP="00B32870">
      <w:pPr>
        <w:shd w:val="clear" w:color="auto" w:fill="5C9CCC"/>
        <w:spacing w:after="0" w:line="240" w:lineRule="auto"/>
        <w:rPr>
          <w:ins w:id="1368" w:author="Unknown"/>
          <w:rFonts w:ascii="Arial" w:hAnsi="Arial" w:cs="Arial"/>
          <w:b/>
          <w:bCs/>
          <w:color w:val="FFFFFF"/>
          <w:sz w:val="18"/>
          <w:szCs w:val="18"/>
        </w:rPr>
      </w:pPr>
      <w:ins w:id="1369"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370" w:author="Unknown"/>
          <w:rFonts w:ascii="Arial" w:hAnsi="Arial" w:cs="Arial"/>
          <w:color w:val="222222"/>
          <w:sz w:val="18"/>
          <w:szCs w:val="18"/>
        </w:rPr>
      </w:pPr>
      <w:ins w:id="1371"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1372" w:author="Unknown">
        <w:r w:rsidRPr="00B32870">
          <w:rPr>
            <w:rFonts w:ascii="Arial" w:hAnsi="Arial" w:cs="Arial"/>
            <w:color w:val="222222"/>
            <w:sz w:val="18"/>
            <w:szCs w:val="18"/>
          </w:rPr>
          <w:fldChar w:fldCharType="separate"/>
        </w:r>
        <w:r w:rsidRPr="00B32870">
          <w:rPr>
            <w:rFonts w:ascii="Arial" w:hAnsi="Arial" w:cs="Arial"/>
            <w:b/>
            <w:bCs/>
            <w:color w:val="000000"/>
            <w:sz w:val="18"/>
          </w:rPr>
          <w:t>examen permis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"http://e-drpciv.ro/tag/permis-cat-tr" </w:instrText>
        </w:r>
      </w:ins>
      <w:r w:rsidRPr="009316C1">
        <w:rPr>
          <w:rFonts w:ascii="Arial" w:hAnsi="Arial" w:cs="Arial"/>
          <w:color w:val="222222"/>
          <w:sz w:val="18"/>
          <w:szCs w:val="18"/>
        </w:rPr>
      </w:r>
      <w:ins w:id="1373" w:author="Unknown">
        <w:r w:rsidRPr="00B32870">
          <w:rPr>
            <w:rFonts w:ascii="Arial" w:hAnsi="Arial" w:cs="Arial"/>
            <w:color w:val="222222"/>
            <w:sz w:val="18"/>
            <w:szCs w:val="18"/>
          </w:rPr>
          <w:fldChar w:fldCharType="separate"/>
        </w:r>
        <w:r w:rsidRPr="00B32870">
          <w:rPr>
            <w:rFonts w:ascii="Arial" w:hAnsi="Arial" w:cs="Arial"/>
            <w:b/>
            <w:bCs/>
            <w:color w:val="000000"/>
            <w:sz w:val="18"/>
          </w:rPr>
          <w:t>permis cat tr</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374" w:author="Unknown"/>
          <w:rFonts w:ascii="Arial" w:hAnsi="Arial" w:cs="Arial"/>
          <w:color w:val="222222"/>
          <w:sz w:val="18"/>
          <w:szCs w:val="18"/>
        </w:rPr>
      </w:pPr>
      <w:ins w:id="1375"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"http://e-drpciv.ro/poze2/253.jpg" </w:instrText>
        </w:r>
      </w:ins>
      <w:r w:rsidRPr="009316C1">
        <w:rPr>
          <w:rFonts w:ascii="Arial" w:hAnsi="Arial" w:cs="Arial"/>
          <w:color w:val="222222"/>
          <w:sz w:val="18"/>
          <w:szCs w:val="18"/>
        </w:rPr>
      </w:r>
      <w:ins w:id="1376" w:author="Unknown">
        <w:r w:rsidRPr="00B32870">
          <w:rPr>
            <w:rFonts w:ascii="Arial" w:hAnsi="Arial" w:cs="Arial"/>
            <w:color w:val="222222"/>
            <w:sz w:val="18"/>
            <w:szCs w:val="18"/>
          </w:rPr>
          <w:fldChar w:fldCharType="separate"/>
        </w:r>
      </w:ins>
      <w:r>
        <w:rPr>
          <w:noProof/>
        </w:rPr>
        <w:pict>
          <v:shape id="Picture 159" o:spid="_x0000_s1182" type="#_x0000_t75" alt="http://e-drpciv.ro/poze2/253.jpg" href="http://e-drpciv.ro/poze2/253.j" style="position:absolute;margin-left:65pt;margin-top:0;width:105pt;height:78.75pt;z-index:251817984;visibility:visible;mso-wrap-distance-left:0;mso-wrap-distance-right:0;mso-position-horizontal:right;mso-position-horizontal-relative:text;mso-position-vertical-relative:line" o:allowoverlap="f" o:button="t">
            <v:fill o:detectmouseclick="t"/>
            <v:imagedata r:id="rId1763" o:title=""/>
            <w10:wrap type="square"/>
          </v:shape>
        </w:pict>
      </w:r>
      <w:ins w:id="1377"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378" w:author="Unknown"/>
          <w:rFonts w:ascii="Tahoma" w:hAnsi="Tahoma" w:cs="Tahoma"/>
          <w:b/>
          <w:bCs/>
          <w:color w:val="222222"/>
          <w:sz w:val="21"/>
          <w:szCs w:val="21"/>
        </w:rPr>
      </w:pPr>
      <w:ins w:id="1379"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"http://e-drpciv.ro/intrebare/253/care_dintre_cele_trei_vehicule_va_trece_al_doilea_prin_intersectie" </w:instrText>
        </w:r>
      </w:ins>
      <w:r w:rsidRPr="009316C1">
        <w:rPr>
          <w:rFonts w:ascii="Tahoma" w:hAnsi="Tahoma" w:cs="Tahoma"/>
          <w:b/>
          <w:bCs/>
          <w:color w:val="222222"/>
          <w:sz w:val="21"/>
          <w:szCs w:val="21"/>
        </w:rPr>
      </w:r>
      <w:ins w:id="1380"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253. Care dintre cele trei vehicule va trece al doilea prin intersecţie?</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381" w:author="Unknown"/>
          <w:rFonts w:ascii="Arial" w:hAnsi="Arial" w:cs="Arial"/>
          <w:color w:val="222222"/>
          <w:sz w:val="18"/>
          <w:szCs w:val="18"/>
        </w:rPr>
      </w:pPr>
      <w:ins w:id="1382"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autoturismul verde;</w:t>
        </w:r>
      </w:ins>
    </w:p>
    <w:p w:rsidR="00AE1230" w:rsidRPr="00B32870" w:rsidRDefault="00AE1230" w:rsidP="00B32870">
      <w:pPr>
        <w:shd w:val="clear" w:color="auto" w:fill="FCFDFD"/>
        <w:spacing w:after="30" w:line="240" w:lineRule="auto"/>
        <w:rPr>
          <w:ins w:id="1383" w:author="Unknown"/>
          <w:rFonts w:ascii="Arial" w:hAnsi="Arial" w:cs="Arial"/>
          <w:color w:val="222222"/>
          <w:sz w:val="18"/>
          <w:szCs w:val="18"/>
        </w:rPr>
      </w:pPr>
      <w:ins w:id="1384"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autoturismul roşu;</w:t>
        </w:r>
      </w:ins>
    </w:p>
    <w:p w:rsidR="00AE1230" w:rsidRPr="00B32870" w:rsidRDefault="00AE1230" w:rsidP="00B32870">
      <w:pPr>
        <w:shd w:val="clear" w:color="auto" w:fill="FCFDFD"/>
        <w:spacing w:after="30" w:line="240" w:lineRule="auto"/>
        <w:rPr>
          <w:ins w:id="1385" w:author="Unknown"/>
          <w:rFonts w:ascii="Arial" w:hAnsi="Arial" w:cs="Arial"/>
          <w:color w:val="222222"/>
          <w:sz w:val="18"/>
          <w:szCs w:val="18"/>
        </w:rPr>
      </w:pPr>
      <w:ins w:id="1386"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autocamionul.</w:t>
        </w:r>
      </w:ins>
    </w:p>
    <w:p w:rsidR="00AE1230" w:rsidRPr="00B32870" w:rsidRDefault="00AE1230" w:rsidP="00B32870">
      <w:pPr>
        <w:shd w:val="clear" w:color="auto" w:fill="5C9CCC"/>
        <w:spacing w:after="0" w:line="240" w:lineRule="auto"/>
        <w:rPr>
          <w:ins w:id="1387" w:author="Unknown"/>
          <w:rFonts w:ascii="Arial" w:hAnsi="Arial" w:cs="Arial"/>
          <w:b/>
          <w:bCs/>
          <w:color w:val="FFFFFF"/>
          <w:sz w:val="18"/>
          <w:szCs w:val="18"/>
        </w:rPr>
      </w:pPr>
      <w:ins w:id="1388"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389" w:author="Unknown"/>
          <w:rFonts w:ascii="Arial" w:hAnsi="Arial" w:cs="Arial"/>
          <w:color w:val="222222"/>
          <w:sz w:val="18"/>
          <w:szCs w:val="18"/>
        </w:rPr>
      </w:pPr>
      <w:ins w:id="1390"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1391" w:author="Unknown">
        <w:r w:rsidRPr="00B32870">
          <w:rPr>
            <w:rFonts w:ascii="Arial" w:hAnsi="Arial" w:cs="Arial"/>
            <w:color w:val="222222"/>
            <w:sz w:val="18"/>
            <w:szCs w:val="18"/>
          </w:rPr>
          <w:fldChar w:fldCharType="separate"/>
        </w:r>
        <w:r w:rsidRPr="00B32870">
          <w:rPr>
            <w:rFonts w:ascii="Arial" w:hAnsi="Arial" w:cs="Arial"/>
            <w:color w:val="000000"/>
            <w:sz w:val="18"/>
            <w:u w:val="single"/>
          </w:rPr>
          <w:t>examen sala</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1392" w:author="Unknown">
        <w:r w:rsidRPr="00B32870">
          <w:rPr>
            <w:rFonts w:ascii="Arial" w:hAnsi="Arial" w:cs="Arial"/>
            <w:color w:val="222222"/>
            <w:sz w:val="18"/>
            <w:szCs w:val="18"/>
          </w:rPr>
          <w:fldChar w:fldCharType="separate"/>
        </w:r>
        <w:r w:rsidRPr="00B32870">
          <w:rPr>
            <w:rFonts w:ascii="Arial" w:hAnsi="Arial" w:cs="Arial"/>
            <w:b/>
            <w:bCs/>
            <w:color w:val="000000"/>
            <w:sz w:val="18"/>
          </w:rPr>
          <w:t>www drpciv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393" w:author="Unknown"/>
          <w:rFonts w:ascii="Tahoma" w:hAnsi="Tahoma" w:cs="Tahoma"/>
          <w:b/>
          <w:bCs/>
          <w:color w:val="222222"/>
          <w:sz w:val="21"/>
          <w:szCs w:val="21"/>
        </w:rPr>
      </w:pPr>
      <w:ins w:id="1394"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"http://e-drpciv.ro/intrebare/274/aveti_obligatia_de_a_opri_imediat_autovehiculul_la_semnalele_adresate_de" </w:instrText>
        </w:r>
      </w:ins>
      <w:r w:rsidRPr="009316C1">
        <w:rPr>
          <w:rFonts w:ascii="Tahoma" w:hAnsi="Tahoma" w:cs="Tahoma"/>
          <w:b/>
          <w:bCs/>
          <w:color w:val="222222"/>
          <w:sz w:val="21"/>
          <w:szCs w:val="21"/>
        </w:rPr>
      </w:r>
      <w:ins w:id="1395"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274. Aveţi obligaţia de a opri imediat autovehiculul la semnalele adresate de:</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396" w:author="Unknown"/>
          <w:rFonts w:ascii="Arial" w:hAnsi="Arial" w:cs="Arial"/>
          <w:color w:val="222222"/>
          <w:sz w:val="18"/>
          <w:szCs w:val="18"/>
        </w:rPr>
      </w:pPr>
      <w:ins w:id="1397"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îndrumătorii de circulaţie ai Ministerului Apărării;</w:t>
        </w:r>
      </w:ins>
    </w:p>
    <w:p w:rsidR="00AE1230" w:rsidRPr="00B32870" w:rsidRDefault="00AE1230" w:rsidP="00B32870">
      <w:pPr>
        <w:shd w:val="clear" w:color="auto" w:fill="FCFDFD"/>
        <w:spacing w:after="30" w:line="240" w:lineRule="auto"/>
        <w:rPr>
          <w:ins w:id="1398" w:author="Unknown"/>
          <w:rFonts w:ascii="Arial" w:hAnsi="Arial" w:cs="Arial"/>
          <w:color w:val="222222"/>
          <w:sz w:val="18"/>
          <w:szCs w:val="18"/>
        </w:rPr>
      </w:pPr>
      <w:ins w:id="1399"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un conducător auto rămas în pană, pentru a-l remorca;</w:t>
        </w:r>
      </w:ins>
    </w:p>
    <w:p w:rsidR="00AE1230" w:rsidRPr="00B32870" w:rsidRDefault="00AE1230" w:rsidP="00B32870">
      <w:pPr>
        <w:shd w:val="clear" w:color="auto" w:fill="FCFDFD"/>
        <w:spacing w:after="30" w:line="240" w:lineRule="auto"/>
        <w:rPr>
          <w:ins w:id="1400" w:author="Unknown"/>
          <w:rFonts w:ascii="Arial" w:hAnsi="Arial" w:cs="Arial"/>
          <w:color w:val="222222"/>
          <w:sz w:val="18"/>
          <w:szCs w:val="18"/>
        </w:rPr>
      </w:pPr>
      <w:ins w:id="1401"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poliţiştii comunitari.</w:t>
        </w:r>
      </w:ins>
    </w:p>
    <w:p w:rsidR="00AE1230" w:rsidRPr="00B32870" w:rsidRDefault="00AE1230" w:rsidP="00B32870">
      <w:pPr>
        <w:shd w:val="clear" w:color="auto" w:fill="5C9CCC"/>
        <w:spacing w:after="0" w:line="240" w:lineRule="auto"/>
        <w:rPr>
          <w:ins w:id="1402" w:author="Unknown"/>
          <w:rFonts w:ascii="Arial" w:hAnsi="Arial" w:cs="Arial"/>
          <w:b/>
          <w:bCs/>
          <w:color w:val="FFFFFF"/>
          <w:sz w:val="18"/>
          <w:szCs w:val="18"/>
        </w:rPr>
      </w:pPr>
      <w:ins w:id="1403"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404" w:author="Unknown"/>
          <w:rFonts w:ascii="Arial" w:hAnsi="Arial" w:cs="Arial"/>
          <w:color w:val="222222"/>
          <w:sz w:val="18"/>
          <w:szCs w:val="18"/>
        </w:rPr>
      </w:pPr>
      <w:ins w:id="1405"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12%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1406" w:author="Unknown">
        <w:r w:rsidRPr="00B32870">
          <w:rPr>
            <w:rFonts w:ascii="Arial" w:hAnsi="Arial" w:cs="Arial"/>
            <w:color w:val="222222"/>
            <w:sz w:val="18"/>
            <w:szCs w:val="18"/>
          </w:rPr>
          <w:fldChar w:fldCharType="separate"/>
        </w:r>
        <w:r w:rsidRPr="00B32870">
          <w:rPr>
            <w:rFonts w:ascii="Arial" w:hAnsi="Arial" w:cs="Arial"/>
            <w:color w:val="000000"/>
            <w:sz w:val="18"/>
            <w:u w:val="single"/>
          </w:rPr>
          <w:t>teste auto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1407" w:author="Unknown">
        <w:r w:rsidRPr="00B32870">
          <w:rPr>
            <w:rFonts w:ascii="Arial" w:hAnsi="Arial" w:cs="Arial"/>
            <w:color w:val="222222"/>
            <w:sz w:val="18"/>
            <w:szCs w:val="18"/>
          </w:rPr>
          <w:fldChar w:fldCharType="separate"/>
        </w:r>
        <w:r w:rsidRPr="00B32870">
          <w:rPr>
            <w:rFonts w:ascii="Arial" w:hAnsi="Arial" w:cs="Arial"/>
            <w:b/>
            <w:bCs/>
            <w:color w:val="000000"/>
            <w:sz w:val="18"/>
          </w:rPr>
          <w:t>examen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408" w:author="Unknown"/>
          <w:rFonts w:ascii="Tahoma" w:hAnsi="Tahoma" w:cs="Tahoma"/>
          <w:b/>
          <w:bCs/>
          <w:color w:val="222222"/>
          <w:sz w:val="21"/>
          <w:szCs w:val="21"/>
        </w:rPr>
      </w:pPr>
      <w:ins w:id="1409"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"http://e-drpciv.ro/intrebare/1064/conducatorului_auto_i_se_interzice" </w:instrText>
        </w:r>
      </w:ins>
      <w:r w:rsidRPr="009316C1">
        <w:rPr>
          <w:rFonts w:ascii="Tahoma" w:hAnsi="Tahoma" w:cs="Tahoma"/>
          <w:b/>
          <w:bCs/>
          <w:color w:val="222222"/>
          <w:sz w:val="21"/>
          <w:szCs w:val="21"/>
        </w:rPr>
      </w:r>
      <w:ins w:id="1410"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1064. Conducătorului auto i se interzice:</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411" w:author="Unknown"/>
          <w:rFonts w:ascii="Arial" w:hAnsi="Arial" w:cs="Arial"/>
          <w:color w:val="222222"/>
          <w:sz w:val="18"/>
          <w:szCs w:val="18"/>
        </w:rPr>
      </w:pPr>
      <w:ins w:id="1412"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arunce din vehicul obiecte, substanţe sau alte bunuri;</w:t>
        </w:r>
      </w:ins>
    </w:p>
    <w:p w:rsidR="00AE1230" w:rsidRPr="00B32870" w:rsidRDefault="00AE1230" w:rsidP="00B32870">
      <w:pPr>
        <w:shd w:val="clear" w:color="auto" w:fill="FCFDFD"/>
        <w:spacing w:after="30" w:line="240" w:lineRule="auto"/>
        <w:rPr>
          <w:ins w:id="1413" w:author="Unknown"/>
          <w:rFonts w:ascii="Arial" w:hAnsi="Arial" w:cs="Arial"/>
          <w:color w:val="222222"/>
          <w:sz w:val="18"/>
          <w:szCs w:val="18"/>
        </w:rPr>
      </w:pPr>
      <w:ins w:id="1414"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deschidă uşile, dacă vehiculul este oprit sau staţionat pe partea carosabilă;</w:t>
        </w:r>
      </w:ins>
    </w:p>
    <w:p w:rsidR="00AE1230" w:rsidRPr="00B32870" w:rsidRDefault="00AE1230" w:rsidP="00B32870">
      <w:pPr>
        <w:shd w:val="clear" w:color="auto" w:fill="FCFDFD"/>
        <w:spacing w:after="30" w:line="240" w:lineRule="auto"/>
        <w:rPr>
          <w:ins w:id="1415" w:author="Unknown"/>
          <w:rFonts w:ascii="Arial" w:hAnsi="Arial" w:cs="Arial"/>
          <w:color w:val="222222"/>
          <w:sz w:val="18"/>
          <w:szCs w:val="18"/>
        </w:rPr>
      </w:pPr>
      <w:ins w:id="1416"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folosească instalaţia de sonorizare cu care este echipat autoturismul.</w:t>
        </w:r>
      </w:ins>
    </w:p>
    <w:p w:rsidR="00AE1230" w:rsidRPr="00B32870" w:rsidRDefault="00AE1230" w:rsidP="00B32870">
      <w:pPr>
        <w:shd w:val="clear" w:color="auto" w:fill="5C9CCC"/>
        <w:spacing w:after="0" w:line="240" w:lineRule="auto"/>
        <w:rPr>
          <w:ins w:id="1417" w:author="Unknown"/>
          <w:rFonts w:ascii="Arial" w:hAnsi="Arial" w:cs="Arial"/>
          <w:b/>
          <w:bCs/>
          <w:color w:val="FFFFFF"/>
          <w:sz w:val="18"/>
          <w:szCs w:val="18"/>
        </w:rPr>
      </w:pPr>
      <w:ins w:id="1418" w:author="Unknown">
        <w:r w:rsidRPr="00B32870">
          <w:rPr>
            <w:rFonts w:ascii="Arial" w:hAnsi="Arial" w:cs="Arial"/>
            <w:b/>
            <w:bCs/>
            <w:color w:val="FFFFFF"/>
            <w:sz w:val="18"/>
          </w:rPr>
          <w:t>4 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419" w:author="Unknown"/>
          <w:rFonts w:ascii="Arial" w:hAnsi="Arial" w:cs="Arial"/>
          <w:color w:val="222222"/>
          <w:sz w:val="18"/>
          <w:szCs w:val="18"/>
        </w:rPr>
      </w:pPr>
      <w:ins w:id="1420"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1421" w:author="Unknown">
        <w:r w:rsidRPr="00B32870">
          <w:rPr>
            <w:rFonts w:ascii="Arial" w:hAnsi="Arial" w:cs="Arial"/>
            <w:color w:val="222222"/>
            <w:sz w:val="18"/>
            <w:szCs w:val="18"/>
          </w:rPr>
          <w:fldChar w:fldCharType="separate"/>
        </w:r>
        <w:r w:rsidRPr="00B32870">
          <w:rPr>
            <w:rFonts w:ascii="Arial" w:hAnsi="Arial" w:cs="Arial"/>
            <w:color w:val="000000"/>
            <w:sz w:val="18"/>
            <w:u w:val="single"/>
          </w:rPr>
          <w:t>permis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"http://e-drpciv.ro/tag/intrebari-cat-B1" </w:instrText>
        </w:r>
      </w:ins>
      <w:r w:rsidRPr="009316C1">
        <w:rPr>
          <w:rFonts w:ascii="Arial" w:hAnsi="Arial" w:cs="Arial"/>
          <w:color w:val="222222"/>
          <w:sz w:val="18"/>
          <w:szCs w:val="18"/>
        </w:rPr>
      </w:r>
      <w:ins w:id="1422" w:author="Unknown">
        <w:r w:rsidRPr="00B32870">
          <w:rPr>
            <w:rFonts w:ascii="Arial" w:hAnsi="Arial" w:cs="Arial"/>
            <w:color w:val="222222"/>
            <w:sz w:val="18"/>
            <w:szCs w:val="18"/>
          </w:rPr>
          <w:fldChar w:fldCharType="separate"/>
        </w:r>
        <w:r w:rsidRPr="00B32870">
          <w:rPr>
            <w:rFonts w:ascii="Arial" w:hAnsi="Arial" w:cs="Arial"/>
            <w:b/>
            <w:bCs/>
            <w:color w:val="000000"/>
            <w:sz w:val="18"/>
          </w:rPr>
          <w:t>intrebari cat B1</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423" w:author="Unknown"/>
          <w:rFonts w:ascii="Tahoma" w:hAnsi="Tahoma" w:cs="Tahoma"/>
          <w:b/>
          <w:bCs/>
          <w:color w:val="222222"/>
          <w:sz w:val="21"/>
          <w:szCs w:val="21"/>
        </w:rPr>
      </w:pPr>
      <w:ins w:id="1424"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"http://e-drpciv.ro/intrebare/161/cum_trebuie_sa_procedeze_conducatorul_de_autovehicul_inainte_de_a_se_angaja_intr-o_depasire" </w:instrText>
        </w:r>
      </w:ins>
      <w:r w:rsidRPr="009316C1">
        <w:rPr>
          <w:rFonts w:ascii="Tahoma" w:hAnsi="Tahoma" w:cs="Tahoma"/>
          <w:b/>
          <w:bCs/>
          <w:color w:val="222222"/>
          <w:sz w:val="21"/>
          <w:szCs w:val="21"/>
        </w:rPr>
      </w:r>
      <w:ins w:id="1425"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161. Cum trebuie să procedeze conducătorul de autovehicul înainte de a se angaja într-o depăşire?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426" w:author="Unknown"/>
          <w:rFonts w:ascii="Arial" w:hAnsi="Arial" w:cs="Arial"/>
          <w:color w:val="222222"/>
          <w:sz w:val="18"/>
          <w:szCs w:val="18"/>
        </w:rPr>
      </w:pPr>
      <w:ins w:id="1427"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semnalizează şi se apropie cât mai mult de axul drumului, pentru a-şi asigura vizibilitatea asupra circulaţiei din sens opus;</w:t>
        </w:r>
      </w:ins>
    </w:p>
    <w:p w:rsidR="00AE1230" w:rsidRPr="00B32870" w:rsidRDefault="00AE1230" w:rsidP="00B32870">
      <w:pPr>
        <w:shd w:val="clear" w:color="auto" w:fill="FCFDFD"/>
        <w:spacing w:after="30" w:line="240" w:lineRule="auto"/>
        <w:rPr>
          <w:ins w:id="1428" w:author="Unknown"/>
          <w:rFonts w:ascii="Arial" w:hAnsi="Arial" w:cs="Arial"/>
          <w:color w:val="222222"/>
          <w:sz w:val="18"/>
          <w:szCs w:val="18"/>
        </w:rPr>
      </w:pPr>
      <w:ins w:id="1429"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avertizează prin semnale acustice sau optice pe conducătorul vehiculului ce urmează a fi depăşit;</w:t>
        </w:r>
      </w:ins>
    </w:p>
    <w:p w:rsidR="00AE1230" w:rsidRPr="00B32870" w:rsidRDefault="00AE1230" w:rsidP="00B32870">
      <w:pPr>
        <w:shd w:val="clear" w:color="auto" w:fill="33FF33"/>
        <w:spacing w:after="30" w:line="240" w:lineRule="auto"/>
        <w:rPr>
          <w:ins w:id="1430" w:author="Unknown"/>
          <w:rFonts w:ascii="Arial" w:hAnsi="Arial" w:cs="Arial"/>
          <w:color w:val="222222"/>
          <w:sz w:val="18"/>
          <w:szCs w:val="18"/>
        </w:rPr>
      </w:pPr>
      <w:ins w:id="1431"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se asigură că manevra se poate efectua în condiţii de siguranţă, după care semnalizează intenţia de a schimba direcţia de mers.</w:t>
        </w:r>
      </w:ins>
    </w:p>
    <w:p w:rsidR="00AE1230" w:rsidRPr="00B32870" w:rsidRDefault="00AE1230" w:rsidP="00B32870">
      <w:pPr>
        <w:shd w:val="clear" w:color="auto" w:fill="5C9CCC"/>
        <w:spacing w:after="0" w:line="240" w:lineRule="auto"/>
        <w:rPr>
          <w:ins w:id="1432" w:author="Unknown"/>
          <w:rFonts w:ascii="Arial" w:hAnsi="Arial" w:cs="Arial"/>
          <w:b/>
          <w:bCs/>
          <w:color w:val="FFFFFF"/>
          <w:sz w:val="18"/>
          <w:szCs w:val="18"/>
        </w:rPr>
      </w:pPr>
      <w:ins w:id="1433" w:author="Unknown">
        <w:r w:rsidRPr="00B32870">
          <w:rPr>
            <w:rFonts w:ascii="Arial" w:hAnsi="Arial" w:cs="Arial"/>
            <w:b/>
            <w:bCs/>
            <w:color w:val="FFFFFF"/>
            <w:sz w:val="18"/>
          </w:rPr>
          <w:t>3 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434" w:author="Unknown"/>
          <w:rFonts w:ascii="Arial" w:hAnsi="Arial" w:cs="Arial"/>
          <w:color w:val="222222"/>
          <w:sz w:val="18"/>
          <w:szCs w:val="18"/>
        </w:rPr>
      </w:pPr>
      <w:ins w:id="1435"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1436" w:author="Unknown">
        <w:r w:rsidRPr="00B32870">
          <w:rPr>
            <w:rFonts w:ascii="Arial" w:hAnsi="Arial" w:cs="Arial"/>
            <w:color w:val="222222"/>
            <w:sz w:val="18"/>
            <w:szCs w:val="18"/>
          </w:rPr>
          <w:fldChar w:fldCharType="separate"/>
        </w:r>
        <w:r w:rsidRPr="00B32870">
          <w:rPr>
            <w:rFonts w:ascii="Arial" w:hAnsi="Arial" w:cs="Arial"/>
            <w:b/>
            <w:bCs/>
            <w:color w:val="000000"/>
            <w:sz w:val="18"/>
          </w:rPr>
          <w:t>examen permis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1437" w:author="Unknown">
        <w:r w:rsidRPr="00B32870">
          <w:rPr>
            <w:rFonts w:ascii="Arial" w:hAnsi="Arial" w:cs="Arial"/>
            <w:color w:val="222222"/>
            <w:sz w:val="18"/>
            <w:szCs w:val="18"/>
          </w:rPr>
          <w:fldChar w:fldCharType="separate"/>
        </w:r>
        <w:r w:rsidRPr="00B32870">
          <w:rPr>
            <w:rFonts w:ascii="Arial" w:hAnsi="Arial" w:cs="Arial"/>
            <w:b/>
            <w:bCs/>
            <w:color w:val="000000"/>
            <w:sz w:val="18"/>
          </w:rPr>
          <w:t>www.drpciv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438" w:author="Unknown"/>
          <w:rFonts w:ascii="Tahoma" w:hAnsi="Tahoma" w:cs="Tahoma"/>
          <w:b/>
          <w:bCs/>
          <w:color w:val="222222"/>
          <w:sz w:val="21"/>
          <w:szCs w:val="21"/>
        </w:rPr>
      </w:pPr>
      <w:ins w:id="1439"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"http://e-drpciv.ro/intrebare/73/este_interzisa_stationarea_unui_autoturism_in_zona_marcajului_longitudinal_continuu" </w:instrText>
        </w:r>
      </w:ins>
      <w:r w:rsidRPr="009316C1">
        <w:rPr>
          <w:rFonts w:ascii="Tahoma" w:hAnsi="Tahoma" w:cs="Tahoma"/>
          <w:b/>
          <w:bCs/>
          <w:color w:val="222222"/>
          <w:sz w:val="21"/>
          <w:szCs w:val="21"/>
        </w:rPr>
      </w:r>
      <w:ins w:id="1440"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73. Este interzisă staţionarea unui autoturism în zona marcajului longitudinal continuu?</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441" w:author="Unknown"/>
          <w:rFonts w:ascii="Arial" w:hAnsi="Arial" w:cs="Arial"/>
          <w:color w:val="222222"/>
          <w:sz w:val="18"/>
          <w:szCs w:val="18"/>
        </w:rPr>
      </w:pPr>
      <w:ins w:id="1442"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w:t>
        </w:r>
      </w:ins>
    </w:p>
    <w:p w:rsidR="00AE1230" w:rsidRPr="00B32870" w:rsidRDefault="00AE1230" w:rsidP="00B32870">
      <w:pPr>
        <w:shd w:val="clear" w:color="auto" w:fill="33FF33"/>
        <w:spacing w:after="30" w:line="240" w:lineRule="auto"/>
        <w:rPr>
          <w:ins w:id="1443" w:author="Unknown"/>
          <w:rFonts w:ascii="Arial" w:hAnsi="Arial" w:cs="Arial"/>
          <w:color w:val="222222"/>
          <w:sz w:val="18"/>
          <w:szCs w:val="18"/>
        </w:rPr>
      </w:pPr>
      <w:ins w:id="1444"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 în cazul în care conducătorii celorlalte vehicule ar fi determinaţi să treacă peste marcajul respectiv;</w:t>
        </w:r>
      </w:ins>
    </w:p>
    <w:p w:rsidR="00AE1230" w:rsidRPr="00B32870" w:rsidRDefault="00AE1230" w:rsidP="00B32870">
      <w:pPr>
        <w:shd w:val="clear" w:color="auto" w:fill="FCFDFD"/>
        <w:spacing w:after="30" w:line="240" w:lineRule="auto"/>
        <w:rPr>
          <w:ins w:id="1445" w:author="Unknown"/>
          <w:rFonts w:ascii="Arial" w:hAnsi="Arial" w:cs="Arial"/>
          <w:color w:val="222222"/>
          <w:sz w:val="18"/>
          <w:szCs w:val="18"/>
        </w:rPr>
      </w:pPr>
      <w:ins w:id="1446"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legal, nu este prevăzut.</w:t>
        </w:r>
      </w:ins>
    </w:p>
    <w:p w:rsidR="00AE1230" w:rsidRPr="00B32870" w:rsidRDefault="00AE1230" w:rsidP="00B32870">
      <w:pPr>
        <w:shd w:val="clear" w:color="auto" w:fill="5C9CCC"/>
        <w:spacing w:after="0" w:line="240" w:lineRule="auto"/>
        <w:rPr>
          <w:ins w:id="1447" w:author="Unknown"/>
          <w:rFonts w:ascii="Arial" w:hAnsi="Arial" w:cs="Arial"/>
          <w:b/>
          <w:bCs/>
          <w:color w:val="FFFFFF"/>
          <w:sz w:val="18"/>
          <w:szCs w:val="18"/>
        </w:rPr>
      </w:pPr>
      <w:ins w:id="1448" w:author="Unknown">
        <w:r w:rsidRPr="00B32870">
          <w:rPr>
            <w:rFonts w:ascii="Arial" w:hAnsi="Arial" w:cs="Arial"/>
            <w:b/>
            <w:bCs/>
            <w:color w:val="FFFFFF"/>
            <w:sz w:val="18"/>
          </w:rPr>
          <w:t>2 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449" w:author="Unknown"/>
          <w:rFonts w:ascii="Arial" w:hAnsi="Arial" w:cs="Arial"/>
          <w:color w:val="222222"/>
          <w:sz w:val="18"/>
          <w:szCs w:val="18"/>
        </w:rPr>
      </w:pPr>
      <w:ins w:id="1450"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1451" w:author="Unknown">
        <w:r w:rsidRPr="00B32870">
          <w:rPr>
            <w:rFonts w:ascii="Arial" w:hAnsi="Arial" w:cs="Arial"/>
            <w:color w:val="222222"/>
            <w:sz w:val="18"/>
            <w:szCs w:val="18"/>
          </w:rPr>
          <w:fldChar w:fldCharType="separate"/>
        </w:r>
        <w:r w:rsidRPr="00B32870">
          <w:rPr>
            <w:rFonts w:ascii="Arial" w:hAnsi="Arial" w:cs="Arial"/>
            <w:color w:val="000000"/>
            <w:sz w:val="18"/>
            <w:u w:val="single"/>
          </w:rPr>
          <w:t>permis cat b1</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1452" w:author="Unknown">
        <w:r w:rsidRPr="00B32870">
          <w:rPr>
            <w:rFonts w:ascii="Arial" w:hAnsi="Arial" w:cs="Arial"/>
            <w:color w:val="222222"/>
            <w:sz w:val="18"/>
            <w:szCs w:val="18"/>
          </w:rPr>
          <w:fldChar w:fldCharType="separate"/>
        </w:r>
        <w:r w:rsidRPr="00B32870">
          <w:rPr>
            <w:rFonts w:ascii="Arial" w:hAnsi="Arial" w:cs="Arial"/>
            <w:b/>
            <w:bCs/>
            <w:color w:val="000000"/>
            <w:sz w:val="18"/>
          </w:rPr>
          <w:t>teste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453" w:author="Unknown"/>
          <w:rFonts w:ascii="Arial" w:hAnsi="Arial" w:cs="Arial"/>
          <w:color w:val="222222"/>
          <w:sz w:val="18"/>
          <w:szCs w:val="18"/>
        </w:rPr>
      </w:pPr>
      <w:ins w:id="1454"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"http://e-drpciv.ro/poze2/379.jpg" </w:instrText>
        </w:r>
      </w:ins>
      <w:r w:rsidRPr="009316C1">
        <w:rPr>
          <w:rFonts w:ascii="Arial" w:hAnsi="Arial" w:cs="Arial"/>
          <w:color w:val="222222"/>
          <w:sz w:val="18"/>
          <w:szCs w:val="18"/>
        </w:rPr>
      </w:r>
      <w:ins w:id="1455" w:author="Unknown">
        <w:r w:rsidRPr="00B32870">
          <w:rPr>
            <w:rFonts w:ascii="Arial" w:hAnsi="Arial" w:cs="Arial"/>
            <w:color w:val="222222"/>
            <w:sz w:val="18"/>
            <w:szCs w:val="18"/>
          </w:rPr>
          <w:fldChar w:fldCharType="separate"/>
        </w:r>
      </w:ins>
      <w:r>
        <w:rPr>
          <w:noProof/>
        </w:rPr>
        <w:pict>
          <v:shape id="Picture 160" o:spid="_x0000_s1183" type="#_x0000_t75" alt="http://e-drpciv.ro/poze2/379.jpg" href="http://e-drpciv.ro/poze2/379.j" style="position:absolute;margin-left:65pt;margin-top:0;width:105pt;height:78.75pt;z-index:251819008;visibility:visible;mso-wrap-distance-left:0;mso-wrap-distance-right:0;mso-position-horizontal:right;mso-position-horizontal-relative:text;mso-position-vertical-relative:line" o:allowoverlap="f" o:button="t">
            <v:fill o:detectmouseclick="t"/>
            <v:imagedata r:id="rId1764" o:title=""/>
            <w10:wrap type="square"/>
          </v:shape>
        </w:pict>
      </w:r>
      <w:ins w:id="1456"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457" w:author="Unknown"/>
          <w:rFonts w:ascii="Tahoma" w:hAnsi="Tahoma" w:cs="Tahoma"/>
          <w:b/>
          <w:bCs/>
          <w:color w:val="222222"/>
          <w:sz w:val="21"/>
          <w:szCs w:val="21"/>
        </w:rPr>
      </w:pPr>
      <w:ins w:id="1458"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"http://e-drpciv.ro/intrebare/379/ce_semnificatie_are_marcajul_rutier_din_imagine" </w:instrText>
        </w:r>
      </w:ins>
      <w:r w:rsidRPr="009316C1">
        <w:rPr>
          <w:rFonts w:ascii="Tahoma" w:hAnsi="Tahoma" w:cs="Tahoma"/>
          <w:b/>
          <w:bCs/>
          <w:color w:val="222222"/>
          <w:sz w:val="21"/>
          <w:szCs w:val="21"/>
        </w:rPr>
      </w:r>
      <w:ins w:id="1459"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379. Ce semnificaţie are marcajul rutier din imagine?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460" w:author="Unknown"/>
          <w:rFonts w:ascii="Arial" w:hAnsi="Arial" w:cs="Arial"/>
          <w:color w:val="222222"/>
          <w:sz w:val="18"/>
          <w:szCs w:val="18"/>
        </w:rPr>
      </w:pPr>
      <w:ins w:id="1461"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bandă de circulaţie destinată opririi voluntare;</w:t>
        </w:r>
      </w:ins>
    </w:p>
    <w:p w:rsidR="00AE1230" w:rsidRPr="00B32870" w:rsidRDefault="00AE1230" w:rsidP="00B32870">
      <w:pPr>
        <w:shd w:val="clear" w:color="auto" w:fill="FCFDFD"/>
        <w:spacing w:after="30" w:line="240" w:lineRule="auto"/>
        <w:rPr>
          <w:ins w:id="1462" w:author="Unknown"/>
          <w:rFonts w:ascii="Arial" w:hAnsi="Arial" w:cs="Arial"/>
          <w:color w:val="222222"/>
          <w:sz w:val="18"/>
          <w:szCs w:val="18"/>
        </w:rPr>
      </w:pPr>
      <w:ins w:id="1463"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spaţiu pentru oprirea în caz de urgenţă;</w:t>
        </w:r>
      </w:ins>
    </w:p>
    <w:p w:rsidR="00AE1230" w:rsidRPr="00B32870" w:rsidRDefault="00AE1230" w:rsidP="00B32870">
      <w:pPr>
        <w:shd w:val="clear" w:color="auto" w:fill="33FF33"/>
        <w:spacing w:after="30" w:line="240" w:lineRule="auto"/>
        <w:rPr>
          <w:ins w:id="1464" w:author="Unknown"/>
          <w:rFonts w:ascii="Arial" w:hAnsi="Arial" w:cs="Arial"/>
          <w:color w:val="222222"/>
          <w:sz w:val="18"/>
          <w:szCs w:val="18"/>
        </w:rPr>
      </w:pPr>
      <w:ins w:id="1465"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marcaj transversal de oprire.</w:t>
        </w:r>
      </w:ins>
    </w:p>
    <w:p w:rsidR="00AE1230" w:rsidRPr="00B32870" w:rsidRDefault="00AE1230" w:rsidP="00B32870">
      <w:pPr>
        <w:shd w:val="clear" w:color="auto" w:fill="5C9CCC"/>
        <w:spacing w:after="0" w:line="240" w:lineRule="auto"/>
        <w:rPr>
          <w:ins w:id="1466" w:author="Unknown"/>
          <w:rFonts w:ascii="Arial" w:hAnsi="Arial" w:cs="Arial"/>
          <w:b/>
          <w:bCs/>
          <w:color w:val="FFFFFF"/>
          <w:sz w:val="18"/>
          <w:szCs w:val="18"/>
        </w:rPr>
      </w:pPr>
      <w:ins w:id="1467"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468" w:author="Unknown"/>
          <w:rFonts w:ascii="Arial" w:hAnsi="Arial" w:cs="Arial"/>
          <w:color w:val="222222"/>
          <w:sz w:val="18"/>
          <w:szCs w:val="18"/>
        </w:rPr>
      </w:pPr>
      <w:ins w:id="1469"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1470" w:author="Unknown">
        <w:r w:rsidRPr="00B32870">
          <w:rPr>
            <w:rFonts w:ascii="Arial" w:hAnsi="Arial" w:cs="Arial"/>
            <w:color w:val="222222"/>
            <w:sz w:val="18"/>
            <w:szCs w:val="18"/>
          </w:rPr>
          <w:fldChar w:fldCharType="separate"/>
        </w:r>
        <w:r w:rsidRPr="00B32870">
          <w:rPr>
            <w:rFonts w:ascii="Arial" w:hAnsi="Arial" w:cs="Arial"/>
            <w:b/>
            <w:bCs/>
            <w:color w:val="000000"/>
            <w:sz w:val="18"/>
          </w:rPr>
          <w:t>intrebari 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1471" w:author="Unknown">
        <w:r w:rsidRPr="00B32870">
          <w:rPr>
            <w:rFonts w:ascii="Arial" w:hAnsi="Arial" w:cs="Arial"/>
            <w:color w:val="222222"/>
            <w:sz w:val="18"/>
            <w:szCs w:val="18"/>
          </w:rPr>
          <w:fldChar w:fldCharType="separate"/>
        </w:r>
        <w:r w:rsidRPr="00B32870">
          <w:rPr>
            <w:rFonts w:ascii="Arial" w:hAnsi="Arial" w:cs="Arial"/>
            <w:b/>
            <w:bCs/>
            <w:color w:val="000000"/>
            <w:sz w:val="18"/>
          </w:rPr>
          <w:t>permis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472" w:author="Unknown"/>
          <w:rFonts w:ascii="Arial" w:hAnsi="Arial" w:cs="Arial"/>
          <w:color w:val="222222"/>
          <w:sz w:val="18"/>
          <w:szCs w:val="18"/>
        </w:rPr>
      </w:pPr>
      <w:ins w:id="1473"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"http://e-drpciv.ro/poze2/330.jpg" </w:instrText>
        </w:r>
      </w:ins>
      <w:r w:rsidRPr="009316C1">
        <w:rPr>
          <w:rFonts w:ascii="Arial" w:hAnsi="Arial" w:cs="Arial"/>
          <w:color w:val="222222"/>
          <w:sz w:val="18"/>
          <w:szCs w:val="18"/>
        </w:rPr>
      </w:r>
      <w:ins w:id="1474" w:author="Unknown">
        <w:r w:rsidRPr="00B32870">
          <w:rPr>
            <w:rFonts w:ascii="Arial" w:hAnsi="Arial" w:cs="Arial"/>
            <w:color w:val="222222"/>
            <w:sz w:val="18"/>
            <w:szCs w:val="18"/>
          </w:rPr>
          <w:fldChar w:fldCharType="separate"/>
        </w:r>
      </w:ins>
      <w:r>
        <w:rPr>
          <w:noProof/>
        </w:rPr>
        <w:pict>
          <v:shape id="Picture 161" o:spid="_x0000_s1184" type="#_x0000_t75" alt="http://e-drpciv.ro/poze2/330.jpg" href="http://e-drpciv.ro/poze2/330.j" style="position:absolute;margin-left:65pt;margin-top:0;width:105pt;height:78.75pt;z-index:251820032;visibility:visible;mso-wrap-distance-left:0;mso-wrap-distance-right:0;mso-position-horizontal:right;mso-position-horizontal-relative:text;mso-position-vertical-relative:line" o:allowoverlap="f" o:button="t">
            <v:fill o:detectmouseclick="t"/>
            <v:imagedata r:id="rId1765" o:title=""/>
            <w10:wrap type="square"/>
          </v:shape>
        </w:pict>
      </w:r>
      <w:ins w:id="1475"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476" w:author="Unknown"/>
          <w:rFonts w:ascii="Tahoma" w:hAnsi="Tahoma" w:cs="Tahoma"/>
          <w:b/>
          <w:bCs/>
          <w:color w:val="222222"/>
          <w:sz w:val="21"/>
          <w:szCs w:val="21"/>
        </w:rPr>
      </w:pPr>
      <w:ins w:id="1477"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"http://e-drpciv.ro/intrebare/330/in_acest_sens_giratoriu_sunteti_incadrat_corespunzator_pentru" </w:instrText>
        </w:r>
      </w:ins>
      <w:r w:rsidRPr="009316C1">
        <w:rPr>
          <w:rFonts w:ascii="Tahoma" w:hAnsi="Tahoma" w:cs="Tahoma"/>
          <w:b/>
          <w:bCs/>
          <w:color w:val="222222"/>
          <w:sz w:val="21"/>
          <w:szCs w:val="21"/>
        </w:rPr>
      </w:r>
      <w:ins w:id="1478"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330. În acest sens giratoriu, sunteţi încadrat corespunzător pentru:</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479" w:author="Unknown"/>
          <w:rFonts w:ascii="Arial" w:hAnsi="Arial" w:cs="Arial"/>
          <w:color w:val="222222"/>
          <w:sz w:val="18"/>
          <w:szCs w:val="18"/>
        </w:rPr>
      </w:pPr>
      <w:ins w:id="1480"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 vira la dreapta;</w:t>
        </w:r>
      </w:ins>
    </w:p>
    <w:p w:rsidR="00AE1230" w:rsidRPr="00B32870" w:rsidRDefault="00AE1230" w:rsidP="00B32870">
      <w:pPr>
        <w:shd w:val="clear" w:color="auto" w:fill="33FF33"/>
        <w:spacing w:after="30" w:line="240" w:lineRule="auto"/>
        <w:rPr>
          <w:ins w:id="1481" w:author="Unknown"/>
          <w:rFonts w:ascii="Arial" w:hAnsi="Arial" w:cs="Arial"/>
          <w:color w:val="222222"/>
          <w:sz w:val="18"/>
          <w:szCs w:val="18"/>
        </w:rPr>
      </w:pPr>
      <w:ins w:id="1482"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 vira la stânga sau pentru a circula înainte;</w:t>
        </w:r>
      </w:ins>
    </w:p>
    <w:p w:rsidR="00AE1230" w:rsidRPr="00B32870" w:rsidRDefault="00AE1230" w:rsidP="00B32870">
      <w:pPr>
        <w:shd w:val="clear" w:color="auto" w:fill="FCFDFD"/>
        <w:spacing w:after="30" w:line="240" w:lineRule="auto"/>
        <w:rPr>
          <w:ins w:id="1483" w:author="Unknown"/>
          <w:rFonts w:ascii="Arial" w:hAnsi="Arial" w:cs="Arial"/>
          <w:color w:val="222222"/>
          <w:sz w:val="18"/>
          <w:szCs w:val="18"/>
        </w:rPr>
      </w:pPr>
      <w:ins w:id="1484"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 circula înainte.</w:t>
        </w:r>
      </w:ins>
    </w:p>
    <w:p w:rsidR="00AE1230" w:rsidRPr="00B32870" w:rsidRDefault="00AE1230" w:rsidP="00B32870">
      <w:pPr>
        <w:shd w:val="clear" w:color="auto" w:fill="5C9CCC"/>
        <w:spacing w:after="0" w:line="240" w:lineRule="auto"/>
        <w:rPr>
          <w:ins w:id="1485" w:author="Unknown"/>
          <w:rFonts w:ascii="Arial" w:hAnsi="Arial" w:cs="Arial"/>
          <w:b/>
          <w:bCs/>
          <w:color w:val="FFFFFF"/>
          <w:sz w:val="18"/>
          <w:szCs w:val="18"/>
        </w:rPr>
      </w:pPr>
      <w:ins w:id="1486" w:author="Unknown">
        <w:r w:rsidRPr="00B32870">
          <w:rPr>
            <w:rFonts w:ascii="Arial" w:hAnsi="Arial" w:cs="Arial"/>
            <w:b/>
            <w:bCs/>
            <w:color w:val="FFFFFF"/>
            <w:sz w:val="18"/>
          </w:rPr>
          <w:t>3 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487" w:author="Unknown"/>
          <w:rFonts w:ascii="Arial" w:hAnsi="Arial" w:cs="Arial"/>
          <w:color w:val="222222"/>
          <w:sz w:val="18"/>
          <w:szCs w:val="18"/>
        </w:rPr>
      </w:pPr>
      <w:ins w:id="1488"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1489" w:author="Unknown">
        <w:r w:rsidRPr="00B32870">
          <w:rPr>
            <w:rFonts w:ascii="Arial" w:hAnsi="Arial" w:cs="Arial"/>
            <w:color w:val="222222"/>
            <w:sz w:val="18"/>
            <w:szCs w:val="18"/>
          </w:rPr>
          <w:fldChar w:fldCharType="separate"/>
        </w:r>
        <w:r w:rsidRPr="00B32870">
          <w:rPr>
            <w:rFonts w:ascii="Arial" w:hAnsi="Arial" w:cs="Arial"/>
            <w:color w:val="000000"/>
            <w:sz w:val="18"/>
            <w:u w:val="single"/>
          </w:rPr>
          <w:t>teste auto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1490" w:author="Unknown">
        <w:r w:rsidRPr="00B32870">
          <w:rPr>
            <w:rFonts w:ascii="Arial" w:hAnsi="Arial" w:cs="Arial"/>
            <w:color w:val="222222"/>
            <w:sz w:val="18"/>
            <w:szCs w:val="18"/>
          </w:rPr>
          <w:fldChar w:fldCharType="separate"/>
        </w:r>
        <w:r w:rsidRPr="00B32870">
          <w:rPr>
            <w:rFonts w:ascii="Arial" w:hAnsi="Arial" w:cs="Arial"/>
            <w:b/>
            <w:bCs/>
            <w:color w:val="000000"/>
            <w:sz w:val="18"/>
          </w:rPr>
          <w:t>permis cat B1</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491" w:author="Unknown"/>
          <w:rFonts w:ascii="Arial" w:hAnsi="Arial" w:cs="Arial"/>
          <w:color w:val="222222"/>
          <w:sz w:val="18"/>
          <w:szCs w:val="18"/>
        </w:rPr>
      </w:pPr>
      <w:ins w:id="1492"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"http://e-drpciv.ro/poze2/649.jpg" </w:instrText>
        </w:r>
      </w:ins>
      <w:r w:rsidRPr="009316C1">
        <w:rPr>
          <w:rFonts w:ascii="Arial" w:hAnsi="Arial" w:cs="Arial"/>
          <w:color w:val="222222"/>
          <w:sz w:val="18"/>
          <w:szCs w:val="18"/>
        </w:rPr>
      </w:r>
      <w:ins w:id="1493" w:author="Unknown">
        <w:r w:rsidRPr="00B32870">
          <w:rPr>
            <w:rFonts w:ascii="Arial" w:hAnsi="Arial" w:cs="Arial"/>
            <w:color w:val="222222"/>
            <w:sz w:val="18"/>
            <w:szCs w:val="18"/>
          </w:rPr>
          <w:fldChar w:fldCharType="separate"/>
        </w:r>
      </w:ins>
      <w:r>
        <w:rPr>
          <w:noProof/>
        </w:rPr>
        <w:pict>
          <v:shape id="Picture 162" o:spid="_x0000_s1185" type="#_x0000_t75" alt="http://e-drpciv.ro/poze2/649.jpg" href="http://e-drpciv.ro/poze2/649.j" style="position:absolute;margin-left:65pt;margin-top:0;width:105pt;height:78.75pt;z-index:251821056;visibility:visible;mso-wrap-distance-left:0;mso-wrap-distance-right:0;mso-position-horizontal:right;mso-position-horizontal-relative:text;mso-position-vertical-relative:line" o:allowoverlap="f" o:button="t">
            <v:fill o:detectmouseclick="t"/>
            <v:imagedata r:id="rId1766" o:title=""/>
            <w10:wrap type="square"/>
          </v:shape>
        </w:pict>
      </w:r>
      <w:ins w:id="1494"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495" w:author="Unknown"/>
          <w:rFonts w:ascii="Tahoma" w:hAnsi="Tahoma" w:cs="Tahoma"/>
          <w:b/>
          <w:bCs/>
          <w:color w:val="222222"/>
          <w:sz w:val="21"/>
          <w:szCs w:val="21"/>
        </w:rPr>
      </w:pPr>
      <w:ins w:id="1496"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"http://e-drpciv.ro/intrebare/649/puteti_efectua_depasirea_camionului" </w:instrText>
        </w:r>
      </w:ins>
      <w:r w:rsidRPr="009316C1">
        <w:rPr>
          <w:rFonts w:ascii="Tahoma" w:hAnsi="Tahoma" w:cs="Tahoma"/>
          <w:b/>
          <w:bCs/>
          <w:color w:val="222222"/>
          <w:sz w:val="21"/>
          <w:szCs w:val="21"/>
        </w:rPr>
      </w:r>
      <w:ins w:id="1497"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649. Puteţi efectua depăşirea camionului?</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498" w:author="Unknown"/>
          <w:rFonts w:ascii="Arial" w:hAnsi="Arial" w:cs="Arial"/>
          <w:color w:val="222222"/>
          <w:sz w:val="18"/>
          <w:szCs w:val="18"/>
        </w:rPr>
      </w:pPr>
      <w:ins w:id="1499"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 deoarece nu aveţi vizibilitate suficientă;</w:t>
        </w:r>
      </w:ins>
    </w:p>
    <w:p w:rsidR="00AE1230" w:rsidRPr="00B32870" w:rsidRDefault="00AE1230" w:rsidP="00B32870">
      <w:pPr>
        <w:shd w:val="clear" w:color="auto" w:fill="33FF33"/>
        <w:spacing w:after="30" w:line="240" w:lineRule="auto"/>
        <w:rPr>
          <w:ins w:id="1500" w:author="Unknown"/>
          <w:rFonts w:ascii="Arial" w:hAnsi="Arial" w:cs="Arial"/>
          <w:color w:val="222222"/>
          <w:sz w:val="18"/>
          <w:szCs w:val="18"/>
        </w:rPr>
      </w:pPr>
      <w:ins w:id="1501"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 deoarece interzicerea depăşirii se referă numai la autovehiculele destinate transportului de marfă;</w:t>
        </w:r>
      </w:ins>
    </w:p>
    <w:p w:rsidR="00AE1230" w:rsidRPr="00B32870" w:rsidRDefault="00AE1230" w:rsidP="00B32870">
      <w:pPr>
        <w:shd w:val="clear" w:color="auto" w:fill="FCFDFD"/>
        <w:spacing w:after="30" w:line="240" w:lineRule="auto"/>
        <w:rPr>
          <w:ins w:id="1502" w:author="Unknown"/>
          <w:rFonts w:ascii="Arial" w:hAnsi="Arial" w:cs="Arial"/>
          <w:color w:val="222222"/>
          <w:sz w:val="18"/>
          <w:szCs w:val="18"/>
        </w:rPr>
      </w:pPr>
      <w:ins w:id="1503"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 deoarece indicatorul interzice depăşirea autovehiculelor.</w:t>
        </w:r>
      </w:ins>
    </w:p>
    <w:p w:rsidR="00AE1230" w:rsidRPr="00B32870" w:rsidRDefault="00AE1230" w:rsidP="00B32870">
      <w:pPr>
        <w:shd w:val="clear" w:color="auto" w:fill="5C9CCC"/>
        <w:spacing w:after="0" w:line="240" w:lineRule="auto"/>
        <w:rPr>
          <w:ins w:id="1504" w:author="Unknown"/>
          <w:rFonts w:ascii="Arial" w:hAnsi="Arial" w:cs="Arial"/>
          <w:b/>
          <w:bCs/>
          <w:color w:val="FFFFFF"/>
          <w:sz w:val="18"/>
          <w:szCs w:val="18"/>
        </w:rPr>
      </w:pPr>
      <w:ins w:id="1505" w:author="Unknown">
        <w:r w:rsidRPr="00B32870">
          <w:rPr>
            <w:rFonts w:ascii="Arial" w:hAnsi="Arial" w:cs="Arial"/>
            <w:b/>
            <w:bCs/>
            <w:color w:val="FFFFFF"/>
            <w:sz w:val="18"/>
          </w:rPr>
          <w:t>9 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506" w:author="Unknown"/>
          <w:rFonts w:ascii="Arial" w:hAnsi="Arial" w:cs="Arial"/>
          <w:color w:val="222222"/>
          <w:sz w:val="18"/>
          <w:szCs w:val="18"/>
        </w:rPr>
      </w:pPr>
      <w:ins w:id="1507"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1508" w:author="Unknown">
        <w:r w:rsidRPr="00B32870">
          <w:rPr>
            <w:rFonts w:ascii="Arial" w:hAnsi="Arial" w:cs="Arial"/>
            <w:color w:val="222222"/>
            <w:sz w:val="18"/>
            <w:szCs w:val="18"/>
          </w:rPr>
          <w:fldChar w:fldCharType="separate"/>
        </w:r>
        <w:r w:rsidRPr="00B32870">
          <w:rPr>
            <w:rFonts w:ascii="Arial" w:hAnsi="Arial" w:cs="Arial"/>
            <w:b/>
            <w:bCs/>
            <w:color w:val="000000"/>
            <w:sz w:val="18"/>
          </w:rPr>
          <w:t>simulare examen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"http://e-drpciv.ro/tag/permis-cat-TR" </w:instrText>
        </w:r>
      </w:ins>
      <w:r w:rsidRPr="009316C1">
        <w:rPr>
          <w:rFonts w:ascii="Arial" w:hAnsi="Arial" w:cs="Arial"/>
          <w:color w:val="222222"/>
          <w:sz w:val="18"/>
          <w:szCs w:val="18"/>
        </w:rPr>
      </w:r>
      <w:ins w:id="1509" w:author="Unknown">
        <w:r w:rsidRPr="00B32870">
          <w:rPr>
            <w:rFonts w:ascii="Arial" w:hAnsi="Arial" w:cs="Arial"/>
            <w:color w:val="222222"/>
            <w:sz w:val="18"/>
            <w:szCs w:val="18"/>
          </w:rPr>
          <w:fldChar w:fldCharType="separate"/>
        </w:r>
        <w:r w:rsidRPr="00B32870">
          <w:rPr>
            <w:rFonts w:ascii="Arial" w:hAnsi="Arial" w:cs="Arial"/>
            <w:color w:val="000000"/>
            <w:sz w:val="18"/>
            <w:u w:val="single"/>
          </w:rPr>
          <w:t>permis cat TR</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510" w:author="Unknown"/>
          <w:rFonts w:ascii="Arial" w:hAnsi="Arial" w:cs="Arial"/>
          <w:color w:val="222222"/>
          <w:sz w:val="18"/>
          <w:szCs w:val="18"/>
        </w:rPr>
      </w:pPr>
      <w:ins w:id="1511"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"http://e-drpciv.ro/poze2/3690.jpg" </w:instrText>
        </w:r>
      </w:ins>
      <w:r w:rsidRPr="009316C1">
        <w:rPr>
          <w:rFonts w:ascii="Arial" w:hAnsi="Arial" w:cs="Arial"/>
          <w:color w:val="222222"/>
          <w:sz w:val="18"/>
          <w:szCs w:val="18"/>
        </w:rPr>
      </w:r>
      <w:ins w:id="1512" w:author="Unknown">
        <w:r w:rsidRPr="00B32870">
          <w:rPr>
            <w:rFonts w:ascii="Arial" w:hAnsi="Arial" w:cs="Arial"/>
            <w:color w:val="222222"/>
            <w:sz w:val="18"/>
            <w:szCs w:val="18"/>
          </w:rPr>
          <w:fldChar w:fldCharType="separate"/>
        </w:r>
      </w:ins>
      <w:r>
        <w:rPr>
          <w:noProof/>
        </w:rPr>
        <w:pict>
          <v:shape id="Picture 163" o:spid="_x0000_s1186" type="#_x0000_t75" alt="http://e-drpciv.ro/poze2/3690.jpg" href="http://e-drpciv.ro/poze2/3690.j" style="position:absolute;margin-left:65pt;margin-top:0;width:105pt;height:78.75pt;z-index:251822080;visibility:visible;mso-wrap-distance-left:0;mso-wrap-distance-right:0;mso-position-horizontal:right;mso-position-horizontal-relative:text;mso-position-vertical-relative:line" o:allowoverlap="f" o:button="t">
            <v:fill o:detectmouseclick="t"/>
            <v:imagedata r:id="rId1767" o:title=""/>
            <w10:wrap type="square"/>
          </v:shape>
        </w:pict>
      </w:r>
      <w:ins w:id="1513"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514" w:author="Unknown"/>
          <w:rFonts w:ascii="Tahoma" w:hAnsi="Tahoma" w:cs="Tahoma"/>
          <w:b/>
          <w:bCs/>
          <w:color w:val="222222"/>
          <w:sz w:val="21"/>
          <w:szCs w:val="21"/>
        </w:rPr>
      </w:pPr>
      <w:ins w:id="1515"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"http://e-drpciv.ro/intrebare/3690/indicatorul_semnifica" </w:instrText>
        </w:r>
      </w:ins>
      <w:r w:rsidRPr="009316C1">
        <w:rPr>
          <w:rFonts w:ascii="Tahoma" w:hAnsi="Tahoma" w:cs="Tahoma"/>
          <w:b/>
          <w:bCs/>
          <w:color w:val="222222"/>
          <w:sz w:val="21"/>
          <w:szCs w:val="21"/>
        </w:rPr>
      </w:r>
      <w:ins w:id="1516"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3690. Indicatorul semnifică:</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517" w:author="Unknown"/>
          <w:rFonts w:ascii="Arial" w:hAnsi="Arial" w:cs="Arial"/>
          <w:color w:val="222222"/>
          <w:sz w:val="18"/>
          <w:szCs w:val="18"/>
        </w:rPr>
      </w:pPr>
      <w:ins w:id="1518"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denivelare faţă de banda alăturată;</w:t>
        </w:r>
      </w:ins>
    </w:p>
    <w:p w:rsidR="00AE1230" w:rsidRPr="00B32870" w:rsidRDefault="00AE1230" w:rsidP="00B32870">
      <w:pPr>
        <w:shd w:val="clear" w:color="auto" w:fill="FCFDFD"/>
        <w:spacing w:after="30" w:line="240" w:lineRule="auto"/>
        <w:rPr>
          <w:ins w:id="1519" w:author="Unknown"/>
          <w:rFonts w:ascii="Arial" w:hAnsi="Arial" w:cs="Arial"/>
          <w:color w:val="222222"/>
          <w:sz w:val="18"/>
          <w:szCs w:val="18"/>
        </w:rPr>
      </w:pPr>
      <w:ins w:id="1520"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parcarea se face cu o roată pe trotuar şi cu una pe partea carosabilă;</w:t>
        </w:r>
      </w:ins>
    </w:p>
    <w:p w:rsidR="00AE1230" w:rsidRPr="00B32870" w:rsidRDefault="00AE1230" w:rsidP="00B32870">
      <w:pPr>
        <w:shd w:val="clear" w:color="auto" w:fill="FCFDFD"/>
        <w:spacing w:after="30" w:line="240" w:lineRule="auto"/>
        <w:rPr>
          <w:ins w:id="1521" w:author="Unknown"/>
          <w:rFonts w:ascii="Arial" w:hAnsi="Arial" w:cs="Arial"/>
          <w:color w:val="222222"/>
          <w:sz w:val="18"/>
          <w:szCs w:val="18"/>
        </w:rPr>
      </w:pPr>
      <w:ins w:id="1522"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parcarea este interzisă atât pe partea carosabilă, cât şi pe trotuar.</w:t>
        </w:r>
      </w:ins>
    </w:p>
    <w:p w:rsidR="00AE1230" w:rsidRPr="00B32870" w:rsidRDefault="00AE1230" w:rsidP="00B32870">
      <w:pPr>
        <w:shd w:val="clear" w:color="auto" w:fill="5C9CCC"/>
        <w:spacing w:after="0" w:line="240" w:lineRule="auto"/>
        <w:rPr>
          <w:ins w:id="1523" w:author="Unknown"/>
          <w:rFonts w:ascii="Arial" w:hAnsi="Arial" w:cs="Arial"/>
          <w:b/>
          <w:bCs/>
          <w:color w:val="FFFFFF"/>
          <w:sz w:val="18"/>
          <w:szCs w:val="18"/>
        </w:rPr>
      </w:pPr>
      <w:ins w:id="1524"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525" w:author="Unknown"/>
          <w:rFonts w:ascii="Arial" w:hAnsi="Arial" w:cs="Arial"/>
          <w:color w:val="222222"/>
          <w:sz w:val="18"/>
          <w:szCs w:val="18"/>
        </w:rPr>
      </w:pPr>
      <w:ins w:id="1526"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34%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1527" w:author="Unknown">
        <w:r w:rsidRPr="00B32870">
          <w:rPr>
            <w:rFonts w:ascii="Arial" w:hAnsi="Arial" w:cs="Arial"/>
            <w:color w:val="222222"/>
            <w:sz w:val="18"/>
            <w:szCs w:val="18"/>
          </w:rPr>
          <w:fldChar w:fldCharType="separate"/>
        </w:r>
        <w:r w:rsidRPr="00B32870">
          <w:rPr>
            <w:rFonts w:ascii="Arial" w:hAnsi="Arial" w:cs="Arial"/>
            <w:color w:val="000000"/>
            <w:sz w:val="18"/>
            <w:u w:val="single"/>
          </w:rPr>
          <w:t>chestionare 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"http://e-drpciv.ro/tag/examen-auto-cat-B" </w:instrText>
        </w:r>
      </w:ins>
      <w:r w:rsidRPr="009316C1">
        <w:rPr>
          <w:rFonts w:ascii="Arial" w:hAnsi="Arial" w:cs="Arial"/>
          <w:color w:val="222222"/>
          <w:sz w:val="18"/>
          <w:szCs w:val="18"/>
        </w:rPr>
      </w:r>
      <w:ins w:id="1528" w:author="Unknown">
        <w:r w:rsidRPr="00B32870">
          <w:rPr>
            <w:rFonts w:ascii="Arial" w:hAnsi="Arial" w:cs="Arial"/>
            <w:color w:val="222222"/>
            <w:sz w:val="18"/>
            <w:szCs w:val="18"/>
          </w:rPr>
          <w:fldChar w:fldCharType="separate"/>
        </w:r>
        <w:r w:rsidRPr="00B32870">
          <w:rPr>
            <w:rFonts w:ascii="Arial" w:hAnsi="Arial" w:cs="Arial"/>
            <w:color w:val="000000"/>
            <w:sz w:val="18"/>
            <w:u w:val="single"/>
          </w:rPr>
          <w:t>examen auto cat B</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529" w:author="Unknown"/>
          <w:rFonts w:ascii="Tahoma" w:hAnsi="Tahoma" w:cs="Tahoma"/>
          <w:b/>
          <w:bCs/>
          <w:color w:val="222222"/>
          <w:sz w:val="21"/>
          <w:szCs w:val="21"/>
        </w:rPr>
      </w:pPr>
      <w:ins w:id="1530"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"http://e-drpciv.ro/intrebare/451/cum_veti_proceda_noaptea_cand_vizibilitatea_este_redusa_din_cauza_cetii_din_punct_de_vedere_al_circulatiei_preventive" </w:instrText>
        </w:r>
      </w:ins>
      <w:r w:rsidRPr="009316C1">
        <w:rPr>
          <w:rFonts w:ascii="Tahoma" w:hAnsi="Tahoma" w:cs="Tahoma"/>
          <w:b/>
          <w:bCs/>
          <w:color w:val="222222"/>
          <w:sz w:val="21"/>
          <w:szCs w:val="21"/>
        </w:rPr>
      </w:r>
      <w:ins w:id="1531"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451. Cum veţi proceda noaptea, când vizibilitatea este redusă din cauza ceţii, din punct de vedere al circulaţiei preventive?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532" w:author="Unknown"/>
          <w:rFonts w:ascii="Arial" w:hAnsi="Arial" w:cs="Arial"/>
          <w:color w:val="222222"/>
          <w:sz w:val="18"/>
          <w:szCs w:val="18"/>
        </w:rPr>
      </w:pPr>
      <w:ins w:id="1533"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circulaţi cât mai aproape de axul drumului;</w:t>
        </w:r>
      </w:ins>
    </w:p>
    <w:p w:rsidR="00AE1230" w:rsidRPr="00B32870" w:rsidRDefault="00AE1230" w:rsidP="00B32870">
      <w:pPr>
        <w:shd w:val="clear" w:color="auto" w:fill="FCFDFD"/>
        <w:spacing w:after="30" w:line="240" w:lineRule="auto"/>
        <w:rPr>
          <w:ins w:id="1534" w:author="Unknown"/>
          <w:rFonts w:ascii="Arial" w:hAnsi="Arial" w:cs="Arial"/>
          <w:color w:val="222222"/>
          <w:sz w:val="18"/>
          <w:szCs w:val="18"/>
        </w:rPr>
      </w:pPr>
      <w:ins w:id="1535"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circulaţi cât mai aproape de marginea din dreapta a drumului public;</w:t>
        </w:r>
      </w:ins>
    </w:p>
    <w:p w:rsidR="00AE1230" w:rsidRPr="00B32870" w:rsidRDefault="00AE1230" w:rsidP="00B32870">
      <w:pPr>
        <w:shd w:val="clear" w:color="auto" w:fill="33FF33"/>
        <w:spacing w:after="30" w:line="240" w:lineRule="auto"/>
        <w:rPr>
          <w:ins w:id="1536" w:author="Unknown"/>
          <w:rFonts w:ascii="Arial" w:hAnsi="Arial" w:cs="Arial"/>
          <w:color w:val="222222"/>
          <w:sz w:val="18"/>
          <w:szCs w:val="18"/>
        </w:rPr>
      </w:pPr>
      <w:ins w:id="1537"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păstraţi o distanţă egală între axa drumului şi marginea din dreapta a părţii carosabile, rulând cu o viteză care să asigure oprirea într-un spaţiu mai mic decât cel de vizibilitate.</w:t>
        </w:r>
      </w:ins>
    </w:p>
    <w:p w:rsidR="00AE1230" w:rsidRPr="00B32870" w:rsidRDefault="00AE1230" w:rsidP="00B32870">
      <w:pPr>
        <w:shd w:val="clear" w:color="auto" w:fill="5C9CCC"/>
        <w:spacing w:after="0" w:line="240" w:lineRule="auto"/>
        <w:rPr>
          <w:ins w:id="1538" w:author="Unknown"/>
          <w:rFonts w:ascii="Arial" w:hAnsi="Arial" w:cs="Arial"/>
          <w:b/>
          <w:bCs/>
          <w:color w:val="FFFFFF"/>
          <w:sz w:val="18"/>
          <w:szCs w:val="18"/>
        </w:rPr>
      </w:pPr>
      <w:ins w:id="1539"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540" w:author="Unknown"/>
          <w:rFonts w:ascii="Arial" w:hAnsi="Arial" w:cs="Arial"/>
          <w:color w:val="222222"/>
          <w:sz w:val="18"/>
          <w:szCs w:val="18"/>
        </w:rPr>
      </w:pPr>
      <w:ins w:id="1541"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1542" w:author="Unknown">
        <w:r w:rsidRPr="00B32870">
          <w:rPr>
            <w:rFonts w:ascii="Arial" w:hAnsi="Arial" w:cs="Arial"/>
            <w:color w:val="222222"/>
            <w:sz w:val="18"/>
            <w:szCs w:val="18"/>
          </w:rPr>
          <w:fldChar w:fldCharType="separate"/>
        </w:r>
        <w:r w:rsidRPr="00B32870">
          <w:rPr>
            <w:rFonts w:ascii="Arial" w:hAnsi="Arial" w:cs="Arial"/>
            <w:b/>
            <w:bCs/>
            <w:color w:val="000000"/>
            <w:sz w:val="18"/>
          </w:rPr>
          <w:t>teste auto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1543" w:author="Unknown">
        <w:r w:rsidRPr="00B32870">
          <w:rPr>
            <w:rFonts w:ascii="Arial" w:hAnsi="Arial" w:cs="Arial"/>
            <w:color w:val="222222"/>
            <w:sz w:val="18"/>
            <w:szCs w:val="18"/>
          </w:rPr>
          <w:fldChar w:fldCharType="separate"/>
        </w:r>
        <w:r w:rsidRPr="00B32870">
          <w:rPr>
            <w:rFonts w:ascii="Arial" w:hAnsi="Arial" w:cs="Arial"/>
            <w:color w:val="000000"/>
            <w:sz w:val="18"/>
            <w:u w:val="single"/>
          </w:rPr>
          <w:t>chestionare 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544" w:author="Unknown"/>
          <w:rFonts w:ascii="Arial" w:hAnsi="Arial" w:cs="Arial"/>
          <w:color w:val="222222"/>
          <w:sz w:val="18"/>
          <w:szCs w:val="18"/>
        </w:rPr>
      </w:pPr>
      <w:ins w:id="1545"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"http://e-drpciv.ro/poze2/3724.jpg" </w:instrText>
        </w:r>
      </w:ins>
      <w:r w:rsidRPr="009316C1">
        <w:rPr>
          <w:rFonts w:ascii="Arial" w:hAnsi="Arial" w:cs="Arial"/>
          <w:color w:val="222222"/>
          <w:sz w:val="18"/>
          <w:szCs w:val="18"/>
        </w:rPr>
      </w:r>
      <w:ins w:id="1546" w:author="Unknown">
        <w:r w:rsidRPr="00B32870">
          <w:rPr>
            <w:rFonts w:ascii="Arial" w:hAnsi="Arial" w:cs="Arial"/>
            <w:color w:val="222222"/>
            <w:sz w:val="18"/>
            <w:szCs w:val="18"/>
          </w:rPr>
          <w:fldChar w:fldCharType="separate"/>
        </w:r>
      </w:ins>
      <w:r>
        <w:rPr>
          <w:noProof/>
        </w:rPr>
        <w:pict>
          <v:shape id="Picture 164" o:spid="_x0000_s1187" type="#_x0000_t75" alt="http://e-drpciv.ro/poze2/3724.jpg" href="http://e-drpciv.ro/poze2/3724.j" style="position:absolute;margin-left:65pt;margin-top:0;width:105pt;height:78.75pt;z-index:251823104;visibility:visible;mso-wrap-distance-left:0;mso-wrap-distance-right:0;mso-position-horizontal:right;mso-position-horizontal-relative:text;mso-position-vertical-relative:line" o:allowoverlap="f" o:button="t">
            <v:fill o:detectmouseclick="t"/>
            <v:imagedata r:id="rId1768" o:title=""/>
            <w10:wrap type="square"/>
          </v:shape>
        </w:pict>
      </w:r>
      <w:ins w:id="1547"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548" w:author="Unknown"/>
          <w:rFonts w:ascii="Tahoma" w:hAnsi="Tahoma" w:cs="Tahoma"/>
          <w:b/>
          <w:bCs/>
          <w:color w:val="222222"/>
          <w:sz w:val="21"/>
          <w:szCs w:val="21"/>
        </w:rPr>
      </w:pPr>
      <w:ins w:id="1549"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"http://e-drpciv.ro/intrebare/3724/indicatorul_alaturat_semnifica" </w:instrText>
        </w:r>
      </w:ins>
      <w:r w:rsidRPr="009316C1">
        <w:rPr>
          <w:rFonts w:ascii="Tahoma" w:hAnsi="Tahoma" w:cs="Tahoma"/>
          <w:b/>
          <w:bCs/>
          <w:color w:val="222222"/>
          <w:sz w:val="21"/>
          <w:szCs w:val="21"/>
        </w:rPr>
      </w:r>
      <w:ins w:id="1550"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3724. Indicatorul alăturat semnifică:</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551" w:author="Unknown"/>
          <w:rFonts w:ascii="Arial" w:hAnsi="Arial" w:cs="Arial"/>
          <w:color w:val="222222"/>
          <w:sz w:val="18"/>
          <w:szCs w:val="18"/>
        </w:rPr>
      </w:pPr>
      <w:ins w:id="1552"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drum pentru pietoni şi pistă pentru biciclişti;</w:t>
        </w:r>
      </w:ins>
    </w:p>
    <w:p w:rsidR="00AE1230" w:rsidRPr="00B32870" w:rsidRDefault="00AE1230" w:rsidP="00B32870">
      <w:pPr>
        <w:shd w:val="clear" w:color="auto" w:fill="FCFDFD"/>
        <w:spacing w:after="30" w:line="240" w:lineRule="auto"/>
        <w:rPr>
          <w:ins w:id="1553" w:author="Unknown"/>
          <w:rFonts w:ascii="Arial" w:hAnsi="Arial" w:cs="Arial"/>
          <w:color w:val="222222"/>
          <w:sz w:val="18"/>
          <w:szCs w:val="18"/>
        </w:rPr>
      </w:pPr>
      <w:ins w:id="1554"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pistă obligatorie pentru pietoni şi biciclişti;</w:t>
        </w:r>
      </w:ins>
    </w:p>
    <w:p w:rsidR="00AE1230" w:rsidRPr="00B32870" w:rsidRDefault="00AE1230" w:rsidP="00B32870">
      <w:pPr>
        <w:shd w:val="clear" w:color="auto" w:fill="33FF33"/>
        <w:spacing w:after="30" w:line="240" w:lineRule="auto"/>
        <w:rPr>
          <w:ins w:id="1555" w:author="Unknown"/>
          <w:rFonts w:ascii="Arial" w:hAnsi="Arial" w:cs="Arial"/>
          <w:color w:val="222222"/>
          <w:sz w:val="18"/>
          <w:szCs w:val="18"/>
        </w:rPr>
      </w:pPr>
      <w:ins w:id="1556"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pistă obligatorie pentru pietoni şi biciclişti, având căi separate.</w:t>
        </w:r>
      </w:ins>
    </w:p>
    <w:p w:rsidR="00AE1230" w:rsidRPr="00B32870" w:rsidRDefault="00AE1230" w:rsidP="00B32870">
      <w:pPr>
        <w:shd w:val="clear" w:color="auto" w:fill="5C9CCC"/>
        <w:spacing w:after="0" w:line="240" w:lineRule="auto"/>
        <w:rPr>
          <w:ins w:id="1557" w:author="Unknown"/>
          <w:rFonts w:ascii="Arial" w:hAnsi="Arial" w:cs="Arial"/>
          <w:b/>
          <w:bCs/>
          <w:color w:val="FFFFFF"/>
          <w:sz w:val="18"/>
          <w:szCs w:val="18"/>
        </w:rPr>
      </w:pPr>
      <w:ins w:id="1558"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559" w:author="Unknown"/>
          <w:rFonts w:ascii="Arial" w:hAnsi="Arial" w:cs="Arial"/>
          <w:color w:val="222222"/>
          <w:sz w:val="18"/>
          <w:szCs w:val="18"/>
        </w:rPr>
      </w:pPr>
      <w:ins w:id="1560"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34%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"http://e-drpciv.ro/tag/intrebari-cat-B1" </w:instrText>
        </w:r>
      </w:ins>
      <w:r w:rsidRPr="009316C1">
        <w:rPr>
          <w:rFonts w:ascii="Arial" w:hAnsi="Arial" w:cs="Arial"/>
          <w:color w:val="222222"/>
          <w:sz w:val="18"/>
          <w:szCs w:val="18"/>
        </w:rPr>
      </w:r>
      <w:ins w:id="1561" w:author="Unknown">
        <w:r w:rsidRPr="00B32870">
          <w:rPr>
            <w:rFonts w:ascii="Arial" w:hAnsi="Arial" w:cs="Arial"/>
            <w:color w:val="222222"/>
            <w:sz w:val="18"/>
            <w:szCs w:val="18"/>
          </w:rPr>
          <w:fldChar w:fldCharType="separate"/>
        </w:r>
        <w:r w:rsidRPr="00B32870">
          <w:rPr>
            <w:rFonts w:ascii="Arial" w:hAnsi="Arial" w:cs="Arial"/>
            <w:color w:val="000000"/>
            <w:sz w:val="18"/>
            <w:u w:val="single"/>
          </w:rPr>
          <w:t>intrebari cat B1</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1562" w:author="Unknown">
        <w:r w:rsidRPr="00B32870">
          <w:rPr>
            <w:rFonts w:ascii="Arial" w:hAnsi="Arial" w:cs="Arial"/>
            <w:color w:val="222222"/>
            <w:sz w:val="18"/>
            <w:szCs w:val="18"/>
          </w:rPr>
          <w:fldChar w:fldCharType="separate"/>
        </w:r>
        <w:r w:rsidRPr="00B32870">
          <w:rPr>
            <w:rFonts w:ascii="Arial" w:hAnsi="Arial" w:cs="Arial"/>
            <w:b/>
            <w:bCs/>
            <w:color w:val="000000"/>
            <w:sz w:val="18"/>
          </w:rPr>
          <w:t>auto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563" w:author="Unknown"/>
          <w:rFonts w:ascii="Arial" w:hAnsi="Arial" w:cs="Arial"/>
          <w:color w:val="222222"/>
          <w:sz w:val="18"/>
          <w:szCs w:val="18"/>
        </w:rPr>
      </w:pPr>
      <w:ins w:id="1564"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"http://e-drpciv.ro/poze2/1034.jpg" </w:instrText>
        </w:r>
      </w:ins>
      <w:r w:rsidRPr="009316C1">
        <w:rPr>
          <w:rFonts w:ascii="Arial" w:hAnsi="Arial" w:cs="Arial"/>
          <w:color w:val="222222"/>
          <w:sz w:val="18"/>
          <w:szCs w:val="18"/>
        </w:rPr>
      </w:r>
      <w:ins w:id="1565" w:author="Unknown">
        <w:r w:rsidRPr="00B32870">
          <w:rPr>
            <w:rFonts w:ascii="Arial" w:hAnsi="Arial" w:cs="Arial"/>
            <w:color w:val="222222"/>
            <w:sz w:val="18"/>
            <w:szCs w:val="18"/>
          </w:rPr>
          <w:fldChar w:fldCharType="separate"/>
        </w:r>
      </w:ins>
      <w:r>
        <w:rPr>
          <w:noProof/>
        </w:rPr>
        <w:pict>
          <v:shape id="Picture 165" o:spid="_x0000_s1188" type="#_x0000_t75" alt="http://e-drpciv.ro/poze2/1034.jpg" href="http://e-drpciv.ro/poze2/1034.j" style="position:absolute;margin-left:65pt;margin-top:0;width:105pt;height:78.75pt;z-index:251824128;visibility:visible;mso-wrap-distance-left:0;mso-wrap-distance-right:0;mso-position-horizontal:right;mso-position-horizontal-relative:text;mso-position-vertical-relative:line" o:allowoverlap="f" o:button="t">
            <v:fill o:detectmouseclick="t"/>
            <v:imagedata r:id="rId1769" o:title=""/>
            <w10:wrap type="square"/>
          </v:shape>
        </w:pict>
      </w:r>
      <w:ins w:id="1566"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567" w:author="Unknown"/>
          <w:rFonts w:ascii="Tahoma" w:hAnsi="Tahoma" w:cs="Tahoma"/>
          <w:b/>
          <w:bCs/>
          <w:color w:val="222222"/>
          <w:sz w:val="21"/>
          <w:szCs w:val="21"/>
        </w:rPr>
      </w:pPr>
      <w:ins w:id="1568"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"http://e-drpciv.ro/intrebare/1034/ce_obligatii_aveti_daca_luminile_rosii_se_aprind_si_se_sting_alternativ" </w:instrText>
        </w:r>
      </w:ins>
      <w:r w:rsidRPr="009316C1">
        <w:rPr>
          <w:rFonts w:ascii="Tahoma" w:hAnsi="Tahoma" w:cs="Tahoma"/>
          <w:b/>
          <w:bCs/>
          <w:color w:val="222222"/>
          <w:sz w:val="21"/>
          <w:szCs w:val="21"/>
        </w:rPr>
      </w:r>
      <w:ins w:id="1569"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1034. Ce obligaţii aveţi dacă luminile roşii se aprind şi se sting alternativ?</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570" w:author="Unknown"/>
          <w:rFonts w:ascii="Arial" w:hAnsi="Arial" w:cs="Arial"/>
          <w:color w:val="222222"/>
          <w:sz w:val="18"/>
          <w:szCs w:val="18"/>
        </w:rPr>
      </w:pPr>
      <w:ins w:id="1571"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reduceţi viteza şi, după ce vă asiguraţi, vă continuaţi deplasarea;</w:t>
        </w:r>
      </w:ins>
    </w:p>
    <w:p w:rsidR="00AE1230" w:rsidRPr="00B32870" w:rsidRDefault="00AE1230" w:rsidP="00B32870">
      <w:pPr>
        <w:shd w:val="clear" w:color="auto" w:fill="FCFDFD"/>
        <w:spacing w:after="30" w:line="240" w:lineRule="auto"/>
        <w:rPr>
          <w:ins w:id="1572" w:author="Unknown"/>
          <w:rFonts w:ascii="Arial" w:hAnsi="Arial" w:cs="Arial"/>
          <w:color w:val="222222"/>
          <w:sz w:val="18"/>
          <w:szCs w:val="18"/>
        </w:rPr>
      </w:pPr>
      <w:ins w:id="1573"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reduceţi viteza şi opriţi numai în cazul în care se apropie un tren;</w:t>
        </w:r>
      </w:ins>
    </w:p>
    <w:p w:rsidR="00AE1230" w:rsidRPr="00B32870" w:rsidRDefault="00AE1230" w:rsidP="00B32870">
      <w:pPr>
        <w:shd w:val="clear" w:color="auto" w:fill="33FF33"/>
        <w:spacing w:after="30" w:line="240" w:lineRule="auto"/>
        <w:rPr>
          <w:ins w:id="1574" w:author="Unknown"/>
          <w:rFonts w:ascii="Arial" w:hAnsi="Arial" w:cs="Arial"/>
          <w:color w:val="222222"/>
          <w:sz w:val="18"/>
          <w:szCs w:val="18"/>
        </w:rPr>
      </w:pPr>
      <w:ins w:id="1575"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opriţi fără a depăşi indicatorul.</w:t>
        </w:r>
      </w:ins>
    </w:p>
    <w:p w:rsidR="00AE1230" w:rsidRPr="00B32870" w:rsidRDefault="00AE1230" w:rsidP="00B32870">
      <w:pPr>
        <w:shd w:val="clear" w:color="auto" w:fill="5C9CCC"/>
        <w:spacing w:after="0" w:line="240" w:lineRule="auto"/>
        <w:rPr>
          <w:ins w:id="1576" w:author="Unknown"/>
          <w:rFonts w:ascii="Arial" w:hAnsi="Arial" w:cs="Arial"/>
          <w:b/>
          <w:bCs/>
          <w:color w:val="FFFFFF"/>
          <w:sz w:val="18"/>
          <w:szCs w:val="18"/>
        </w:rPr>
      </w:pPr>
      <w:ins w:id="1577" w:author="Unknown">
        <w:r w:rsidRPr="00B32870">
          <w:rPr>
            <w:rFonts w:ascii="Arial" w:hAnsi="Arial" w:cs="Arial"/>
            <w:b/>
            <w:bCs/>
            <w:color w:val="FFFFFF"/>
            <w:sz w:val="18"/>
          </w:rPr>
          <w:t>1 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578" w:author="Unknown"/>
          <w:rFonts w:ascii="Arial" w:hAnsi="Arial" w:cs="Arial"/>
          <w:color w:val="222222"/>
          <w:sz w:val="18"/>
          <w:szCs w:val="18"/>
        </w:rPr>
      </w:pPr>
      <w:ins w:id="1579"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1580" w:author="Unknown">
        <w:r w:rsidRPr="00B32870">
          <w:rPr>
            <w:rFonts w:ascii="Arial" w:hAnsi="Arial" w:cs="Arial"/>
            <w:color w:val="222222"/>
            <w:sz w:val="18"/>
            <w:szCs w:val="18"/>
          </w:rPr>
          <w:fldChar w:fldCharType="separate"/>
        </w:r>
        <w:r w:rsidRPr="00B32870">
          <w:rPr>
            <w:rFonts w:ascii="Arial" w:hAnsi="Arial" w:cs="Arial"/>
            <w:color w:val="000000"/>
            <w:sz w:val="18"/>
            <w:u w:val="single"/>
          </w:rPr>
          <w:t>teste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1581" w:author="Unknown">
        <w:r w:rsidRPr="00B32870">
          <w:rPr>
            <w:rFonts w:ascii="Arial" w:hAnsi="Arial" w:cs="Arial"/>
            <w:color w:val="222222"/>
            <w:sz w:val="18"/>
            <w:szCs w:val="18"/>
          </w:rPr>
          <w:fldChar w:fldCharType="separate"/>
        </w:r>
        <w:r w:rsidRPr="00B32870">
          <w:rPr>
            <w:rFonts w:ascii="Arial" w:hAnsi="Arial" w:cs="Arial"/>
            <w:b/>
            <w:bCs/>
            <w:color w:val="000000"/>
            <w:sz w:val="18"/>
          </w:rPr>
          <w:t>examen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582" w:author="Unknown"/>
          <w:rFonts w:ascii="Arial" w:hAnsi="Arial" w:cs="Arial"/>
          <w:color w:val="222222"/>
          <w:sz w:val="18"/>
          <w:szCs w:val="18"/>
        </w:rPr>
      </w:pPr>
      <w:ins w:id="1583"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"http://e-drpciv.ro/poze2/938.jpg" </w:instrText>
        </w:r>
      </w:ins>
      <w:r w:rsidRPr="009316C1">
        <w:rPr>
          <w:rFonts w:ascii="Arial" w:hAnsi="Arial" w:cs="Arial"/>
          <w:color w:val="222222"/>
          <w:sz w:val="18"/>
          <w:szCs w:val="18"/>
        </w:rPr>
      </w:r>
      <w:ins w:id="1584" w:author="Unknown">
        <w:r w:rsidRPr="00B32870">
          <w:rPr>
            <w:rFonts w:ascii="Arial" w:hAnsi="Arial" w:cs="Arial"/>
            <w:color w:val="222222"/>
            <w:sz w:val="18"/>
            <w:szCs w:val="18"/>
          </w:rPr>
          <w:fldChar w:fldCharType="separate"/>
        </w:r>
      </w:ins>
      <w:r>
        <w:rPr>
          <w:noProof/>
        </w:rPr>
        <w:pict>
          <v:shape id="Picture 166" o:spid="_x0000_s1189" type="#_x0000_t75" alt="http://e-drpciv.ro/poze2/938.jpg" href="http://e-drpciv.ro/poze2/938.j" style="position:absolute;margin-left:65pt;margin-top:0;width:105pt;height:78.75pt;z-index:251825152;visibility:visible;mso-wrap-distance-left:0;mso-wrap-distance-right:0;mso-position-horizontal:right;mso-position-horizontal-relative:text;mso-position-vertical-relative:line" o:allowoverlap="f" o:button="t">
            <v:fill o:detectmouseclick="t"/>
            <v:imagedata r:id="rId1770" o:title=""/>
            <w10:wrap type="square"/>
          </v:shape>
        </w:pict>
      </w:r>
      <w:ins w:id="1585"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586" w:author="Unknown"/>
          <w:rFonts w:ascii="Tahoma" w:hAnsi="Tahoma" w:cs="Tahoma"/>
          <w:b/>
          <w:bCs/>
          <w:color w:val="222222"/>
          <w:sz w:val="21"/>
          <w:szCs w:val="21"/>
        </w:rPr>
      </w:pPr>
      <w:ins w:id="1587"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"http://e-drpciv.ro/intrebare/938/care_dintre_indicatoare_obliga_la_schimbarea_directiei_de_mers_pe_prima_strada_la_dreapta" </w:instrText>
        </w:r>
      </w:ins>
      <w:r w:rsidRPr="009316C1">
        <w:rPr>
          <w:rFonts w:ascii="Tahoma" w:hAnsi="Tahoma" w:cs="Tahoma"/>
          <w:b/>
          <w:bCs/>
          <w:color w:val="222222"/>
          <w:sz w:val="21"/>
          <w:szCs w:val="21"/>
        </w:rPr>
      </w:r>
      <w:ins w:id="1588"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938. Care dintre indicatoare obligă la schimbarea direcţiei de mers pe prima stradă la dreapta?</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589" w:author="Unknown"/>
          <w:rFonts w:ascii="Arial" w:hAnsi="Arial" w:cs="Arial"/>
          <w:color w:val="222222"/>
          <w:sz w:val="18"/>
          <w:szCs w:val="18"/>
        </w:rPr>
      </w:pPr>
      <w:ins w:id="1590"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indicatorul 1;</w:t>
        </w:r>
      </w:ins>
    </w:p>
    <w:p w:rsidR="00AE1230" w:rsidRPr="00B32870" w:rsidRDefault="00AE1230" w:rsidP="00B32870">
      <w:pPr>
        <w:shd w:val="clear" w:color="auto" w:fill="33FF33"/>
        <w:spacing w:after="30" w:line="240" w:lineRule="auto"/>
        <w:rPr>
          <w:ins w:id="1591" w:author="Unknown"/>
          <w:rFonts w:ascii="Arial" w:hAnsi="Arial" w:cs="Arial"/>
          <w:color w:val="222222"/>
          <w:sz w:val="18"/>
          <w:szCs w:val="18"/>
        </w:rPr>
      </w:pPr>
      <w:ins w:id="1592"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indicatorul 2;</w:t>
        </w:r>
      </w:ins>
    </w:p>
    <w:p w:rsidR="00AE1230" w:rsidRPr="00B32870" w:rsidRDefault="00AE1230" w:rsidP="00B32870">
      <w:pPr>
        <w:shd w:val="clear" w:color="auto" w:fill="FCFDFD"/>
        <w:spacing w:after="30" w:line="240" w:lineRule="auto"/>
        <w:rPr>
          <w:ins w:id="1593" w:author="Unknown"/>
          <w:rFonts w:ascii="Arial" w:hAnsi="Arial" w:cs="Arial"/>
          <w:color w:val="222222"/>
          <w:sz w:val="18"/>
          <w:szCs w:val="18"/>
        </w:rPr>
      </w:pPr>
      <w:ins w:id="1594"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ambele indicatoare.</w:t>
        </w:r>
      </w:ins>
    </w:p>
    <w:p w:rsidR="00AE1230" w:rsidRPr="00B32870" w:rsidRDefault="00AE1230" w:rsidP="00B32870">
      <w:pPr>
        <w:shd w:val="clear" w:color="auto" w:fill="C9DBE7"/>
        <w:spacing w:after="0" w:line="240" w:lineRule="auto"/>
        <w:jc w:val="center"/>
        <w:rPr>
          <w:ins w:id="1595" w:author="Unknown"/>
          <w:rFonts w:ascii="Arial" w:hAnsi="Arial" w:cs="Arial"/>
          <w:color w:val="222222"/>
          <w:sz w:val="18"/>
          <w:szCs w:val="18"/>
        </w:rPr>
      </w:pPr>
      <w:ins w:id="1596" w:author="Unknown">
        <w:r w:rsidRPr="00B32870">
          <w:rPr>
            <w:rFonts w:ascii="Arial" w:hAnsi="Arial" w:cs="Arial"/>
            <w:color w:val="000000"/>
            <w:sz w:val="18"/>
            <w:szCs w:val="18"/>
            <w:bdr w:val="none" w:sz="0" w:space="0" w:color="auto" w:frame="1"/>
          </w:rPr>
          <w:br/>
        </w:r>
        <w:r w:rsidRPr="00B32870">
          <w:rPr>
            <w:rFonts w:ascii="Arial" w:hAnsi="Arial" w:cs="Arial"/>
            <w:color w:val="000000"/>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"http://e-drpciv.ro/poze2/458.jpg" </w:instrText>
        </w:r>
      </w:ins>
      <w:r w:rsidRPr="009316C1">
        <w:rPr>
          <w:rFonts w:ascii="Arial" w:hAnsi="Arial" w:cs="Arial"/>
          <w:color w:val="222222"/>
          <w:sz w:val="18"/>
          <w:szCs w:val="18"/>
        </w:rPr>
      </w:r>
      <w:ins w:id="1597" w:author="Unknown">
        <w:r w:rsidRPr="00B32870">
          <w:rPr>
            <w:rFonts w:ascii="Arial" w:hAnsi="Arial" w:cs="Arial"/>
            <w:color w:val="222222"/>
            <w:sz w:val="18"/>
            <w:szCs w:val="18"/>
          </w:rPr>
          <w:fldChar w:fldCharType="separate"/>
        </w:r>
      </w:ins>
      <w:r>
        <w:rPr>
          <w:noProof/>
        </w:rPr>
        <w:pict>
          <v:shape id="Picture 167" o:spid="_x0000_s1190" type="#_x0000_t75" alt="http://e-drpciv.ro/poze2/458.jpg" href="http://e-drpciv.ro/poze2/458.j" style="position:absolute;left:0;text-align:left;margin-left:65pt;margin-top:0;width:105pt;height:78.75pt;z-index:251826176;visibility:visible;mso-wrap-distance-left:0;mso-wrap-distance-right:0;mso-position-horizontal:right;mso-position-horizontal-relative:text;mso-position-vertical-relative:line" o:allowoverlap="f" o:button="t">
            <v:fill o:detectmouseclick="t"/>
            <v:imagedata r:id="rId1771" o:title=""/>
            <w10:wrap type="square"/>
          </v:shape>
        </w:pict>
      </w:r>
      <w:ins w:id="1598"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599" w:author="Unknown"/>
          <w:rFonts w:ascii="Tahoma" w:hAnsi="Tahoma" w:cs="Tahoma"/>
          <w:b/>
          <w:bCs/>
          <w:color w:val="222222"/>
          <w:sz w:val="21"/>
          <w:szCs w:val="21"/>
        </w:rPr>
      </w:pPr>
      <w:ins w:id="1600"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"http://e-drpciv.ro/intrebare/458/care_dintre_autovehicule_este_parcat_regulamentar" </w:instrText>
        </w:r>
      </w:ins>
      <w:r w:rsidRPr="009316C1">
        <w:rPr>
          <w:rFonts w:ascii="Tahoma" w:hAnsi="Tahoma" w:cs="Tahoma"/>
          <w:b/>
          <w:bCs/>
          <w:color w:val="222222"/>
          <w:sz w:val="21"/>
          <w:szCs w:val="21"/>
        </w:rPr>
      </w:r>
      <w:ins w:id="1601"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458. Care dintre autovehicule este parcat regulamentar?</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602" w:author="Unknown"/>
          <w:rFonts w:ascii="Arial" w:hAnsi="Arial" w:cs="Arial"/>
          <w:color w:val="222222"/>
          <w:sz w:val="18"/>
          <w:szCs w:val="18"/>
        </w:rPr>
      </w:pPr>
      <w:ins w:id="1603"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autoturismul şi autocamionul;</w:t>
        </w:r>
      </w:ins>
    </w:p>
    <w:p w:rsidR="00AE1230" w:rsidRPr="00B32870" w:rsidRDefault="00AE1230" w:rsidP="00B32870">
      <w:pPr>
        <w:shd w:val="clear" w:color="auto" w:fill="FCFDFD"/>
        <w:spacing w:after="30" w:line="240" w:lineRule="auto"/>
        <w:rPr>
          <w:ins w:id="1604" w:author="Unknown"/>
          <w:rFonts w:ascii="Arial" w:hAnsi="Arial" w:cs="Arial"/>
          <w:color w:val="222222"/>
          <w:sz w:val="18"/>
          <w:szCs w:val="18"/>
        </w:rPr>
      </w:pPr>
      <w:ins w:id="1605"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toate cele trei autovehicule;</w:t>
        </w:r>
      </w:ins>
    </w:p>
    <w:p w:rsidR="00AE1230" w:rsidRPr="00B32870" w:rsidRDefault="00AE1230" w:rsidP="00B32870">
      <w:pPr>
        <w:shd w:val="clear" w:color="auto" w:fill="FCFDFD"/>
        <w:spacing w:after="30" w:line="240" w:lineRule="auto"/>
        <w:rPr>
          <w:ins w:id="1606" w:author="Unknown"/>
          <w:rFonts w:ascii="Arial" w:hAnsi="Arial" w:cs="Arial"/>
          <w:color w:val="222222"/>
          <w:sz w:val="18"/>
          <w:szCs w:val="18"/>
        </w:rPr>
      </w:pPr>
      <w:ins w:id="1607"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autobuzul.</w:t>
        </w:r>
      </w:ins>
    </w:p>
    <w:p w:rsidR="00AE1230" w:rsidRPr="00B32870" w:rsidRDefault="00AE1230" w:rsidP="00B32870">
      <w:pPr>
        <w:shd w:val="clear" w:color="auto" w:fill="C9DBE7"/>
        <w:spacing w:after="0" w:line="240" w:lineRule="auto"/>
        <w:jc w:val="center"/>
        <w:rPr>
          <w:ins w:id="1608" w:author="Unknown"/>
          <w:rFonts w:ascii="Arial" w:hAnsi="Arial" w:cs="Arial"/>
          <w:color w:val="000000"/>
          <w:sz w:val="18"/>
          <w:szCs w:val="18"/>
        </w:rPr>
      </w:pPr>
      <w:ins w:id="1609" w:author="Unknown">
        <w:r w:rsidRPr="00B32870">
          <w:rPr>
            <w:rFonts w:ascii="Arial" w:hAnsi="Arial" w:cs="Arial"/>
            <w:color w:val="000000"/>
            <w:sz w:val="18"/>
            <w:szCs w:val="18"/>
            <w:bdr w:val="none" w:sz="0" w:space="0" w:color="auto" w:frame="1"/>
          </w:rPr>
          <w:br/>
        </w:r>
      </w:ins>
    </w:p>
    <w:p w:rsidR="00AE1230" w:rsidRPr="00B32870" w:rsidRDefault="00AE1230" w:rsidP="00B32870">
      <w:pPr>
        <w:shd w:val="clear" w:color="auto" w:fill="FCFDFD"/>
        <w:spacing w:after="0" w:line="240" w:lineRule="auto"/>
        <w:rPr>
          <w:ins w:id="1610" w:author="Unknown"/>
          <w:rFonts w:ascii="Arial" w:hAnsi="Arial" w:cs="Arial"/>
          <w:color w:val="222222"/>
          <w:sz w:val="18"/>
          <w:szCs w:val="18"/>
        </w:rPr>
      </w:pPr>
      <w:ins w:id="1611"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"http://e-drpciv.ro/poze2/3699.jpg" </w:instrText>
        </w:r>
      </w:ins>
      <w:r w:rsidRPr="009316C1">
        <w:rPr>
          <w:rFonts w:ascii="Arial" w:hAnsi="Arial" w:cs="Arial"/>
          <w:color w:val="222222"/>
          <w:sz w:val="18"/>
          <w:szCs w:val="18"/>
        </w:rPr>
      </w:r>
      <w:ins w:id="1612" w:author="Unknown">
        <w:r w:rsidRPr="00B32870">
          <w:rPr>
            <w:rFonts w:ascii="Arial" w:hAnsi="Arial" w:cs="Arial"/>
            <w:color w:val="222222"/>
            <w:sz w:val="18"/>
            <w:szCs w:val="18"/>
          </w:rPr>
          <w:fldChar w:fldCharType="separate"/>
        </w:r>
      </w:ins>
      <w:r>
        <w:rPr>
          <w:noProof/>
        </w:rPr>
        <w:pict>
          <v:shape id="Picture 173" o:spid="_x0000_s1191" type="#_x0000_t75" alt="http://e-drpciv.ro/poze2/3699.jpg" href="http://e-drpciv.ro/poze2/3699.j" style="position:absolute;margin-left:65pt;margin-top:0;width:105pt;height:78.75pt;z-index:251827200;visibility:visible;mso-wrap-distance-left:0;mso-wrap-distance-right:0;mso-position-horizontal:right;mso-position-horizontal-relative:text;mso-position-vertical-relative:line" o:allowoverlap="f" o:button="t">
            <v:fill o:detectmouseclick="t"/>
            <v:imagedata r:id="rId1772" o:title=""/>
            <w10:wrap type="square"/>
          </v:shape>
        </w:pict>
      </w:r>
      <w:ins w:id="1613"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614" w:author="Unknown"/>
          <w:rFonts w:ascii="Tahoma" w:hAnsi="Tahoma" w:cs="Tahoma"/>
          <w:b/>
          <w:bCs/>
          <w:color w:val="222222"/>
          <w:sz w:val="21"/>
          <w:szCs w:val="21"/>
        </w:rPr>
      </w:pPr>
      <w:ins w:id="1615"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"http://e-drpciv.ro/intrebare/3699/indicatorul_semnifica" </w:instrText>
        </w:r>
      </w:ins>
      <w:r w:rsidRPr="009316C1">
        <w:rPr>
          <w:rFonts w:ascii="Tahoma" w:hAnsi="Tahoma" w:cs="Tahoma"/>
          <w:b/>
          <w:bCs/>
          <w:color w:val="222222"/>
          <w:sz w:val="21"/>
          <w:szCs w:val="21"/>
        </w:rPr>
      </w:r>
      <w:ins w:id="1616"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3699. Indicatorul semnifică:</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617" w:author="Unknown"/>
          <w:rFonts w:ascii="Arial" w:hAnsi="Arial" w:cs="Arial"/>
          <w:color w:val="222222"/>
          <w:sz w:val="18"/>
          <w:szCs w:val="18"/>
        </w:rPr>
      </w:pPr>
      <w:ins w:id="1618"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reducerea unei benzi de circulaţie;</w:t>
        </w:r>
      </w:ins>
    </w:p>
    <w:p w:rsidR="00AE1230" w:rsidRPr="00B32870" w:rsidRDefault="00AE1230" w:rsidP="00B32870">
      <w:pPr>
        <w:shd w:val="clear" w:color="auto" w:fill="33FF33"/>
        <w:spacing w:after="30" w:line="240" w:lineRule="auto"/>
        <w:rPr>
          <w:ins w:id="1619" w:author="Unknown"/>
          <w:rFonts w:ascii="Arial" w:hAnsi="Arial" w:cs="Arial"/>
          <w:color w:val="222222"/>
          <w:sz w:val="18"/>
          <w:szCs w:val="18"/>
        </w:rPr>
      </w:pPr>
      <w:ins w:id="1620"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organizarea traficului pe benzi de circulaţie;</w:t>
        </w:r>
      </w:ins>
    </w:p>
    <w:p w:rsidR="00AE1230" w:rsidRPr="00B32870" w:rsidRDefault="00AE1230" w:rsidP="00B32870">
      <w:pPr>
        <w:shd w:val="clear" w:color="auto" w:fill="FCFDFD"/>
        <w:spacing w:after="30" w:line="240" w:lineRule="auto"/>
        <w:rPr>
          <w:ins w:id="1621" w:author="Unknown"/>
          <w:rFonts w:ascii="Arial" w:hAnsi="Arial" w:cs="Arial"/>
          <w:color w:val="222222"/>
          <w:sz w:val="18"/>
          <w:szCs w:val="18"/>
        </w:rPr>
      </w:pPr>
      <w:ins w:id="1622"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circulaţia autovehiculelor de mare tonaj interzisă.</w:t>
        </w:r>
      </w:ins>
    </w:p>
    <w:p w:rsidR="00AE1230" w:rsidRPr="00B32870" w:rsidRDefault="00AE1230" w:rsidP="00B32870">
      <w:pPr>
        <w:shd w:val="clear" w:color="auto" w:fill="5C9CCC"/>
        <w:spacing w:after="0" w:line="240" w:lineRule="auto"/>
        <w:rPr>
          <w:ins w:id="1623" w:author="Unknown"/>
          <w:rFonts w:ascii="Arial" w:hAnsi="Arial" w:cs="Arial"/>
          <w:b/>
          <w:bCs/>
          <w:color w:val="FFFFFF"/>
          <w:sz w:val="18"/>
          <w:szCs w:val="18"/>
        </w:rPr>
      </w:pPr>
      <w:ins w:id="1624"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625" w:author="Unknown"/>
          <w:rFonts w:ascii="Arial" w:hAnsi="Arial" w:cs="Arial"/>
          <w:color w:val="222222"/>
          <w:sz w:val="18"/>
          <w:szCs w:val="18"/>
        </w:rPr>
      </w:pPr>
      <w:ins w:id="1626"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34%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1627" w:author="Unknown">
        <w:r w:rsidRPr="00B32870">
          <w:rPr>
            <w:rFonts w:ascii="Arial" w:hAnsi="Arial" w:cs="Arial"/>
            <w:color w:val="222222"/>
            <w:sz w:val="18"/>
            <w:szCs w:val="18"/>
          </w:rPr>
          <w:fldChar w:fldCharType="separate"/>
        </w:r>
        <w:r w:rsidRPr="00B32870">
          <w:rPr>
            <w:rFonts w:ascii="Arial" w:hAnsi="Arial" w:cs="Arial"/>
            <w:b/>
            <w:bCs/>
            <w:color w:val="000000"/>
            <w:sz w:val="18"/>
          </w:rPr>
          <w:t>examen permis</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1628" w:author="Unknown">
        <w:r w:rsidRPr="00B32870">
          <w:rPr>
            <w:rFonts w:ascii="Arial" w:hAnsi="Arial" w:cs="Arial"/>
            <w:color w:val="222222"/>
            <w:sz w:val="18"/>
            <w:szCs w:val="18"/>
          </w:rPr>
          <w:fldChar w:fldCharType="separate"/>
        </w:r>
        <w:r w:rsidRPr="00B32870">
          <w:rPr>
            <w:rFonts w:ascii="Arial" w:hAnsi="Arial" w:cs="Arial"/>
            <w:b/>
            <w:bCs/>
            <w:color w:val="000000"/>
            <w:sz w:val="18"/>
          </w:rPr>
          <w:t>www.drpciv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629" w:author="Unknown"/>
          <w:rFonts w:ascii="Arial" w:hAnsi="Arial" w:cs="Arial"/>
          <w:color w:val="222222"/>
          <w:sz w:val="18"/>
          <w:szCs w:val="18"/>
        </w:rPr>
      </w:pPr>
      <w:ins w:id="1630"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"http://e-drpciv.ro/poze2/41.jpg" </w:instrText>
        </w:r>
      </w:ins>
      <w:r w:rsidRPr="009316C1">
        <w:rPr>
          <w:rFonts w:ascii="Arial" w:hAnsi="Arial" w:cs="Arial"/>
          <w:color w:val="222222"/>
          <w:sz w:val="18"/>
          <w:szCs w:val="18"/>
        </w:rPr>
      </w:r>
      <w:ins w:id="1631" w:author="Unknown">
        <w:r w:rsidRPr="00B32870">
          <w:rPr>
            <w:rFonts w:ascii="Arial" w:hAnsi="Arial" w:cs="Arial"/>
            <w:color w:val="222222"/>
            <w:sz w:val="18"/>
            <w:szCs w:val="18"/>
          </w:rPr>
          <w:fldChar w:fldCharType="separate"/>
        </w:r>
      </w:ins>
      <w:r>
        <w:rPr>
          <w:noProof/>
        </w:rPr>
        <w:pict>
          <v:shape id="Picture 174" o:spid="_x0000_s1192" type="#_x0000_t75" alt="http://e-drpciv.ro/poze2/41.jpg" href="http://e-drpciv.ro/poze2/41.j" style="position:absolute;margin-left:65pt;margin-top:0;width:105pt;height:78.75pt;z-index:251828224;visibility:visible;mso-wrap-distance-left:0;mso-wrap-distance-right:0;mso-position-horizontal:right;mso-position-horizontal-relative:text;mso-position-vertical-relative:line" o:allowoverlap="f" o:button="t">
            <v:fill o:detectmouseclick="t"/>
            <v:imagedata r:id="rId1773" o:title=""/>
            <w10:wrap type="square"/>
          </v:shape>
        </w:pict>
      </w:r>
      <w:ins w:id="1632"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633" w:author="Unknown"/>
          <w:rFonts w:ascii="Tahoma" w:hAnsi="Tahoma" w:cs="Tahoma"/>
          <w:b/>
          <w:bCs/>
          <w:color w:val="222222"/>
          <w:sz w:val="21"/>
          <w:szCs w:val="21"/>
        </w:rPr>
      </w:pPr>
      <w:ins w:id="1634"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"http://e-drpciv.ro/intrebare/41/care_dintre_indicatoare_anunta_sfarsitul_drumului_cu_prioritate" </w:instrText>
        </w:r>
      </w:ins>
      <w:r w:rsidRPr="009316C1">
        <w:rPr>
          <w:rFonts w:ascii="Tahoma" w:hAnsi="Tahoma" w:cs="Tahoma"/>
          <w:b/>
          <w:bCs/>
          <w:color w:val="222222"/>
          <w:sz w:val="21"/>
          <w:szCs w:val="21"/>
        </w:rPr>
      </w:r>
      <w:ins w:id="1635"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41. Care dintre indicatoare anunţă sfârşitul drumului cu prioritate?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636" w:author="Unknown"/>
          <w:rFonts w:ascii="Arial" w:hAnsi="Arial" w:cs="Arial"/>
          <w:color w:val="222222"/>
          <w:sz w:val="18"/>
          <w:szCs w:val="18"/>
        </w:rPr>
      </w:pPr>
      <w:ins w:id="1637"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niciunul;</w:t>
        </w:r>
      </w:ins>
    </w:p>
    <w:p w:rsidR="00AE1230" w:rsidRPr="00B32870" w:rsidRDefault="00AE1230" w:rsidP="00B32870">
      <w:pPr>
        <w:shd w:val="clear" w:color="auto" w:fill="FCFDFD"/>
        <w:spacing w:after="30" w:line="240" w:lineRule="auto"/>
        <w:rPr>
          <w:ins w:id="1638" w:author="Unknown"/>
          <w:rFonts w:ascii="Arial" w:hAnsi="Arial" w:cs="Arial"/>
          <w:color w:val="222222"/>
          <w:sz w:val="18"/>
          <w:szCs w:val="18"/>
        </w:rPr>
      </w:pPr>
      <w:ins w:id="1639"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ambele;</w:t>
        </w:r>
      </w:ins>
    </w:p>
    <w:p w:rsidR="00AE1230" w:rsidRPr="00B32870" w:rsidRDefault="00AE1230" w:rsidP="00B32870">
      <w:pPr>
        <w:shd w:val="clear" w:color="auto" w:fill="33FF33"/>
        <w:spacing w:after="30" w:line="240" w:lineRule="auto"/>
        <w:rPr>
          <w:ins w:id="1640" w:author="Unknown"/>
          <w:rFonts w:ascii="Arial" w:hAnsi="Arial" w:cs="Arial"/>
          <w:color w:val="222222"/>
          <w:sz w:val="18"/>
          <w:szCs w:val="18"/>
        </w:rPr>
      </w:pPr>
      <w:ins w:id="1641"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indicatorul 1.</w:t>
        </w:r>
      </w:ins>
    </w:p>
    <w:p w:rsidR="00AE1230" w:rsidRPr="00B32870" w:rsidRDefault="00AE1230" w:rsidP="00B32870">
      <w:pPr>
        <w:shd w:val="clear" w:color="auto" w:fill="5C9CCC"/>
        <w:spacing w:after="0" w:line="240" w:lineRule="auto"/>
        <w:rPr>
          <w:ins w:id="1642" w:author="Unknown"/>
          <w:rFonts w:ascii="Arial" w:hAnsi="Arial" w:cs="Arial"/>
          <w:b/>
          <w:bCs/>
          <w:color w:val="FFFFFF"/>
          <w:sz w:val="18"/>
          <w:szCs w:val="18"/>
        </w:rPr>
      </w:pPr>
      <w:ins w:id="1643" w:author="Unknown">
        <w:r w:rsidRPr="00B32870">
          <w:rPr>
            <w:rFonts w:ascii="Arial" w:hAnsi="Arial" w:cs="Arial"/>
            <w:b/>
            <w:bCs/>
            <w:color w:val="FFFFFF"/>
            <w:sz w:val="18"/>
          </w:rPr>
          <w:t>1 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644" w:author="Unknown"/>
          <w:rFonts w:ascii="Arial" w:hAnsi="Arial" w:cs="Arial"/>
          <w:color w:val="222222"/>
          <w:sz w:val="18"/>
          <w:szCs w:val="18"/>
        </w:rPr>
      </w:pPr>
      <w:ins w:id="1645"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1646" w:author="Unknown">
        <w:r w:rsidRPr="00B32870">
          <w:rPr>
            <w:rFonts w:ascii="Arial" w:hAnsi="Arial" w:cs="Arial"/>
            <w:color w:val="222222"/>
            <w:sz w:val="18"/>
            <w:szCs w:val="18"/>
          </w:rPr>
          <w:fldChar w:fldCharType="separate"/>
        </w:r>
        <w:r w:rsidRPr="00B32870">
          <w:rPr>
            <w:rFonts w:ascii="Arial" w:hAnsi="Arial" w:cs="Arial"/>
            <w:b/>
            <w:bCs/>
            <w:color w:val="000000"/>
            <w:sz w:val="18"/>
          </w:rPr>
          <w:t>chestionare auto 2014</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"http://e-drpciv.ro/tag/examen-auto-cat-tr" </w:instrText>
        </w:r>
      </w:ins>
      <w:r w:rsidRPr="009316C1">
        <w:rPr>
          <w:rFonts w:ascii="Arial" w:hAnsi="Arial" w:cs="Arial"/>
          <w:color w:val="222222"/>
          <w:sz w:val="18"/>
          <w:szCs w:val="18"/>
        </w:rPr>
      </w:r>
      <w:ins w:id="1647" w:author="Unknown">
        <w:r w:rsidRPr="00B32870">
          <w:rPr>
            <w:rFonts w:ascii="Arial" w:hAnsi="Arial" w:cs="Arial"/>
            <w:color w:val="222222"/>
            <w:sz w:val="18"/>
            <w:szCs w:val="18"/>
          </w:rPr>
          <w:fldChar w:fldCharType="separate"/>
        </w:r>
        <w:r w:rsidRPr="00B32870">
          <w:rPr>
            <w:rFonts w:ascii="Arial" w:hAnsi="Arial" w:cs="Arial"/>
            <w:b/>
            <w:bCs/>
            <w:color w:val="000000"/>
            <w:sz w:val="18"/>
          </w:rPr>
          <w:t>examen auto cat tr</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648" w:author="Unknown"/>
          <w:rFonts w:ascii="Arial" w:hAnsi="Arial" w:cs="Arial"/>
          <w:color w:val="222222"/>
          <w:sz w:val="18"/>
          <w:szCs w:val="18"/>
        </w:rPr>
      </w:pPr>
      <w:ins w:id="1649"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"http://e-drpciv.ro/poze2/501.jpg" </w:instrText>
        </w:r>
      </w:ins>
      <w:r w:rsidRPr="009316C1">
        <w:rPr>
          <w:rFonts w:ascii="Arial" w:hAnsi="Arial" w:cs="Arial"/>
          <w:color w:val="222222"/>
          <w:sz w:val="18"/>
          <w:szCs w:val="18"/>
        </w:rPr>
      </w:r>
      <w:ins w:id="1650" w:author="Unknown">
        <w:r w:rsidRPr="00B32870">
          <w:rPr>
            <w:rFonts w:ascii="Arial" w:hAnsi="Arial" w:cs="Arial"/>
            <w:color w:val="222222"/>
            <w:sz w:val="18"/>
            <w:szCs w:val="18"/>
          </w:rPr>
          <w:fldChar w:fldCharType="separate"/>
        </w:r>
      </w:ins>
      <w:r>
        <w:rPr>
          <w:noProof/>
        </w:rPr>
        <w:pict>
          <v:shape id="Picture 175" o:spid="_x0000_s1193" type="#_x0000_t75" alt="http://e-drpciv.ro/poze2/501.jpg" href="http://e-drpciv.ro/poze2/501.j" style="position:absolute;margin-left:65pt;margin-top:0;width:105pt;height:78.75pt;z-index:251829248;visibility:visible;mso-wrap-distance-left:0;mso-wrap-distance-right:0;mso-position-horizontal:right;mso-position-horizontal-relative:text;mso-position-vertical-relative:line" o:allowoverlap="f" o:button="t">
            <v:fill o:detectmouseclick="t"/>
            <v:imagedata r:id="rId1774" o:title=""/>
            <w10:wrap type="square"/>
          </v:shape>
        </w:pict>
      </w:r>
      <w:ins w:id="1651"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652" w:author="Unknown"/>
          <w:rFonts w:ascii="Tahoma" w:hAnsi="Tahoma" w:cs="Tahoma"/>
          <w:b/>
          <w:bCs/>
          <w:color w:val="222222"/>
          <w:sz w:val="21"/>
          <w:szCs w:val="21"/>
        </w:rPr>
      </w:pPr>
      <w:ins w:id="1653"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"http://e-drpciv.ro/intrebare/501/care_autoturism_isi_continua_deplasarea_prin_intersectie" </w:instrText>
        </w:r>
      </w:ins>
      <w:r w:rsidRPr="009316C1">
        <w:rPr>
          <w:rFonts w:ascii="Tahoma" w:hAnsi="Tahoma" w:cs="Tahoma"/>
          <w:b/>
          <w:bCs/>
          <w:color w:val="222222"/>
          <w:sz w:val="21"/>
          <w:szCs w:val="21"/>
        </w:rPr>
      </w:r>
      <w:ins w:id="1654"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501. Care autoturism îşi continuă deplasarea prin intersecţie?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655" w:author="Unknown"/>
          <w:rFonts w:ascii="Arial" w:hAnsi="Arial" w:cs="Arial"/>
          <w:color w:val="222222"/>
          <w:sz w:val="18"/>
          <w:szCs w:val="18"/>
        </w:rPr>
      </w:pPr>
      <w:ins w:id="1656"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autoturismul alb;</w:t>
        </w:r>
      </w:ins>
    </w:p>
    <w:p w:rsidR="00AE1230" w:rsidRPr="00B32870" w:rsidRDefault="00AE1230" w:rsidP="00B32870">
      <w:pPr>
        <w:shd w:val="clear" w:color="auto" w:fill="FCFDFD"/>
        <w:spacing w:after="30" w:line="240" w:lineRule="auto"/>
        <w:rPr>
          <w:ins w:id="1657" w:author="Unknown"/>
          <w:rFonts w:ascii="Arial" w:hAnsi="Arial" w:cs="Arial"/>
          <w:color w:val="222222"/>
          <w:sz w:val="18"/>
          <w:szCs w:val="18"/>
        </w:rPr>
      </w:pPr>
      <w:ins w:id="1658"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autoturismul roşu;</w:t>
        </w:r>
      </w:ins>
    </w:p>
    <w:p w:rsidR="00AE1230" w:rsidRPr="00B32870" w:rsidRDefault="00AE1230" w:rsidP="00B32870">
      <w:pPr>
        <w:shd w:val="clear" w:color="auto" w:fill="33FF33"/>
        <w:spacing w:after="30" w:line="240" w:lineRule="auto"/>
        <w:rPr>
          <w:ins w:id="1659" w:author="Unknown"/>
          <w:rFonts w:ascii="Arial" w:hAnsi="Arial" w:cs="Arial"/>
          <w:color w:val="222222"/>
          <w:sz w:val="18"/>
          <w:szCs w:val="18"/>
        </w:rPr>
      </w:pPr>
      <w:ins w:id="1660"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autoturismul albastru.</w:t>
        </w:r>
      </w:ins>
    </w:p>
    <w:p w:rsidR="00AE1230" w:rsidRPr="00B32870" w:rsidRDefault="00AE1230" w:rsidP="00B32870">
      <w:pPr>
        <w:shd w:val="clear" w:color="auto" w:fill="5C9CCC"/>
        <w:spacing w:after="0" w:line="240" w:lineRule="auto"/>
        <w:rPr>
          <w:ins w:id="1661" w:author="Unknown"/>
          <w:rFonts w:ascii="Arial" w:hAnsi="Arial" w:cs="Arial"/>
          <w:b/>
          <w:bCs/>
          <w:color w:val="FFFFFF"/>
          <w:sz w:val="18"/>
          <w:szCs w:val="18"/>
        </w:rPr>
      </w:pPr>
      <w:ins w:id="1662" w:author="Unknown">
        <w:r w:rsidRPr="00B32870">
          <w:rPr>
            <w:rFonts w:ascii="Arial" w:hAnsi="Arial" w:cs="Arial"/>
            <w:b/>
            <w:bCs/>
            <w:color w:val="FFFFFF"/>
            <w:sz w:val="18"/>
          </w:rPr>
          <w:t>3 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663" w:author="Unknown"/>
          <w:rFonts w:ascii="Arial" w:hAnsi="Arial" w:cs="Arial"/>
          <w:color w:val="222222"/>
          <w:sz w:val="18"/>
          <w:szCs w:val="18"/>
        </w:rPr>
      </w:pPr>
      <w:ins w:id="1664"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1665" w:author="Unknown">
        <w:r w:rsidRPr="00B32870">
          <w:rPr>
            <w:rFonts w:ascii="Arial" w:hAnsi="Arial" w:cs="Arial"/>
            <w:color w:val="222222"/>
            <w:sz w:val="18"/>
            <w:szCs w:val="18"/>
          </w:rPr>
          <w:fldChar w:fldCharType="separate"/>
        </w:r>
        <w:r w:rsidRPr="00B32870">
          <w:rPr>
            <w:rFonts w:ascii="Arial" w:hAnsi="Arial" w:cs="Arial"/>
            <w:color w:val="000000"/>
            <w:sz w:val="18"/>
            <w:u w:val="single"/>
          </w:rPr>
          <w:t>teste auto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1666" w:author="Unknown">
        <w:r w:rsidRPr="00B32870">
          <w:rPr>
            <w:rFonts w:ascii="Arial" w:hAnsi="Arial" w:cs="Arial"/>
            <w:color w:val="222222"/>
            <w:sz w:val="18"/>
            <w:szCs w:val="18"/>
          </w:rPr>
          <w:fldChar w:fldCharType="separate"/>
        </w:r>
        <w:r w:rsidRPr="00B32870">
          <w:rPr>
            <w:rFonts w:ascii="Arial" w:hAnsi="Arial" w:cs="Arial"/>
            <w:b/>
            <w:bCs/>
            <w:color w:val="000000"/>
            <w:sz w:val="18"/>
          </w:rPr>
          <w:t>teste 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667" w:author="Unknown"/>
          <w:rFonts w:ascii="Tahoma" w:hAnsi="Tahoma" w:cs="Tahoma"/>
          <w:b/>
          <w:bCs/>
          <w:color w:val="222222"/>
          <w:sz w:val="21"/>
          <w:szCs w:val="21"/>
        </w:rPr>
      </w:pPr>
      <w:ins w:id="1668"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"http://e-drpciv.ro/intrebare/591/cum_trebuie_sa_procedeze_corect_conducatorul_de_vehicul_pentru_a_trece_de_pe_banda_intai_a_unui_drum_public_pe_banda_a_treia" </w:instrText>
        </w:r>
      </w:ins>
      <w:r w:rsidRPr="009316C1">
        <w:rPr>
          <w:rFonts w:ascii="Tahoma" w:hAnsi="Tahoma" w:cs="Tahoma"/>
          <w:b/>
          <w:bCs/>
          <w:color w:val="222222"/>
          <w:sz w:val="21"/>
          <w:szCs w:val="21"/>
        </w:rPr>
      </w:r>
      <w:ins w:id="1669"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591. Cum trebuie să procedeze corect conducătorul de vehicul, pentru a trece de pe banda întâi a unui drum public pe banda a treia?</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670" w:author="Unknown"/>
          <w:rFonts w:ascii="Arial" w:hAnsi="Arial" w:cs="Arial"/>
          <w:color w:val="222222"/>
          <w:sz w:val="18"/>
          <w:szCs w:val="18"/>
        </w:rPr>
      </w:pPr>
      <w:ins w:id="1671"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reduce viteza de mers şi trece de pe o bandă pe alta, asigurându-se continuu în oglinda retrovizoare;</w:t>
        </w:r>
      </w:ins>
    </w:p>
    <w:p w:rsidR="00AE1230" w:rsidRPr="00B32870" w:rsidRDefault="00AE1230" w:rsidP="00B32870">
      <w:pPr>
        <w:shd w:val="clear" w:color="auto" w:fill="FCFDFD"/>
        <w:spacing w:after="30" w:line="240" w:lineRule="auto"/>
        <w:rPr>
          <w:ins w:id="1672" w:author="Unknown"/>
          <w:rFonts w:ascii="Arial" w:hAnsi="Arial" w:cs="Arial"/>
          <w:color w:val="222222"/>
          <w:sz w:val="18"/>
          <w:szCs w:val="18"/>
        </w:rPr>
      </w:pPr>
      <w:ins w:id="1673"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dacă trecerea de pe o bandă pe alta nu s-a făcut cu cel puţin 200 m înainte de intersecţie, manevra nu mai este posibilă;</w:t>
        </w:r>
      </w:ins>
    </w:p>
    <w:p w:rsidR="00AE1230" w:rsidRPr="00B32870" w:rsidRDefault="00AE1230" w:rsidP="00B32870">
      <w:pPr>
        <w:shd w:val="clear" w:color="auto" w:fill="33FF33"/>
        <w:spacing w:after="30" w:line="240" w:lineRule="auto"/>
        <w:rPr>
          <w:ins w:id="1674" w:author="Unknown"/>
          <w:rFonts w:ascii="Arial" w:hAnsi="Arial" w:cs="Arial"/>
          <w:color w:val="222222"/>
          <w:sz w:val="18"/>
          <w:szCs w:val="18"/>
        </w:rPr>
      </w:pPr>
      <w:ins w:id="1675"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se asigură din spate şi semnalizează intenţia de a trece succesiv de pe banda întâi pe a doua, apoi pe a treia.</w:t>
        </w:r>
      </w:ins>
    </w:p>
    <w:p w:rsidR="00AE1230" w:rsidRPr="00B32870" w:rsidRDefault="00AE1230" w:rsidP="00B32870">
      <w:pPr>
        <w:shd w:val="clear" w:color="auto" w:fill="5C9CCC"/>
        <w:spacing w:after="0" w:line="240" w:lineRule="auto"/>
        <w:rPr>
          <w:ins w:id="1676" w:author="Unknown"/>
          <w:rFonts w:ascii="Arial" w:hAnsi="Arial" w:cs="Arial"/>
          <w:b/>
          <w:bCs/>
          <w:color w:val="FFFFFF"/>
          <w:sz w:val="18"/>
          <w:szCs w:val="18"/>
        </w:rPr>
      </w:pPr>
      <w:ins w:id="1677"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678" w:author="Unknown"/>
          <w:rFonts w:ascii="Arial" w:hAnsi="Arial" w:cs="Arial"/>
          <w:color w:val="222222"/>
          <w:sz w:val="18"/>
          <w:szCs w:val="18"/>
        </w:rPr>
      </w:pPr>
      <w:ins w:id="1679"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1680" w:author="Unknown">
        <w:r w:rsidRPr="00B32870">
          <w:rPr>
            <w:rFonts w:ascii="Arial" w:hAnsi="Arial" w:cs="Arial"/>
            <w:color w:val="222222"/>
            <w:sz w:val="18"/>
            <w:szCs w:val="18"/>
          </w:rPr>
          <w:fldChar w:fldCharType="separate"/>
        </w:r>
        <w:r w:rsidRPr="00B32870">
          <w:rPr>
            <w:rFonts w:ascii="Arial" w:hAnsi="Arial" w:cs="Arial"/>
            <w:color w:val="000000"/>
            <w:sz w:val="18"/>
            <w:u w:val="single"/>
          </w:rPr>
          <w:t>examen permis</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1681" w:author="Unknown">
        <w:r w:rsidRPr="00B32870">
          <w:rPr>
            <w:rFonts w:ascii="Arial" w:hAnsi="Arial" w:cs="Arial"/>
            <w:color w:val="222222"/>
            <w:sz w:val="18"/>
            <w:szCs w:val="18"/>
          </w:rPr>
          <w:fldChar w:fldCharType="separate"/>
        </w:r>
        <w:r w:rsidRPr="00B32870">
          <w:rPr>
            <w:rFonts w:ascii="Arial" w:hAnsi="Arial" w:cs="Arial"/>
            <w:color w:val="000000"/>
            <w:sz w:val="18"/>
            <w:u w:val="single"/>
          </w:rPr>
          <w:t>chestionare auto 2014</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682" w:author="Unknown"/>
          <w:rFonts w:ascii="Arial" w:hAnsi="Arial" w:cs="Arial"/>
          <w:color w:val="222222"/>
          <w:sz w:val="18"/>
          <w:szCs w:val="18"/>
        </w:rPr>
      </w:pPr>
      <w:ins w:id="1683"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"http://e-drpciv.ro/poze2/821.jpg" </w:instrText>
        </w:r>
      </w:ins>
      <w:r w:rsidRPr="009316C1">
        <w:rPr>
          <w:rFonts w:ascii="Arial" w:hAnsi="Arial" w:cs="Arial"/>
          <w:color w:val="222222"/>
          <w:sz w:val="18"/>
          <w:szCs w:val="18"/>
        </w:rPr>
      </w:r>
      <w:ins w:id="1684" w:author="Unknown">
        <w:r w:rsidRPr="00B32870">
          <w:rPr>
            <w:rFonts w:ascii="Arial" w:hAnsi="Arial" w:cs="Arial"/>
            <w:color w:val="222222"/>
            <w:sz w:val="18"/>
            <w:szCs w:val="18"/>
          </w:rPr>
          <w:fldChar w:fldCharType="separate"/>
        </w:r>
      </w:ins>
      <w:r>
        <w:rPr>
          <w:noProof/>
        </w:rPr>
        <w:pict>
          <v:shape id="Picture 176" o:spid="_x0000_s1194" type="#_x0000_t75" alt="http://e-drpciv.ro/poze2/821.jpg" href="http://e-drpciv.ro/poze2/821.j" style="position:absolute;margin-left:65pt;margin-top:0;width:105pt;height:78.75pt;z-index:251830272;visibility:visible;mso-wrap-distance-left:0;mso-wrap-distance-right:0;mso-position-horizontal:right;mso-position-horizontal-relative:text;mso-position-vertical-relative:line" o:allowoverlap="f" o:button="t">
            <v:fill o:detectmouseclick="t"/>
            <v:imagedata r:id="rId1775" o:title=""/>
            <w10:wrap type="square"/>
          </v:shape>
        </w:pict>
      </w:r>
      <w:ins w:id="1685"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686" w:author="Unknown"/>
          <w:rFonts w:ascii="Tahoma" w:hAnsi="Tahoma" w:cs="Tahoma"/>
          <w:b/>
          <w:bCs/>
          <w:color w:val="222222"/>
          <w:sz w:val="21"/>
          <w:szCs w:val="21"/>
        </w:rPr>
      </w:pPr>
      <w:ins w:id="1687"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"http://e-drpciv.ro/intrebare/821/semnalul_verde_al_semaforului_va_permite" </w:instrText>
        </w:r>
      </w:ins>
      <w:r w:rsidRPr="009316C1">
        <w:rPr>
          <w:rFonts w:ascii="Tahoma" w:hAnsi="Tahoma" w:cs="Tahoma"/>
          <w:b/>
          <w:bCs/>
          <w:color w:val="222222"/>
          <w:sz w:val="21"/>
          <w:szCs w:val="21"/>
        </w:rPr>
      </w:r>
      <w:ins w:id="1688"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821. Semnalul verde al semaforului vă permite: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689" w:author="Unknown"/>
          <w:rFonts w:ascii="Arial" w:hAnsi="Arial" w:cs="Arial"/>
          <w:color w:val="222222"/>
          <w:sz w:val="18"/>
          <w:szCs w:val="18"/>
        </w:rPr>
      </w:pPr>
      <w:ins w:id="1690"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circulaţi pe direcţia înainte sau la stânga;</w:t>
        </w:r>
      </w:ins>
    </w:p>
    <w:p w:rsidR="00AE1230" w:rsidRPr="00B32870" w:rsidRDefault="00AE1230" w:rsidP="00B32870">
      <w:pPr>
        <w:shd w:val="clear" w:color="auto" w:fill="FCFDFD"/>
        <w:spacing w:after="30" w:line="240" w:lineRule="auto"/>
        <w:rPr>
          <w:ins w:id="1691" w:author="Unknown"/>
          <w:rFonts w:ascii="Arial" w:hAnsi="Arial" w:cs="Arial"/>
          <w:color w:val="222222"/>
          <w:sz w:val="18"/>
          <w:szCs w:val="18"/>
        </w:rPr>
      </w:pPr>
      <w:ins w:id="1692"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circulaţi în orice direcţie;</w:t>
        </w:r>
      </w:ins>
    </w:p>
    <w:p w:rsidR="00AE1230" w:rsidRPr="00B32870" w:rsidRDefault="00AE1230" w:rsidP="00B32870">
      <w:pPr>
        <w:shd w:val="clear" w:color="auto" w:fill="33FF33"/>
        <w:spacing w:after="30" w:line="240" w:lineRule="auto"/>
        <w:rPr>
          <w:ins w:id="1693" w:author="Unknown"/>
          <w:rFonts w:ascii="Arial" w:hAnsi="Arial" w:cs="Arial"/>
          <w:color w:val="222222"/>
          <w:sz w:val="18"/>
          <w:szCs w:val="18"/>
        </w:rPr>
      </w:pPr>
      <w:ins w:id="1694"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circulaţi pe direcţia înainte sau la dreapta.</w:t>
        </w:r>
      </w:ins>
    </w:p>
    <w:p w:rsidR="00AE1230" w:rsidRPr="00B32870" w:rsidRDefault="00AE1230" w:rsidP="00B32870">
      <w:pPr>
        <w:shd w:val="clear" w:color="auto" w:fill="5C9CCC"/>
        <w:spacing w:after="0" w:line="240" w:lineRule="auto"/>
        <w:rPr>
          <w:ins w:id="1695" w:author="Unknown"/>
          <w:rFonts w:ascii="Arial" w:hAnsi="Arial" w:cs="Arial"/>
          <w:b/>
          <w:bCs/>
          <w:color w:val="FFFFFF"/>
          <w:sz w:val="18"/>
          <w:szCs w:val="18"/>
        </w:rPr>
      </w:pPr>
      <w:ins w:id="1696" w:author="Unknown">
        <w:r w:rsidRPr="00B32870">
          <w:rPr>
            <w:rFonts w:ascii="Arial" w:hAnsi="Arial" w:cs="Arial"/>
            <w:b/>
            <w:bCs/>
            <w:color w:val="FFFFFF"/>
            <w:sz w:val="18"/>
          </w:rPr>
          <w:t>5 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697" w:author="Unknown"/>
          <w:rFonts w:ascii="Arial" w:hAnsi="Arial" w:cs="Arial"/>
          <w:color w:val="222222"/>
          <w:sz w:val="18"/>
          <w:szCs w:val="18"/>
        </w:rPr>
      </w:pPr>
      <w:ins w:id="1698"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"http://e-drpciv.ro/tag/examen-drpciv" </w:instrText>
        </w:r>
      </w:ins>
      <w:r w:rsidRPr="009316C1">
        <w:rPr>
          <w:rFonts w:ascii="Arial" w:hAnsi="Arial" w:cs="Arial"/>
          <w:color w:val="222222"/>
          <w:sz w:val="18"/>
          <w:szCs w:val="18"/>
        </w:rPr>
      </w:r>
      <w:ins w:id="1699" w:author="Unknown">
        <w:r w:rsidRPr="00B32870">
          <w:rPr>
            <w:rFonts w:ascii="Arial" w:hAnsi="Arial" w:cs="Arial"/>
            <w:color w:val="222222"/>
            <w:sz w:val="18"/>
            <w:szCs w:val="18"/>
          </w:rPr>
          <w:fldChar w:fldCharType="separate"/>
        </w:r>
        <w:r w:rsidRPr="00B32870">
          <w:rPr>
            <w:rFonts w:ascii="Arial" w:hAnsi="Arial" w:cs="Arial"/>
            <w:b/>
            <w:bCs/>
            <w:color w:val="000000"/>
            <w:sz w:val="18"/>
          </w:rPr>
          <w:t>examen 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"http://e-drpciv.ro/tag/examen-auto-categoria-B" </w:instrText>
        </w:r>
      </w:ins>
      <w:r w:rsidRPr="009316C1">
        <w:rPr>
          <w:rFonts w:ascii="Arial" w:hAnsi="Arial" w:cs="Arial"/>
          <w:color w:val="222222"/>
          <w:sz w:val="18"/>
          <w:szCs w:val="18"/>
        </w:rPr>
      </w:r>
      <w:ins w:id="1700" w:author="Unknown">
        <w:r w:rsidRPr="00B32870">
          <w:rPr>
            <w:rFonts w:ascii="Arial" w:hAnsi="Arial" w:cs="Arial"/>
            <w:color w:val="222222"/>
            <w:sz w:val="18"/>
            <w:szCs w:val="18"/>
          </w:rPr>
          <w:fldChar w:fldCharType="separate"/>
        </w:r>
        <w:r w:rsidRPr="00B32870">
          <w:rPr>
            <w:rFonts w:ascii="Arial" w:hAnsi="Arial" w:cs="Arial"/>
            <w:color w:val="000000"/>
            <w:sz w:val="18"/>
            <w:u w:val="single"/>
          </w:rPr>
          <w:t>examen auto categoria B</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701" w:author="Unknown"/>
          <w:rFonts w:ascii="Tahoma" w:hAnsi="Tahoma" w:cs="Tahoma"/>
          <w:b/>
          <w:bCs/>
          <w:color w:val="222222"/>
          <w:sz w:val="21"/>
          <w:szCs w:val="21"/>
        </w:rPr>
      </w:pPr>
      <w:ins w:id="1702"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"http://e-drpciv.ro/intrebare/735/ce_trebuie_sa_verificati_la_un_autoturism_cu_rulota_inainte_de_a_porni_la_drum" </w:instrText>
        </w:r>
      </w:ins>
      <w:r w:rsidRPr="009316C1">
        <w:rPr>
          <w:rFonts w:ascii="Tahoma" w:hAnsi="Tahoma" w:cs="Tahoma"/>
          <w:b/>
          <w:bCs/>
          <w:color w:val="222222"/>
          <w:sz w:val="21"/>
          <w:szCs w:val="21"/>
        </w:rPr>
      </w:r>
      <w:ins w:id="1703"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735. Ce trebuie să verificaţi la un autoturism cu rulotă, înainte de a porni la drum?</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704" w:author="Unknown"/>
          <w:rFonts w:ascii="Arial" w:hAnsi="Arial" w:cs="Arial"/>
          <w:color w:val="222222"/>
          <w:sz w:val="18"/>
          <w:szCs w:val="18"/>
        </w:rPr>
      </w:pPr>
      <w:ins w:id="1705"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dacă sistemul de alimentare cu apă al rulotei funcţionează;</w:t>
        </w:r>
      </w:ins>
    </w:p>
    <w:p w:rsidR="00AE1230" w:rsidRPr="00B32870" w:rsidRDefault="00AE1230" w:rsidP="00B32870">
      <w:pPr>
        <w:shd w:val="clear" w:color="auto" w:fill="33FF33"/>
        <w:spacing w:after="30" w:line="240" w:lineRule="auto"/>
        <w:rPr>
          <w:ins w:id="1706" w:author="Unknown"/>
          <w:rFonts w:ascii="Arial" w:hAnsi="Arial" w:cs="Arial"/>
          <w:color w:val="222222"/>
          <w:sz w:val="18"/>
          <w:szCs w:val="18"/>
        </w:rPr>
      </w:pPr>
      <w:ins w:id="1707"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dacă vizibilitatea în spate, prin oglinzile retrovizoare, este asigurată;</w:t>
        </w:r>
      </w:ins>
    </w:p>
    <w:p w:rsidR="00AE1230" w:rsidRPr="00B32870" w:rsidRDefault="00AE1230" w:rsidP="00B32870">
      <w:pPr>
        <w:shd w:val="clear" w:color="auto" w:fill="FCFDFD"/>
        <w:spacing w:after="30" w:line="240" w:lineRule="auto"/>
        <w:rPr>
          <w:ins w:id="1708" w:author="Unknown"/>
          <w:rFonts w:ascii="Arial" w:hAnsi="Arial" w:cs="Arial"/>
          <w:color w:val="222222"/>
          <w:sz w:val="18"/>
          <w:szCs w:val="18"/>
        </w:rPr>
      </w:pPr>
      <w:ins w:id="1709"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dacă persoanele transportate în rulotă poartă centura de siguranţă.</w:t>
        </w:r>
      </w:ins>
    </w:p>
    <w:p w:rsidR="00AE1230" w:rsidRPr="00B32870" w:rsidRDefault="00AE1230" w:rsidP="00B32870">
      <w:pPr>
        <w:shd w:val="clear" w:color="auto" w:fill="5C9CCC"/>
        <w:spacing w:after="0" w:line="240" w:lineRule="auto"/>
        <w:rPr>
          <w:ins w:id="1710" w:author="Unknown"/>
          <w:rFonts w:ascii="Arial" w:hAnsi="Arial" w:cs="Arial"/>
          <w:b/>
          <w:bCs/>
          <w:color w:val="FFFFFF"/>
          <w:sz w:val="18"/>
          <w:szCs w:val="18"/>
        </w:rPr>
      </w:pPr>
      <w:ins w:id="1711"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712" w:author="Unknown"/>
          <w:rFonts w:ascii="Arial" w:hAnsi="Arial" w:cs="Arial"/>
          <w:color w:val="222222"/>
          <w:sz w:val="18"/>
          <w:szCs w:val="18"/>
        </w:rPr>
      </w:pPr>
      <w:ins w:id="1713"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"http://e-drpciv.ro/tag/examen-drpciv" </w:instrText>
        </w:r>
      </w:ins>
      <w:r w:rsidRPr="009316C1">
        <w:rPr>
          <w:rFonts w:ascii="Arial" w:hAnsi="Arial" w:cs="Arial"/>
          <w:color w:val="222222"/>
          <w:sz w:val="18"/>
          <w:szCs w:val="18"/>
        </w:rPr>
      </w:r>
      <w:ins w:id="1714" w:author="Unknown">
        <w:r w:rsidRPr="00B32870">
          <w:rPr>
            <w:rFonts w:ascii="Arial" w:hAnsi="Arial" w:cs="Arial"/>
            <w:color w:val="222222"/>
            <w:sz w:val="18"/>
            <w:szCs w:val="18"/>
          </w:rPr>
          <w:fldChar w:fldCharType="separate"/>
        </w:r>
        <w:r w:rsidRPr="00B32870">
          <w:rPr>
            <w:rFonts w:ascii="Arial" w:hAnsi="Arial" w:cs="Arial"/>
            <w:color w:val="000000"/>
            <w:sz w:val="18"/>
            <w:u w:val="single"/>
          </w:rPr>
          <w:t>examen 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"http://e-drpciv.ro/tag/intrebari-categoria-tr" </w:instrText>
        </w:r>
      </w:ins>
      <w:r w:rsidRPr="009316C1">
        <w:rPr>
          <w:rFonts w:ascii="Arial" w:hAnsi="Arial" w:cs="Arial"/>
          <w:color w:val="222222"/>
          <w:sz w:val="18"/>
          <w:szCs w:val="18"/>
        </w:rPr>
      </w:r>
      <w:ins w:id="1715" w:author="Unknown">
        <w:r w:rsidRPr="00B32870">
          <w:rPr>
            <w:rFonts w:ascii="Arial" w:hAnsi="Arial" w:cs="Arial"/>
            <w:color w:val="222222"/>
            <w:sz w:val="18"/>
            <w:szCs w:val="18"/>
          </w:rPr>
          <w:fldChar w:fldCharType="separate"/>
        </w:r>
        <w:r w:rsidRPr="00B32870">
          <w:rPr>
            <w:rFonts w:ascii="Arial" w:hAnsi="Arial" w:cs="Arial"/>
            <w:color w:val="000000"/>
            <w:sz w:val="18"/>
            <w:u w:val="single"/>
          </w:rPr>
          <w:t>intrebari categoria tr</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716" w:author="Unknown"/>
          <w:rFonts w:ascii="Tahoma" w:hAnsi="Tahoma" w:cs="Tahoma"/>
          <w:b/>
          <w:bCs/>
          <w:color w:val="222222"/>
          <w:sz w:val="21"/>
          <w:szCs w:val="21"/>
        </w:rPr>
      </w:pPr>
      <w:ins w:id="1717"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"http://e-drpciv.ro/intrebare/892/va_apropiati_de_o_intersectie_fara_indicatoare_de_circulatie_vizibilitatea_in_ambele_directii_este_imposibila_din_cauza_vehiculelor_stationate_cum_procedati" </w:instrText>
        </w:r>
      </w:ins>
      <w:r w:rsidRPr="009316C1">
        <w:rPr>
          <w:rFonts w:ascii="Tahoma" w:hAnsi="Tahoma" w:cs="Tahoma"/>
          <w:b/>
          <w:bCs/>
          <w:color w:val="222222"/>
          <w:sz w:val="21"/>
          <w:szCs w:val="21"/>
        </w:rPr>
      </w:r>
      <w:ins w:id="1718"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892. Vă apropiaţi de o intersecţie fără indicatoare de circulaţie. Vizibilitatea în ambele direcţii este imposibilă, din cauza vehiculelor staţionate. Cum procedaţi?</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719" w:author="Unknown"/>
          <w:rFonts w:ascii="Arial" w:hAnsi="Arial" w:cs="Arial"/>
          <w:color w:val="222222"/>
          <w:sz w:val="18"/>
          <w:szCs w:val="18"/>
        </w:rPr>
      </w:pPr>
      <w:ins w:id="1720"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intraţi încet în intersecţie, cu atenţie mărită;</w:t>
        </w:r>
      </w:ins>
    </w:p>
    <w:p w:rsidR="00AE1230" w:rsidRPr="00B32870" w:rsidRDefault="00AE1230" w:rsidP="00B32870">
      <w:pPr>
        <w:shd w:val="clear" w:color="auto" w:fill="FCFDFD"/>
        <w:spacing w:after="30" w:line="240" w:lineRule="auto"/>
        <w:rPr>
          <w:ins w:id="1721" w:author="Unknown"/>
          <w:rFonts w:ascii="Arial" w:hAnsi="Arial" w:cs="Arial"/>
          <w:color w:val="222222"/>
          <w:sz w:val="18"/>
          <w:szCs w:val="18"/>
        </w:rPr>
      </w:pPr>
      <w:ins w:id="1722"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traversaţi cât mai rapid intersecţia;</w:t>
        </w:r>
      </w:ins>
    </w:p>
    <w:p w:rsidR="00AE1230" w:rsidRPr="00B32870" w:rsidRDefault="00AE1230" w:rsidP="00B32870">
      <w:pPr>
        <w:shd w:val="clear" w:color="auto" w:fill="FCFDFD"/>
        <w:spacing w:after="30" w:line="240" w:lineRule="auto"/>
        <w:rPr>
          <w:ins w:id="1723" w:author="Unknown"/>
          <w:rFonts w:ascii="Arial" w:hAnsi="Arial" w:cs="Arial"/>
          <w:color w:val="222222"/>
          <w:sz w:val="18"/>
          <w:szCs w:val="18"/>
        </w:rPr>
      </w:pPr>
      <w:ins w:id="1724"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semnalizaţi luminos şi intraţi în intersecţie.</w:t>
        </w:r>
      </w:ins>
    </w:p>
    <w:p w:rsidR="00AE1230" w:rsidRPr="00B32870" w:rsidRDefault="00AE1230" w:rsidP="00B32870">
      <w:pPr>
        <w:shd w:val="clear" w:color="auto" w:fill="5C9CCC"/>
        <w:spacing w:after="0" w:line="240" w:lineRule="auto"/>
        <w:rPr>
          <w:ins w:id="1725" w:author="Unknown"/>
          <w:rFonts w:ascii="Arial" w:hAnsi="Arial" w:cs="Arial"/>
          <w:b/>
          <w:bCs/>
          <w:color w:val="FFFFFF"/>
          <w:sz w:val="18"/>
          <w:szCs w:val="18"/>
        </w:rPr>
      </w:pPr>
      <w:ins w:id="1726"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727" w:author="Unknown"/>
          <w:rFonts w:ascii="Arial" w:hAnsi="Arial" w:cs="Arial"/>
          <w:color w:val="222222"/>
          <w:sz w:val="18"/>
          <w:szCs w:val="18"/>
        </w:rPr>
      </w:pPr>
      <w:ins w:id="1728"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1729" w:author="Unknown">
        <w:r w:rsidRPr="00B32870">
          <w:rPr>
            <w:rFonts w:ascii="Arial" w:hAnsi="Arial" w:cs="Arial"/>
            <w:color w:val="222222"/>
            <w:sz w:val="18"/>
            <w:szCs w:val="18"/>
          </w:rPr>
          <w:fldChar w:fldCharType="separate"/>
        </w:r>
        <w:r w:rsidRPr="00B32870">
          <w:rPr>
            <w:rFonts w:ascii="Arial" w:hAnsi="Arial" w:cs="Arial"/>
            <w:b/>
            <w:bCs/>
            <w:color w:val="000000"/>
            <w:sz w:val="18"/>
          </w:rPr>
          <w:t>examen permis</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"http://e-drpciv.ro/tag/permis-auto-cat-tr" </w:instrText>
        </w:r>
      </w:ins>
      <w:r w:rsidRPr="009316C1">
        <w:rPr>
          <w:rFonts w:ascii="Arial" w:hAnsi="Arial" w:cs="Arial"/>
          <w:color w:val="222222"/>
          <w:sz w:val="18"/>
          <w:szCs w:val="18"/>
        </w:rPr>
      </w:r>
      <w:ins w:id="1730" w:author="Unknown">
        <w:r w:rsidRPr="00B32870">
          <w:rPr>
            <w:rFonts w:ascii="Arial" w:hAnsi="Arial" w:cs="Arial"/>
            <w:color w:val="222222"/>
            <w:sz w:val="18"/>
            <w:szCs w:val="18"/>
          </w:rPr>
          <w:fldChar w:fldCharType="separate"/>
        </w:r>
        <w:r w:rsidRPr="00B32870">
          <w:rPr>
            <w:rFonts w:ascii="Arial" w:hAnsi="Arial" w:cs="Arial"/>
            <w:b/>
            <w:bCs/>
            <w:color w:val="000000"/>
            <w:sz w:val="18"/>
          </w:rPr>
          <w:t>permis auto cat tr</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731" w:author="Unknown"/>
          <w:rFonts w:ascii="Tahoma" w:hAnsi="Tahoma" w:cs="Tahoma"/>
          <w:b/>
          <w:bCs/>
          <w:color w:val="222222"/>
          <w:sz w:val="21"/>
          <w:szCs w:val="21"/>
        </w:rPr>
      </w:pPr>
      <w:ins w:id="1732"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"http://e-drpciv.ro/intrebare/641/pe_autostrada_se_interzice" </w:instrText>
        </w:r>
      </w:ins>
      <w:r w:rsidRPr="009316C1">
        <w:rPr>
          <w:rFonts w:ascii="Tahoma" w:hAnsi="Tahoma" w:cs="Tahoma"/>
          <w:b/>
          <w:bCs/>
          <w:color w:val="222222"/>
          <w:sz w:val="21"/>
          <w:szCs w:val="21"/>
        </w:rPr>
      </w:r>
      <w:ins w:id="1733"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641. Pe autostradă se interzice: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734" w:author="Unknown"/>
          <w:rFonts w:ascii="Arial" w:hAnsi="Arial" w:cs="Arial"/>
          <w:color w:val="222222"/>
          <w:sz w:val="18"/>
          <w:szCs w:val="18"/>
        </w:rPr>
      </w:pPr>
      <w:ins w:id="1735"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circulaţia autovehiculelor în coloană;</w:t>
        </w:r>
      </w:ins>
    </w:p>
    <w:p w:rsidR="00AE1230" w:rsidRPr="00B32870" w:rsidRDefault="00AE1230" w:rsidP="00B32870">
      <w:pPr>
        <w:shd w:val="clear" w:color="auto" w:fill="33FF33"/>
        <w:spacing w:after="30" w:line="240" w:lineRule="auto"/>
        <w:rPr>
          <w:ins w:id="1736" w:author="Unknown"/>
          <w:rFonts w:ascii="Arial" w:hAnsi="Arial" w:cs="Arial"/>
          <w:color w:val="222222"/>
          <w:sz w:val="18"/>
          <w:szCs w:val="18"/>
        </w:rPr>
      </w:pPr>
      <w:ins w:id="1737"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învăţarea conducerii unui vehicul, încercarea prototipurilor de şasiuri şi de vehicule cu motor;</w:t>
        </w:r>
      </w:ins>
    </w:p>
    <w:p w:rsidR="00AE1230" w:rsidRPr="00B32870" w:rsidRDefault="00AE1230" w:rsidP="00B32870">
      <w:pPr>
        <w:shd w:val="clear" w:color="auto" w:fill="FCFDFD"/>
        <w:spacing w:after="30" w:line="240" w:lineRule="auto"/>
        <w:rPr>
          <w:ins w:id="1738" w:author="Unknown"/>
          <w:rFonts w:ascii="Arial" w:hAnsi="Arial" w:cs="Arial"/>
          <w:color w:val="222222"/>
          <w:sz w:val="18"/>
          <w:szCs w:val="18"/>
        </w:rPr>
      </w:pPr>
      <w:ins w:id="1739"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executarea de lucrări pe partea carosabilă pe timp de noapte.</w:t>
        </w:r>
      </w:ins>
    </w:p>
    <w:p w:rsidR="00AE1230" w:rsidRPr="00B32870" w:rsidRDefault="00AE1230" w:rsidP="00B32870">
      <w:pPr>
        <w:shd w:val="clear" w:color="auto" w:fill="5C9CCC"/>
        <w:spacing w:after="0" w:line="240" w:lineRule="auto"/>
        <w:rPr>
          <w:ins w:id="1740" w:author="Unknown"/>
          <w:rFonts w:ascii="Arial" w:hAnsi="Arial" w:cs="Arial"/>
          <w:b/>
          <w:bCs/>
          <w:color w:val="FFFFFF"/>
          <w:sz w:val="18"/>
          <w:szCs w:val="18"/>
        </w:rPr>
      </w:pPr>
      <w:ins w:id="1741" w:author="Unknown">
        <w:r w:rsidRPr="00B32870">
          <w:rPr>
            <w:rFonts w:ascii="Arial" w:hAnsi="Arial" w:cs="Arial"/>
            <w:b/>
            <w:bCs/>
            <w:color w:val="FFFFFF"/>
            <w:sz w:val="18"/>
          </w:rPr>
          <w:t>3 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742" w:author="Unknown"/>
          <w:rFonts w:ascii="Arial" w:hAnsi="Arial" w:cs="Arial"/>
          <w:color w:val="222222"/>
          <w:sz w:val="18"/>
          <w:szCs w:val="18"/>
        </w:rPr>
      </w:pPr>
      <w:ins w:id="1743"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1744" w:author="Unknown">
        <w:r w:rsidRPr="00B32870">
          <w:rPr>
            <w:rFonts w:ascii="Arial" w:hAnsi="Arial" w:cs="Arial"/>
            <w:color w:val="222222"/>
            <w:sz w:val="18"/>
            <w:szCs w:val="18"/>
          </w:rPr>
          <w:fldChar w:fldCharType="separate"/>
        </w:r>
        <w:r w:rsidRPr="00B32870">
          <w:rPr>
            <w:rFonts w:ascii="Arial" w:hAnsi="Arial" w:cs="Arial"/>
            <w:b/>
            <w:bCs/>
            <w:color w:val="000000"/>
            <w:sz w:val="18"/>
          </w:rPr>
          <w:t>teste auto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1745" w:author="Unknown">
        <w:r w:rsidRPr="00B32870">
          <w:rPr>
            <w:rFonts w:ascii="Arial" w:hAnsi="Arial" w:cs="Arial"/>
            <w:color w:val="222222"/>
            <w:sz w:val="18"/>
            <w:szCs w:val="18"/>
          </w:rPr>
          <w:fldChar w:fldCharType="separate"/>
        </w:r>
        <w:r w:rsidRPr="00B32870">
          <w:rPr>
            <w:rFonts w:ascii="Arial" w:hAnsi="Arial" w:cs="Arial"/>
            <w:color w:val="000000"/>
            <w:sz w:val="18"/>
            <w:u w:val="single"/>
          </w:rPr>
          <w:t>examen permis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746" w:author="Unknown"/>
          <w:rFonts w:ascii="Tahoma" w:hAnsi="Tahoma" w:cs="Tahoma"/>
          <w:b/>
          <w:bCs/>
          <w:color w:val="222222"/>
          <w:sz w:val="21"/>
          <w:szCs w:val="21"/>
        </w:rPr>
      </w:pPr>
      <w:ins w:id="1747"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"http://e-drpciv.ro/intrebare/1012/cum_trebuie_sa_semnalizati_intentia_de_a_depasi_alte_vehicule_atunci_cand_conduceti_autovehiculul_noaptea_pe_un_drum_neiluminat_dintr-o_localitate" </w:instrText>
        </w:r>
      </w:ins>
      <w:r w:rsidRPr="009316C1">
        <w:rPr>
          <w:rFonts w:ascii="Tahoma" w:hAnsi="Tahoma" w:cs="Tahoma"/>
          <w:b/>
          <w:bCs/>
          <w:color w:val="222222"/>
          <w:sz w:val="21"/>
          <w:szCs w:val="21"/>
        </w:rPr>
      </w:r>
      <w:ins w:id="1748"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1012. Cum trebuie să semnalizaţi intenţia de a depăşi alte vehicule, atunci când conduceţi autovehiculul noaptea, pe un drum neiluminat dintr-o localitate?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749" w:author="Unknown"/>
          <w:rFonts w:ascii="Arial" w:hAnsi="Arial" w:cs="Arial"/>
          <w:color w:val="222222"/>
          <w:sz w:val="18"/>
          <w:szCs w:val="18"/>
        </w:rPr>
      </w:pPr>
      <w:ins w:id="1750"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cu luminile farurilor;</w:t>
        </w:r>
      </w:ins>
    </w:p>
    <w:p w:rsidR="00AE1230" w:rsidRPr="00B32870" w:rsidRDefault="00AE1230" w:rsidP="00B32870">
      <w:pPr>
        <w:shd w:val="clear" w:color="auto" w:fill="FCFDFD"/>
        <w:spacing w:after="30" w:line="240" w:lineRule="auto"/>
        <w:rPr>
          <w:ins w:id="1751" w:author="Unknown"/>
          <w:rFonts w:ascii="Arial" w:hAnsi="Arial" w:cs="Arial"/>
          <w:color w:val="222222"/>
          <w:sz w:val="18"/>
          <w:szCs w:val="18"/>
        </w:rPr>
      </w:pPr>
      <w:ins w:id="1752"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prin folosirea luminii de drum sau a claxonului;</w:t>
        </w:r>
      </w:ins>
    </w:p>
    <w:p w:rsidR="00AE1230" w:rsidRPr="00B32870" w:rsidRDefault="00AE1230" w:rsidP="00B32870">
      <w:pPr>
        <w:shd w:val="clear" w:color="auto" w:fill="33FF33"/>
        <w:spacing w:after="30" w:line="240" w:lineRule="auto"/>
        <w:rPr>
          <w:ins w:id="1753" w:author="Unknown"/>
          <w:rFonts w:ascii="Arial" w:hAnsi="Arial" w:cs="Arial"/>
          <w:color w:val="222222"/>
          <w:sz w:val="18"/>
          <w:szCs w:val="18"/>
        </w:rPr>
      </w:pPr>
      <w:ins w:id="1754"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cu luminile indicatoare de direcţie.</w:t>
        </w:r>
      </w:ins>
    </w:p>
    <w:p w:rsidR="00AE1230" w:rsidRPr="00B32870" w:rsidRDefault="00AE1230" w:rsidP="00B32870">
      <w:pPr>
        <w:shd w:val="clear" w:color="auto" w:fill="5C9CCC"/>
        <w:spacing w:after="0" w:line="240" w:lineRule="auto"/>
        <w:rPr>
          <w:ins w:id="1755" w:author="Unknown"/>
          <w:rFonts w:ascii="Arial" w:hAnsi="Arial" w:cs="Arial"/>
          <w:b/>
          <w:bCs/>
          <w:color w:val="FFFFFF"/>
          <w:sz w:val="18"/>
          <w:szCs w:val="18"/>
        </w:rPr>
      </w:pPr>
      <w:ins w:id="1756" w:author="Unknown">
        <w:r w:rsidRPr="00B32870">
          <w:rPr>
            <w:rFonts w:ascii="Arial" w:hAnsi="Arial" w:cs="Arial"/>
            <w:b/>
            <w:bCs/>
            <w:color w:val="FFFFFF"/>
            <w:sz w:val="18"/>
          </w:rPr>
          <w:t>0 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757" w:author="Unknown"/>
          <w:rFonts w:ascii="Arial" w:hAnsi="Arial" w:cs="Arial"/>
          <w:color w:val="222222"/>
          <w:sz w:val="18"/>
          <w:szCs w:val="18"/>
        </w:rPr>
      </w:pPr>
      <w:ins w:id="1758"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1759" w:author="Unknown">
        <w:r w:rsidRPr="00B32870">
          <w:rPr>
            <w:rFonts w:ascii="Arial" w:hAnsi="Arial" w:cs="Arial"/>
            <w:color w:val="222222"/>
            <w:sz w:val="18"/>
            <w:szCs w:val="18"/>
          </w:rPr>
          <w:fldChar w:fldCharType="separate"/>
        </w:r>
        <w:r w:rsidRPr="00B32870">
          <w:rPr>
            <w:rFonts w:ascii="Arial" w:hAnsi="Arial" w:cs="Arial"/>
            <w:color w:val="000000"/>
            <w:sz w:val="18"/>
            <w:u w:val="single"/>
          </w:rPr>
          <w:t>teste 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"http://e-drpciv.ro/tag/examen-auto-categoria-b1" </w:instrText>
        </w:r>
      </w:ins>
      <w:r w:rsidRPr="009316C1">
        <w:rPr>
          <w:rFonts w:ascii="Arial" w:hAnsi="Arial" w:cs="Arial"/>
          <w:color w:val="222222"/>
          <w:sz w:val="18"/>
          <w:szCs w:val="18"/>
        </w:rPr>
      </w:r>
      <w:ins w:id="1760" w:author="Unknown">
        <w:r w:rsidRPr="00B32870">
          <w:rPr>
            <w:rFonts w:ascii="Arial" w:hAnsi="Arial" w:cs="Arial"/>
            <w:color w:val="222222"/>
            <w:sz w:val="18"/>
            <w:szCs w:val="18"/>
          </w:rPr>
          <w:fldChar w:fldCharType="separate"/>
        </w:r>
        <w:r w:rsidRPr="00B32870">
          <w:rPr>
            <w:rFonts w:ascii="Arial" w:hAnsi="Arial" w:cs="Arial"/>
            <w:b/>
            <w:bCs/>
            <w:color w:val="000000"/>
            <w:sz w:val="18"/>
          </w:rPr>
          <w:t>examen auto categoria b1</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761" w:author="Unknown"/>
          <w:rFonts w:ascii="Tahoma" w:hAnsi="Tahoma" w:cs="Tahoma"/>
          <w:b/>
          <w:bCs/>
          <w:color w:val="222222"/>
          <w:sz w:val="21"/>
          <w:szCs w:val="21"/>
        </w:rPr>
      </w:pPr>
      <w:ins w:id="1762"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"http://e-drpciv.ro/intrebare/400/mersul_inapoi_este_interzis" </w:instrText>
        </w:r>
      </w:ins>
      <w:r w:rsidRPr="009316C1">
        <w:rPr>
          <w:rFonts w:ascii="Tahoma" w:hAnsi="Tahoma" w:cs="Tahoma"/>
          <w:b/>
          <w:bCs/>
          <w:color w:val="222222"/>
          <w:sz w:val="21"/>
          <w:szCs w:val="21"/>
        </w:rPr>
      </w:r>
      <w:ins w:id="1763"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400. Mersul înapoi este interzis:</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764" w:author="Unknown"/>
          <w:rFonts w:ascii="Arial" w:hAnsi="Arial" w:cs="Arial"/>
          <w:color w:val="222222"/>
          <w:sz w:val="18"/>
          <w:szCs w:val="18"/>
        </w:rPr>
      </w:pPr>
      <w:ins w:id="1765"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pe o distanţă mai mare de 50 m;</w:t>
        </w:r>
      </w:ins>
    </w:p>
    <w:p w:rsidR="00AE1230" w:rsidRPr="00B32870" w:rsidRDefault="00AE1230" w:rsidP="00B32870">
      <w:pPr>
        <w:shd w:val="clear" w:color="auto" w:fill="FCFDFD"/>
        <w:spacing w:after="30" w:line="240" w:lineRule="auto"/>
        <w:rPr>
          <w:ins w:id="1766" w:author="Unknown"/>
          <w:rFonts w:ascii="Arial" w:hAnsi="Arial" w:cs="Arial"/>
          <w:color w:val="222222"/>
          <w:sz w:val="18"/>
          <w:szCs w:val="18"/>
        </w:rPr>
      </w:pPr>
      <w:ins w:id="1767"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legal, nu este prevăzută o anumită distanţă;</w:t>
        </w:r>
      </w:ins>
    </w:p>
    <w:p w:rsidR="00AE1230" w:rsidRPr="00B32870" w:rsidRDefault="00AE1230" w:rsidP="00B32870">
      <w:pPr>
        <w:shd w:val="clear" w:color="auto" w:fill="FCFDFD"/>
        <w:spacing w:after="30" w:line="240" w:lineRule="auto"/>
        <w:rPr>
          <w:ins w:id="1768" w:author="Unknown"/>
          <w:rFonts w:ascii="Arial" w:hAnsi="Arial" w:cs="Arial"/>
          <w:color w:val="222222"/>
          <w:sz w:val="18"/>
          <w:szCs w:val="18"/>
        </w:rPr>
      </w:pPr>
      <w:ins w:id="1769"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pe o distanţă mai mare de 100 m.</w:t>
        </w:r>
      </w:ins>
    </w:p>
    <w:p w:rsidR="00AE1230" w:rsidRPr="00B32870" w:rsidRDefault="00AE1230" w:rsidP="00B32870">
      <w:pPr>
        <w:shd w:val="clear" w:color="auto" w:fill="5C9CCC"/>
        <w:spacing w:after="0" w:line="240" w:lineRule="auto"/>
        <w:rPr>
          <w:ins w:id="1770" w:author="Unknown"/>
          <w:rFonts w:ascii="Arial" w:hAnsi="Arial" w:cs="Arial"/>
          <w:b/>
          <w:bCs/>
          <w:color w:val="FFFFFF"/>
          <w:sz w:val="18"/>
          <w:szCs w:val="18"/>
        </w:rPr>
      </w:pPr>
      <w:ins w:id="1771" w:author="Unknown">
        <w:r w:rsidRPr="00B32870">
          <w:rPr>
            <w:rFonts w:ascii="Arial" w:hAnsi="Arial" w:cs="Arial"/>
            <w:b/>
            <w:bCs/>
            <w:color w:val="FFFFFF"/>
            <w:sz w:val="18"/>
          </w:rPr>
          <w:t>2 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772" w:author="Unknown"/>
          <w:rFonts w:ascii="Arial" w:hAnsi="Arial" w:cs="Arial"/>
          <w:color w:val="222222"/>
          <w:sz w:val="18"/>
          <w:szCs w:val="18"/>
        </w:rPr>
      </w:pPr>
      <w:ins w:id="1773"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1774" w:author="Unknown">
        <w:r w:rsidRPr="00B32870">
          <w:rPr>
            <w:rFonts w:ascii="Arial" w:hAnsi="Arial" w:cs="Arial"/>
            <w:color w:val="222222"/>
            <w:sz w:val="18"/>
            <w:szCs w:val="18"/>
          </w:rPr>
          <w:fldChar w:fldCharType="separate"/>
        </w:r>
        <w:r w:rsidRPr="00B32870">
          <w:rPr>
            <w:rFonts w:ascii="Arial" w:hAnsi="Arial" w:cs="Arial"/>
            <w:b/>
            <w:bCs/>
            <w:color w:val="000000"/>
            <w:sz w:val="18"/>
          </w:rPr>
          <w:t>teste auto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"http://e-drpciv.ro/tag/raspunsuri-drpciv" </w:instrText>
        </w:r>
      </w:ins>
      <w:r w:rsidRPr="009316C1">
        <w:rPr>
          <w:rFonts w:ascii="Arial" w:hAnsi="Arial" w:cs="Arial"/>
          <w:color w:val="222222"/>
          <w:sz w:val="18"/>
          <w:szCs w:val="18"/>
        </w:rPr>
      </w:r>
      <w:ins w:id="1775" w:author="Unknown">
        <w:r w:rsidRPr="00B32870">
          <w:rPr>
            <w:rFonts w:ascii="Arial" w:hAnsi="Arial" w:cs="Arial"/>
            <w:color w:val="222222"/>
            <w:sz w:val="18"/>
            <w:szCs w:val="18"/>
          </w:rPr>
          <w:fldChar w:fldCharType="separate"/>
        </w:r>
        <w:r w:rsidRPr="00B32870">
          <w:rPr>
            <w:rFonts w:ascii="Arial" w:hAnsi="Arial" w:cs="Arial"/>
            <w:b/>
            <w:bCs/>
            <w:color w:val="000000"/>
            <w:sz w:val="18"/>
          </w:rPr>
          <w:t>raspunsuri 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776" w:author="Unknown"/>
          <w:rFonts w:ascii="Tahoma" w:hAnsi="Tahoma" w:cs="Tahoma"/>
          <w:b/>
          <w:bCs/>
          <w:color w:val="222222"/>
          <w:sz w:val="21"/>
          <w:szCs w:val="21"/>
        </w:rPr>
      </w:pPr>
      <w:ins w:id="1777"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"http://e-drpciv.ro/intrebare/198/oprirea_hemoragiei_se_face_prin_legarea_stransa_a_bratului" </w:instrText>
        </w:r>
      </w:ins>
      <w:r w:rsidRPr="009316C1">
        <w:rPr>
          <w:rFonts w:ascii="Tahoma" w:hAnsi="Tahoma" w:cs="Tahoma"/>
          <w:b/>
          <w:bCs/>
          <w:color w:val="222222"/>
          <w:sz w:val="21"/>
          <w:szCs w:val="21"/>
        </w:rPr>
      </w:r>
      <w:ins w:id="1778"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198. Oprirea hemoragiei se face prin legarea strânsă a braţului:</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779" w:author="Unknown"/>
          <w:rFonts w:ascii="Arial" w:hAnsi="Arial" w:cs="Arial"/>
          <w:color w:val="222222"/>
          <w:sz w:val="18"/>
          <w:szCs w:val="18"/>
        </w:rPr>
      </w:pPr>
      <w:ins w:id="1780"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în dreptul rănii;</w:t>
        </w:r>
      </w:ins>
    </w:p>
    <w:p w:rsidR="00AE1230" w:rsidRPr="00B32870" w:rsidRDefault="00AE1230" w:rsidP="00B32870">
      <w:pPr>
        <w:shd w:val="clear" w:color="auto" w:fill="33FF33"/>
        <w:spacing w:after="30" w:line="240" w:lineRule="auto"/>
        <w:rPr>
          <w:ins w:id="1781" w:author="Unknown"/>
          <w:rFonts w:ascii="Arial" w:hAnsi="Arial" w:cs="Arial"/>
          <w:color w:val="222222"/>
          <w:sz w:val="18"/>
          <w:szCs w:val="18"/>
        </w:rPr>
      </w:pPr>
      <w:ins w:id="1782"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deasupra rănii;</w:t>
        </w:r>
      </w:ins>
    </w:p>
    <w:p w:rsidR="00AE1230" w:rsidRPr="00B32870" w:rsidRDefault="00AE1230" w:rsidP="00B32870">
      <w:pPr>
        <w:shd w:val="clear" w:color="auto" w:fill="FCFDFD"/>
        <w:spacing w:after="30" w:line="240" w:lineRule="auto"/>
        <w:rPr>
          <w:ins w:id="1783" w:author="Unknown"/>
          <w:rFonts w:ascii="Arial" w:hAnsi="Arial" w:cs="Arial"/>
          <w:color w:val="222222"/>
          <w:sz w:val="18"/>
          <w:szCs w:val="18"/>
        </w:rPr>
      </w:pPr>
      <w:ins w:id="1784"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sub rană.</w:t>
        </w:r>
      </w:ins>
    </w:p>
    <w:p w:rsidR="00AE1230" w:rsidRPr="00B32870" w:rsidRDefault="00AE1230" w:rsidP="00B32870">
      <w:pPr>
        <w:shd w:val="clear" w:color="auto" w:fill="5C9CCC"/>
        <w:spacing w:after="0" w:line="240" w:lineRule="auto"/>
        <w:rPr>
          <w:ins w:id="1785" w:author="Unknown"/>
          <w:rFonts w:ascii="Arial" w:hAnsi="Arial" w:cs="Arial"/>
          <w:b/>
          <w:bCs/>
          <w:color w:val="FFFFFF"/>
          <w:sz w:val="18"/>
          <w:szCs w:val="18"/>
        </w:rPr>
      </w:pPr>
      <w:ins w:id="1786" w:author="Unknown">
        <w:r w:rsidRPr="00B32870">
          <w:rPr>
            <w:rFonts w:ascii="Arial" w:hAnsi="Arial" w:cs="Arial"/>
            <w:b/>
            <w:bCs/>
            <w:color w:val="FFFFFF"/>
            <w:sz w:val="18"/>
          </w:rPr>
          <w:t>3 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787" w:author="Unknown"/>
          <w:rFonts w:ascii="Arial" w:hAnsi="Arial" w:cs="Arial"/>
          <w:color w:val="222222"/>
          <w:sz w:val="18"/>
          <w:szCs w:val="18"/>
        </w:rPr>
      </w:pPr>
      <w:ins w:id="1788"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1789" w:author="Unknown">
        <w:r w:rsidRPr="00B32870">
          <w:rPr>
            <w:rFonts w:ascii="Arial" w:hAnsi="Arial" w:cs="Arial"/>
            <w:color w:val="222222"/>
            <w:sz w:val="18"/>
            <w:szCs w:val="18"/>
          </w:rPr>
          <w:fldChar w:fldCharType="separate"/>
        </w:r>
        <w:r w:rsidRPr="00B32870">
          <w:rPr>
            <w:rFonts w:ascii="Arial" w:hAnsi="Arial" w:cs="Arial"/>
            <w:b/>
            <w:bCs/>
            <w:color w:val="000000"/>
            <w:sz w:val="18"/>
          </w:rPr>
          <w:t>simulare examen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"http://e-drpciv.ro/tag/chestionare-auto-b" </w:instrText>
        </w:r>
      </w:ins>
      <w:r w:rsidRPr="009316C1">
        <w:rPr>
          <w:rFonts w:ascii="Arial" w:hAnsi="Arial" w:cs="Arial"/>
          <w:color w:val="222222"/>
          <w:sz w:val="18"/>
          <w:szCs w:val="18"/>
        </w:rPr>
      </w:r>
      <w:ins w:id="1790" w:author="Unknown">
        <w:r w:rsidRPr="00B32870">
          <w:rPr>
            <w:rFonts w:ascii="Arial" w:hAnsi="Arial" w:cs="Arial"/>
            <w:color w:val="222222"/>
            <w:sz w:val="18"/>
            <w:szCs w:val="18"/>
          </w:rPr>
          <w:fldChar w:fldCharType="separate"/>
        </w:r>
        <w:r w:rsidRPr="00B32870">
          <w:rPr>
            <w:rFonts w:ascii="Arial" w:hAnsi="Arial" w:cs="Arial"/>
            <w:b/>
            <w:bCs/>
            <w:color w:val="000000"/>
            <w:sz w:val="18"/>
          </w:rPr>
          <w:t>chestionare auto b</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791" w:author="Unknown"/>
          <w:rFonts w:ascii="Tahoma" w:hAnsi="Tahoma" w:cs="Tahoma"/>
          <w:b/>
          <w:bCs/>
          <w:color w:val="222222"/>
          <w:sz w:val="21"/>
          <w:szCs w:val="21"/>
        </w:rPr>
      </w:pPr>
      <w:ins w:id="1792"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"http://e-drpciv.ro/intrebare/107/este_permisa_depasirea_cand_din_sens_opus_se_apropie_la_mica_distanta_alt_vehicul" </w:instrText>
        </w:r>
      </w:ins>
      <w:r w:rsidRPr="009316C1">
        <w:rPr>
          <w:rFonts w:ascii="Tahoma" w:hAnsi="Tahoma" w:cs="Tahoma"/>
          <w:b/>
          <w:bCs/>
          <w:color w:val="222222"/>
          <w:sz w:val="21"/>
          <w:szCs w:val="21"/>
        </w:rPr>
      </w:r>
      <w:ins w:id="1793"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107. Este permisă depăşirea când din sens opus se apropie, la mică distanţă, alt vehicul?</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794" w:author="Unknown"/>
          <w:rFonts w:ascii="Arial" w:hAnsi="Arial" w:cs="Arial"/>
          <w:color w:val="222222"/>
          <w:sz w:val="18"/>
          <w:szCs w:val="18"/>
        </w:rPr>
      </w:pPr>
      <w:ins w:id="1795"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 dacă prin depăşire se trece peste axa drumului;</w:t>
        </w:r>
      </w:ins>
    </w:p>
    <w:p w:rsidR="00AE1230" w:rsidRPr="00B32870" w:rsidRDefault="00AE1230" w:rsidP="00B32870">
      <w:pPr>
        <w:shd w:val="clear" w:color="auto" w:fill="33FF33"/>
        <w:spacing w:after="30" w:line="240" w:lineRule="auto"/>
        <w:rPr>
          <w:ins w:id="1796" w:author="Unknown"/>
          <w:rFonts w:ascii="Arial" w:hAnsi="Arial" w:cs="Arial"/>
          <w:color w:val="222222"/>
          <w:sz w:val="18"/>
          <w:szCs w:val="18"/>
        </w:rPr>
      </w:pPr>
      <w:ins w:id="1797"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 dacă drumul are o lăţime suficientă, iar prin depăşire nu se trece peste axa drumului;</w:t>
        </w:r>
      </w:ins>
    </w:p>
    <w:p w:rsidR="00AE1230" w:rsidRPr="00B32870" w:rsidRDefault="00AE1230" w:rsidP="00B32870">
      <w:pPr>
        <w:shd w:val="clear" w:color="auto" w:fill="FCFDFD"/>
        <w:spacing w:after="30" w:line="240" w:lineRule="auto"/>
        <w:rPr>
          <w:ins w:id="1798" w:author="Unknown"/>
          <w:rFonts w:ascii="Arial" w:hAnsi="Arial" w:cs="Arial"/>
          <w:color w:val="222222"/>
          <w:sz w:val="18"/>
          <w:szCs w:val="18"/>
        </w:rPr>
      </w:pPr>
      <w:ins w:id="1799"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da, dacă nu există interdicţia de a depăşi.</w:t>
        </w:r>
      </w:ins>
    </w:p>
    <w:p w:rsidR="00AE1230" w:rsidRPr="00B32870" w:rsidRDefault="00AE1230" w:rsidP="00B32870">
      <w:pPr>
        <w:shd w:val="clear" w:color="auto" w:fill="5C9CCC"/>
        <w:spacing w:after="0" w:line="240" w:lineRule="auto"/>
        <w:rPr>
          <w:ins w:id="1800" w:author="Unknown"/>
          <w:rFonts w:ascii="Arial" w:hAnsi="Arial" w:cs="Arial"/>
          <w:b/>
          <w:bCs/>
          <w:color w:val="FFFFFF"/>
          <w:sz w:val="18"/>
          <w:szCs w:val="18"/>
        </w:rPr>
      </w:pPr>
      <w:ins w:id="1801" w:author="Unknown">
        <w:r w:rsidRPr="00B32870">
          <w:rPr>
            <w:rFonts w:ascii="Arial" w:hAnsi="Arial" w:cs="Arial"/>
            <w:b/>
            <w:bCs/>
            <w:color w:val="FFFFFF"/>
            <w:sz w:val="18"/>
          </w:rPr>
          <w:t>4 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802" w:author="Unknown"/>
          <w:rFonts w:ascii="Arial" w:hAnsi="Arial" w:cs="Arial"/>
          <w:color w:val="222222"/>
          <w:sz w:val="18"/>
          <w:szCs w:val="18"/>
        </w:rPr>
      </w:pPr>
      <w:ins w:id="1803"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1804" w:author="Unknown">
        <w:r w:rsidRPr="00B32870">
          <w:rPr>
            <w:rFonts w:ascii="Arial" w:hAnsi="Arial" w:cs="Arial"/>
            <w:color w:val="222222"/>
            <w:sz w:val="18"/>
            <w:szCs w:val="18"/>
          </w:rPr>
          <w:fldChar w:fldCharType="separate"/>
        </w:r>
        <w:r w:rsidRPr="00B32870">
          <w:rPr>
            <w:rFonts w:ascii="Arial" w:hAnsi="Arial" w:cs="Arial"/>
            <w:color w:val="000000"/>
            <w:sz w:val="18"/>
            <w:u w:val="single"/>
          </w:rPr>
          <w:t>auto chestionare</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"http://e-drpciv.ro/tag/examen-auto-cat-TR" </w:instrText>
        </w:r>
      </w:ins>
      <w:r w:rsidRPr="009316C1">
        <w:rPr>
          <w:rFonts w:ascii="Arial" w:hAnsi="Arial" w:cs="Arial"/>
          <w:color w:val="222222"/>
          <w:sz w:val="18"/>
          <w:szCs w:val="18"/>
        </w:rPr>
      </w:r>
      <w:ins w:id="1805" w:author="Unknown">
        <w:r w:rsidRPr="00B32870">
          <w:rPr>
            <w:rFonts w:ascii="Arial" w:hAnsi="Arial" w:cs="Arial"/>
            <w:color w:val="222222"/>
            <w:sz w:val="18"/>
            <w:szCs w:val="18"/>
          </w:rPr>
          <w:fldChar w:fldCharType="separate"/>
        </w:r>
        <w:r w:rsidRPr="00B32870">
          <w:rPr>
            <w:rFonts w:ascii="Arial" w:hAnsi="Arial" w:cs="Arial"/>
            <w:b/>
            <w:bCs/>
            <w:color w:val="000000"/>
            <w:sz w:val="18"/>
          </w:rPr>
          <w:t>examen auto cat TR</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outlineLvl w:val="1"/>
        <w:rPr>
          <w:ins w:id="1806" w:author="Unknown"/>
          <w:rFonts w:ascii="Tahoma" w:hAnsi="Tahoma" w:cs="Tahoma"/>
          <w:b/>
          <w:bCs/>
          <w:color w:val="222222"/>
          <w:sz w:val="21"/>
          <w:szCs w:val="21"/>
        </w:rPr>
      </w:pPr>
      <w:ins w:id="1807"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"http://e-drpciv.ro/intrebare/436/unde_trebuie_sa_se_deplaseze_conducatorii_de_autovehicule_angajati_intr-un_accident_de_circulatie_in_urma_caruia_au_rezultat_pagube_materiale_pentru_a_obtine_actul_de_constatare" </w:instrText>
        </w:r>
      </w:ins>
      <w:r w:rsidRPr="009316C1">
        <w:rPr>
          <w:rFonts w:ascii="Tahoma" w:hAnsi="Tahoma" w:cs="Tahoma"/>
          <w:b/>
          <w:bCs/>
          <w:color w:val="222222"/>
          <w:sz w:val="21"/>
          <w:szCs w:val="21"/>
        </w:rPr>
      </w:r>
      <w:ins w:id="1808"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436. Unde trebuie să se deplaseze conducătorii de autovehicule angajaţi într-un accident de circulaţie, în urma căruia au rezultat pagube materiale, pentru a obţine actul de constatare?</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809" w:author="Unknown"/>
          <w:rFonts w:ascii="Arial" w:hAnsi="Arial" w:cs="Arial"/>
          <w:color w:val="222222"/>
          <w:sz w:val="18"/>
          <w:szCs w:val="18"/>
        </w:rPr>
      </w:pPr>
      <w:ins w:id="1810"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la cea mai apropiată unitate de poliţie competentă, în maximum 24 de ore;</w:t>
        </w:r>
      </w:ins>
    </w:p>
    <w:p w:rsidR="00AE1230" w:rsidRPr="00B32870" w:rsidRDefault="00AE1230" w:rsidP="00B32870">
      <w:pPr>
        <w:shd w:val="clear" w:color="auto" w:fill="FCFDFD"/>
        <w:spacing w:after="30" w:line="240" w:lineRule="auto"/>
        <w:rPr>
          <w:ins w:id="1811" w:author="Unknown"/>
          <w:rFonts w:ascii="Arial" w:hAnsi="Arial" w:cs="Arial"/>
          <w:color w:val="222222"/>
          <w:sz w:val="18"/>
          <w:szCs w:val="18"/>
        </w:rPr>
      </w:pPr>
      <w:ins w:id="1812"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la serviciul judeţean de poliţie rutieră;</w:t>
        </w:r>
      </w:ins>
    </w:p>
    <w:p w:rsidR="00AE1230" w:rsidRPr="00B32870" w:rsidRDefault="00AE1230" w:rsidP="00B32870">
      <w:pPr>
        <w:shd w:val="clear" w:color="auto" w:fill="FCFDFD"/>
        <w:spacing w:after="30" w:line="240" w:lineRule="auto"/>
        <w:rPr>
          <w:ins w:id="1813" w:author="Unknown"/>
          <w:rFonts w:ascii="Arial" w:hAnsi="Arial" w:cs="Arial"/>
          <w:color w:val="222222"/>
          <w:sz w:val="18"/>
          <w:szCs w:val="18"/>
        </w:rPr>
      </w:pPr>
      <w:ins w:id="1814"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la unitatea de poliţie în raza căreia domiciliază.</w:t>
        </w:r>
      </w:ins>
    </w:p>
    <w:p w:rsidR="00AE1230" w:rsidRPr="00B32870" w:rsidRDefault="00AE1230" w:rsidP="00B32870">
      <w:pPr>
        <w:shd w:val="clear" w:color="auto" w:fill="5C9CCC"/>
        <w:spacing w:after="0" w:line="240" w:lineRule="auto"/>
        <w:rPr>
          <w:ins w:id="1815" w:author="Unknown"/>
          <w:rFonts w:ascii="Arial" w:hAnsi="Arial" w:cs="Arial"/>
          <w:b/>
          <w:bCs/>
          <w:color w:val="FFFFFF"/>
          <w:sz w:val="18"/>
          <w:szCs w:val="18"/>
        </w:rPr>
      </w:pPr>
      <w:ins w:id="1816" w:author="Unknown">
        <w:r w:rsidRPr="00B32870">
          <w:rPr>
            <w:rFonts w:ascii="Arial" w:hAnsi="Arial" w:cs="Arial"/>
            <w:b/>
            <w:bCs/>
            <w:color w:val="FFFFFF"/>
            <w:sz w:val="18"/>
          </w:rPr>
          <w:t>1 </w:t>
        </w:r>
        <w:r w:rsidRPr="00B32870">
          <w:rPr>
            <w:rFonts w:ascii="Arial" w:hAnsi="Arial" w:cs="Arial"/>
            <w:b/>
            <w:bCs/>
            <w:color w:val="FFFFFF"/>
            <w:sz w:val="18"/>
            <w:szCs w:val="18"/>
          </w:rPr>
          <w:t>comentarii</w:t>
        </w:r>
      </w:ins>
    </w:p>
    <w:p w:rsidR="00AE1230" w:rsidRPr="00B32870" w:rsidRDefault="00AE1230" w:rsidP="00B32870">
      <w:pPr>
        <w:shd w:val="clear" w:color="auto" w:fill="FCFDFD"/>
        <w:spacing w:after="0" w:line="240" w:lineRule="auto"/>
        <w:rPr>
          <w:ins w:id="1817" w:author="Unknown"/>
          <w:rFonts w:ascii="Arial" w:hAnsi="Arial" w:cs="Arial"/>
          <w:color w:val="222222"/>
          <w:sz w:val="18"/>
          <w:szCs w:val="18"/>
        </w:rPr>
      </w:pPr>
      <w:ins w:id="1818" w:author="Unknown">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1819" w:author="Unknown">
        <w:r w:rsidRPr="00B32870">
          <w:rPr>
            <w:rFonts w:ascii="Arial" w:hAnsi="Arial" w:cs="Arial"/>
            <w:color w:val="222222"/>
            <w:sz w:val="18"/>
            <w:szCs w:val="18"/>
          </w:rPr>
          <w:fldChar w:fldCharType="separate"/>
        </w:r>
        <w:r w:rsidRPr="00B32870">
          <w:rPr>
            <w:rFonts w:ascii="Arial" w:hAnsi="Arial" w:cs="Arial"/>
            <w:b/>
            <w:bCs/>
            <w:color w:val="000000"/>
            <w:sz w:val="18"/>
          </w:rPr>
          <w:t>permis auto</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1820" w:author="Unknown">
        <w:r w:rsidRPr="00B32870">
          <w:rPr>
            <w:rFonts w:ascii="Arial" w:hAnsi="Arial" w:cs="Arial"/>
            <w:color w:val="222222"/>
            <w:sz w:val="18"/>
            <w:szCs w:val="18"/>
          </w:rPr>
          <w:fldChar w:fldCharType="separate"/>
        </w:r>
        <w:r w:rsidRPr="00B32870">
          <w:rPr>
            <w:rFonts w:ascii="Arial" w:hAnsi="Arial" w:cs="Arial"/>
            <w:color w:val="000000"/>
            <w:sz w:val="18"/>
            <w:u w:val="single"/>
          </w:rPr>
          <w:t>www.drpciv</w:t>
        </w:r>
        <w:r w:rsidRPr="00B32870">
          <w:rPr>
            <w:rFonts w:ascii="Arial" w:hAnsi="Arial" w:cs="Arial"/>
            <w:color w:val="222222"/>
            <w:sz w:val="18"/>
            <w:szCs w:val="18"/>
          </w:rPr>
          <w:fldChar w:fldCharType="end"/>
        </w:r>
        <w:r w:rsidRPr="00B32870">
          <w:rPr>
            <w:rFonts w:ascii="Arial" w:hAnsi="Arial" w:cs="Arial"/>
            <w:color w:val="222222"/>
            <w:sz w:val="18"/>
          </w:rPr>
          <w:t> </w:t>
        </w:r>
        <w:r w:rsidRPr="00B32870">
          <w:rPr>
            <w:rFonts w:ascii="Arial" w:hAnsi="Arial" w:cs="Arial"/>
            <w:color w:val="222222"/>
            <w:sz w:val="18"/>
            <w:szCs w:val="18"/>
          </w:rPr>
          <w:t> </w:t>
        </w:r>
      </w:ins>
    </w:p>
    <w:p w:rsidR="00AE1230" w:rsidRPr="00B32870" w:rsidRDefault="00AE1230" w:rsidP="00B32870">
      <w:pPr>
        <w:shd w:val="clear" w:color="auto" w:fill="FCFDFD"/>
        <w:spacing w:after="0" w:line="240" w:lineRule="auto"/>
        <w:rPr>
          <w:ins w:id="1821" w:author="Unknown"/>
          <w:rFonts w:ascii="Arial" w:hAnsi="Arial" w:cs="Arial"/>
          <w:color w:val="222222"/>
          <w:sz w:val="18"/>
          <w:szCs w:val="18"/>
        </w:rPr>
      </w:pPr>
      <w:ins w:id="1822"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"http://e-drpciv.ro/poze2/568.jpg" </w:instrText>
        </w:r>
      </w:ins>
      <w:r w:rsidRPr="009316C1">
        <w:rPr>
          <w:rFonts w:ascii="Arial" w:hAnsi="Arial" w:cs="Arial"/>
          <w:color w:val="222222"/>
          <w:sz w:val="18"/>
          <w:szCs w:val="18"/>
        </w:rPr>
      </w:r>
      <w:ins w:id="1823" w:author="Unknown">
        <w:r w:rsidRPr="00B32870">
          <w:rPr>
            <w:rFonts w:ascii="Arial" w:hAnsi="Arial" w:cs="Arial"/>
            <w:color w:val="222222"/>
            <w:sz w:val="18"/>
            <w:szCs w:val="18"/>
          </w:rPr>
          <w:fldChar w:fldCharType="separate"/>
        </w:r>
      </w:ins>
      <w:r>
        <w:rPr>
          <w:noProof/>
        </w:rPr>
        <w:pict>
          <v:shape id="Picture 177" o:spid="_x0000_s1195" type="#_x0000_t75" alt="http://e-drpciv.ro/poze2/568.jpg" href="http://e-drpciv.ro/poze2/568.j" style="position:absolute;margin-left:65pt;margin-top:0;width:105pt;height:78.75pt;z-index:251831296;visibility:visible;mso-wrap-distance-left:0;mso-wrap-distance-right:0;mso-position-horizontal:right;mso-position-horizontal-relative:text;mso-position-vertical-relative:line" o:allowoverlap="f" o:button="t">
            <v:fill o:detectmouseclick="t"/>
            <v:imagedata r:id="rId1776" o:title=""/>
            <w10:wrap type="square"/>
          </v:shape>
        </w:pict>
      </w:r>
      <w:ins w:id="1824"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825" w:author="Unknown"/>
          <w:rFonts w:ascii="Tahoma" w:hAnsi="Tahoma" w:cs="Tahoma"/>
          <w:b/>
          <w:bCs/>
          <w:color w:val="222222"/>
          <w:sz w:val="21"/>
          <w:szCs w:val="21"/>
        </w:rPr>
      </w:pPr>
      <w:ins w:id="1826"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"http://e-drpciv.ro/intrebare/568/prin_intersectia_prezentata_pot_trece" </w:instrText>
        </w:r>
      </w:ins>
      <w:r w:rsidRPr="009316C1">
        <w:rPr>
          <w:rFonts w:ascii="Tahoma" w:hAnsi="Tahoma" w:cs="Tahoma"/>
          <w:b/>
          <w:bCs/>
          <w:color w:val="222222"/>
          <w:sz w:val="21"/>
          <w:szCs w:val="21"/>
        </w:rPr>
      </w:r>
      <w:ins w:id="1827"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568. Prin intersecţia prezentată pot trece:</w:t>
        </w:r>
        <w:r w:rsidRPr="00B32870">
          <w:rPr>
            <w:rFonts w:ascii="Tahoma" w:hAnsi="Tahoma" w:cs="Tahoma"/>
            <w:b/>
            <w:bCs/>
            <w:color w:val="222222"/>
            <w:sz w:val="21"/>
            <w:szCs w:val="21"/>
          </w:rPr>
          <w:fldChar w:fldCharType="end"/>
        </w:r>
      </w:ins>
    </w:p>
    <w:p w:rsidR="00AE1230" w:rsidRPr="00B32870" w:rsidRDefault="00AE1230" w:rsidP="00B32870">
      <w:pPr>
        <w:shd w:val="clear" w:color="auto" w:fill="FCFDFD"/>
        <w:spacing w:after="30" w:line="240" w:lineRule="auto"/>
        <w:rPr>
          <w:ins w:id="1828" w:author="Unknown"/>
          <w:rFonts w:ascii="Arial" w:hAnsi="Arial" w:cs="Arial"/>
          <w:color w:val="222222"/>
          <w:sz w:val="18"/>
          <w:szCs w:val="18"/>
        </w:rPr>
      </w:pPr>
      <w:ins w:id="1829"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tramvaiul 1 şi autoturismul;</w:t>
        </w:r>
      </w:ins>
    </w:p>
    <w:p w:rsidR="00AE1230" w:rsidRPr="00B32870" w:rsidRDefault="00AE1230" w:rsidP="00B32870">
      <w:pPr>
        <w:shd w:val="clear" w:color="auto" w:fill="33FF33"/>
        <w:spacing w:after="30" w:line="240" w:lineRule="auto"/>
        <w:rPr>
          <w:ins w:id="1830" w:author="Unknown"/>
          <w:rFonts w:ascii="Arial" w:hAnsi="Arial" w:cs="Arial"/>
          <w:color w:val="222222"/>
          <w:sz w:val="18"/>
          <w:szCs w:val="18"/>
        </w:rPr>
      </w:pPr>
      <w:ins w:id="1831"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bicicleta;</w:t>
        </w:r>
      </w:ins>
    </w:p>
    <w:p w:rsidR="00AE1230" w:rsidRPr="00B32870" w:rsidRDefault="00AE1230" w:rsidP="00B32870">
      <w:pPr>
        <w:shd w:val="clear" w:color="auto" w:fill="FCFDFD"/>
        <w:spacing w:after="30" w:line="240" w:lineRule="auto"/>
        <w:rPr>
          <w:ins w:id="1832" w:author="Unknown"/>
          <w:rFonts w:ascii="Arial" w:hAnsi="Arial" w:cs="Arial"/>
          <w:color w:val="222222"/>
          <w:sz w:val="18"/>
          <w:szCs w:val="18"/>
        </w:rPr>
      </w:pPr>
      <w:ins w:id="1833"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tramvaiul 1 şi tramvaiul 2.</w:t>
        </w:r>
      </w:ins>
    </w:p>
    <w:p w:rsidR="00AE1230" w:rsidRPr="00B32870" w:rsidRDefault="00AE1230" w:rsidP="00B32870">
      <w:pPr>
        <w:spacing w:after="0" w:line="240" w:lineRule="auto"/>
        <w:outlineLvl w:val="1"/>
        <w:rPr>
          <w:rFonts w:ascii="Tahoma" w:hAnsi="Tahoma" w:cs="Tahoma"/>
          <w:b/>
          <w:bCs/>
          <w:color w:val="222222"/>
          <w:sz w:val="21"/>
          <w:szCs w:val="21"/>
        </w:rPr>
      </w:pPr>
      <w:hyperlink r:id="rId1777" w:history="1">
        <w:r w:rsidRPr="00B32870">
          <w:rPr>
            <w:rFonts w:ascii="Tahoma" w:hAnsi="Tahoma" w:cs="Tahoma"/>
            <w:b/>
            <w:bCs/>
            <w:color w:val="000000"/>
            <w:sz w:val="21"/>
          </w:rPr>
          <w:t>52. În care dintre următoarele situaţii conducătorilor de vehicule le este interzis să execute virajul spre stânga la lumina de culoare verde a semaforului electric?</w:t>
        </w:r>
      </w:hyperlink>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când întâlnesc indicatorul „Înainte sau la stânga“;</w:t>
      </w:r>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când se află pe o stradă cu sens unic;</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când întâlnesc indicatorul „Înainte sau la dreapta“.</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78" w:history="1">
        <w:r w:rsidRPr="00B32870">
          <w:rPr>
            <w:rFonts w:ascii="Tahoma" w:hAnsi="Tahoma" w:cs="Tahoma"/>
            <w:b/>
            <w:bCs/>
            <w:color w:val="000000"/>
            <w:sz w:val="21"/>
          </w:rPr>
          <w:t>750. La ce vă puteţi aştepta dacă circulaţi în spatele unui camion cu remorcă, ce intenţionează să vireze la dreapta pe o stradă îngustă?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înainte de a vira, camionul se opreşte;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înainte de a vira, camionul se angajează iniţial spre stânga, din cauza gabaritului;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camionul se comportă ca orice autoturism.</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3 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hyperlink r:id="rId1779" w:history="1">
        <w:r w:rsidRPr="00B32870">
          <w:rPr>
            <w:rFonts w:ascii="Arial" w:hAnsi="Arial" w:cs="Arial"/>
            <w:b/>
            <w:bCs/>
            <w:color w:val="000000"/>
            <w:sz w:val="18"/>
          </w:rPr>
          <w:t>drpciv.ro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80" w:history="1">
        <w:r w:rsidRPr="00B32870">
          <w:rPr>
            <w:rFonts w:ascii="Arial" w:hAnsi="Arial" w:cs="Arial"/>
            <w:b/>
            <w:bCs/>
            <w:color w:val="000000"/>
            <w:sz w:val="18"/>
          </w:rPr>
          <w:t>teste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781" w:history="1">
        <w:r>
          <w:rPr>
            <w:noProof/>
          </w:rPr>
          <w:pict>
            <v:shape id="Picture 178" o:spid="_x0000_s1196" type="#_x0000_t75" alt="http://e-drpciv.ro/poze2/912.jpg" href="http://e-drpciv.ro/poze2/912.j" style="position:absolute;margin-left:65pt;margin-top:0;width:105pt;height:78.75pt;z-index:251832320;visibility:visible;mso-wrap-distance-left:0;mso-wrap-distance-right:0;mso-position-horizontal:right;mso-position-horizontal-relative:text;mso-position-vertical-relative:line" o:allowoverlap="f" o:button="t">
              <v:fill o:detectmouseclick="t"/>
              <v:imagedata r:id="rId1782"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83" w:history="1">
        <w:r w:rsidRPr="00B32870">
          <w:rPr>
            <w:rFonts w:ascii="Tahoma" w:hAnsi="Tahoma" w:cs="Tahoma"/>
            <w:b/>
            <w:bCs/>
            <w:color w:val="000000"/>
            <w:sz w:val="21"/>
          </w:rPr>
          <w:t>912. În situaţia dată, vă este interzis:</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continuaţi deplasarea;</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opriţi;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ocoliţi un obstacol prin stânga.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hyperlink r:id="rId1784" w:history="1">
        <w:r w:rsidRPr="00B32870">
          <w:rPr>
            <w:rFonts w:ascii="Arial" w:hAnsi="Arial" w:cs="Arial"/>
            <w:color w:val="000000"/>
            <w:sz w:val="18"/>
          </w:rPr>
          <w:t>examen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85" w:history="1">
        <w:r w:rsidRPr="00B32870">
          <w:rPr>
            <w:rFonts w:ascii="Arial" w:hAnsi="Arial" w:cs="Arial"/>
            <w:color w:val="000000"/>
            <w:sz w:val="18"/>
          </w:rPr>
          <w:t>teste 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86" w:history="1">
        <w:r w:rsidRPr="00B32870">
          <w:rPr>
            <w:rFonts w:ascii="Tahoma" w:hAnsi="Tahoma" w:cs="Tahoma"/>
            <w:b/>
            <w:bCs/>
            <w:color w:val="000000"/>
            <w:sz w:val="21"/>
          </w:rPr>
          <w:t>657. Ce obligaţie are conducătorul unui autovehicul imobilizat într-un pasaj subteran?</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oprească motorul şi să acţioneze luminile de avarie;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tracteze autovehiculul până la ieşirea din pasajul subteran;</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anunţe imediat pompierii în legătură cu locul în care se află.</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hyperlink r:id="rId1787" w:history="1">
        <w:r w:rsidRPr="00B32870">
          <w:rPr>
            <w:rFonts w:ascii="Arial" w:hAnsi="Arial" w:cs="Arial"/>
            <w:color w:val="000000"/>
            <w:sz w:val="18"/>
          </w:rPr>
          <w:t>intrebari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88" w:history="1">
        <w:r w:rsidRPr="00B32870">
          <w:rPr>
            <w:rFonts w:ascii="Arial" w:hAnsi="Arial" w:cs="Arial"/>
            <w:color w:val="000000"/>
            <w:sz w:val="18"/>
          </w:rPr>
          <w:t>examen auto cat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789" w:history="1">
        <w:r>
          <w:rPr>
            <w:noProof/>
          </w:rPr>
          <w:pict>
            <v:shape id="Picture 179" o:spid="_x0000_s1197" type="#_x0000_t75" alt="http://e-drpciv.ro/poze2/226.jpg" href="http://e-drpciv.ro/poze2/226.j" style="position:absolute;margin-left:65pt;margin-top:0;width:105pt;height:78.75pt;z-index:251833344;visibility:visible;mso-wrap-distance-left:0;mso-wrap-distance-right:0;mso-position-horizontal:right;mso-position-horizontal-relative:text;mso-position-vertical-relative:line" o:allowoverlap="f" o:button="t">
              <v:fill o:detectmouseclick="t"/>
              <v:imagedata r:id="rId1790"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91" w:history="1">
        <w:r w:rsidRPr="00B32870">
          <w:rPr>
            <w:rFonts w:ascii="Tahoma" w:hAnsi="Tahoma" w:cs="Tahoma"/>
            <w:b/>
            <w:bCs/>
            <w:color w:val="000000"/>
            <w:sz w:val="21"/>
          </w:rPr>
          <w:t>226. Care este denumirea indicatorului?</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sens giratoriu;</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punct de colectare a materialelor reciclabile;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presemnalizarea unei intersecţii cu sens giratoriu.</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hyperlink r:id="rId1792" w:history="1">
        <w:r w:rsidRPr="00B32870">
          <w:rPr>
            <w:rFonts w:ascii="Arial" w:hAnsi="Arial" w:cs="Arial"/>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93" w:history="1">
        <w:r w:rsidRPr="00B32870">
          <w:rPr>
            <w:rFonts w:ascii="Arial" w:hAnsi="Arial" w:cs="Arial"/>
            <w:color w:val="000000"/>
            <w:sz w:val="18"/>
          </w:rPr>
          <w:t>chestionare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94" w:history="1">
        <w:r w:rsidRPr="00B32870">
          <w:rPr>
            <w:rFonts w:ascii="Tahoma" w:hAnsi="Tahoma" w:cs="Tahoma"/>
            <w:b/>
            <w:bCs/>
            <w:color w:val="000000"/>
            <w:sz w:val="21"/>
          </w:rPr>
          <w:t>412. Cea mai frecventă defecţiune a instalaţiei de răcire a motorului este: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slăbirea sau ruperea curelei de antrenare a ventilatorului şi a pompei de apă;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înfundarea prizei de aer care alimentează ventilatorul;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patinarea ambreiajului.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hyperlink r:id="rId1795" w:history="1">
        <w:r w:rsidRPr="00B32870">
          <w:rPr>
            <w:rFonts w:ascii="Arial" w:hAnsi="Arial" w:cs="Arial"/>
            <w:color w:val="000000"/>
            <w:sz w:val="18"/>
          </w:rPr>
          <w:t>examen permis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96" w:history="1">
        <w:r w:rsidRPr="00B32870">
          <w:rPr>
            <w:rFonts w:ascii="Arial" w:hAnsi="Arial" w:cs="Arial"/>
            <w:b/>
            <w:bCs/>
            <w:color w:val="000000"/>
            <w:sz w:val="18"/>
          </w:rPr>
          <w:t>intrebari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797" w:history="1">
        <w:r w:rsidRPr="00B32870">
          <w:rPr>
            <w:rFonts w:ascii="Tahoma" w:hAnsi="Tahoma" w:cs="Tahoma"/>
            <w:b/>
            <w:bCs/>
            <w:color w:val="000000"/>
            <w:sz w:val="21"/>
          </w:rPr>
          <w:t>1013. Interzicerea trecerii la nivel cu calea ferată curentă, prevăzută cu instalaţii de semnalizare automată fără bariere, se realizează prin:</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dispozitivele cu lumini intermitent-alternative roşii şi stingerea semnalizării reprezentată de lumina albă intermitentă;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semnalele luminoase intermitente de culoare albă;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dispozitivele optice cu lumini alternative roşii şi albe.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hyperlink r:id="rId1798" w:history="1">
        <w:r w:rsidRPr="00B32870">
          <w:rPr>
            <w:rFonts w:ascii="Arial" w:hAnsi="Arial" w:cs="Arial"/>
            <w:color w:val="000000"/>
            <w:sz w:val="18"/>
          </w:rPr>
          <w:t>drpciv.ro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799" w:history="1">
        <w:r w:rsidRPr="00B32870">
          <w:rPr>
            <w:rFonts w:ascii="Arial" w:hAnsi="Arial" w:cs="Arial"/>
            <w:b/>
            <w:bCs/>
            <w:color w:val="000000"/>
            <w:sz w:val="18"/>
          </w:rPr>
          <w:t>simulare 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800" w:history="1">
        <w:r>
          <w:rPr>
            <w:noProof/>
          </w:rPr>
          <w:pict>
            <v:shape id="Picture 180" o:spid="_x0000_s1198" type="#_x0000_t75" alt="http://e-drpciv.ro/poze2/2876.jpg" href="http://e-drpciv.ro/poze2/2876.j" style="position:absolute;margin-left:65pt;margin-top:0;width:105pt;height:68.25pt;z-index:251834368;visibility:visible;mso-wrap-distance-left:0;mso-wrap-distance-right:0;mso-position-horizontal:right;mso-position-horizontal-relative:text;mso-position-vertical-relative:line" o:allowoverlap="f" o:button="t">
              <v:fill o:detectmouseclick="t"/>
              <v:imagedata r:id="rId1801"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02" w:history="1">
        <w:r w:rsidRPr="00B32870">
          <w:rPr>
            <w:rFonts w:ascii="Tahoma" w:hAnsi="Tahoma" w:cs="Tahoma"/>
            <w:b/>
            <w:bCs/>
            <w:color w:val="000000"/>
            <w:sz w:val="21"/>
          </w:rPr>
          <w:t>2876. Cui trebuie să acorzi prioritate în situaţia dată?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vehiculelor care circulă din partea stângă;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vehiculelor care circulă din partea dreaptă;</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tuturor vehiculelor.</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32% | Tags:</w:t>
      </w:r>
      <w:r w:rsidRPr="00B32870">
        <w:rPr>
          <w:rFonts w:ascii="Arial" w:hAnsi="Arial" w:cs="Arial"/>
          <w:color w:val="222222"/>
          <w:sz w:val="18"/>
        </w:rPr>
        <w:t> </w:t>
      </w:r>
      <w:hyperlink r:id="rId1803" w:history="1">
        <w:r w:rsidRPr="00B32870">
          <w:rPr>
            <w:rFonts w:ascii="Arial" w:hAnsi="Arial" w:cs="Arial"/>
            <w:color w:val="000000"/>
            <w:sz w:val="18"/>
          </w:rPr>
          <w:t>permis categoria b1</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04" w:history="1">
        <w:r w:rsidRPr="00B32870">
          <w:rPr>
            <w:rFonts w:ascii="Arial" w:hAnsi="Arial" w:cs="Arial"/>
            <w:color w:val="000000"/>
            <w:sz w:val="18"/>
          </w:rPr>
          <w:t>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805" w:history="1">
        <w:r>
          <w:rPr>
            <w:noProof/>
          </w:rPr>
          <w:pict>
            <v:shape id="Picture 181" o:spid="_x0000_s1199" type="#_x0000_t75" alt="http://e-drpciv.ro/poze2/131.jpg" href="http://e-drpciv.ro/poze2/131.j" style="position:absolute;margin-left:65pt;margin-top:0;width:105pt;height:78.75pt;z-index:251835392;visibility:visible;mso-wrap-distance-left:0;mso-wrap-distance-right:0;mso-position-horizontal:right;mso-position-horizontal-relative:text;mso-position-vertical-relative:line" o:allowoverlap="f" o:button="t">
              <v:fill o:detectmouseclick="t"/>
              <v:imagedata r:id="rId1806"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07" w:history="1">
        <w:r w:rsidRPr="00B32870">
          <w:rPr>
            <w:rFonts w:ascii="Tahoma" w:hAnsi="Tahoma" w:cs="Tahoma"/>
            <w:b/>
            <w:bCs/>
            <w:color w:val="000000"/>
            <w:sz w:val="21"/>
          </w:rPr>
          <w:t>131. Indicatorul vă avertizează că: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drumul se intersectează cu o trecere la nivel cu linii de tramvai;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urmează o staţie de tramvai prevăzută cu refugiu pentru pietoni;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urmează o trecere la nivel cu o cale ferată fără bariere sau semibariere, cu semnalizare automată.</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08" w:history="1">
        <w:r w:rsidRPr="00B32870">
          <w:rPr>
            <w:rFonts w:ascii="Arial" w:hAnsi="Arial" w:cs="Arial"/>
            <w:b/>
            <w:bCs/>
            <w:color w:val="000000"/>
            <w:sz w:val="18"/>
          </w:rPr>
          <w:t>simulare examen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09" w:history="1">
        <w:r w:rsidRPr="00B32870">
          <w:rPr>
            <w:rFonts w:ascii="Arial" w:hAnsi="Arial" w:cs="Arial"/>
            <w:b/>
            <w:bCs/>
            <w:color w:val="000000"/>
            <w:sz w:val="18"/>
          </w:rPr>
          <w:t>www.drpciv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10" w:history="1">
        <w:r w:rsidRPr="00B32870">
          <w:rPr>
            <w:rFonts w:ascii="Tahoma" w:hAnsi="Tahoma" w:cs="Tahoma"/>
            <w:b/>
            <w:bCs/>
            <w:color w:val="000000"/>
            <w:sz w:val="21"/>
          </w:rPr>
          <w:t>74. Scoaterea, pe partea laterală din dreapta, a bastonului reflectorizant de către poliţistul care însoţeşte o coloană oficială de autovehicule obligă conducătorii care circulă în spatele acesteia:</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reducă imediat viteza şi să circule cât mai aproape de marginea drumului;</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oprească cât mai aproape de marginea drumului, iar acolo unde este posibil, să scoată vehiculul în afara părţii carosabile;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reducă viteza şi să iasă în afara drumului imediat ce este posibil, prin viraj la dreapta.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2 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11" w:history="1">
        <w:r w:rsidRPr="00B32870">
          <w:rPr>
            <w:rFonts w:ascii="Arial" w:hAnsi="Arial" w:cs="Arial"/>
            <w:b/>
            <w:bCs/>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12" w:history="1">
        <w:r w:rsidRPr="00B32870">
          <w:rPr>
            <w:rFonts w:ascii="Arial" w:hAnsi="Arial" w:cs="Arial"/>
            <w:b/>
            <w:bCs/>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813" w:history="1">
        <w:r>
          <w:rPr>
            <w:noProof/>
          </w:rPr>
          <w:pict>
            <v:shape id="Picture 182" o:spid="_x0000_s1200" type="#_x0000_t75" alt="http://e-drpciv.ro/poze2/932.jpg" href="http://e-drpciv.ro/poze2/932.j" style="position:absolute;margin-left:65pt;margin-top:0;width:105pt;height:78.75pt;z-index:251836416;visibility:visible;mso-wrap-distance-left:0;mso-wrap-distance-right:0;mso-position-horizontal:right;mso-position-horizontal-relative:text;mso-position-vertical-relative:line" o:allowoverlap="f" o:button="t">
              <v:fill o:detectmouseclick="t"/>
              <v:imagedata r:id="rId1814"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15" w:history="1">
        <w:r w:rsidRPr="00B32870">
          <w:rPr>
            <w:rFonts w:ascii="Tahoma" w:hAnsi="Tahoma" w:cs="Tahoma"/>
            <w:b/>
            <w:bCs/>
            <w:color w:val="000000"/>
            <w:sz w:val="21"/>
          </w:rPr>
          <w:t>932. În ce ordine vor trece autovehiculele prin intersecţie?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autocamionul, autoturismul verde, autoturismul roşu;</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autoturismul roşu, autoturismul verde, autocamionul albastru;</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autoturismul verde, autocamionul, autoturismul roşu.</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4 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16" w:history="1">
        <w:r w:rsidRPr="00B32870">
          <w:rPr>
            <w:rFonts w:ascii="Arial" w:hAnsi="Arial" w:cs="Arial"/>
            <w:b/>
            <w:bCs/>
            <w:color w:val="000000"/>
            <w:sz w:val="18"/>
          </w:rPr>
          <w:t>intrebari categoria B1</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17" w:history="1">
        <w:r w:rsidRPr="00B32870">
          <w:rPr>
            <w:rFonts w:ascii="Arial" w:hAnsi="Arial" w:cs="Arial"/>
            <w:color w:val="000000"/>
            <w:sz w:val="18"/>
          </w:rPr>
          <w:t>chestionare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818" w:history="1">
        <w:r>
          <w:rPr>
            <w:noProof/>
          </w:rPr>
          <w:pict>
            <v:shape id="Picture 183" o:spid="_x0000_s1201" type="#_x0000_t75" alt="http://e-drpciv.ro/poze2/251.jpg" href="http://e-drpciv.ro/poze2/251.j" style="position:absolute;margin-left:65pt;margin-top:0;width:105pt;height:78.75pt;z-index:251837440;visibility:visible;mso-wrap-distance-left:0;mso-wrap-distance-right:0;mso-position-horizontal:right;mso-position-horizontal-relative:text;mso-position-vertical-relative:line" o:allowoverlap="f" o:button="t">
              <v:fill o:detectmouseclick="t"/>
              <v:imagedata r:id="rId1819"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20" w:history="1">
        <w:r w:rsidRPr="00B32870">
          <w:rPr>
            <w:rFonts w:ascii="Tahoma" w:hAnsi="Tahoma" w:cs="Tahoma"/>
            <w:b/>
            <w:bCs/>
            <w:color w:val="000000"/>
            <w:sz w:val="21"/>
          </w:rPr>
          <w:t>251. Care autoturisme s-au încadrat corect pentru a traversa intersecţia prezentată?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toate;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autoturismul verde şi cel roşu;</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autoturismul albastru şi cel galben.</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11% | Tags:</w:t>
      </w:r>
      <w:r w:rsidRPr="00B32870">
        <w:rPr>
          <w:rFonts w:ascii="Arial" w:hAnsi="Arial" w:cs="Arial"/>
          <w:color w:val="222222"/>
          <w:sz w:val="18"/>
        </w:rPr>
        <w:t> </w:t>
      </w:r>
      <w:hyperlink r:id="rId1821" w:history="1">
        <w:r w:rsidRPr="00B32870">
          <w:rPr>
            <w:rFonts w:ascii="Arial" w:hAnsi="Arial" w:cs="Arial"/>
            <w:color w:val="000000"/>
            <w:sz w:val="18"/>
          </w:rPr>
          <w:t>permis categoria B</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22" w:history="1">
        <w:r w:rsidRPr="00B32870">
          <w:rPr>
            <w:rFonts w:ascii="Arial" w:hAnsi="Arial" w:cs="Arial"/>
            <w:b/>
            <w:bCs/>
            <w:color w:val="000000"/>
            <w:sz w:val="18"/>
          </w:rPr>
          <w:t>chestionare auto 2014</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23" w:history="1">
        <w:r w:rsidRPr="00B32870">
          <w:rPr>
            <w:rFonts w:ascii="Tahoma" w:hAnsi="Tahoma" w:cs="Tahoma"/>
            <w:b/>
            <w:bCs/>
            <w:color w:val="000000"/>
            <w:sz w:val="21"/>
          </w:rPr>
          <w:t>208. Care este limita maximă de viteză în localităţi?</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60 km/h;</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50 km/h;</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40 km/h.</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8 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24" w:history="1">
        <w:r w:rsidRPr="00B32870">
          <w:rPr>
            <w:rFonts w:ascii="Arial" w:hAnsi="Arial" w:cs="Arial"/>
            <w:color w:val="000000"/>
            <w:sz w:val="18"/>
          </w:rPr>
          <w:t>examen permis</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25" w:history="1">
        <w:r w:rsidRPr="00B32870">
          <w:rPr>
            <w:rFonts w:ascii="Arial" w:hAnsi="Arial" w:cs="Arial"/>
            <w:color w:val="000000"/>
            <w:sz w:val="18"/>
          </w:rPr>
          <w:t>intrebari cat B</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26" w:history="1">
        <w:r w:rsidRPr="00B32870">
          <w:rPr>
            <w:rFonts w:ascii="Tahoma" w:hAnsi="Tahoma" w:cs="Tahoma"/>
            <w:b/>
            <w:bCs/>
            <w:color w:val="000000"/>
            <w:sz w:val="21"/>
          </w:rPr>
          <w:t>145. La semnalul intermitent de culoare galbenă: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opriţi şi aşteptaţi culoarea verde;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reduceţi viteza şi respectaţi regulile de circulaţie;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 aveţi nicio obligaţie.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27" w:history="1">
        <w:r w:rsidRPr="00B32870">
          <w:rPr>
            <w:rFonts w:ascii="Arial" w:hAnsi="Arial" w:cs="Arial"/>
            <w:color w:val="000000"/>
            <w:sz w:val="18"/>
          </w:rPr>
          <w:t>intrebari categoria B1</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28" w:history="1">
        <w:r w:rsidRPr="00B32870">
          <w:rPr>
            <w:rFonts w:ascii="Arial" w:hAnsi="Arial" w:cs="Arial"/>
            <w:b/>
            <w:bCs/>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29" w:history="1">
        <w:r w:rsidRPr="00B32870">
          <w:rPr>
            <w:rFonts w:ascii="Tahoma" w:hAnsi="Tahoma" w:cs="Tahoma"/>
            <w:b/>
            <w:bCs/>
            <w:color w:val="000000"/>
            <w:sz w:val="21"/>
          </w:rPr>
          <w:t>438. În cazul persoanelor accidentate, care prezintă fracturi de coloană, este recomandabil să se foloseascã:</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orice mijloc de transport, dacă se deplasează în direcţia unei unităţi sanitare;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mijloacele de transport cu platformă, respectiv furgonete, camioane, dacă ambulanţa nu se poate deplasa la locul accidentului;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autoturismele, întrucât asigură confort şi rapiditate în deplasare.</w:t>
      </w:r>
    </w:p>
    <w:p w:rsidR="00AE1230" w:rsidRPr="00B32870" w:rsidRDefault="00AE1230" w:rsidP="00B32870">
      <w:pPr>
        <w:spacing w:after="0" w:line="240" w:lineRule="auto"/>
        <w:outlineLvl w:val="1"/>
        <w:rPr>
          <w:rFonts w:ascii="Tahoma" w:hAnsi="Tahoma" w:cs="Tahoma"/>
          <w:b/>
          <w:bCs/>
          <w:color w:val="222222"/>
          <w:sz w:val="21"/>
          <w:szCs w:val="21"/>
        </w:rPr>
      </w:pPr>
      <w:hyperlink r:id="rId1830" w:history="1">
        <w:r w:rsidRPr="00B32870">
          <w:rPr>
            <w:rFonts w:ascii="Tahoma" w:hAnsi="Tahoma" w:cs="Tahoma"/>
            <w:b/>
            <w:bCs/>
            <w:color w:val="000000"/>
            <w:sz w:val="21"/>
          </w:rPr>
          <w:t>177. Semnificaţia indicatoarelor de interzicere sau restricţie, în lipsa altor precizări, încetează:</w:t>
        </w:r>
      </w:hyperlink>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la 100 m de locul unde este instalat indicatorul;</w:t>
      </w:r>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la 200 m de locul unde este instalat indicatorul;</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în prima intersecţie.</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31" w:history="1">
        <w:r w:rsidRPr="00B32870">
          <w:rPr>
            <w:rFonts w:ascii="Tahoma" w:hAnsi="Tahoma" w:cs="Tahoma"/>
            <w:b/>
            <w:bCs/>
            <w:color w:val="000000"/>
            <w:sz w:val="21"/>
          </w:rPr>
          <w:t>483. Când măsuraţi presiunea din pneuri?</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înaintea plecării în cursă, când pneurile sunt reci;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după parcurgerea a cel puţin 400-500 km, când pneurile sunt calde;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doar atunci când observăm că autovehiculul este înclinat într-o parte.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32" w:history="1">
        <w:r w:rsidRPr="00B32870">
          <w:rPr>
            <w:rFonts w:ascii="Arial" w:hAnsi="Arial" w:cs="Arial"/>
            <w:b/>
            <w:bCs/>
            <w:color w:val="000000"/>
            <w:sz w:val="18"/>
          </w:rPr>
          <w:t>examen permis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33" w:history="1">
        <w:r w:rsidRPr="00B32870">
          <w:rPr>
            <w:rFonts w:ascii="Arial" w:hAnsi="Arial" w:cs="Arial"/>
            <w:b/>
            <w:bCs/>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34" w:history="1">
        <w:r w:rsidRPr="00B32870">
          <w:rPr>
            <w:rFonts w:ascii="Tahoma" w:hAnsi="Tahoma" w:cs="Tahoma"/>
            <w:b/>
            <w:bCs/>
            <w:color w:val="000000"/>
            <w:sz w:val="21"/>
          </w:rPr>
          <w:t>409. Certificatul de înmatriculare se reţine: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dacă sistemul de frânare este defect;</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dacă pneurile nu sunt umflate la presiunea minimă admisă;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dacă sistemul de închidere centralizată a uşilor este defect.</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3 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35" w:history="1">
        <w:r w:rsidRPr="00B32870">
          <w:rPr>
            <w:rFonts w:ascii="Arial" w:hAnsi="Arial" w:cs="Arial"/>
            <w:color w:val="000000"/>
            <w:sz w:val="18"/>
          </w:rPr>
          <w:t>simulare examen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36" w:history="1">
        <w:r w:rsidRPr="00B32870">
          <w:rPr>
            <w:rFonts w:ascii="Arial" w:hAnsi="Arial" w:cs="Arial"/>
            <w:color w:val="000000"/>
            <w:sz w:val="18"/>
          </w:rPr>
          <w:t>permis categoria b</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37" w:history="1">
        <w:r w:rsidRPr="00B32870">
          <w:rPr>
            <w:rFonts w:ascii="Tahoma" w:hAnsi="Tahoma" w:cs="Tahoma"/>
            <w:b/>
            <w:bCs/>
            <w:color w:val="000000"/>
            <w:sz w:val="21"/>
          </w:rPr>
          <w:t>385. Cum veţi proceda corect dacă, aflându-vă în interiorul unei intersecţii cu circulaţie în sens giratoriu, observaţi că pe un drum lateral circulă o coloană cu regim de circulaţie prioritară?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vă continuaţi drumul, deoarece aveţi prioritate de trecere în sensul giratoriu;</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opriţi şi acordaţi prioritate coloanei cu regim prioritar;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viraţi la dreapta şi părăsiţi intersecţia.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13 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38" w:history="1">
        <w:r w:rsidRPr="00B32870">
          <w:rPr>
            <w:rFonts w:ascii="Arial" w:hAnsi="Arial" w:cs="Arial"/>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39" w:history="1">
        <w:r w:rsidRPr="00B32870">
          <w:rPr>
            <w:rFonts w:ascii="Arial" w:hAnsi="Arial" w:cs="Arial"/>
            <w:color w:val="000000"/>
            <w:sz w:val="18"/>
          </w:rPr>
          <w:t>raspunsuri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40" w:history="1">
        <w:r w:rsidRPr="00B32870">
          <w:rPr>
            <w:rFonts w:ascii="Tahoma" w:hAnsi="Tahoma" w:cs="Tahoma"/>
            <w:b/>
            <w:bCs/>
            <w:color w:val="000000"/>
            <w:sz w:val="21"/>
          </w:rPr>
          <w:t>494. În ce situaţie vă este permis să opriţi vehiculul sau să staţionaţi pe partea stângă a sensului de mers?</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pe drumurile cu sens unic, dacă rămâne liberă cel puţin o bandă de circulaţie;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pe drumurile secundare;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pe drumurile cu cel puţin două benzi pe sens.</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41" w:history="1">
        <w:r w:rsidRPr="00B32870">
          <w:rPr>
            <w:rFonts w:ascii="Arial" w:hAnsi="Arial" w:cs="Arial"/>
            <w:b/>
            <w:bCs/>
            <w:color w:val="000000"/>
            <w:sz w:val="18"/>
          </w:rPr>
          <w:t>raspunsuri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42" w:history="1">
        <w:r w:rsidRPr="00B32870">
          <w:rPr>
            <w:rFonts w:ascii="Arial" w:hAnsi="Arial" w:cs="Arial"/>
            <w:color w:val="000000"/>
            <w:sz w:val="18"/>
          </w:rPr>
          <w:t>permis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43" w:history="1">
        <w:r w:rsidRPr="00B32870">
          <w:rPr>
            <w:rFonts w:ascii="Tahoma" w:hAnsi="Tahoma" w:cs="Tahoma"/>
            <w:b/>
            <w:bCs/>
            <w:color w:val="000000"/>
            <w:sz w:val="21"/>
          </w:rPr>
          <w:t>19. Lumina galbenă intermitentă instalată în zona trecerilor pentru pietoni vă obligă la:</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reducerea vitezei, având grijă să feriţi pietonii care traversează;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reducerea vitezei şi folosirea luminii farurilor, pentru avertizarea pietonilor care intenţionează să se angajeze în traversare;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reducerea vitezei şi respectarea semnalizării şi a regulilor de circulaţie aplicabile în acea zonă.</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44" w:history="1">
        <w:r w:rsidRPr="00B32870">
          <w:rPr>
            <w:rFonts w:ascii="Arial" w:hAnsi="Arial" w:cs="Arial"/>
            <w:color w:val="000000"/>
            <w:sz w:val="18"/>
          </w:rPr>
          <w:t>drpciv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45" w:history="1">
        <w:r w:rsidRPr="00B32870">
          <w:rPr>
            <w:rFonts w:ascii="Arial" w:hAnsi="Arial" w:cs="Arial"/>
            <w:color w:val="000000"/>
            <w:sz w:val="18"/>
          </w:rPr>
          <w:t>teste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846" w:history="1">
        <w:r>
          <w:rPr>
            <w:noProof/>
          </w:rPr>
          <w:pict>
            <v:shape id="Picture 184" o:spid="_x0000_s1202" type="#_x0000_t75" alt="http://e-drpciv.ro/poze2/923.jpg" href="http://e-drpciv.ro/poze2/923.j" style="position:absolute;margin-left:65pt;margin-top:0;width:105pt;height:78.75pt;z-index:251838464;visibility:visible;mso-wrap-distance-left:0;mso-wrap-distance-right:0;mso-position-horizontal:right;mso-position-horizontal-relative:text;mso-position-vertical-relative:line" o:allowoverlap="f" o:button="t">
              <v:fill o:detectmouseclick="t"/>
              <v:imagedata r:id="rId1847"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48" w:history="1">
        <w:r w:rsidRPr="00B32870">
          <w:rPr>
            <w:rFonts w:ascii="Tahoma" w:hAnsi="Tahoma" w:cs="Tahoma"/>
            <w:b/>
            <w:bCs/>
            <w:color w:val="000000"/>
            <w:sz w:val="21"/>
          </w:rPr>
          <w:t>923. Cum procedaţi în situaţia dată?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reduceţi viteza şi la nevoie opriţi;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depăşiţi fără restricţii autobuzul;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opriţi la 5 m în spatele autobuzului.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5 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49" w:history="1">
        <w:r w:rsidRPr="00B32870">
          <w:rPr>
            <w:rFonts w:ascii="Arial" w:hAnsi="Arial" w:cs="Arial"/>
            <w:b/>
            <w:bCs/>
            <w:color w:val="000000"/>
            <w:sz w:val="18"/>
          </w:rPr>
          <w:t>examen permis</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50" w:history="1">
        <w:r w:rsidRPr="00B32870">
          <w:rPr>
            <w:rFonts w:ascii="Arial" w:hAnsi="Arial" w:cs="Arial"/>
            <w:color w:val="000000"/>
            <w:sz w:val="18"/>
          </w:rPr>
          <w:t>examen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51" w:history="1">
        <w:r w:rsidRPr="00B32870">
          <w:rPr>
            <w:rFonts w:ascii="Tahoma" w:hAnsi="Tahoma" w:cs="Tahoma"/>
            <w:b/>
            <w:bCs/>
            <w:color w:val="000000"/>
            <w:sz w:val="21"/>
          </w:rPr>
          <w:t>800. Braţele întinse orizontal, ale poliţistului care dirijează circulaţia, semnifică: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oprire pentru toţi participanţii la trafic care, indiferent de sensul lor de mers, circulă din direcţia sau direcţiile intersectate de braţele întinse ale acestuia;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oprire pentru toţi participanţii la trafic care circulă numai din spatele acestuia;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oprire pentru toţi participanţii la trafic care circulă numai din faţa acestuia.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5 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52" w:history="1">
        <w:r w:rsidRPr="00B32870">
          <w:rPr>
            <w:rFonts w:ascii="Arial" w:hAnsi="Arial" w:cs="Arial"/>
            <w:color w:val="000000"/>
            <w:sz w:val="18"/>
          </w:rPr>
          <w:t>intrebari cat TR</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53" w:history="1">
        <w:r w:rsidRPr="00B32870">
          <w:rPr>
            <w:rFonts w:ascii="Arial" w:hAnsi="Arial" w:cs="Arial"/>
            <w:b/>
            <w:bCs/>
            <w:color w:val="000000"/>
            <w:sz w:val="18"/>
          </w:rPr>
          <w:t>www drpciv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54" w:history="1">
        <w:r w:rsidRPr="00B32870">
          <w:rPr>
            <w:rFonts w:ascii="Tahoma" w:hAnsi="Tahoma" w:cs="Tahoma"/>
            <w:b/>
            <w:bCs/>
            <w:color w:val="000000"/>
            <w:sz w:val="21"/>
          </w:rPr>
          <w:t>1020. Ce trebuie să conţină biletul care se prinde lângă garoul aplicat unei persoane rănite?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datele de stare civilă ale persoanei;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poziţia în care a fost găsită victima;</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ora şi minutul aplicării garoului.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5 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55" w:history="1">
        <w:r w:rsidRPr="00B32870">
          <w:rPr>
            <w:rFonts w:ascii="Arial" w:hAnsi="Arial" w:cs="Arial"/>
            <w:b/>
            <w:bCs/>
            <w:color w:val="000000"/>
            <w:sz w:val="18"/>
          </w:rPr>
          <w:t>intrebari cat b</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56" w:history="1">
        <w:r w:rsidRPr="00B32870">
          <w:rPr>
            <w:rFonts w:ascii="Arial" w:hAnsi="Arial" w:cs="Arial"/>
            <w:color w:val="000000"/>
            <w:sz w:val="18"/>
          </w:rPr>
          <w:t>teste 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857" w:history="1">
        <w:r>
          <w:rPr>
            <w:noProof/>
          </w:rPr>
          <w:pict>
            <v:shape id="Picture 185" o:spid="_x0000_s1203" type="#_x0000_t75" alt="http://e-drpciv.ro/poze2/62.jpg" href="http://e-drpciv.ro/poze2/62.j" style="position:absolute;margin-left:65pt;margin-top:0;width:105pt;height:78.75pt;z-index:251839488;visibility:visible;mso-wrap-distance-left:0;mso-wrap-distance-right:0;mso-position-horizontal:right;mso-position-horizontal-relative:text;mso-position-vertical-relative:line" o:allowoverlap="f" o:button="t">
              <v:fill o:detectmouseclick="t"/>
              <v:imagedata r:id="rId1858"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59" w:history="1">
        <w:r w:rsidRPr="00B32870">
          <w:rPr>
            <w:rFonts w:ascii="Tahoma" w:hAnsi="Tahoma" w:cs="Tahoma"/>
            <w:b/>
            <w:bCs/>
            <w:color w:val="000000"/>
            <w:sz w:val="21"/>
          </w:rPr>
          <w:t>62. Ce semnifică indicatorul din imagine?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zonă în care viteza recomandată este de 30 km/h;</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zonă în care este interzisă circulaţia sub 30 km/h;</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zonă în care le este interzis autovehiculelor destinate transportului de</w:t>
      </w:r>
      <w:r w:rsidRPr="00B32870">
        <w:rPr>
          <w:rFonts w:ascii="Arial" w:hAnsi="Arial" w:cs="Arial"/>
          <w:color w:val="222222"/>
          <w:sz w:val="18"/>
        </w:rPr>
        <w:t> </w:t>
      </w:r>
      <w:hyperlink r:id="rId1860" w:tooltip="Click to Continue &gt; by Sense" w:history="1">
        <w:r w:rsidRPr="00B32870">
          <w:rPr>
            <w:rFonts w:ascii="Arial" w:hAnsi="Arial" w:cs="Arial"/>
            <w:color w:val="000000"/>
            <w:sz w:val="18"/>
            <w:u w:val="single"/>
          </w:rPr>
          <w:t>mărfuri</w:t>
        </w:r>
        <w:hyperlink r:id="rId1861" w:tooltip="&quot;Click to Continue &gt; by Sense&quot; " w:history="1">
          <w:r w:rsidRPr="00474F49">
            <w:rPr>
              <w:rFonts w:ascii="Arial" w:hAnsi="Arial" w:cs="Arial"/>
              <w:noProof/>
              <w:color w:val="000000"/>
              <w:sz w:val="18"/>
              <w:szCs w:val="18"/>
            </w:rPr>
            <w:pict>
              <v:shape id="Picture 28" o:spid="_x0000_i1027" type="#_x0000_t75" alt="http://cdncache1-a.akamaihd.net/items/it/img/arrow-10x10.png" href="http://e-drpciv.ro/intrebari/page/" title="&quot;Click to Continue &gt; by Sense&quot;" style="width:7.5pt;height:7.5pt;visibility:visible" o:button="t">
                <v:fill o:detectmouseclick="t"/>
                <v:imagedata r:id="rId848" o:title=""/>
              </v:shape>
            </w:pict>
          </w:r>
        </w:hyperlink>
      </w:hyperlink>
      <w:r w:rsidRPr="00B32870">
        <w:rPr>
          <w:rFonts w:ascii="Arial" w:hAnsi="Arial" w:cs="Arial"/>
          <w:color w:val="222222"/>
          <w:sz w:val="18"/>
        </w:rPr>
        <w:t> </w:t>
      </w:r>
      <w:r w:rsidRPr="00B32870">
        <w:rPr>
          <w:rFonts w:ascii="Arial" w:hAnsi="Arial" w:cs="Arial"/>
          <w:color w:val="222222"/>
          <w:sz w:val="18"/>
          <w:szCs w:val="18"/>
        </w:rPr>
        <w:t>să circule cu peste 30 km/h.</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62" w:history="1">
        <w:r w:rsidRPr="00B32870">
          <w:rPr>
            <w:rFonts w:ascii="Arial" w:hAnsi="Arial" w:cs="Arial"/>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63" w:history="1">
        <w:r w:rsidRPr="00B32870">
          <w:rPr>
            <w:rFonts w:ascii="Arial" w:hAnsi="Arial" w:cs="Arial"/>
            <w:b/>
            <w:bCs/>
            <w:color w:val="000000"/>
            <w:sz w:val="18"/>
          </w:rPr>
          <w:t>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64" w:history="1">
        <w:r w:rsidRPr="00B32870">
          <w:rPr>
            <w:rFonts w:ascii="Tahoma" w:hAnsi="Tahoma" w:cs="Tahoma"/>
            <w:b/>
            <w:bCs/>
            <w:color w:val="000000"/>
            <w:sz w:val="21"/>
          </w:rPr>
          <w:t>836. Încredinţarea cu ştiinţă a unui autovehicul, pentru a fi condus pe drumul public, unei persoane care nu posedă permis de conducere se pedepseşte: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penal;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contravenţional;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cu amendă contravenţională şi anularea permisului de conducere.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65" w:history="1">
        <w:r w:rsidRPr="00B32870">
          <w:rPr>
            <w:rFonts w:ascii="Arial" w:hAnsi="Arial" w:cs="Arial"/>
            <w:b/>
            <w:bCs/>
            <w:color w:val="000000"/>
            <w:sz w:val="18"/>
          </w:rPr>
          <w:t>drpciv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66" w:history="1">
        <w:r w:rsidRPr="00B32870">
          <w:rPr>
            <w:rFonts w:ascii="Arial" w:hAnsi="Arial" w:cs="Arial"/>
            <w:b/>
            <w:bCs/>
            <w:color w:val="000000"/>
            <w:sz w:val="18"/>
          </w:rPr>
          <w:t>permis auto cat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67" w:history="1">
        <w:r w:rsidRPr="00B32870">
          <w:rPr>
            <w:rFonts w:ascii="Tahoma" w:hAnsi="Tahoma" w:cs="Tahoma"/>
            <w:b/>
            <w:bCs/>
            <w:color w:val="000000"/>
            <w:sz w:val="21"/>
          </w:rPr>
          <w:t>61. Ce obligaţii aveţi la semnalul galben intermitent al semaforului electric?</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opriţi, pentru că nu puteţi intra în intersecţie;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reduceţi viteza şi vă continuaţi deplasarea cu atenţie, ocolind pietonii;</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reduceţi viteza şi circulaţi respectând regulile aplicabile în acea intersecţie.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68" w:history="1">
        <w:r w:rsidRPr="00B32870">
          <w:rPr>
            <w:rFonts w:ascii="Arial" w:hAnsi="Arial" w:cs="Arial"/>
            <w:b/>
            <w:bCs/>
            <w:color w:val="000000"/>
            <w:sz w:val="18"/>
          </w:rPr>
          <w:t>intrebari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69" w:history="1">
        <w:r w:rsidRPr="00B32870">
          <w:rPr>
            <w:rFonts w:ascii="Arial" w:hAnsi="Arial" w:cs="Arial"/>
            <w:b/>
            <w:bCs/>
            <w:color w:val="000000"/>
            <w:sz w:val="18"/>
          </w:rPr>
          <w:t>chestionare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70" w:history="1">
        <w:r w:rsidRPr="00B32870">
          <w:rPr>
            <w:rFonts w:ascii="Tahoma" w:hAnsi="Tahoma" w:cs="Tahoma"/>
            <w:b/>
            <w:bCs/>
            <w:color w:val="000000"/>
            <w:sz w:val="21"/>
          </w:rPr>
          <w:t>394. Care sunt criteriile de apreciere a eficacităţii frânelor?</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spaţiul de frânare;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forma pedalei;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mărimea urmei de frânare imprimată pe carosabil.</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71" w:history="1">
        <w:r w:rsidRPr="00B32870">
          <w:rPr>
            <w:rFonts w:ascii="Arial" w:hAnsi="Arial" w:cs="Arial"/>
            <w:b/>
            <w:bCs/>
            <w:color w:val="000000"/>
            <w:sz w:val="18"/>
          </w:rPr>
          <w:t>www drpciv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72" w:history="1">
        <w:r w:rsidRPr="00B32870">
          <w:rPr>
            <w:rFonts w:ascii="Arial" w:hAnsi="Arial" w:cs="Arial"/>
            <w:b/>
            <w:bCs/>
            <w:color w:val="000000"/>
            <w:sz w:val="18"/>
          </w:rPr>
          <w:t>teste 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73" w:history="1">
        <w:r w:rsidRPr="00B32870">
          <w:rPr>
            <w:rFonts w:ascii="Tahoma" w:hAnsi="Tahoma" w:cs="Tahoma"/>
            <w:b/>
            <w:bCs/>
            <w:color w:val="000000"/>
            <w:sz w:val="21"/>
          </w:rPr>
          <w:t>91. Cum procedează conducătorul auto când iese cu autovehiculul dintr-o curte sau dintr-un garaj pe un drum public?</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acordă prioritate pietonilor şi vehiculelor aflate în mers;</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solicită să fie pilotat de o altă persoană;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foloseşte avertizorul sonor ziua şi pe cel luminos, noaptea.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74" w:history="1">
        <w:r w:rsidRPr="00B32870">
          <w:rPr>
            <w:rFonts w:ascii="Arial" w:hAnsi="Arial" w:cs="Arial"/>
            <w:color w:val="000000"/>
            <w:sz w:val="18"/>
          </w:rPr>
          <w:t>chestionare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75" w:history="1">
        <w:r w:rsidRPr="00B32870">
          <w:rPr>
            <w:rFonts w:ascii="Arial" w:hAnsi="Arial" w:cs="Arial"/>
            <w:b/>
            <w:bCs/>
            <w:color w:val="000000"/>
            <w:sz w:val="18"/>
          </w:rPr>
          <w:t>examen auto cat b1</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876" w:history="1">
        <w:r>
          <w:rPr>
            <w:noProof/>
          </w:rPr>
          <w:pict>
            <v:shape id="Picture 186" o:spid="_x0000_s1204" type="#_x0000_t75" alt="http://e-drpciv.ro/poze2/456.jpg" href="http://e-drpciv.ro/poze2/456.j" style="position:absolute;margin-left:65pt;margin-top:0;width:105pt;height:78.75pt;z-index:251840512;visibility:visible;mso-wrap-distance-left:0;mso-wrap-distance-right:0;mso-position-horizontal:right;mso-position-horizontal-relative:text;mso-position-vertical-relative:line" o:allowoverlap="f" o:button="t">
              <v:fill o:detectmouseclick="t"/>
              <v:imagedata r:id="rId1877"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78" w:history="1">
        <w:r w:rsidRPr="00B32870">
          <w:rPr>
            <w:rFonts w:ascii="Tahoma" w:hAnsi="Tahoma" w:cs="Tahoma"/>
            <w:b/>
            <w:bCs/>
            <w:color w:val="000000"/>
            <w:sz w:val="21"/>
          </w:rPr>
          <w:t>456. Cum procedaţi în prima intersecţie?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acordaţi prioritate de trecere tuturor vehiculelor care circulă în intersecţie;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acordaţi prioritate de trecere numai vehiculelor care circulă din stânga;</w:t>
      </w:r>
    </w:p>
    <w:p w:rsidR="00AE1230" w:rsidRPr="00B32870" w:rsidRDefault="00AE1230" w:rsidP="00B32870">
      <w:pPr>
        <w:shd w:val="clear" w:color="auto" w:fill="33FF33"/>
        <w:spacing w:after="30" w:line="240" w:lineRule="auto"/>
        <w:rPr>
          <w:ins w:id="1834" w:author="Unknown"/>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aplicaţi regula priorităţii de dreapta.</w:t>
      </w:r>
    </w:p>
    <w:p w:rsidR="00AE1230" w:rsidRPr="00B32870" w:rsidRDefault="00AE1230" w:rsidP="00B32870">
      <w:pPr>
        <w:shd w:val="clear" w:color="auto" w:fill="FCFDFD"/>
        <w:spacing w:after="0" w:line="240" w:lineRule="auto"/>
        <w:rPr>
          <w:ins w:id="1835" w:author="Unknown"/>
          <w:rFonts w:ascii="Arial" w:hAnsi="Arial" w:cs="Arial"/>
          <w:color w:val="222222"/>
          <w:sz w:val="18"/>
          <w:szCs w:val="18"/>
        </w:rPr>
      </w:pPr>
      <w:ins w:id="1836"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"http://e-drpciv.ro/poze2/3741.jpg" </w:instrText>
        </w:r>
      </w:ins>
      <w:r w:rsidRPr="009316C1">
        <w:rPr>
          <w:rFonts w:ascii="Arial" w:hAnsi="Arial" w:cs="Arial"/>
          <w:color w:val="222222"/>
          <w:sz w:val="18"/>
          <w:szCs w:val="18"/>
        </w:rPr>
      </w:r>
      <w:ins w:id="1837" w:author="Unknown">
        <w:r w:rsidRPr="00B32870">
          <w:rPr>
            <w:rFonts w:ascii="Arial" w:hAnsi="Arial" w:cs="Arial"/>
            <w:color w:val="222222"/>
            <w:sz w:val="18"/>
            <w:szCs w:val="18"/>
          </w:rPr>
          <w:fldChar w:fldCharType="separate"/>
        </w:r>
      </w:ins>
      <w:r>
        <w:rPr>
          <w:noProof/>
        </w:rPr>
        <w:pict>
          <v:shape id="Picture 187" o:spid="_x0000_s1205" type="#_x0000_t75" alt="http://e-drpciv.ro/poze2/3741.jpg" href="http://e-drpciv.ro/poze2/3741.j" style="position:absolute;margin-left:65pt;margin-top:0;width:105pt;height:78.75pt;z-index:251841536;visibility:visible;mso-wrap-distance-left:0;mso-wrap-distance-right:0;mso-position-horizontal:right;mso-position-horizontal-relative:text;mso-position-vertical-relative:line" o:allowoverlap="f" o:button="t">
            <v:fill o:detectmouseclick="t"/>
            <v:imagedata r:id="rId1879" o:title=""/>
            <w10:wrap type="square"/>
          </v:shape>
        </w:pict>
      </w:r>
      <w:ins w:id="1838"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839" w:author="Unknown"/>
          <w:rFonts w:ascii="Tahoma" w:hAnsi="Tahoma" w:cs="Tahoma"/>
          <w:b/>
          <w:bCs/>
          <w:color w:val="222222"/>
          <w:sz w:val="21"/>
          <w:szCs w:val="21"/>
        </w:rPr>
      </w:pPr>
      <w:ins w:id="1840"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"http://e-drpciv.ro/intrebare/3741/oprirea_voluntara_este_interzisa_in_raza_de_actiune" </w:instrText>
        </w:r>
      </w:ins>
      <w:r w:rsidRPr="009316C1">
        <w:rPr>
          <w:rFonts w:ascii="Tahoma" w:hAnsi="Tahoma" w:cs="Tahoma"/>
          <w:b/>
          <w:bCs/>
          <w:color w:val="222222"/>
          <w:sz w:val="21"/>
          <w:szCs w:val="21"/>
        </w:rPr>
      </w:r>
      <w:ins w:id="1841"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3741. Oprirea voluntară este interzisă în raza de acţiune:</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842" w:author="Unknown"/>
          <w:rFonts w:ascii="Arial" w:hAnsi="Arial" w:cs="Arial"/>
          <w:color w:val="222222"/>
          <w:sz w:val="18"/>
          <w:szCs w:val="18"/>
        </w:rPr>
      </w:pPr>
      <w:ins w:id="1843"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 indicatorului 1;</w:t>
        </w:r>
      </w:ins>
    </w:p>
    <w:p w:rsidR="00AE1230" w:rsidRPr="00B32870" w:rsidRDefault="00AE1230" w:rsidP="00B32870">
      <w:pPr>
        <w:shd w:val="clear" w:color="auto" w:fill="FCFDFD"/>
        <w:spacing w:after="30" w:line="240" w:lineRule="auto"/>
        <w:rPr>
          <w:ins w:id="1844" w:author="Unknown"/>
          <w:rFonts w:ascii="Arial" w:hAnsi="Arial" w:cs="Arial"/>
          <w:color w:val="222222"/>
          <w:sz w:val="18"/>
          <w:szCs w:val="18"/>
        </w:rPr>
      </w:pPr>
      <w:ins w:id="1845"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 indicatorului 2</w:t>
        </w:r>
      </w:ins>
    </w:p>
    <w:p w:rsidR="00AE1230" w:rsidRPr="00B32870" w:rsidRDefault="00AE1230" w:rsidP="00B32870">
      <w:pPr>
        <w:shd w:val="clear" w:color="auto" w:fill="FCFDFD"/>
        <w:spacing w:after="30" w:line="240" w:lineRule="auto"/>
        <w:rPr>
          <w:ins w:id="1846" w:author="Unknown"/>
          <w:rFonts w:ascii="Arial" w:hAnsi="Arial" w:cs="Arial"/>
          <w:color w:val="222222"/>
          <w:sz w:val="18"/>
          <w:szCs w:val="18"/>
        </w:rPr>
      </w:pPr>
      <w:ins w:id="1847"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 tuturor celor trei indicatoare.</w:t>
        </w:r>
      </w:ins>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80" w:history="1">
        <w:r w:rsidRPr="00B32870">
          <w:rPr>
            <w:rFonts w:ascii="Tahoma" w:hAnsi="Tahoma" w:cs="Tahoma"/>
            <w:b/>
            <w:bCs/>
            <w:color w:val="000000"/>
            <w:sz w:val="21"/>
          </w:rPr>
          <w:t>120. La semnalul poliţistului având braţul stâng întins orizontal, orientat cu faţa către autovehiculul care se apropie, conducătorul auto trebuie: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reducă viteza;</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oprească imediat;</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continue deplasarea.</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5 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81" w:history="1">
        <w:r w:rsidRPr="00B32870">
          <w:rPr>
            <w:rFonts w:ascii="Arial" w:hAnsi="Arial" w:cs="Arial"/>
            <w:color w:val="000000"/>
            <w:sz w:val="18"/>
          </w:rPr>
          <w:t>teste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82" w:history="1">
        <w:r w:rsidRPr="00B32870">
          <w:rPr>
            <w:rFonts w:ascii="Arial" w:hAnsi="Arial" w:cs="Arial"/>
            <w:b/>
            <w:bCs/>
            <w:color w:val="000000"/>
            <w:sz w:val="18"/>
          </w:rPr>
          <w:t>examen permis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83" w:history="1">
        <w:r w:rsidRPr="00B32870">
          <w:rPr>
            <w:rFonts w:ascii="Tahoma" w:hAnsi="Tahoma" w:cs="Tahoma"/>
            <w:b/>
            <w:bCs/>
            <w:color w:val="000000"/>
            <w:sz w:val="21"/>
          </w:rPr>
          <w:t>54. Sunteţi obligat să reduceţi viteza până la limita legală la trecerile pentru pietoni nesemaforizate, dar semnalizate prin indicatoare şi marcaje, dacă: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drumul are cel mult o bandă pe sens, iar pietonii aflaţi pe trotuar intenţionează să se angajeze în traversare;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drumul are cel puţin două benzi pe sens;</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trecerile sunt localizate în dreptul staţiilor de tramvai.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9 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84" w:history="1">
        <w:r w:rsidRPr="00B32870">
          <w:rPr>
            <w:rFonts w:ascii="Arial" w:hAnsi="Arial" w:cs="Arial"/>
            <w:b/>
            <w:bCs/>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85" w:history="1">
        <w:r w:rsidRPr="00B32870">
          <w:rPr>
            <w:rFonts w:ascii="Arial" w:hAnsi="Arial" w:cs="Arial"/>
            <w:b/>
            <w:bCs/>
            <w:color w:val="000000"/>
            <w:sz w:val="18"/>
          </w:rPr>
          <w:t>chestionare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86" w:history="1">
        <w:r w:rsidRPr="00B32870">
          <w:rPr>
            <w:rFonts w:ascii="Tahoma" w:hAnsi="Tahoma" w:cs="Tahoma"/>
            <w:b/>
            <w:bCs/>
            <w:color w:val="000000"/>
            <w:sz w:val="21"/>
          </w:rPr>
          <w:t>200. Sunteţi obligat să opriţi autovehiculul pe care îl conduceţi:</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la semnalul poliţistului care dirijează circulaţia;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la semnalul poliţistului, dar numai dacă acesta corespunde semnalului de culoare roşie al semaforului;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la semnalul pietonilor care traversează strada pe la colţul intersecţiei fără marcaje.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87" w:history="1">
        <w:r w:rsidRPr="00B32870">
          <w:rPr>
            <w:rFonts w:ascii="Arial" w:hAnsi="Arial" w:cs="Arial"/>
            <w:b/>
            <w:bCs/>
            <w:color w:val="000000"/>
            <w:sz w:val="18"/>
          </w:rPr>
          <w:t>chestionare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88" w:history="1">
        <w:r w:rsidRPr="00B32870">
          <w:rPr>
            <w:rFonts w:ascii="Arial" w:hAnsi="Arial" w:cs="Arial"/>
            <w:color w:val="000000"/>
            <w:sz w:val="18"/>
          </w:rPr>
          <w:t>chestionare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889" w:history="1">
        <w:r>
          <w:rPr>
            <w:noProof/>
          </w:rPr>
          <w:pict>
            <v:shape id="Picture 188" o:spid="_x0000_s1206" type="#_x0000_t75" alt="http://e-drpciv.ro/poze2/948.jpg" href="http://e-drpciv.ro/poze2/948.j" style="position:absolute;margin-left:65pt;margin-top:0;width:105pt;height:78.75pt;z-index:251842560;visibility:visible;mso-wrap-distance-left:0;mso-wrap-distance-right:0;mso-position-horizontal:right;mso-position-horizontal-relative:text;mso-position-vertical-relative:line" o:allowoverlap="f" o:button="t">
              <v:fill o:detectmouseclick="t"/>
              <v:imagedata r:id="rId1890"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91" w:history="1">
        <w:r w:rsidRPr="00B32870">
          <w:rPr>
            <w:rFonts w:ascii="Tahoma" w:hAnsi="Tahoma" w:cs="Tahoma"/>
            <w:b/>
            <w:bCs/>
            <w:color w:val="000000"/>
            <w:sz w:val="21"/>
          </w:rPr>
          <w:t>948. Care autovehicul va trece primul prin intersecţie?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autoturismul;</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autocamionul;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autobuzul.</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92" w:history="1">
        <w:r w:rsidRPr="00B32870">
          <w:rPr>
            <w:rFonts w:ascii="Arial" w:hAnsi="Arial" w:cs="Arial"/>
            <w:b/>
            <w:bCs/>
            <w:color w:val="000000"/>
            <w:sz w:val="18"/>
          </w:rPr>
          <w:t>teste auto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93" w:history="1">
        <w:r w:rsidRPr="00B32870">
          <w:rPr>
            <w:rFonts w:ascii="Arial" w:hAnsi="Arial" w:cs="Arial"/>
            <w:b/>
            <w:bCs/>
            <w:color w:val="000000"/>
            <w:sz w:val="18"/>
          </w:rPr>
          <w:t>intrebari cat B1</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894" w:history="1">
        <w:r>
          <w:rPr>
            <w:noProof/>
          </w:rPr>
          <w:pict>
            <v:shape id="Picture 189" o:spid="_x0000_s1207" type="#_x0000_t75" alt="http://e-drpciv.ro/poze2/231.jpg" href="http://e-drpciv.ro/poze2/231.j" style="position:absolute;margin-left:65pt;margin-top:0;width:105pt;height:78.75pt;z-index:251843584;visibility:visible;mso-wrap-distance-left:0;mso-wrap-distance-right:0;mso-position-horizontal:right;mso-position-horizontal-relative:text;mso-position-vertical-relative:line" o:allowoverlap="f" o:button="t">
              <v:fill o:detectmouseclick="t"/>
              <v:imagedata r:id="rId1895"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96" w:history="1">
        <w:r w:rsidRPr="00B32870">
          <w:rPr>
            <w:rFonts w:ascii="Tahoma" w:hAnsi="Tahoma" w:cs="Tahoma"/>
            <w:b/>
            <w:bCs/>
            <w:color w:val="000000"/>
            <w:sz w:val="21"/>
          </w:rPr>
          <w:t>231. Care este ordinea de trecere a autovehiculelor, dacă ajung simultan în intersecţie?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autocamionul, tramvaiul, autoturismul;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autoturismul, autocamionul, tramvaiul;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tramvaiul, autoturismul, autocamionul.</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2 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897" w:history="1">
        <w:r w:rsidRPr="00B32870">
          <w:rPr>
            <w:rFonts w:ascii="Arial" w:hAnsi="Arial" w:cs="Arial"/>
            <w:color w:val="000000"/>
            <w:sz w:val="18"/>
          </w:rPr>
          <w:t>permis cat tr</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898" w:history="1">
        <w:r w:rsidRPr="00B32870">
          <w:rPr>
            <w:rFonts w:ascii="Arial" w:hAnsi="Arial" w:cs="Arial"/>
            <w:color w:val="000000"/>
            <w:sz w:val="18"/>
          </w:rPr>
          <w:t>examen permis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899" w:history="1">
        <w:r w:rsidRPr="00B32870">
          <w:rPr>
            <w:rFonts w:ascii="Tahoma" w:hAnsi="Tahoma" w:cs="Tahoma"/>
            <w:b/>
            <w:bCs/>
            <w:color w:val="000000"/>
            <w:sz w:val="21"/>
          </w:rPr>
          <w:t>901. Circulaţi într-o coloană şi respectaţi distanţa faţă de vehiculul din faţă. Ce trebuie să faceţi în plus?</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aprindeţi lanterna de ceaţă din spate;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observaţi prin geamul lateral al vehiculului marginea din dreapta a părţii carosabile;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rămâneţi la limita propriei benzi şi să vă asiguraţi câmpul de vizibilitate.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900" w:history="1">
        <w:r w:rsidRPr="00B32870">
          <w:rPr>
            <w:rFonts w:ascii="Arial" w:hAnsi="Arial" w:cs="Arial"/>
            <w:color w:val="000000"/>
            <w:sz w:val="18"/>
          </w:rPr>
          <w:t>www.drpciv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01" w:history="1">
        <w:r w:rsidRPr="00B32870">
          <w:rPr>
            <w:rFonts w:ascii="Arial" w:hAnsi="Arial" w:cs="Arial"/>
            <w:color w:val="000000"/>
            <w:sz w:val="18"/>
          </w:rPr>
          <w:t>permis cat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902" w:history="1">
        <w:r>
          <w:rPr>
            <w:noProof/>
          </w:rPr>
          <w:pict>
            <v:shape id="Picture 190" o:spid="_x0000_s1208" type="#_x0000_t75" alt="http://e-drpciv.ro/poze2/760.jpg" href="http://e-drpciv.ro/poze2/760.j" style="position:absolute;margin-left:65pt;margin-top:0;width:105pt;height:78.75pt;z-index:251844608;visibility:visible;mso-wrap-distance-left:0;mso-wrap-distance-right:0;mso-position-horizontal:right;mso-position-horizontal-relative:text;mso-position-vertical-relative:line" o:allowoverlap="f" o:button="t">
              <v:fill o:detectmouseclick="t"/>
              <v:imagedata r:id="rId1903"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04" w:history="1">
        <w:r w:rsidRPr="00B32870">
          <w:rPr>
            <w:rFonts w:ascii="Tahoma" w:hAnsi="Tahoma" w:cs="Tahoma"/>
            <w:b/>
            <w:bCs/>
            <w:color w:val="000000"/>
            <w:sz w:val="21"/>
          </w:rPr>
          <w:t>760. Ce semnificaţie are marcajul rutier alăturat?</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marcaj pentru benzi cu circulaţie reversibilă;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marcaj pentru drumuri publice aglomerate;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marcaj cu elemente rezonatoare.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905" w:history="1">
        <w:r w:rsidRPr="00B32870">
          <w:rPr>
            <w:rFonts w:ascii="Arial" w:hAnsi="Arial" w:cs="Arial"/>
            <w:color w:val="000000"/>
            <w:sz w:val="18"/>
          </w:rPr>
          <w:t>teste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06" w:history="1">
        <w:r w:rsidRPr="00B32870">
          <w:rPr>
            <w:rFonts w:ascii="Arial" w:hAnsi="Arial" w:cs="Arial"/>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07" w:history="1">
        <w:r w:rsidRPr="00B32870">
          <w:rPr>
            <w:rFonts w:ascii="Tahoma" w:hAnsi="Tahoma" w:cs="Tahoma"/>
            <w:b/>
            <w:bCs/>
            <w:color w:val="000000"/>
            <w:sz w:val="21"/>
          </w:rPr>
          <w:t>106. Semnalul verde al semaforului permite deplasarea:</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pe oricare direcţie, dacă printr-un mijloc de semnalizare nu se dispune altfel;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numai pe direcţia înainte;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pe oricare direcţie, dacă vehiculul se află pe banda din mijloc.</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7 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908" w:history="1">
        <w:r w:rsidRPr="00B32870">
          <w:rPr>
            <w:rFonts w:ascii="Arial" w:hAnsi="Arial" w:cs="Arial"/>
            <w:b/>
            <w:bCs/>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09" w:history="1">
        <w:r w:rsidRPr="00B32870">
          <w:rPr>
            <w:rFonts w:ascii="Arial" w:hAnsi="Arial" w:cs="Arial"/>
            <w:color w:val="000000"/>
            <w:sz w:val="18"/>
          </w:rPr>
          <w:t>teste 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910" w:history="1">
        <w:r>
          <w:rPr>
            <w:noProof/>
          </w:rPr>
          <w:pict>
            <v:shape id="Picture 191" o:spid="_x0000_s1209" type="#_x0000_t75" alt="http://e-drpciv.ro/poze2/3714.jpg" href="http://e-drpciv.ro/poze2/3714.j" style="position:absolute;margin-left:65pt;margin-top:0;width:105pt;height:78.75pt;z-index:251845632;visibility:visible;mso-wrap-distance-left:0;mso-wrap-distance-right:0;mso-position-horizontal:right;mso-position-horizontal-relative:text;mso-position-vertical-relative:line" o:allowoverlap="f" o:button="t">
              <v:fill o:detectmouseclick="t"/>
              <v:imagedata r:id="rId1911"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12" w:history="1">
        <w:r w:rsidRPr="00B32870">
          <w:rPr>
            <w:rFonts w:ascii="Tahoma" w:hAnsi="Tahoma" w:cs="Tahoma"/>
            <w:b/>
            <w:bCs/>
            <w:color w:val="000000"/>
            <w:sz w:val="21"/>
          </w:rPr>
          <w:t>3714. Care dintre panourile adiţionale alăturate indică distanţa între indicator şi începutul unui loc periculos?</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panoul 1;</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panoul 2;</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ambele panouri.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5 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30% | Tags:</w:t>
      </w:r>
      <w:r w:rsidRPr="00B32870">
        <w:rPr>
          <w:rFonts w:ascii="Arial" w:hAnsi="Arial" w:cs="Arial"/>
          <w:color w:val="222222"/>
          <w:sz w:val="18"/>
        </w:rPr>
        <w:t> </w:t>
      </w:r>
      <w:hyperlink r:id="rId1913" w:history="1">
        <w:r w:rsidRPr="00B32870">
          <w:rPr>
            <w:rFonts w:ascii="Arial" w:hAnsi="Arial" w:cs="Arial"/>
            <w:b/>
            <w:bCs/>
            <w:color w:val="000000"/>
            <w:sz w:val="18"/>
          </w:rPr>
          <w:t>permis cat B</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14" w:history="1">
        <w:r w:rsidRPr="00B32870">
          <w:rPr>
            <w:rFonts w:ascii="Arial" w:hAnsi="Arial" w:cs="Arial"/>
            <w:b/>
            <w:bCs/>
            <w:color w:val="000000"/>
            <w:sz w:val="18"/>
          </w:rPr>
          <w:t>examen permis</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15" w:history="1">
        <w:r w:rsidRPr="00B32870">
          <w:rPr>
            <w:rFonts w:ascii="Tahoma" w:hAnsi="Tahoma" w:cs="Tahoma"/>
            <w:b/>
            <w:bCs/>
            <w:color w:val="000000"/>
            <w:sz w:val="21"/>
          </w:rPr>
          <w:t>596. Este permisă montarea, de către deţinătorul unui autovehicul, a unui alt avertizor sonor în afara celui omologat de către autoritatea competentă?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Regulamentul nu prevede nimic în acest sens;</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 cu condiţia ca acesta să nu fie deranjant din punct de vedere sonor;</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916" w:history="1">
        <w:r w:rsidRPr="00B32870">
          <w:rPr>
            <w:rFonts w:ascii="Arial" w:hAnsi="Arial" w:cs="Arial"/>
            <w:color w:val="000000"/>
            <w:sz w:val="18"/>
          </w:rPr>
          <w:t>examen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17" w:history="1">
        <w:r w:rsidRPr="00B32870">
          <w:rPr>
            <w:rFonts w:ascii="Arial" w:hAnsi="Arial" w:cs="Arial"/>
            <w:b/>
            <w:bCs/>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18" w:history="1">
        <w:r w:rsidRPr="00B32870">
          <w:rPr>
            <w:rFonts w:ascii="Tahoma" w:hAnsi="Tahoma" w:cs="Tahoma"/>
            <w:b/>
            <w:bCs/>
            <w:color w:val="000000"/>
            <w:sz w:val="21"/>
          </w:rPr>
          <w:t>837. Exercitarea dreptului de a conduce se suspendă pe o perioadă de 30 de zile pentru:</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nerespectarea regulilor referitoare la remorcare;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utilizarea excesivă a claxonului;</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depăşirea unei coloane de vehicule oprite la culoarea roşie a semaforului.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5 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919" w:history="1">
        <w:r w:rsidRPr="00B32870">
          <w:rPr>
            <w:rFonts w:ascii="Arial" w:hAnsi="Arial" w:cs="Arial"/>
            <w:color w:val="000000"/>
            <w:sz w:val="18"/>
          </w:rPr>
          <w:t>chestionare auto 2014</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20" w:history="1">
        <w:r w:rsidRPr="00B32870">
          <w:rPr>
            <w:rFonts w:ascii="Arial" w:hAnsi="Arial" w:cs="Arial"/>
            <w:color w:val="000000"/>
            <w:sz w:val="18"/>
          </w:rPr>
          <w:t>examen auto categoria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21" w:history="1">
        <w:r w:rsidRPr="00B32870">
          <w:rPr>
            <w:rFonts w:ascii="Tahoma" w:hAnsi="Tahoma" w:cs="Tahoma"/>
            <w:b/>
            <w:bCs/>
            <w:color w:val="000000"/>
            <w:sz w:val="21"/>
          </w:rPr>
          <w:t>831. Semnificaţia indicatoarelor „Oprire“ şi „Cedează trecerea“, instalate în intersecţiile semaforizate, trebuie respectată:</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atunci când traficul este redus;</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atunci când semafoarele nu funcţionează;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atunci când indicatoarele sunt instalate împreună cu semaforul pe acelaşi suport.</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922" w:history="1">
        <w:r w:rsidRPr="00B32870">
          <w:rPr>
            <w:rFonts w:ascii="Arial" w:hAnsi="Arial" w:cs="Arial"/>
            <w:b/>
            <w:bCs/>
            <w:color w:val="000000"/>
            <w:sz w:val="18"/>
          </w:rPr>
          <w:t>examen permis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23" w:history="1">
        <w:r w:rsidRPr="00B32870">
          <w:rPr>
            <w:rFonts w:ascii="Arial" w:hAnsi="Arial" w:cs="Arial"/>
            <w:color w:val="000000"/>
            <w:sz w:val="18"/>
          </w:rPr>
          <w:t>permis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24" w:history="1">
        <w:r w:rsidRPr="00B32870">
          <w:rPr>
            <w:rFonts w:ascii="Tahoma" w:hAnsi="Tahoma" w:cs="Tahoma"/>
            <w:b/>
            <w:bCs/>
            <w:color w:val="000000"/>
            <w:sz w:val="21"/>
          </w:rPr>
          <w:t>430. Ce obligaţii aveţi atunci când intraţi pe autostradă folosind banda de accelerare?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cedaţi trecerea autovehiculelor care circulă pe prima bandă a autostrăzii şi să nu stânjeniţi în niciun fel circulaţia acestora;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semnalizaţi stânga, pentru a-i preveni pe ceilalţi conducători să vă acorde prioritate;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opriţi şi să vă asiguraţi din faţă şi din spate.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925" w:history="1">
        <w:r w:rsidRPr="00B32870">
          <w:rPr>
            <w:rFonts w:ascii="Arial" w:hAnsi="Arial" w:cs="Arial"/>
            <w:b/>
            <w:bCs/>
            <w:color w:val="000000"/>
            <w:sz w:val="18"/>
          </w:rPr>
          <w:t>permis auto cat TR</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26" w:history="1">
        <w:r w:rsidRPr="00B32870">
          <w:rPr>
            <w:rFonts w:ascii="Arial" w:hAnsi="Arial" w:cs="Arial"/>
            <w:b/>
            <w:bCs/>
            <w:color w:val="000000"/>
            <w:sz w:val="18"/>
          </w:rPr>
          <w:t>chestionare auto 2014</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927" w:history="1">
        <w:r>
          <w:rPr>
            <w:noProof/>
          </w:rPr>
          <w:pict>
            <v:shape id="Picture 192" o:spid="_x0000_s1210" type="#_x0000_t75" alt="http://e-drpciv.ro/poze2/692.jpg" href="http://e-drpciv.ro/poze2/692.j" style="position:absolute;margin-left:65pt;margin-top:0;width:105pt;height:78.75pt;z-index:251846656;visibility:visible;mso-wrap-distance-left:0;mso-wrap-distance-right:0;mso-position-horizontal:right;mso-position-horizontal-relative:text;mso-position-vertical-relative:line" o:allowoverlap="f" o:button="t">
              <v:fill o:detectmouseclick="t"/>
              <v:imagedata r:id="rId1928"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29" w:history="1">
        <w:r w:rsidRPr="00B32870">
          <w:rPr>
            <w:rFonts w:ascii="Tahoma" w:hAnsi="Tahoma" w:cs="Tahoma"/>
            <w:b/>
            <w:bCs/>
            <w:color w:val="000000"/>
            <w:sz w:val="21"/>
          </w:rPr>
          <w:t>692. Ce obligaţii revin conducătorilor la întâlnirea indicatorului?</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acorde prioritate vehiculelor care circulă în intersecţie;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ocolească centrul intersecţiei şi să circule cât mai aproape de marginea străzii;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acorde prioritate de dreapta.</w:t>
      </w:r>
    </w:p>
    <w:p w:rsidR="00AE1230" w:rsidRPr="00B32870" w:rsidRDefault="00AE1230" w:rsidP="00B32870">
      <w:pPr>
        <w:spacing w:after="0" w:line="240" w:lineRule="auto"/>
        <w:outlineLvl w:val="1"/>
        <w:rPr>
          <w:rFonts w:ascii="Tahoma" w:hAnsi="Tahoma" w:cs="Tahoma"/>
          <w:b/>
          <w:bCs/>
          <w:color w:val="222222"/>
          <w:sz w:val="21"/>
          <w:szCs w:val="21"/>
        </w:rPr>
      </w:pPr>
      <w:hyperlink r:id="rId1930" w:history="1">
        <w:r w:rsidRPr="00B32870">
          <w:rPr>
            <w:rFonts w:ascii="Tahoma" w:hAnsi="Tahoma" w:cs="Tahoma"/>
            <w:b/>
            <w:bCs/>
            <w:color w:val="000000"/>
            <w:sz w:val="21"/>
          </w:rPr>
          <w:t>34. Când nu este permis să măriţi viteza de deplasare a autovehiculului?</w:t>
        </w:r>
      </w:hyperlink>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când circulaţi pe prima bandă;</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când un alt vehicul s-a angajat în depăşirea dvs.;</w:t>
      </w:r>
    </w:p>
    <w:p w:rsidR="00AE1230" w:rsidRPr="00B32870" w:rsidRDefault="00AE1230" w:rsidP="00B32870">
      <w:pPr>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în intersecţii.</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31" w:history="1">
        <w:r w:rsidRPr="00B32870">
          <w:rPr>
            <w:rFonts w:ascii="Tahoma" w:hAnsi="Tahoma" w:cs="Tahoma"/>
            <w:b/>
            <w:bCs/>
            <w:color w:val="000000"/>
            <w:sz w:val="21"/>
          </w:rPr>
          <w:t>733. Care dintre următoarele tipuri de carosabil este cel mai periculos în condiţii de ploaie?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carosabilul cu suprafaţa asfaltată;</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carosabilul cu suprafaţa betonată;</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carosabilul cu piatră cubică.</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5 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10% | Tags:</w:t>
      </w:r>
      <w:r w:rsidRPr="00B32870">
        <w:rPr>
          <w:rFonts w:ascii="Arial" w:hAnsi="Arial" w:cs="Arial"/>
          <w:color w:val="222222"/>
          <w:sz w:val="18"/>
        </w:rPr>
        <w:t> </w:t>
      </w:r>
      <w:hyperlink r:id="rId1932" w:history="1">
        <w:r w:rsidRPr="00B32870">
          <w:rPr>
            <w:rFonts w:ascii="Arial" w:hAnsi="Arial" w:cs="Arial"/>
            <w:b/>
            <w:bCs/>
            <w:color w:val="000000"/>
            <w:sz w:val="18"/>
          </w:rPr>
          <w:t>chestionare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33" w:history="1">
        <w:r w:rsidRPr="00B32870">
          <w:rPr>
            <w:rFonts w:ascii="Arial" w:hAnsi="Arial" w:cs="Arial"/>
            <w:color w:val="000000"/>
            <w:sz w:val="18"/>
          </w:rPr>
          <w:t>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934" w:history="1">
        <w:r>
          <w:rPr>
            <w:noProof/>
          </w:rPr>
          <w:pict>
            <v:shape id="Picture 193" o:spid="_x0000_s1211" type="#_x0000_t75" alt="http://e-drpciv.ro/poze2/3743.jpg" href="http://e-drpciv.ro/poze2/3743.j" style="position:absolute;margin-left:65pt;margin-top:0;width:105pt;height:78.75pt;z-index:251847680;visibility:visible;mso-wrap-distance-left:0;mso-wrap-distance-right:0;mso-position-horizontal:right;mso-position-horizontal-relative:text;mso-position-vertical-relative:line" o:allowoverlap="f" o:button="t">
              <v:fill o:detectmouseclick="t"/>
              <v:imagedata r:id="rId1935"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36" w:history="1">
        <w:r w:rsidRPr="00B32870">
          <w:rPr>
            <w:rFonts w:ascii="Tahoma" w:hAnsi="Tahoma" w:cs="Tahoma"/>
            <w:b/>
            <w:bCs/>
            <w:color w:val="000000"/>
            <w:sz w:val="21"/>
          </w:rPr>
          <w:t>3743. Este permisă oprirea în zona de acţiune a indicatorului?</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 deoarece acesta interzice doar staţionarea;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da, dar numai pe o distanţă de 50 m, înainte şi după locul în care acesta este instalat.</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30% | Tags:</w:t>
      </w:r>
      <w:r w:rsidRPr="00B32870">
        <w:rPr>
          <w:rFonts w:ascii="Arial" w:hAnsi="Arial" w:cs="Arial"/>
          <w:color w:val="222222"/>
          <w:sz w:val="18"/>
        </w:rPr>
        <w:t> </w:t>
      </w:r>
      <w:hyperlink r:id="rId1937" w:history="1">
        <w:r w:rsidRPr="00B32870">
          <w:rPr>
            <w:rFonts w:ascii="Arial" w:hAnsi="Arial" w:cs="Arial"/>
            <w:b/>
            <w:bCs/>
            <w:color w:val="000000"/>
            <w:sz w:val="18"/>
          </w:rPr>
          <w:t>permis categoria B</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38" w:history="1">
        <w:r w:rsidRPr="00B32870">
          <w:rPr>
            <w:rFonts w:ascii="Arial" w:hAnsi="Arial" w:cs="Arial"/>
            <w:b/>
            <w:bCs/>
            <w:color w:val="000000"/>
            <w:sz w:val="18"/>
          </w:rPr>
          <w:t>teste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39" w:history="1">
        <w:r w:rsidRPr="00B32870">
          <w:rPr>
            <w:rFonts w:ascii="Tahoma" w:hAnsi="Tahoma" w:cs="Tahoma"/>
            <w:b/>
            <w:bCs/>
            <w:color w:val="000000"/>
            <w:sz w:val="21"/>
          </w:rPr>
          <w:t>793. Conducătorul unui autoturism poate transporta obiecte al căror gabarit depăşeşte, împreună cu încărcătura, dimensiunile acestuia?</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da, dacă extremitatea obiectelor este semnalizată cu un steag roşu;</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nu;</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da, dacă obiectele depăşesc lăţimea autovehiculului.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3 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9% | Tags:</w:t>
      </w:r>
      <w:r w:rsidRPr="00B32870">
        <w:rPr>
          <w:rFonts w:ascii="Arial" w:hAnsi="Arial" w:cs="Arial"/>
          <w:color w:val="222222"/>
          <w:sz w:val="18"/>
        </w:rPr>
        <w:t> </w:t>
      </w:r>
      <w:hyperlink r:id="rId1940" w:history="1">
        <w:r w:rsidRPr="00B32870">
          <w:rPr>
            <w:rFonts w:ascii="Arial" w:hAnsi="Arial" w:cs="Arial"/>
            <w:b/>
            <w:bCs/>
            <w:color w:val="000000"/>
            <w:sz w:val="18"/>
          </w:rPr>
          <w:t>permis auto categoria b</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41" w:history="1">
        <w:r w:rsidRPr="00B32870">
          <w:rPr>
            <w:rFonts w:ascii="Arial" w:hAnsi="Arial" w:cs="Arial"/>
            <w:color w:val="000000"/>
            <w:sz w:val="18"/>
          </w:rPr>
          <w:t>simulare 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42" w:history="1">
        <w:r w:rsidRPr="00B32870">
          <w:rPr>
            <w:rFonts w:ascii="Tahoma" w:hAnsi="Tahoma" w:cs="Tahoma"/>
            <w:b/>
            <w:bCs/>
            <w:color w:val="000000"/>
            <w:sz w:val="21"/>
          </w:rPr>
          <w:t>3695. Manevra de evitare, prin schimbarea direcţiei de mers, a unui obstacol aflat pe sensul dvs. de circulaţie, urmată de revenirea pe acelaşi sens, constituie: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ocolire;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depăşire;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situaţie de urgenţă.</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30% | Tags:</w:t>
      </w:r>
      <w:r w:rsidRPr="00B32870">
        <w:rPr>
          <w:rFonts w:ascii="Arial" w:hAnsi="Arial" w:cs="Arial"/>
          <w:color w:val="222222"/>
          <w:sz w:val="18"/>
        </w:rPr>
        <w:t> </w:t>
      </w:r>
      <w:hyperlink r:id="rId1943" w:history="1">
        <w:r w:rsidRPr="00B32870">
          <w:rPr>
            <w:rFonts w:ascii="Arial" w:hAnsi="Arial" w:cs="Arial"/>
            <w:color w:val="000000"/>
            <w:sz w:val="18"/>
          </w:rPr>
          <w:t>chestionare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44" w:history="1">
        <w:r w:rsidRPr="00B32870">
          <w:rPr>
            <w:rFonts w:ascii="Arial" w:hAnsi="Arial" w:cs="Arial"/>
            <w:color w:val="000000"/>
            <w:sz w:val="18"/>
          </w:rPr>
          <w:t>permis auto cat b</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45" w:history="1">
        <w:r w:rsidRPr="00B32870">
          <w:rPr>
            <w:rFonts w:ascii="Tahoma" w:hAnsi="Tahoma" w:cs="Tahoma"/>
            <w:b/>
            <w:bCs/>
            <w:color w:val="000000"/>
            <w:sz w:val="21"/>
          </w:rPr>
          <w:t>911. Precizaţi măsura care se ia atunci când titularul permisului de conducere a fost declarat inapt pentru a conduce autovehicule, de către o instituţie medicală autorizată: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i se retrage permisul de conducere;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i se aplică sancţiunile contravenţionale complementare;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va fi reexaminat de către autoritatea competentă.</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9% | Tags:</w:t>
      </w:r>
      <w:r w:rsidRPr="00B32870">
        <w:rPr>
          <w:rFonts w:ascii="Arial" w:hAnsi="Arial" w:cs="Arial"/>
          <w:color w:val="222222"/>
          <w:sz w:val="18"/>
        </w:rPr>
        <w:t> </w:t>
      </w:r>
      <w:hyperlink r:id="rId1946" w:history="1">
        <w:r w:rsidRPr="00B32870">
          <w:rPr>
            <w:rFonts w:ascii="Arial" w:hAnsi="Arial" w:cs="Arial"/>
            <w:b/>
            <w:bCs/>
            <w:color w:val="000000"/>
            <w:sz w:val="18"/>
          </w:rPr>
          <w:t>chestionare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47" w:history="1">
        <w:r w:rsidRPr="00B32870">
          <w:rPr>
            <w:rFonts w:ascii="Arial" w:hAnsi="Arial" w:cs="Arial"/>
            <w:color w:val="000000"/>
            <w:sz w:val="18"/>
          </w:rPr>
          <w:t>chestionare auto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948" w:history="1">
        <w:r>
          <w:rPr>
            <w:noProof/>
          </w:rPr>
          <w:pict>
            <v:shape id="Picture 194" o:spid="_x0000_s1212" type="#_x0000_t75" alt="http://e-drpciv.ro/poze2/2485.jpg" href="http://e-drpciv.ro/poze2/2485.j" style="position:absolute;margin-left:65pt;margin-top:0;width:105pt;height:78.75pt;z-index:251848704;visibility:visible;mso-wrap-distance-left:0;mso-wrap-distance-right:0;mso-position-horizontal:right;mso-position-horizontal-relative:text;mso-position-vertical-relative:line" o:allowoverlap="f" o:button="t">
              <v:fill o:detectmouseclick="t"/>
              <v:imagedata r:id="rId1949"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50" w:history="1">
        <w:r w:rsidRPr="00B32870">
          <w:rPr>
            <w:rFonts w:ascii="Tahoma" w:hAnsi="Tahoma" w:cs="Tahoma"/>
            <w:b/>
            <w:bCs/>
            <w:color w:val="000000"/>
            <w:sz w:val="21"/>
          </w:rPr>
          <w:t>2485. Care dintre cei doi conducatori nu circula corect?</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conducatorul autoturismului, deoarece nu respecta semnificatia indicatorului;</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motociclistul, deoarece circula aproape de axul drumului;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ambii circula corect.</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30% | Tags:</w:t>
      </w:r>
      <w:r w:rsidRPr="00B32870">
        <w:rPr>
          <w:rFonts w:ascii="Arial" w:hAnsi="Arial" w:cs="Arial"/>
          <w:color w:val="222222"/>
          <w:sz w:val="18"/>
        </w:rPr>
        <w:t> </w:t>
      </w:r>
      <w:hyperlink r:id="rId1951" w:history="1">
        <w:r w:rsidRPr="00B32870">
          <w:rPr>
            <w:rFonts w:ascii="Arial" w:hAnsi="Arial" w:cs="Arial"/>
            <w:b/>
            <w:bCs/>
            <w:color w:val="000000"/>
            <w:sz w:val="18"/>
          </w:rPr>
          <w:t>teste auto chestionare</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52" w:history="1">
        <w:r w:rsidRPr="00B32870">
          <w:rPr>
            <w:rFonts w:ascii="Arial" w:hAnsi="Arial" w:cs="Arial"/>
            <w:color w:val="000000"/>
            <w:sz w:val="18"/>
          </w:rPr>
          <w:t>examen sala</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53" w:history="1">
        <w:r w:rsidRPr="00B32870">
          <w:rPr>
            <w:rFonts w:ascii="Tahoma" w:hAnsi="Tahoma" w:cs="Tahoma"/>
            <w:b/>
            <w:bCs/>
            <w:color w:val="000000"/>
            <w:sz w:val="21"/>
          </w:rPr>
          <w:t>459. Ce obligaţii îi revin conducătorului de vehicul în momentul apropierii de o intersecţie, dacă semnalul verde se schimbă cu cel galben?</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grăbească traversarea;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traverseze intersecţia cu viteză redusă;</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oprească autovehiculul în faţa marcajului de oprire sau a marcajului pentru trecerea pietonilor ori în dreptul semaforului.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9% | Tags:</w:t>
      </w:r>
      <w:r w:rsidRPr="00B32870">
        <w:rPr>
          <w:rFonts w:ascii="Arial" w:hAnsi="Arial" w:cs="Arial"/>
          <w:color w:val="222222"/>
          <w:sz w:val="18"/>
        </w:rPr>
        <w:t> </w:t>
      </w:r>
      <w:hyperlink r:id="rId1954" w:history="1">
        <w:r w:rsidRPr="00B32870">
          <w:rPr>
            <w:rFonts w:ascii="Arial" w:hAnsi="Arial" w:cs="Arial"/>
            <w:b/>
            <w:bCs/>
            <w:color w:val="000000"/>
            <w:sz w:val="18"/>
          </w:rPr>
          <w:t>chestionare auto 2014</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55" w:history="1">
        <w:r w:rsidRPr="00B32870">
          <w:rPr>
            <w:rFonts w:ascii="Arial" w:hAnsi="Arial" w:cs="Arial"/>
            <w:b/>
            <w:bCs/>
            <w:color w:val="000000"/>
            <w:sz w:val="18"/>
          </w:rPr>
          <w:t>teste drpciv</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956" w:history="1">
        <w:r>
          <w:rPr>
            <w:noProof/>
          </w:rPr>
          <w:pict>
            <v:shape id="Picture 195" o:spid="_x0000_s1213" type="#_x0000_t75" alt="http://e-drpciv.ro/poze2/947.jpg" href="http://e-drpciv.ro/poze2/947.j" style="position:absolute;margin-left:65pt;margin-top:0;width:105pt;height:78.75pt;z-index:251849728;visibility:visible;mso-wrap-distance-left:0;mso-wrap-distance-right:0;mso-position-horizontal:right;mso-position-horizontal-relative:text;mso-position-vertical-relative:line" o:allowoverlap="f" o:button="t">
              <v:fill o:detectmouseclick="t"/>
              <v:imagedata r:id="rId1957"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58" w:history="1">
        <w:r w:rsidRPr="00B32870">
          <w:rPr>
            <w:rFonts w:ascii="Tahoma" w:hAnsi="Tahoma" w:cs="Tahoma"/>
            <w:b/>
            <w:bCs/>
            <w:color w:val="000000"/>
            <w:sz w:val="21"/>
          </w:rPr>
          <w:t>947. Care este ordinea de trecere prin intersecţie a celor trei vehicule?</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autoturismul roşu, autoturismul albastru, autobuzul;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autoturismul albastru, autoturismul roşu, autobuzul;</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autobuzul, autoturismul albastru, autoturismul roşu.</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9% | Tags:</w:t>
      </w:r>
      <w:r w:rsidRPr="00B32870">
        <w:rPr>
          <w:rFonts w:ascii="Arial" w:hAnsi="Arial" w:cs="Arial"/>
          <w:color w:val="222222"/>
          <w:sz w:val="18"/>
        </w:rPr>
        <w:t> </w:t>
      </w:r>
      <w:hyperlink r:id="rId1959" w:history="1">
        <w:r w:rsidRPr="00B32870">
          <w:rPr>
            <w:rFonts w:ascii="Arial" w:hAnsi="Arial" w:cs="Arial"/>
            <w:color w:val="000000"/>
            <w:sz w:val="18"/>
          </w:rPr>
          <w:t>teste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60" w:history="1">
        <w:r w:rsidRPr="00B32870">
          <w:rPr>
            <w:rFonts w:ascii="Arial" w:hAnsi="Arial" w:cs="Arial"/>
            <w:color w:val="000000"/>
            <w:sz w:val="18"/>
          </w:rPr>
          <w:t>permis auto categoria B</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961" w:history="1">
        <w:r>
          <w:rPr>
            <w:noProof/>
          </w:rPr>
          <w:pict>
            <v:shape id="Picture 196" o:spid="_x0000_s1214" type="#_x0000_t75" alt="http://e-drpciv.ro/poze2/344.jpg" href="http://e-drpciv.ro/poze2/344.j" style="position:absolute;margin-left:65pt;margin-top:0;width:105pt;height:78.75pt;z-index:251850752;visibility:visible;mso-wrap-distance-left:0;mso-wrap-distance-right:0;mso-position-horizontal:right;mso-position-horizontal-relative:text;mso-position-vertical-relative:line" o:allowoverlap="f" o:button="t">
              <v:fill o:detectmouseclick="t"/>
              <v:imagedata r:id="rId1962"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63" w:history="1">
        <w:r w:rsidRPr="00B32870">
          <w:rPr>
            <w:rFonts w:ascii="Tahoma" w:hAnsi="Tahoma" w:cs="Tahoma"/>
            <w:b/>
            <w:bCs/>
            <w:color w:val="000000"/>
            <w:sz w:val="21"/>
          </w:rPr>
          <w:t>344. Aveţi posibilitatea de a trece pe sensul opus de mers, la întâlnirea unui astfel de marcaj rutier?</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legal, nu este stabilit acest aspect;</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da;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nu.</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4 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9% | Tags:</w:t>
      </w:r>
      <w:r w:rsidRPr="00B32870">
        <w:rPr>
          <w:rFonts w:ascii="Arial" w:hAnsi="Arial" w:cs="Arial"/>
          <w:color w:val="222222"/>
          <w:sz w:val="18"/>
        </w:rPr>
        <w:t> </w:t>
      </w:r>
      <w:hyperlink r:id="rId1964" w:history="1">
        <w:r w:rsidRPr="00B32870">
          <w:rPr>
            <w:rFonts w:ascii="Arial" w:hAnsi="Arial" w:cs="Arial"/>
            <w:color w:val="000000"/>
            <w:sz w:val="18"/>
          </w:rPr>
          <w:t>intrebari categoria b1</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65" w:history="1">
        <w:r w:rsidRPr="00B32870">
          <w:rPr>
            <w:rFonts w:ascii="Arial" w:hAnsi="Arial" w:cs="Arial"/>
            <w:b/>
            <w:bCs/>
            <w:color w:val="000000"/>
            <w:sz w:val="18"/>
          </w:rPr>
          <w:t>auto chestionare</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rPr>
          <w:rFonts w:ascii="Arial" w:hAnsi="Arial" w:cs="Arial"/>
          <w:color w:val="222222"/>
          <w:sz w:val="18"/>
          <w:szCs w:val="18"/>
        </w:rPr>
      </w:pPr>
      <w:hyperlink r:id="rId1966" w:history="1">
        <w:r>
          <w:rPr>
            <w:noProof/>
          </w:rPr>
          <w:pict>
            <v:shape id="Picture 197" o:spid="_x0000_s1215" type="#_x0000_t75" alt="http://e-drpciv.ro/poze2/809.jpg" href="http://e-drpciv.ro/poze2/809.j" style="position:absolute;margin-left:65pt;margin-top:0;width:105pt;height:78.75pt;z-index:251851776;visibility:visible;mso-wrap-distance-left:0;mso-wrap-distance-right:0;mso-position-horizontal:right;mso-position-horizontal-relative:text;mso-position-vertical-relative:line" o:allowoverlap="f" o:button="t">
              <v:fill o:detectmouseclick="t"/>
              <v:imagedata r:id="rId1967" o:title=""/>
              <w10:wrap type="square"/>
            </v:shape>
          </w:pict>
        </w:r>
      </w:hyperlink>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68" w:history="1">
        <w:r w:rsidRPr="00B32870">
          <w:rPr>
            <w:rFonts w:ascii="Tahoma" w:hAnsi="Tahoma" w:cs="Tahoma"/>
            <w:b/>
            <w:bCs/>
            <w:color w:val="000000"/>
            <w:sz w:val="21"/>
          </w:rPr>
          <w:t>809. Ce semnifică această poziţie a poliţistului rutier?</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nu aveţi nicio obligaţie;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oprire;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drum blocat.</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1 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9% | Tags:</w:t>
      </w:r>
      <w:r w:rsidRPr="00B32870">
        <w:rPr>
          <w:rFonts w:ascii="Arial" w:hAnsi="Arial" w:cs="Arial"/>
          <w:color w:val="222222"/>
          <w:sz w:val="18"/>
        </w:rPr>
        <w:t> </w:t>
      </w:r>
      <w:hyperlink r:id="rId1969" w:history="1">
        <w:r w:rsidRPr="00B32870">
          <w:rPr>
            <w:rFonts w:ascii="Arial" w:hAnsi="Arial" w:cs="Arial"/>
            <w:color w:val="000000"/>
            <w:sz w:val="18"/>
          </w:rPr>
          <w:t>examen auto categoria b1</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70" w:history="1">
        <w:r w:rsidRPr="00B32870">
          <w:rPr>
            <w:rFonts w:ascii="Arial" w:hAnsi="Arial" w:cs="Arial"/>
            <w:color w:val="000000"/>
            <w:sz w:val="18"/>
          </w:rPr>
          <w:t>examen permis</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71" w:history="1">
        <w:r w:rsidRPr="00B32870">
          <w:rPr>
            <w:rFonts w:ascii="Tahoma" w:hAnsi="Tahoma" w:cs="Tahoma"/>
            <w:b/>
            <w:bCs/>
            <w:color w:val="000000"/>
            <w:sz w:val="21"/>
          </w:rPr>
          <w:t>178. Câte corpuri de iluminat are semaforul care se adresează pietonilor şi bicicliştilor?</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două corpuri;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trei corpuri;</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patru corpuri.</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0 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9% | Tags:</w:t>
      </w:r>
      <w:r w:rsidRPr="00B32870">
        <w:rPr>
          <w:rFonts w:ascii="Arial" w:hAnsi="Arial" w:cs="Arial"/>
          <w:color w:val="222222"/>
          <w:sz w:val="18"/>
        </w:rPr>
        <w:t> </w:t>
      </w:r>
      <w:hyperlink r:id="rId1972" w:history="1">
        <w:r w:rsidRPr="00B32870">
          <w:rPr>
            <w:rFonts w:ascii="Arial" w:hAnsi="Arial" w:cs="Arial"/>
            <w:b/>
            <w:bCs/>
            <w:color w:val="000000"/>
            <w:sz w:val="18"/>
          </w:rPr>
          <w:t>raspunsuri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73" w:history="1">
        <w:r w:rsidRPr="00B32870">
          <w:rPr>
            <w:rFonts w:ascii="Arial" w:hAnsi="Arial" w:cs="Arial"/>
            <w:color w:val="000000"/>
            <w:sz w:val="18"/>
          </w:rPr>
          <w:t>examen permis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74" w:history="1">
        <w:r w:rsidRPr="00B32870">
          <w:rPr>
            <w:rFonts w:ascii="Tahoma" w:hAnsi="Tahoma" w:cs="Tahoma"/>
            <w:b/>
            <w:bCs/>
            <w:color w:val="000000"/>
            <w:sz w:val="21"/>
          </w:rPr>
          <w:t>3734. Ce indică efortul mai mare depus la acţionarea pedalei de frână?</w:t>
        </w:r>
      </w:hyperlink>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griparea cilindrilor receptori şi a pistonaşelor;</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ruperea cablului frânei de staţionare;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lipsa lichidului din instalaţia de frânare.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3 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29% | Tags:</w:t>
      </w:r>
      <w:r w:rsidRPr="00B32870">
        <w:rPr>
          <w:rFonts w:ascii="Arial" w:hAnsi="Arial" w:cs="Arial"/>
          <w:color w:val="222222"/>
          <w:sz w:val="18"/>
        </w:rPr>
        <w:t> </w:t>
      </w:r>
      <w:hyperlink r:id="rId1975" w:history="1">
        <w:r w:rsidRPr="00B32870">
          <w:rPr>
            <w:rFonts w:ascii="Arial" w:hAnsi="Arial" w:cs="Arial"/>
            <w:b/>
            <w:bCs/>
            <w:color w:val="000000"/>
            <w:sz w:val="18"/>
          </w:rPr>
          <w:t>chestionare auto</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76" w:history="1">
        <w:r w:rsidRPr="00B32870">
          <w:rPr>
            <w:rFonts w:ascii="Arial" w:hAnsi="Arial" w:cs="Arial"/>
            <w:b/>
            <w:bCs/>
            <w:color w:val="000000"/>
            <w:sz w:val="18"/>
          </w:rPr>
          <w:t>permis auto cat TR</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77" w:history="1">
        <w:r w:rsidRPr="00B32870">
          <w:rPr>
            <w:rFonts w:ascii="Tahoma" w:hAnsi="Tahoma" w:cs="Tahoma"/>
            <w:b/>
            <w:bCs/>
            <w:color w:val="000000"/>
            <w:sz w:val="21"/>
          </w:rPr>
          <w:t>688. Ce tip de coliziuni au cea mai mare forţă de distrugere?</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coliziunile laterale;</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coliziunile frontale;</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coliziunile din spate.</w:t>
      </w:r>
    </w:p>
    <w:p w:rsidR="00AE1230" w:rsidRPr="00B32870" w:rsidRDefault="00AE1230" w:rsidP="00B32870">
      <w:pPr>
        <w:shd w:val="clear" w:color="auto" w:fill="5C9CCC"/>
        <w:spacing w:after="0" w:line="240" w:lineRule="auto"/>
        <w:rPr>
          <w:rFonts w:ascii="Arial" w:hAnsi="Arial" w:cs="Arial"/>
          <w:b/>
          <w:bCs/>
          <w:color w:val="FFFFFF"/>
          <w:sz w:val="18"/>
          <w:szCs w:val="18"/>
        </w:rPr>
      </w:pPr>
      <w:r w:rsidRPr="00B32870">
        <w:rPr>
          <w:rFonts w:ascii="Arial" w:hAnsi="Arial" w:cs="Arial"/>
          <w:b/>
          <w:bCs/>
          <w:color w:val="FFFFFF"/>
          <w:sz w:val="18"/>
        </w:rPr>
        <w:t>2 </w:t>
      </w:r>
      <w:r w:rsidRPr="00B32870">
        <w:rPr>
          <w:rFonts w:ascii="Arial" w:hAnsi="Arial" w:cs="Arial"/>
          <w:b/>
          <w:bCs/>
          <w:color w:val="FFFFFF"/>
          <w:sz w:val="18"/>
          <w:szCs w:val="18"/>
        </w:rPr>
        <w:t>comentarii</w:t>
      </w:r>
    </w:p>
    <w:p w:rsidR="00AE1230" w:rsidRPr="00B32870" w:rsidRDefault="00AE1230" w:rsidP="00B32870">
      <w:pPr>
        <w:shd w:val="clear" w:color="auto" w:fill="FCFDFD"/>
        <w:spacing w:after="0" w:line="240" w:lineRule="auto"/>
        <w:rPr>
          <w:rFonts w:ascii="Arial" w:hAnsi="Arial" w:cs="Arial"/>
          <w:color w:val="222222"/>
          <w:sz w:val="18"/>
          <w:szCs w:val="18"/>
        </w:rPr>
      </w:pPr>
      <w:r w:rsidRPr="00B32870">
        <w:rPr>
          <w:rFonts w:ascii="Arial" w:hAnsi="Arial" w:cs="Arial"/>
          <w:color w:val="222222"/>
          <w:sz w:val="18"/>
          <w:szCs w:val="18"/>
        </w:rPr>
        <w:t>Categoria:</w:t>
      </w:r>
      <w:r w:rsidRPr="00B32870">
        <w:rPr>
          <w:rFonts w:ascii="Arial" w:hAnsi="Arial" w:cs="Arial"/>
          <w:color w:val="222222"/>
          <w:sz w:val="18"/>
        </w:rPr>
        <w:t> </w:t>
      </w:r>
      <w:r w:rsidRPr="00B32870">
        <w:rPr>
          <w:rFonts w:ascii="Arial" w:hAnsi="Arial" w:cs="Arial"/>
          <w:b/>
          <w:bCs/>
          <w:color w:val="222222"/>
          <w:sz w:val="18"/>
        </w:rPr>
        <w:t>B, B1, Tr</w:t>
      </w:r>
      <w:r w:rsidRPr="00B32870">
        <w:rPr>
          <w:rFonts w:ascii="Arial" w:hAnsi="Arial" w:cs="Arial"/>
          <w:color w:val="222222"/>
          <w:sz w:val="18"/>
        </w:rPr>
        <w:t> </w:t>
      </w:r>
      <w:r w:rsidRPr="00B32870">
        <w:rPr>
          <w:rFonts w:ascii="Arial" w:hAnsi="Arial" w:cs="Arial"/>
          <w:color w:val="222222"/>
          <w:sz w:val="18"/>
          <w:szCs w:val="18"/>
        </w:rPr>
        <w:t>| Grad dificultate: 9% | Tags:</w:t>
      </w:r>
      <w:r w:rsidRPr="00B32870">
        <w:rPr>
          <w:rFonts w:ascii="Arial" w:hAnsi="Arial" w:cs="Arial"/>
          <w:color w:val="222222"/>
          <w:sz w:val="18"/>
        </w:rPr>
        <w:t> </w:t>
      </w:r>
      <w:hyperlink r:id="rId1978" w:history="1">
        <w:r w:rsidRPr="00B32870">
          <w:rPr>
            <w:rFonts w:ascii="Arial" w:hAnsi="Arial" w:cs="Arial"/>
            <w:b/>
            <w:bCs/>
            <w:color w:val="000000"/>
            <w:sz w:val="18"/>
          </w:rPr>
          <w:t>intrebari drpciv</w:t>
        </w:r>
      </w:hyperlink>
      <w:r w:rsidRPr="00B32870">
        <w:rPr>
          <w:rFonts w:ascii="Arial" w:hAnsi="Arial" w:cs="Arial"/>
          <w:color w:val="222222"/>
          <w:sz w:val="18"/>
        </w:rPr>
        <w:t> </w:t>
      </w:r>
      <w:r w:rsidRPr="00B32870">
        <w:rPr>
          <w:rFonts w:ascii="Arial" w:hAnsi="Arial" w:cs="Arial"/>
          <w:color w:val="222222"/>
          <w:sz w:val="18"/>
          <w:szCs w:val="18"/>
        </w:rPr>
        <w:t> </w:t>
      </w:r>
      <w:r w:rsidRPr="00B32870">
        <w:rPr>
          <w:rFonts w:ascii="Arial" w:hAnsi="Arial" w:cs="Arial"/>
          <w:color w:val="222222"/>
          <w:sz w:val="18"/>
        </w:rPr>
        <w:t> </w:t>
      </w:r>
      <w:hyperlink r:id="rId1979" w:history="1">
        <w:r w:rsidRPr="00B32870">
          <w:rPr>
            <w:rFonts w:ascii="Arial" w:hAnsi="Arial" w:cs="Arial"/>
            <w:color w:val="000000"/>
            <w:sz w:val="18"/>
          </w:rPr>
          <w:t>simulare examen auto</w:t>
        </w:r>
      </w:hyperlink>
      <w:r w:rsidRPr="00B32870">
        <w:rPr>
          <w:rFonts w:ascii="Arial" w:hAnsi="Arial" w:cs="Arial"/>
          <w:color w:val="222222"/>
          <w:sz w:val="18"/>
        </w:rPr>
        <w:t> </w:t>
      </w:r>
      <w:r w:rsidRPr="00B32870">
        <w:rPr>
          <w:rFonts w:ascii="Arial" w:hAnsi="Arial" w:cs="Arial"/>
          <w:color w:val="222222"/>
          <w:sz w:val="18"/>
          <w:szCs w:val="18"/>
        </w:rPr>
        <w:t> </w:t>
      </w:r>
    </w:p>
    <w:p w:rsidR="00AE1230" w:rsidRPr="00B32870" w:rsidRDefault="00AE1230" w:rsidP="00B32870">
      <w:pPr>
        <w:shd w:val="clear" w:color="auto" w:fill="FCFDFD"/>
        <w:spacing w:after="0" w:line="240" w:lineRule="auto"/>
        <w:outlineLvl w:val="1"/>
        <w:rPr>
          <w:rFonts w:ascii="Tahoma" w:hAnsi="Tahoma" w:cs="Tahoma"/>
          <w:b/>
          <w:bCs/>
          <w:color w:val="222222"/>
          <w:sz w:val="21"/>
          <w:szCs w:val="21"/>
        </w:rPr>
      </w:pPr>
      <w:hyperlink r:id="rId1980" w:history="1">
        <w:r w:rsidRPr="00B32870">
          <w:rPr>
            <w:rFonts w:ascii="Tahoma" w:hAnsi="Tahoma" w:cs="Tahoma"/>
            <w:b/>
            <w:bCs/>
            <w:color w:val="000000"/>
            <w:sz w:val="21"/>
          </w:rPr>
          <w:t>82. Ce obligaţii aveţi înainte de efectuarea unei depăşiri?</w:t>
        </w:r>
      </w:hyperlink>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să semnalizaţi intenţia şi să efectuaţi depăşirea;</w:t>
      </w:r>
    </w:p>
    <w:p w:rsidR="00AE1230" w:rsidRPr="00B32870" w:rsidRDefault="00AE1230" w:rsidP="00B32870">
      <w:pPr>
        <w:shd w:val="clear" w:color="auto" w:fill="FCFDFD"/>
        <w:spacing w:after="30" w:line="240" w:lineRule="auto"/>
        <w:rPr>
          <w:rFonts w:ascii="Arial" w:hAnsi="Arial" w:cs="Arial"/>
          <w:color w:val="222222"/>
          <w:sz w:val="18"/>
          <w:szCs w:val="18"/>
        </w:rPr>
      </w:pPr>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să vă asiguraţi din faţă şi să reduceţi corespunzător viteza;</w:t>
      </w:r>
    </w:p>
    <w:p w:rsidR="00AE1230" w:rsidRPr="00B32870" w:rsidRDefault="00AE1230" w:rsidP="00B32870">
      <w:pPr>
        <w:shd w:val="clear" w:color="auto" w:fill="33FF33"/>
        <w:spacing w:after="30" w:line="240" w:lineRule="auto"/>
        <w:rPr>
          <w:rFonts w:ascii="Arial" w:hAnsi="Arial" w:cs="Arial"/>
          <w:color w:val="222222"/>
          <w:sz w:val="18"/>
          <w:szCs w:val="18"/>
        </w:rPr>
      </w:pPr>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să vă asiguraţi şi să semnalizaţi intenţia de depăşire.</w:t>
      </w:r>
    </w:p>
    <w:p w:rsidR="00AE1230" w:rsidRPr="00B32870" w:rsidRDefault="00AE1230" w:rsidP="007E372D">
      <w:pPr>
        <w:shd w:val="clear" w:color="auto" w:fill="C9DBE7"/>
        <w:spacing w:after="0" w:line="240" w:lineRule="auto"/>
        <w:rPr>
          <w:ins w:id="1848" w:author="Unknown"/>
          <w:rFonts w:ascii="Arial" w:hAnsi="Arial" w:cs="Arial"/>
          <w:color w:val="000000"/>
          <w:sz w:val="18"/>
          <w:szCs w:val="18"/>
        </w:rPr>
      </w:pPr>
      <w:ins w:id="1849" w:author="Unknown">
        <w:r w:rsidRPr="00B32870">
          <w:rPr>
            <w:rFonts w:ascii="Arial" w:hAnsi="Arial" w:cs="Arial"/>
            <w:color w:val="000000"/>
            <w:sz w:val="18"/>
          </w:rPr>
          <w:t> </w:t>
        </w:r>
      </w:ins>
    </w:p>
    <w:p w:rsidR="00AE1230" w:rsidRPr="00B32870" w:rsidRDefault="00AE1230" w:rsidP="00B32870">
      <w:pPr>
        <w:shd w:val="clear" w:color="auto" w:fill="FCFDFD"/>
        <w:spacing w:after="0" w:line="240" w:lineRule="auto"/>
        <w:rPr>
          <w:ins w:id="1850" w:author="Unknown"/>
          <w:rFonts w:ascii="Arial" w:hAnsi="Arial" w:cs="Arial"/>
          <w:color w:val="222222"/>
          <w:sz w:val="18"/>
          <w:szCs w:val="18"/>
        </w:rPr>
      </w:pPr>
      <w:ins w:id="1851" w:author="Unknown">
        <w:r w:rsidRPr="00B32870">
          <w:rPr>
            <w:rFonts w:ascii="Arial" w:hAnsi="Arial" w:cs="Arial"/>
            <w:color w:val="222222"/>
            <w:sz w:val="18"/>
            <w:szCs w:val="18"/>
          </w:rPr>
          <w:fldChar w:fldCharType="begin"/>
        </w:r>
        <w:r w:rsidRPr="00B32870">
          <w:rPr>
            <w:rFonts w:ascii="Arial" w:hAnsi="Arial" w:cs="Arial"/>
            <w:color w:val="222222"/>
            <w:sz w:val="18"/>
            <w:szCs w:val="18"/>
          </w:rPr>
          <w:instrText xml:space="preserve"> HYPERLINK "http://e-drpciv.ro/poze2/673.jpg" </w:instrText>
        </w:r>
      </w:ins>
      <w:r w:rsidRPr="009316C1">
        <w:rPr>
          <w:rFonts w:ascii="Arial" w:hAnsi="Arial" w:cs="Arial"/>
          <w:color w:val="222222"/>
          <w:sz w:val="18"/>
          <w:szCs w:val="18"/>
        </w:rPr>
      </w:r>
      <w:ins w:id="1852" w:author="Unknown">
        <w:r w:rsidRPr="00B32870">
          <w:rPr>
            <w:rFonts w:ascii="Arial" w:hAnsi="Arial" w:cs="Arial"/>
            <w:color w:val="222222"/>
            <w:sz w:val="18"/>
            <w:szCs w:val="18"/>
          </w:rPr>
          <w:fldChar w:fldCharType="separate"/>
        </w:r>
      </w:ins>
      <w:r>
        <w:rPr>
          <w:noProof/>
        </w:rPr>
        <w:pict>
          <v:shape id="Picture 198" o:spid="_x0000_s1216" type="#_x0000_t75" alt="http://e-drpciv.ro/poze2/673.jpg" href="http://e-drpciv.ro/poze2/673.j" style="position:absolute;margin-left:65pt;margin-top:0;width:105pt;height:78.75pt;z-index:251852800;visibility:visible;mso-wrap-distance-left:0;mso-wrap-distance-right:0;mso-position-horizontal:right;mso-position-horizontal-relative:text;mso-position-vertical-relative:line" o:allowoverlap="f" o:button="t">
            <v:fill o:detectmouseclick="t"/>
            <v:imagedata r:id="rId1981" o:title=""/>
            <w10:wrap type="square"/>
          </v:shape>
        </w:pict>
      </w:r>
      <w:ins w:id="1853" w:author="Unknown">
        <w:r w:rsidRPr="00B32870">
          <w:rPr>
            <w:rFonts w:ascii="Arial" w:hAnsi="Arial" w:cs="Arial"/>
            <w:color w:val="222222"/>
            <w:sz w:val="18"/>
            <w:szCs w:val="18"/>
          </w:rPr>
          <w:fldChar w:fldCharType="end"/>
        </w:r>
      </w:ins>
    </w:p>
    <w:p w:rsidR="00AE1230" w:rsidRPr="00B32870" w:rsidRDefault="00AE1230" w:rsidP="00B32870">
      <w:pPr>
        <w:shd w:val="clear" w:color="auto" w:fill="FCFDFD"/>
        <w:spacing w:after="0" w:line="240" w:lineRule="auto"/>
        <w:outlineLvl w:val="1"/>
        <w:rPr>
          <w:ins w:id="1854" w:author="Unknown"/>
          <w:rFonts w:ascii="Tahoma" w:hAnsi="Tahoma" w:cs="Tahoma"/>
          <w:b/>
          <w:bCs/>
          <w:color w:val="222222"/>
          <w:sz w:val="21"/>
          <w:szCs w:val="21"/>
        </w:rPr>
      </w:pPr>
      <w:ins w:id="1855" w:author="Unknown">
        <w:r w:rsidRPr="00B32870">
          <w:rPr>
            <w:rFonts w:ascii="Tahoma" w:hAnsi="Tahoma" w:cs="Tahoma"/>
            <w:b/>
            <w:bCs/>
            <w:color w:val="222222"/>
            <w:sz w:val="21"/>
            <w:szCs w:val="21"/>
          </w:rPr>
          <w:fldChar w:fldCharType="begin"/>
        </w:r>
        <w:r w:rsidRPr="00B32870">
          <w:rPr>
            <w:rFonts w:ascii="Tahoma" w:hAnsi="Tahoma" w:cs="Tahoma"/>
            <w:b/>
            <w:bCs/>
            <w:color w:val="222222"/>
            <w:sz w:val="21"/>
            <w:szCs w:val="21"/>
          </w:rPr>
          <w:instrText xml:space="preserve"> HYPERLINK "http://e-drpciv.ro/intrebare/673/in_aceasta_situatie_cui_trebuie_sa_acordati_prioritate_" </w:instrText>
        </w:r>
      </w:ins>
      <w:r w:rsidRPr="009316C1">
        <w:rPr>
          <w:rFonts w:ascii="Tahoma" w:hAnsi="Tahoma" w:cs="Tahoma"/>
          <w:b/>
          <w:bCs/>
          <w:color w:val="222222"/>
          <w:sz w:val="21"/>
          <w:szCs w:val="21"/>
        </w:rPr>
      </w:r>
      <w:ins w:id="1856" w:author="Unknown">
        <w:r w:rsidRPr="00B32870">
          <w:rPr>
            <w:rFonts w:ascii="Tahoma" w:hAnsi="Tahoma" w:cs="Tahoma"/>
            <w:b/>
            <w:bCs/>
            <w:color w:val="222222"/>
            <w:sz w:val="21"/>
            <w:szCs w:val="21"/>
          </w:rPr>
          <w:fldChar w:fldCharType="separate"/>
        </w:r>
        <w:r w:rsidRPr="00B32870">
          <w:rPr>
            <w:rFonts w:ascii="Tahoma" w:hAnsi="Tahoma" w:cs="Tahoma"/>
            <w:b/>
            <w:bCs/>
            <w:color w:val="000000"/>
            <w:sz w:val="21"/>
            <w:u w:val="single"/>
          </w:rPr>
          <w:t>673. În această situaţie, cui trebuie să acordaţi prioritate ?</w:t>
        </w:r>
        <w:r w:rsidRPr="00B32870">
          <w:rPr>
            <w:rFonts w:ascii="Tahoma" w:hAnsi="Tahoma" w:cs="Tahoma"/>
            <w:b/>
            <w:bCs/>
            <w:color w:val="222222"/>
            <w:sz w:val="21"/>
            <w:szCs w:val="21"/>
          </w:rPr>
          <w:fldChar w:fldCharType="end"/>
        </w:r>
      </w:ins>
    </w:p>
    <w:p w:rsidR="00AE1230" w:rsidRPr="00B32870" w:rsidRDefault="00AE1230" w:rsidP="00B32870">
      <w:pPr>
        <w:shd w:val="clear" w:color="auto" w:fill="33FF33"/>
        <w:spacing w:after="30" w:line="240" w:lineRule="auto"/>
        <w:rPr>
          <w:ins w:id="1857" w:author="Unknown"/>
          <w:rFonts w:ascii="Arial" w:hAnsi="Arial" w:cs="Arial"/>
          <w:color w:val="222222"/>
          <w:sz w:val="18"/>
          <w:szCs w:val="18"/>
        </w:rPr>
      </w:pPr>
      <w:ins w:id="1858" w:author="Unknown">
        <w:r w:rsidRPr="00B32870">
          <w:rPr>
            <w:rFonts w:ascii="Arial" w:hAnsi="Arial" w:cs="Arial"/>
            <w:b/>
            <w:bCs/>
            <w:color w:val="222222"/>
            <w:sz w:val="18"/>
          </w:rPr>
          <w:t>A.</w:t>
        </w:r>
        <w:r w:rsidRPr="00B32870">
          <w:rPr>
            <w:rFonts w:ascii="Arial" w:hAnsi="Arial" w:cs="Arial"/>
            <w:color w:val="222222"/>
            <w:sz w:val="18"/>
          </w:rPr>
          <w:t> </w:t>
        </w:r>
        <w:r w:rsidRPr="00B32870">
          <w:rPr>
            <w:rFonts w:ascii="Arial" w:hAnsi="Arial" w:cs="Arial"/>
            <w:color w:val="222222"/>
            <w:sz w:val="18"/>
            <w:szCs w:val="18"/>
          </w:rPr>
          <w:t>vehiculelor care circulă pe drumul transversal;</w:t>
        </w:r>
      </w:ins>
    </w:p>
    <w:p w:rsidR="00AE1230" w:rsidRPr="00B32870" w:rsidRDefault="00AE1230" w:rsidP="00B32870">
      <w:pPr>
        <w:shd w:val="clear" w:color="auto" w:fill="FCFDFD"/>
        <w:spacing w:after="30" w:line="240" w:lineRule="auto"/>
        <w:rPr>
          <w:ins w:id="1859" w:author="Unknown"/>
          <w:rFonts w:ascii="Arial" w:hAnsi="Arial" w:cs="Arial"/>
          <w:color w:val="222222"/>
          <w:sz w:val="18"/>
          <w:szCs w:val="18"/>
        </w:rPr>
      </w:pPr>
      <w:ins w:id="1860" w:author="Unknown">
        <w:r w:rsidRPr="00B32870">
          <w:rPr>
            <w:rFonts w:ascii="Arial" w:hAnsi="Arial" w:cs="Arial"/>
            <w:b/>
            <w:bCs/>
            <w:color w:val="222222"/>
            <w:sz w:val="18"/>
          </w:rPr>
          <w:t>B.</w:t>
        </w:r>
        <w:r w:rsidRPr="00B32870">
          <w:rPr>
            <w:rFonts w:ascii="Arial" w:hAnsi="Arial" w:cs="Arial"/>
            <w:color w:val="222222"/>
            <w:sz w:val="18"/>
          </w:rPr>
          <w:t> </w:t>
        </w:r>
        <w:r w:rsidRPr="00B32870">
          <w:rPr>
            <w:rFonts w:ascii="Arial" w:hAnsi="Arial" w:cs="Arial"/>
            <w:color w:val="222222"/>
            <w:sz w:val="18"/>
            <w:szCs w:val="18"/>
          </w:rPr>
          <w:t>vehiculelor care circulă din partea stângă;</w:t>
        </w:r>
      </w:ins>
    </w:p>
    <w:p w:rsidR="00AE1230" w:rsidRPr="00B32870" w:rsidRDefault="00AE1230" w:rsidP="00B32870">
      <w:pPr>
        <w:shd w:val="clear" w:color="auto" w:fill="FCFDFD"/>
        <w:spacing w:after="30" w:line="240" w:lineRule="auto"/>
        <w:rPr>
          <w:ins w:id="1861" w:author="Unknown"/>
          <w:rFonts w:ascii="Arial" w:hAnsi="Arial" w:cs="Arial"/>
          <w:color w:val="222222"/>
          <w:sz w:val="18"/>
          <w:szCs w:val="18"/>
        </w:rPr>
      </w:pPr>
      <w:ins w:id="1862" w:author="Unknown">
        <w:r w:rsidRPr="00B32870">
          <w:rPr>
            <w:rFonts w:ascii="Arial" w:hAnsi="Arial" w:cs="Arial"/>
            <w:b/>
            <w:bCs/>
            <w:color w:val="222222"/>
            <w:sz w:val="18"/>
          </w:rPr>
          <w:t>C.</w:t>
        </w:r>
        <w:r w:rsidRPr="00B32870">
          <w:rPr>
            <w:rFonts w:ascii="Arial" w:hAnsi="Arial" w:cs="Arial"/>
            <w:color w:val="222222"/>
            <w:sz w:val="18"/>
          </w:rPr>
          <w:t> </w:t>
        </w:r>
        <w:r w:rsidRPr="00B32870">
          <w:rPr>
            <w:rFonts w:ascii="Arial" w:hAnsi="Arial" w:cs="Arial"/>
            <w:color w:val="222222"/>
            <w:sz w:val="18"/>
            <w:szCs w:val="18"/>
          </w:rPr>
          <w:t>niciunui vehicul.</w:t>
        </w:r>
      </w:ins>
    </w:p>
    <w:p w:rsidR="00AE1230" w:rsidRPr="007E372D" w:rsidRDefault="00AE1230" w:rsidP="007E372D">
      <w:pPr>
        <w:shd w:val="clear" w:color="auto" w:fill="C9DBE7"/>
        <w:spacing w:after="0" w:line="240" w:lineRule="auto"/>
        <w:jc w:val="center"/>
        <w:rPr>
          <w:ins w:id="1863" w:author="Unknown"/>
          <w:rFonts w:ascii="Arial" w:hAnsi="Arial" w:cs="Arial"/>
          <w:color w:val="000000"/>
          <w:sz w:val="18"/>
          <w:szCs w:val="18"/>
        </w:rPr>
      </w:pPr>
      <w:ins w:id="1864" w:author="Unknown">
        <w:r w:rsidRPr="007E372D">
          <w:rPr>
            <w:rFonts w:ascii="Arial" w:hAnsi="Arial" w:cs="Arial"/>
            <w:color w:val="000000"/>
            <w:sz w:val="18"/>
            <w:szCs w:val="18"/>
            <w:bdr w:val="none" w:sz="0" w:space="0" w:color="auto" w:frame="1"/>
          </w:rPr>
          <w:br/>
        </w:r>
      </w:ins>
    </w:p>
    <w:p w:rsidR="00AE1230" w:rsidRPr="007E372D" w:rsidRDefault="00AE1230" w:rsidP="007E372D">
      <w:pPr>
        <w:shd w:val="clear" w:color="auto" w:fill="FCFDFD"/>
        <w:spacing w:after="0" w:line="240" w:lineRule="auto"/>
        <w:rPr>
          <w:ins w:id="1865" w:author="Unknown"/>
          <w:rFonts w:ascii="Arial" w:hAnsi="Arial" w:cs="Arial"/>
          <w:color w:val="222222"/>
          <w:sz w:val="18"/>
          <w:szCs w:val="18"/>
        </w:rPr>
      </w:pPr>
      <w:ins w:id="1866"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"http://e-drpciv.ro/poze2/468.jpg" </w:instrText>
        </w:r>
      </w:ins>
      <w:r w:rsidRPr="009316C1">
        <w:rPr>
          <w:rFonts w:ascii="Arial" w:hAnsi="Arial" w:cs="Arial"/>
          <w:color w:val="222222"/>
          <w:sz w:val="18"/>
          <w:szCs w:val="18"/>
        </w:rPr>
      </w:r>
      <w:ins w:id="1867" w:author="Unknown">
        <w:r w:rsidRPr="007E372D">
          <w:rPr>
            <w:rFonts w:ascii="Arial" w:hAnsi="Arial" w:cs="Arial"/>
            <w:color w:val="222222"/>
            <w:sz w:val="18"/>
            <w:szCs w:val="18"/>
          </w:rPr>
          <w:fldChar w:fldCharType="separate"/>
        </w:r>
      </w:ins>
      <w:r>
        <w:rPr>
          <w:noProof/>
        </w:rPr>
        <w:pict>
          <v:shape id="Picture 199" o:spid="_x0000_s1217" type="#_x0000_t75" alt="http://e-drpciv.ro/poze2/468.jpg" href="http://e-drpciv.ro/poze2/468.j" style="position:absolute;margin-left:65pt;margin-top:0;width:105pt;height:78.75pt;z-index:251853824;visibility:visible;mso-wrap-distance-left:0;mso-wrap-distance-right:0;mso-position-horizontal:right;mso-position-horizontal-relative:text;mso-position-vertical-relative:line" o:allowoverlap="f" o:button="t">
            <v:fill o:detectmouseclick="t"/>
            <v:imagedata r:id="rId1982" o:title=""/>
            <w10:wrap type="square"/>
          </v:shape>
        </w:pict>
      </w:r>
      <w:ins w:id="1868"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1869" w:author="Unknown"/>
          <w:rFonts w:ascii="Tahoma" w:hAnsi="Tahoma" w:cs="Tahoma"/>
          <w:b/>
          <w:bCs/>
          <w:color w:val="222222"/>
          <w:sz w:val="21"/>
          <w:szCs w:val="21"/>
        </w:rPr>
      </w:pPr>
      <w:ins w:id="1870"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"http://e-drpciv.ro/intrebare/468/in_situatia_data_sunteti_avertizat_ca" </w:instrText>
        </w:r>
      </w:ins>
      <w:r w:rsidRPr="009316C1">
        <w:rPr>
          <w:rFonts w:ascii="Tahoma" w:hAnsi="Tahoma" w:cs="Tahoma"/>
          <w:b/>
          <w:bCs/>
          <w:color w:val="222222"/>
          <w:sz w:val="21"/>
          <w:szCs w:val="21"/>
        </w:rPr>
      </w:r>
      <w:ins w:id="1871"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468. În situaţia dată, sunteţi avertizat că: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1872" w:author="Unknown"/>
          <w:rFonts w:ascii="Arial" w:hAnsi="Arial" w:cs="Arial"/>
          <w:color w:val="222222"/>
          <w:sz w:val="18"/>
          <w:szCs w:val="18"/>
        </w:rPr>
      </w:pPr>
      <w:ins w:id="1873"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vă apropiaţi de o trecere la nivel cu calea ferată prevăzută cu bariere;</w:t>
        </w:r>
      </w:ins>
    </w:p>
    <w:p w:rsidR="00AE1230" w:rsidRPr="007E372D" w:rsidRDefault="00AE1230" w:rsidP="007E372D">
      <w:pPr>
        <w:shd w:val="clear" w:color="auto" w:fill="FCFDFD"/>
        <w:spacing w:after="30" w:line="240" w:lineRule="auto"/>
        <w:rPr>
          <w:ins w:id="1874" w:author="Unknown"/>
          <w:rFonts w:ascii="Arial" w:hAnsi="Arial" w:cs="Arial"/>
          <w:color w:val="222222"/>
          <w:sz w:val="18"/>
          <w:szCs w:val="18"/>
        </w:rPr>
      </w:pPr>
      <w:ins w:id="1875"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vă apropiaţi de o trecere la nivel cu o cale ferată industrială;</w:t>
        </w:r>
      </w:ins>
    </w:p>
    <w:p w:rsidR="00AE1230" w:rsidRPr="007E372D" w:rsidRDefault="00AE1230" w:rsidP="007E372D">
      <w:pPr>
        <w:shd w:val="clear" w:color="auto" w:fill="FCFDFD"/>
        <w:spacing w:after="30" w:line="240" w:lineRule="auto"/>
        <w:rPr>
          <w:ins w:id="1876" w:author="Unknown"/>
          <w:rFonts w:ascii="Arial" w:hAnsi="Arial" w:cs="Arial"/>
          <w:color w:val="222222"/>
          <w:sz w:val="18"/>
          <w:szCs w:val="18"/>
        </w:rPr>
      </w:pPr>
      <w:ins w:id="1877"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vă apropiaţi de un chei sau de un mal abrupt.</w:t>
        </w:r>
      </w:ins>
    </w:p>
    <w:p w:rsidR="00AE1230" w:rsidRPr="007E372D" w:rsidRDefault="00AE1230" w:rsidP="007E372D">
      <w:pPr>
        <w:shd w:val="clear" w:color="auto" w:fill="5C9CCC"/>
        <w:spacing w:after="0" w:line="240" w:lineRule="auto"/>
        <w:rPr>
          <w:ins w:id="1878" w:author="Unknown"/>
          <w:rFonts w:ascii="Arial" w:hAnsi="Arial" w:cs="Arial"/>
          <w:b/>
          <w:bCs/>
          <w:color w:val="FFFFFF"/>
          <w:sz w:val="18"/>
          <w:szCs w:val="18"/>
        </w:rPr>
      </w:pPr>
      <w:ins w:id="1879"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1880" w:author="Unknown"/>
          <w:rFonts w:ascii="Arial" w:hAnsi="Arial" w:cs="Arial"/>
          <w:color w:val="222222"/>
          <w:sz w:val="18"/>
          <w:szCs w:val="18"/>
        </w:rPr>
      </w:pPr>
      <w:ins w:id="1881"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1882" w:author="Unknown">
        <w:r w:rsidRPr="007E372D">
          <w:rPr>
            <w:rFonts w:ascii="Arial" w:hAnsi="Arial" w:cs="Arial"/>
            <w:color w:val="222222"/>
            <w:sz w:val="18"/>
            <w:szCs w:val="18"/>
          </w:rPr>
          <w:fldChar w:fldCharType="separate"/>
        </w:r>
        <w:r w:rsidRPr="007E372D">
          <w:rPr>
            <w:rFonts w:ascii="Arial" w:hAnsi="Arial" w:cs="Arial"/>
            <w:color w:val="000000"/>
            <w:sz w:val="18"/>
            <w:u w:val="single"/>
          </w:rPr>
          <w:t>drpciv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"http://e-drpciv.ro/tag/intrebari-cat-B" </w:instrText>
        </w:r>
      </w:ins>
      <w:r w:rsidRPr="009316C1">
        <w:rPr>
          <w:rFonts w:ascii="Arial" w:hAnsi="Arial" w:cs="Arial"/>
          <w:color w:val="222222"/>
          <w:sz w:val="18"/>
          <w:szCs w:val="18"/>
        </w:rPr>
      </w:r>
      <w:ins w:id="1883" w:author="Unknown">
        <w:r w:rsidRPr="007E372D">
          <w:rPr>
            <w:rFonts w:ascii="Arial" w:hAnsi="Arial" w:cs="Arial"/>
            <w:color w:val="222222"/>
            <w:sz w:val="18"/>
            <w:szCs w:val="18"/>
          </w:rPr>
          <w:fldChar w:fldCharType="separate"/>
        </w:r>
        <w:r w:rsidRPr="007E372D">
          <w:rPr>
            <w:rFonts w:ascii="Arial" w:hAnsi="Arial" w:cs="Arial"/>
            <w:color w:val="000000"/>
            <w:sz w:val="18"/>
            <w:u w:val="single"/>
          </w:rPr>
          <w:t>intrebari cat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1884" w:author="Unknown"/>
          <w:rFonts w:ascii="Tahoma" w:hAnsi="Tahoma" w:cs="Tahoma"/>
          <w:b/>
          <w:bCs/>
          <w:color w:val="222222"/>
          <w:sz w:val="21"/>
          <w:szCs w:val="21"/>
        </w:rPr>
      </w:pPr>
      <w:ins w:id="1885"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"http://e-drpciv.ro/intrebare/2495/echipamentul_de_franare_nu_este_obligatoriu_la_remorcile_cu_masa_totala_maxima_autorizata" </w:instrText>
        </w:r>
      </w:ins>
      <w:r w:rsidRPr="009316C1">
        <w:rPr>
          <w:rFonts w:ascii="Tahoma" w:hAnsi="Tahoma" w:cs="Tahoma"/>
          <w:b/>
          <w:bCs/>
          <w:color w:val="222222"/>
          <w:sz w:val="21"/>
          <w:szCs w:val="21"/>
        </w:rPr>
      </w:r>
      <w:ins w:id="1886"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2495. Echipamentul de frânare nu este obligatoriu la remorcile cu masa totală maximă autorizată: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1887" w:author="Unknown"/>
          <w:rFonts w:ascii="Arial" w:hAnsi="Arial" w:cs="Arial"/>
          <w:color w:val="222222"/>
          <w:sz w:val="18"/>
          <w:szCs w:val="18"/>
        </w:rPr>
      </w:pPr>
      <w:ins w:id="1888"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mai mică de 750 kg</w:t>
        </w:r>
      </w:ins>
    </w:p>
    <w:p w:rsidR="00AE1230" w:rsidRPr="007E372D" w:rsidRDefault="00AE1230" w:rsidP="007E372D">
      <w:pPr>
        <w:shd w:val="clear" w:color="auto" w:fill="FCFDFD"/>
        <w:spacing w:after="30" w:line="240" w:lineRule="auto"/>
        <w:rPr>
          <w:ins w:id="1889" w:author="Unknown"/>
          <w:rFonts w:ascii="Arial" w:hAnsi="Arial" w:cs="Arial"/>
          <w:color w:val="222222"/>
          <w:sz w:val="18"/>
          <w:szCs w:val="18"/>
        </w:rPr>
      </w:pPr>
      <w:ins w:id="1890"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mai mică de 400 kg</w:t>
        </w:r>
      </w:ins>
    </w:p>
    <w:p w:rsidR="00AE1230" w:rsidRPr="007E372D" w:rsidRDefault="00AE1230" w:rsidP="007E372D">
      <w:pPr>
        <w:shd w:val="clear" w:color="auto" w:fill="FCFDFD"/>
        <w:spacing w:after="30" w:line="240" w:lineRule="auto"/>
        <w:rPr>
          <w:ins w:id="1891" w:author="Unknown"/>
          <w:rFonts w:ascii="Arial" w:hAnsi="Arial" w:cs="Arial"/>
          <w:color w:val="222222"/>
          <w:sz w:val="18"/>
          <w:szCs w:val="18"/>
        </w:rPr>
      </w:pPr>
      <w:ins w:id="1892"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mai mare de 750 kg</w:t>
        </w:r>
      </w:ins>
    </w:p>
    <w:p w:rsidR="00AE1230" w:rsidRPr="007E372D" w:rsidRDefault="00AE1230" w:rsidP="007E372D">
      <w:pPr>
        <w:shd w:val="clear" w:color="auto" w:fill="5C9CCC"/>
        <w:spacing w:after="0" w:line="240" w:lineRule="auto"/>
        <w:rPr>
          <w:ins w:id="1893" w:author="Unknown"/>
          <w:rFonts w:ascii="Arial" w:hAnsi="Arial" w:cs="Arial"/>
          <w:b/>
          <w:bCs/>
          <w:color w:val="FFFFFF"/>
          <w:sz w:val="18"/>
          <w:szCs w:val="18"/>
        </w:rPr>
      </w:pPr>
      <w:ins w:id="1894"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1895" w:author="Unknown"/>
          <w:rFonts w:ascii="Arial" w:hAnsi="Arial" w:cs="Arial"/>
          <w:color w:val="222222"/>
          <w:sz w:val="18"/>
          <w:szCs w:val="18"/>
        </w:rPr>
      </w:pPr>
      <w:ins w:id="1896"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1897" w:author="Unknown">
        <w:r w:rsidRPr="007E372D">
          <w:rPr>
            <w:rFonts w:ascii="Arial" w:hAnsi="Arial" w:cs="Arial"/>
            <w:color w:val="222222"/>
            <w:sz w:val="18"/>
            <w:szCs w:val="18"/>
          </w:rPr>
          <w:fldChar w:fldCharType="separate"/>
        </w:r>
        <w:r w:rsidRPr="007E372D">
          <w:rPr>
            <w:rFonts w:ascii="Arial" w:hAnsi="Arial" w:cs="Arial"/>
            <w:b/>
            <w:bCs/>
            <w:color w:val="000000"/>
            <w:sz w:val="18"/>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1898"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1899" w:author="Unknown"/>
          <w:rFonts w:ascii="Tahoma" w:hAnsi="Tahoma" w:cs="Tahoma"/>
          <w:b/>
          <w:bCs/>
          <w:color w:val="222222"/>
          <w:sz w:val="21"/>
          <w:szCs w:val="21"/>
        </w:rPr>
      </w:pPr>
      <w:ins w:id="1900"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"http://e-drpciv.ro/intrebare/689/cand_se_poate_face_radierea_din_evidenta_a_unui_vehicul_la_cererea_proprietarului" </w:instrText>
        </w:r>
      </w:ins>
      <w:r w:rsidRPr="009316C1">
        <w:rPr>
          <w:rFonts w:ascii="Tahoma" w:hAnsi="Tahoma" w:cs="Tahoma"/>
          <w:b/>
          <w:bCs/>
          <w:color w:val="222222"/>
          <w:sz w:val="21"/>
          <w:szCs w:val="21"/>
        </w:rPr>
      </w:r>
      <w:ins w:id="1901"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689. Când se poate face radierea din evidenţă a unui vehicul, la cererea proprietarului?</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1902" w:author="Unknown"/>
          <w:rFonts w:ascii="Arial" w:hAnsi="Arial" w:cs="Arial"/>
          <w:color w:val="222222"/>
          <w:sz w:val="18"/>
          <w:szCs w:val="18"/>
        </w:rPr>
      </w:pPr>
      <w:ins w:id="1903"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la schimbarea oricăror date referitoare la identificarea vehiculului respectiv;</w:t>
        </w:r>
      </w:ins>
    </w:p>
    <w:p w:rsidR="00AE1230" w:rsidRPr="007E372D" w:rsidRDefault="00AE1230" w:rsidP="007E372D">
      <w:pPr>
        <w:shd w:val="clear" w:color="auto" w:fill="FCFDFD"/>
        <w:spacing w:after="30" w:line="240" w:lineRule="auto"/>
        <w:rPr>
          <w:ins w:id="1904" w:author="Unknown"/>
          <w:rFonts w:ascii="Arial" w:hAnsi="Arial" w:cs="Arial"/>
          <w:color w:val="222222"/>
          <w:sz w:val="18"/>
          <w:szCs w:val="18"/>
        </w:rPr>
      </w:pPr>
      <w:ins w:id="1905"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la schimbarea domiciliului ori a sediului unităţii deţinătoare;</w:t>
        </w:r>
      </w:ins>
    </w:p>
    <w:p w:rsidR="00AE1230" w:rsidRPr="007E372D" w:rsidRDefault="00AE1230" w:rsidP="007E372D">
      <w:pPr>
        <w:shd w:val="clear" w:color="auto" w:fill="33FF33"/>
        <w:spacing w:after="30" w:line="240" w:lineRule="auto"/>
        <w:rPr>
          <w:ins w:id="1906" w:author="Unknown"/>
          <w:rFonts w:ascii="Arial" w:hAnsi="Arial" w:cs="Arial"/>
          <w:color w:val="222222"/>
          <w:sz w:val="18"/>
          <w:szCs w:val="18"/>
        </w:rPr>
      </w:pPr>
      <w:ins w:id="1907"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când proprietarul face dovada dezmembrării, casării sau predării vehiculului la unităţi specializate, în vederea dezmembrării.</w:t>
        </w:r>
      </w:ins>
    </w:p>
    <w:p w:rsidR="00AE1230" w:rsidRPr="007E372D" w:rsidRDefault="00AE1230" w:rsidP="007E372D">
      <w:pPr>
        <w:shd w:val="clear" w:color="auto" w:fill="5C9CCC"/>
        <w:spacing w:after="0" w:line="240" w:lineRule="auto"/>
        <w:rPr>
          <w:ins w:id="1908" w:author="Unknown"/>
          <w:rFonts w:ascii="Arial" w:hAnsi="Arial" w:cs="Arial"/>
          <w:b/>
          <w:bCs/>
          <w:color w:val="FFFFFF"/>
          <w:sz w:val="18"/>
          <w:szCs w:val="18"/>
        </w:rPr>
      </w:pPr>
      <w:ins w:id="1909"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1910" w:author="Unknown"/>
          <w:rFonts w:ascii="Arial" w:hAnsi="Arial" w:cs="Arial"/>
          <w:color w:val="222222"/>
          <w:sz w:val="18"/>
          <w:szCs w:val="18"/>
        </w:rPr>
      </w:pPr>
      <w:ins w:id="1911"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"http://e-drpciv.ro/tag/chestionare-auto-B1" </w:instrText>
        </w:r>
      </w:ins>
      <w:r w:rsidRPr="009316C1">
        <w:rPr>
          <w:rFonts w:ascii="Arial" w:hAnsi="Arial" w:cs="Arial"/>
          <w:color w:val="222222"/>
          <w:sz w:val="18"/>
          <w:szCs w:val="18"/>
        </w:rPr>
      </w:r>
      <w:ins w:id="1912"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auto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1913"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1914" w:author="Unknown"/>
          <w:rFonts w:ascii="Tahoma" w:hAnsi="Tahoma" w:cs="Tahoma"/>
          <w:b/>
          <w:bCs/>
          <w:color w:val="222222"/>
          <w:sz w:val="21"/>
          <w:szCs w:val="21"/>
        </w:rPr>
      </w:pPr>
      <w:ins w:id="1915"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"http://e-drpciv.ro/intrebare/726/precizati_daca_posesorul_unui_permis_de_conducere_categoria_b_are_permisiunea_de_a_conduce_un_autoturism_cu_remorca" </w:instrText>
        </w:r>
      </w:ins>
      <w:r w:rsidRPr="009316C1">
        <w:rPr>
          <w:rFonts w:ascii="Tahoma" w:hAnsi="Tahoma" w:cs="Tahoma"/>
          <w:b/>
          <w:bCs/>
          <w:color w:val="222222"/>
          <w:sz w:val="21"/>
          <w:szCs w:val="21"/>
        </w:rPr>
      </w:r>
      <w:ins w:id="1916"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726. Precizaţi dacă posesorul unui permis de conducere categoria B are permisiunea de a conduce un autoturism cu remorcă: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1917" w:author="Unknown"/>
          <w:rFonts w:ascii="Arial" w:hAnsi="Arial" w:cs="Arial"/>
          <w:color w:val="222222"/>
          <w:sz w:val="18"/>
          <w:szCs w:val="18"/>
        </w:rPr>
      </w:pPr>
      <w:ins w:id="1918"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 cu condiţia ca acesta să aibă permis de cel puţin 3 ani;</w:t>
        </w:r>
      </w:ins>
    </w:p>
    <w:p w:rsidR="00AE1230" w:rsidRPr="007E372D" w:rsidRDefault="00AE1230" w:rsidP="007E372D">
      <w:pPr>
        <w:shd w:val="clear" w:color="auto" w:fill="33FF33"/>
        <w:spacing w:after="30" w:line="240" w:lineRule="auto"/>
        <w:rPr>
          <w:ins w:id="1919" w:author="Unknown"/>
          <w:rFonts w:ascii="Arial" w:hAnsi="Arial" w:cs="Arial"/>
          <w:color w:val="222222"/>
          <w:sz w:val="18"/>
          <w:szCs w:val="18"/>
        </w:rPr>
      </w:pPr>
      <w:ins w:id="1920"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da, dacă masa remorcii nu depăşeşte 750 kg;</w:t>
        </w:r>
      </w:ins>
    </w:p>
    <w:p w:rsidR="00AE1230" w:rsidRPr="007E372D" w:rsidRDefault="00AE1230" w:rsidP="007E372D">
      <w:pPr>
        <w:shd w:val="clear" w:color="auto" w:fill="FCFDFD"/>
        <w:spacing w:after="30" w:line="240" w:lineRule="auto"/>
        <w:rPr>
          <w:ins w:id="1921" w:author="Unknown"/>
          <w:rFonts w:ascii="Arial" w:hAnsi="Arial" w:cs="Arial"/>
          <w:color w:val="222222"/>
          <w:sz w:val="18"/>
          <w:szCs w:val="18"/>
        </w:rPr>
      </w:pPr>
      <w:ins w:id="1922"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deoarece pentru o astfel de remorcă este necesar un permis de conducere categoria BE.</w:t>
        </w:r>
      </w:ins>
    </w:p>
    <w:p w:rsidR="00AE1230" w:rsidRPr="007E372D" w:rsidRDefault="00AE1230" w:rsidP="007E372D">
      <w:pPr>
        <w:shd w:val="clear" w:color="auto" w:fill="5C9CCC"/>
        <w:spacing w:after="0" w:line="240" w:lineRule="auto"/>
        <w:rPr>
          <w:ins w:id="1923" w:author="Unknown"/>
          <w:rFonts w:ascii="Arial" w:hAnsi="Arial" w:cs="Arial"/>
          <w:b/>
          <w:bCs/>
          <w:color w:val="FFFFFF"/>
          <w:sz w:val="18"/>
          <w:szCs w:val="18"/>
        </w:rPr>
      </w:pPr>
      <w:ins w:id="1924"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1925" w:author="Unknown"/>
          <w:rFonts w:ascii="Arial" w:hAnsi="Arial" w:cs="Arial"/>
          <w:color w:val="222222"/>
          <w:sz w:val="18"/>
          <w:szCs w:val="18"/>
        </w:rPr>
      </w:pPr>
      <w:ins w:id="1926"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1927"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"http://e-drpciv.ro/tag/permis-auto-categoria-tr" </w:instrText>
        </w:r>
      </w:ins>
      <w:r w:rsidRPr="009316C1">
        <w:rPr>
          <w:rFonts w:ascii="Arial" w:hAnsi="Arial" w:cs="Arial"/>
          <w:color w:val="222222"/>
          <w:sz w:val="18"/>
          <w:szCs w:val="18"/>
        </w:rPr>
      </w:r>
      <w:ins w:id="1928"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auto categoria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1929" w:author="Unknown"/>
          <w:rFonts w:ascii="Arial" w:hAnsi="Arial" w:cs="Arial"/>
          <w:color w:val="222222"/>
          <w:sz w:val="18"/>
          <w:szCs w:val="18"/>
        </w:rPr>
      </w:pPr>
      <w:ins w:id="1930"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"http://e-drpciv.ro/poze2/702.jpg" </w:instrText>
        </w:r>
      </w:ins>
      <w:r w:rsidRPr="009316C1">
        <w:rPr>
          <w:rFonts w:ascii="Arial" w:hAnsi="Arial" w:cs="Arial"/>
          <w:color w:val="222222"/>
          <w:sz w:val="18"/>
          <w:szCs w:val="18"/>
        </w:rPr>
      </w:r>
      <w:ins w:id="1931" w:author="Unknown">
        <w:r w:rsidRPr="007E372D">
          <w:rPr>
            <w:rFonts w:ascii="Arial" w:hAnsi="Arial" w:cs="Arial"/>
            <w:color w:val="222222"/>
            <w:sz w:val="18"/>
            <w:szCs w:val="18"/>
          </w:rPr>
          <w:fldChar w:fldCharType="separate"/>
        </w:r>
      </w:ins>
      <w:r>
        <w:rPr>
          <w:noProof/>
        </w:rPr>
        <w:pict>
          <v:shape id="Picture 200" o:spid="_x0000_s1218" type="#_x0000_t75" alt="http://e-drpciv.ro/poze2/702.jpg" href="http://e-drpciv.ro/poze2/702.j" style="position:absolute;margin-left:65pt;margin-top:0;width:105pt;height:78.75pt;z-index:251854848;visibility:visible;mso-wrap-distance-left:0;mso-wrap-distance-right:0;mso-position-horizontal:right;mso-position-horizontal-relative:text;mso-position-vertical-relative:line" o:allowoverlap="f" o:button="t">
            <v:fill o:detectmouseclick="t"/>
            <v:imagedata r:id="rId1983" o:title=""/>
            <w10:wrap type="square"/>
          </v:shape>
        </w:pict>
      </w:r>
      <w:ins w:id="1932"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1933" w:author="Unknown"/>
          <w:rFonts w:ascii="Tahoma" w:hAnsi="Tahoma" w:cs="Tahoma"/>
          <w:b/>
          <w:bCs/>
          <w:color w:val="222222"/>
          <w:sz w:val="21"/>
          <w:szCs w:val="21"/>
        </w:rPr>
      </w:pPr>
      <w:ins w:id="193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"http://e-drpciv.ro/intrebare/702/cum_veti_proceda_in_situatia_data" </w:instrText>
        </w:r>
      </w:ins>
      <w:r w:rsidRPr="009316C1">
        <w:rPr>
          <w:rFonts w:ascii="Tahoma" w:hAnsi="Tahoma" w:cs="Tahoma"/>
          <w:b/>
          <w:bCs/>
          <w:color w:val="222222"/>
          <w:sz w:val="21"/>
          <w:szCs w:val="21"/>
        </w:rPr>
      </w:r>
      <w:ins w:id="193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702. Cum veţi proceda în situaţia dată?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1936" w:author="Unknown"/>
          <w:rFonts w:ascii="Arial" w:hAnsi="Arial" w:cs="Arial"/>
          <w:color w:val="222222"/>
          <w:sz w:val="18"/>
          <w:szCs w:val="18"/>
        </w:rPr>
      </w:pPr>
      <w:ins w:id="193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veţi vira ultimul;</w:t>
        </w:r>
      </w:ins>
    </w:p>
    <w:p w:rsidR="00AE1230" w:rsidRPr="007E372D" w:rsidRDefault="00AE1230" w:rsidP="007E372D">
      <w:pPr>
        <w:shd w:val="clear" w:color="auto" w:fill="FCFDFD"/>
        <w:spacing w:after="30" w:line="240" w:lineRule="auto"/>
        <w:rPr>
          <w:ins w:id="1938" w:author="Unknown"/>
          <w:rFonts w:ascii="Arial" w:hAnsi="Arial" w:cs="Arial"/>
          <w:color w:val="222222"/>
          <w:sz w:val="18"/>
          <w:szCs w:val="18"/>
        </w:rPr>
      </w:pPr>
      <w:ins w:id="193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camionul va trece primul;</w:t>
        </w:r>
      </w:ins>
    </w:p>
    <w:p w:rsidR="00AE1230" w:rsidRPr="007E372D" w:rsidRDefault="00AE1230" w:rsidP="007E372D">
      <w:pPr>
        <w:shd w:val="clear" w:color="auto" w:fill="33FF33"/>
        <w:spacing w:after="30" w:line="240" w:lineRule="auto"/>
        <w:rPr>
          <w:ins w:id="1940" w:author="Unknown"/>
          <w:rFonts w:ascii="Arial" w:hAnsi="Arial" w:cs="Arial"/>
          <w:color w:val="222222"/>
          <w:sz w:val="18"/>
          <w:szCs w:val="18"/>
        </w:rPr>
      </w:pPr>
      <w:ins w:id="194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aveţi prioritate.</w:t>
        </w:r>
      </w:ins>
    </w:p>
    <w:p w:rsidR="00AE1230" w:rsidRPr="007E372D" w:rsidRDefault="00AE1230" w:rsidP="007E372D">
      <w:pPr>
        <w:shd w:val="clear" w:color="auto" w:fill="5C9CCC"/>
        <w:spacing w:after="0" w:line="240" w:lineRule="auto"/>
        <w:rPr>
          <w:ins w:id="1942" w:author="Unknown"/>
          <w:rFonts w:ascii="Arial" w:hAnsi="Arial" w:cs="Arial"/>
          <w:b/>
          <w:bCs/>
          <w:color w:val="FFFFFF"/>
          <w:sz w:val="18"/>
          <w:szCs w:val="18"/>
        </w:rPr>
      </w:pPr>
      <w:ins w:id="1943"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1944" w:author="Unknown"/>
          <w:rFonts w:ascii="Arial" w:hAnsi="Arial" w:cs="Arial"/>
          <w:color w:val="222222"/>
          <w:sz w:val="18"/>
          <w:szCs w:val="18"/>
        </w:rPr>
      </w:pPr>
      <w:ins w:id="194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1946" w:author="Unknown">
        <w:r w:rsidRPr="007E372D">
          <w:rPr>
            <w:rFonts w:ascii="Arial" w:hAnsi="Arial" w:cs="Arial"/>
            <w:color w:val="222222"/>
            <w:sz w:val="18"/>
            <w:szCs w:val="18"/>
          </w:rPr>
          <w:fldChar w:fldCharType="separate"/>
        </w:r>
        <w:r w:rsidRPr="007E372D">
          <w:rPr>
            <w:rFonts w:ascii="Arial" w:hAnsi="Arial" w:cs="Arial"/>
            <w:b/>
            <w:bCs/>
            <w:color w:val="000000"/>
            <w:sz w:val="18"/>
          </w:rPr>
          <w:t>teste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1947"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1948" w:author="Unknown"/>
          <w:rFonts w:ascii="Arial" w:hAnsi="Arial" w:cs="Arial"/>
          <w:color w:val="222222"/>
          <w:sz w:val="18"/>
          <w:szCs w:val="18"/>
        </w:rPr>
      </w:pPr>
      <w:ins w:id="1949"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"http://e-drpciv.ro/poze2/428.jpg" </w:instrText>
        </w:r>
      </w:ins>
      <w:r w:rsidRPr="009316C1">
        <w:rPr>
          <w:rFonts w:ascii="Arial" w:hAnsi="Arial" w:cs="Arial"/>
          <w:color w:val="222222"/>
          <w:sz w:val="18"/>
          <w:szCs w:val="18"/>
        </w:rPr>
      </w:r>
      <w:ins w:id="1950" w:author="Unknown">
        <w:r w:rsidRPr="007E372D">
          <w:rPr>
            <w:rFonts w:ascii="Arial" w:hAnsi="Arial" w:cs="Arial"/>
            <w:color w:val="222222"/>
            <w:sz w:val="18"/>
            <w:szCs w:val="18"/>
          </w:rPr>
          <w:fldChar w:fldCharType="separate"/>
        </w:r>
      </w:ins>
      <w:r>
        <w:rPr>
          <w:noProof/>
        </w:rPr>
        <w:pict>
          <v:shape id="Picture 201" o:spid="_x0000_s1219" type="#_x0000_t75" alt="http://e-drpciv.ro/poze2/428.jpg" href="http://e-drpciv.ro/poze2/428.j" style="position:absolute;margin-left:65pt;margin-top:0;width:105pt;height:78.75pt;z-index:251855872;visibility:visible;mso-wrap-distance-left:0;mso-wrap-distance-right:0;mso-position-horizontal:right;mso-position-horizontal-relative:text;mso-position-vertical-relative:line" o:allowoverlap="f" o:button="t">
            <v:fill o:detectmouseclick="t"/>
            <v:imagedata r:id="rId1984" o:title=""/>
            <w10:wrap type="square"/>
          </v:shape>
        </w:pict>
      </w:r>
      <w:ins w:id="1951"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1952" w:author="Unknown"/>
          <w:rFonts w:ascii="Tahoma" w:hAnsi="Tahoma" w:cs="Tahoma"/>
          <w:b/>
          <w:bCs/>
          <w:color w:val="222222"/>
          <w:sz w:val="21"/>
          <w:szCs w:val="21"/>
        </w:rPr>
      </w:pPr>
      <w:ins w:id="1953"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"http://e-drpciv.ro/intrebare/428/care_este_semnificatia_indicatorului" </w:instrText>
        </w:r>
      </w:ins>
      <w:r w:rsidRPr="009316C1">
        <w:rPr>
          <w:rFonts w:ascii="Tahoma" w:hAnsi="Tahoma" w:cs="Tahoma"/>
          <w:b/>
          <w:bCs/>
          <w:color w:val="222222"/>
          <w:sz w:val="21"/>
          <w:szCs w:val="21"/>
        </w:rPr>
      </w:r>
      <w:ins w:id="1954"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428. Care este semnificaţia indicatorului?</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1955" w:author="Unknown"/>
          <w:rFonts w:ascii="Arial" w:hAnsi="Arial" w:cs="Arial"/>
          <w:color w:val="222222"/>
          <w:sz w:val="18"/>
          <w:szCs w:val="18"/>
        </w:rPr>
      </w:pPr>
      <w:ins w:id="1956"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obligă la ocolirea prin dreapta a locului unde este instalat;</w:t>
        </w:r>
      </w:ins>
    </w:p>
    <w:p w:rsidR="00AE1230" w:rsidRPr="007E372D" w:rsidRDefault="00AE1230" w:rsidP="007E372D">
      <w:pPr>
        <w:shd w:val="clear" w:color="auto" w:fill="FCFDFD"/>
        <w:spacing w:after="30" w:line="240" w:lineRule="auto"/>
        <w:rPr>
          <w:ins w:id="1957" w:author="Unknown"/>
          <w:rFonts w:ascii="Arial" w:hAnsi="Arial" w:cs="Arial"/>
          <w:color w:val="222222"/>
          <w:sz w:val="18"/>
          <w:szCs w:val="18"/>
        </w:rPr>
      </w:pPr>
      <w:ins w:id="1958"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obligă la schimbarea direcţiei de mers către dreapta;</w:t>
        </w:r>
      </w:ins>
    </w:p>
    <w:p w:rsidR="00AE1230" w:rsidRPr="007E372D" w:rsidRDefault="00AE1230" w:rsidP="007E372D">
      <w:pPr>
        <w:shd w:val="clear" w:color="auto" w:fill="FCFDFD"/>
        <w:spacing w:after="30" w:line="240" w:lineRule="auto"/>
        <w:rPr>
          <w:ins w:id="1959" w:author="Unknown"/>
          <w:rFonts w:ascii="Arial" w:hAnsi="Arial" w:cs="Arial"/>
          <w:color w:val="222222"/>
          <w:sz w:val="18"/>
          <w:szCs w:val="18"/>
        </w:rPr>
      </w:pPr>
      <w:ins w:id="1960"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obligă la folosirea benzii de lângă trotuar.</w:t>
        </w:r>
      </w:ins>
    </w:p>
    <w:p w:rsidR="00AE1230" w:rsidRPr="007E372D" w:rsidRDefault="00AE1230" w:rsidP="007E372D">
      <w:pPr>
        <w:shd w:val="clear" w:color="auto" w:fill="5C9CCC"/>
        <w:spacing w:after="0" w:line="240" w:lineRule="auto"/>
        <w:rPr>
          <w:ins w:id="1961" w:author="Unknown"/>
          <w:rFonts w:ascii="Arial" w:hAnsi="Arial" w:cs="Arial"/>
          <w:b/>
          <w:bCs/>
          <w:color w:val="FFFFFF"/>
          <w:sz w:val="18"/>
          <w:szCs w:val="18"/>
        </w:rPr>
      </w:pPr>
      <w:ins w:id="1962"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1963" w:author="Unknown"/>
          <w:rFonts w:ascii="Arial" w:hAnsi="Arial" w:cs="Arial"/>
          <w:color w:val="222222"/>
          <w:sz w:val="18"/>
          <w:szCs w:val="18"/>
        </w:rPr>
      </w:pPr>
      <w:ins w:id="1964"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1965" w:author="Unknown">
        <w:r w:rsidRPr="007E372D">
          <w:rPr>
            <w:rFonts w:ascii="Arial" w:hAnsi="Arial" w:cs="Arial"/>
            <w:color w:val="222222"/>
            <w:sz w:val="18"/>
            <w:szCs w:val="18"/>
          </w:rPr>
          <w:fldChar w:fldCharType="separate"/>
        </w:r>
        <w:r w:rsidRPr="007E372D">
          <w:rPr>
            <w:rFonts w:ascii="Arial" w:hAnsi="Arial" w:cs="Arial"/>
            <w:b/>
            <w:bCs/>
            <w:color w:val="000000"/>
            <w:sz w:val="18"/>
          </w:rPr>
          <w:t>auto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1966" w:author="Unknown">
        <w:r w:rsidRPr="007E372D">
          <w:rPr>
            <w:rFonts w:ascii="Arial" w:hAnsi="Arial" w:cs="Arial"/>
            <w:color w:val="222222"/>
            <w:sz w:val="18"/>
            <w:szCs w:val="18"/>
          </w:rPr>
          <w:fldChar w:fldCharType="separate"/>
        </w:r>
        <w:r w:rsidRPr="007E372D">
          <w:rPr>
            <w:rFonts w:ascii="Arial" w:hAnsi="Arial" w:cs="Arial"/>
            <w:color w:val="000000"/>
            <w:sz w:val="18"/>
            <w:u w:val="single"/>
          </w:rPr>
          <w:t>teste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1967" w:author="Unknown"/>
          <w:rFonts w:ascii="Tahoma" w:hAnsi="Tahoma" w:cs="Tahoma"/>
          <w:b/>
          <w:bCs/>
          <w:color w:val="222222"/>
          <w:sz w:val="21"/>
          <w:szCs w:val="21"/>
        </w:rPr>
      </w:pPr>
      <w:ins w:id="1968"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"http://e-drpciv.ro/intrebare/697/intentionati_sa_transportati_o_incarcatura_cu_autoturismul_personal_ce_trebuie_sa_aveti_in_vedere" </w:instrText>
        </w:r>
      </w:ins>
      <w:r w:rsidRPr="009316C1">
        <w:rPr>
          <w:rFonts w:ascii="Tahoma" w:hAnsi="Tahoma" w:cs="Tahoma"/>
          <w:b/>
          <w:bCs/>
          <w:color w:val="222222"/>
          <w:sz w:val="21"/>
          <w:szCs w:val="21"/>
        </w:rPr>
      </w:r>
      <w:ins w:id="1969"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697. Intenţionaţi să transportaţi o încărcătură cu autoturismul personal. Ce trebuie să aveţi în vedere?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1970" w:author="Unknown"/>
          <w:rFonts w:ascii="Arial" w:hAnsi="Arial" w:cs="Arial"/>
          <w:color w:val="222222"/>
          <w:sz w:val="18"/>
          <w:szCs w:val="18"/>
        </w:rPr>
      </w:pPr>
      <w:ins w:id="1971"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în faţă, încărcătura poate depăşi cu un metru limitele vehiculului;</w:t>
        </w:r>
      </w:ins>
    </w:p>
    <w:p w:rsidR="00AE1230" w:rsidRPr="007E372D" w:rsidRDefault="00AE1230" w:rsidP="007E372D">
      <w:pPr>
        <w:shd w:val="clear" w:color="auto" w:fill="FCFDFD"/>
        <w:spacing w:after="30" w:line="240" w:lineRule="auto"/>
        <w:rPr>
          <w:ins w:id="1972" w:author="Unknown"/>
          <w:rFonts w:ascii="Arial" w:hAnsi="Arial" w:cs="Arial"/>
          <w:color w:val="222222"/>
          <w:sz w:val="18"/>
          <w:szCs w:val="18"/>
        </w:rPr>
      </w:pPr>
      <w:ins w:id="1973"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încărcătura să nu fie voluminoasă;</w:t>
        </w:r>
      </w:ins>
    </w:p>
    <w:p w:rsidR="00AE1230" w:rsidRPr="007E372D" w:rsidRDefault="00AE1230" w:rsidP="007E372D">
      <w:pPr>
        <w:shd w:val="clear" w:color="auto" w:fill="33FF33"/>
        <w:spacing w:after="30" w:line="240" w:lineRule="auto"/>
        <w:rPr>
          <w:ins w:id="1974" w:author="Unknown"/>
          <w:rFonts w:ascii="Arial" w:hAnsi="Arial" w:cs="Arial"/>
          <w:color w:val="222222"/>
          <w:sz w:val="18"/>
          <w:szCs w:val="18"/>
        </w:rPr>
      </w:pPr>
      <w:ins w:id="1975"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nu fie depăşite lungimea, lăţimea şi greutatea admise.</w:t>
        </w:r>
      </w:ins>
    </w:p>
    <w:p w:rsidR="00AE1230" w:rsidRPr="007E372D" w:rsidRDefault="00AE1230" w:rsidP="007E372D">
      <w:pPr>
        <w:shd w:val="clear" w:color="auto" w:fill="5C9CCC"/>
        <w:spacing w:after="0" w:line="240" w:lineRule="auto"/>
        <w:rPr>
          <w:ins w:id="1976" w:author="Unknown"/>
          <w:rFonts w:ascii="Arial" w:hAnsi="Arial" w:cs="Arial"/>
          <w:b/>
          <w:bCs/>
          <w:color w:val="FFFFFF"/>
          <w:sz w:val="18"/>
          <w:szCs w:val="18"/>
        </w:rPr>
      </w:pPr>
      <w:ins w:id="1977"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1978" w:author="Unknown"/>
          <w:rFonts w:ascii="Arial" w:hAnsi="Arial" w:cs="Arial"/>
          <w:color w:val="222222"/>
          <w:sz w:val="18"/>
          <w:szCs w:val="18"/>
        </w:rPr>
      </w:pPr>
      <w:ins w:id="1979"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1980" w:author="Unknown">
        <w:r w:rsidRPr="007E372D">
          <w:rPr>
            <w:rFonts w:ascii="Arial" w:hAnsi="Arial" w:cs="Arial"/>
            <w:color w:val="222222"/>
            <w:sz w:val="18"/>
            <w:szCs w:val="18"/>
          </w:rPr>
          <w:fldChar w:fldCharType="separate"/>
        </w:r>
        <w:r w:rsidRPr="007E372D">
          <w:rPr>
            <w:rFonts w:ascii="Arial" w:hAnsi="Arial" w:cs="Arial"/>
            <w:color w:val="000000"/>
            <w:sz w:val="18"/>
            <w:u w:val="single"/>
          </w:rPr>
          <w:t>www.drpciv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1981"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1982" w:author="Unknown"/>
          <w:rFonts w:ascii="Arial" w:hAnsi="Arial" w:cs="Arial"/>
          <w:color w:val="222222"/>
          <w:sz w:val="18"/>
          <w:szCs w:val="18"/>
        </w:rPr>
      </w:pPr>
      <w:ins w:id="1983"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"http://e-drpciv.ro/poze2/1007.jpg" </w:instrText>
        </w:r>
      </w:ins>
      <w:r w:rsidRPr="009316C1">
        <w:rPr>
          <w:rFonts w:ascii="Arial" w:hAnsi="Arial" w:cs="Arial"/>
          <w:color w:val="222222"/>
          <w:sz w:val="18"/>
          <w:szCs w:val="18"/>
        </w:rPr>
      </w:r>
      <w:ins w:id="1984" w:author="Unknown">
        <w:r w:rsidRPr="007E372D">
          <w:rPr>
            <w:rFonts w:ascii="Arial" w:hAnsi="Arial" w:cs="Arial"/>
            <w:color w:val="222222"/>
            <w:sz w:val="18"/>
            <w:szCs w:val="18"/>
          </w:rPr>
          <w:fldChar w:fldCharType="separate"/>
        </w:r>
      </w:ins>
      <w:r>
        <w:rPr>
          <w:noProof/>
        </w:rPr>
        <w:pict>
          <v:shape id="Picture 202" o:spid="_x0000_s1220" type="#_x0000_t75" alt="http://e-drpciv.ro/poze2/1007.jpg" href="http://e-drpciv.ro/poze2/1007.j" style="position:absolute;margin-left:65pt;margin-top:0;width:105pt;height:78.75pt;z-index:251856896;visibility:visible;mso-wrap-distance-left:0;mso-wrap-distance-right:0;mso-position-horizontal:right;mso-position-horizontal-relative:text;mso-position-vertical-relative:line" o:allowoverlap="f" o:button="t">
            <v:fill o:detectmouseclick="t"/>
            <v:imagedata r:id="rId1985" o:title=""/>
            <w10:wrap type="square"/>
          </v:shape>
        </w:pict>
      </w:r>
      <w:ins w:id="1985"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1986" w:author="Unknown"/>
          <w:rFonts w:ascii="Tahoma" w:hAnsi="Tahoma" w:cs="Tahoma"/>
          <w:b/>
          <w:bCs/>
          <w:color w:val="222222"/>
          <w:sz w:val="21"/>
          <w:szCs w:val="21"/>
        </w:rPr>
      </w:pPr>
      <w:ins w:id="1987"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"http://e-drpciv.ro/intrebare/1007/care_dintre_autovehiculele_din_imagine_au_prioritate_de_trecere" </w:instrText>
        </w:r>
      </w:ins>
      <w:r w:rsidRPr="009316C1">
        <w:rPr>
          <w:rFonts w:ascii="Tahoma" w:hAnsi="Tahoma" w:cs="Tahoma"/>
          <w:b/>
          <w:bCs/>
          <w:color w:val="222222"/>
          <w:sz w:val="21"/>
          <w:szCs w:val="21"/>
        </w:rPr>
      </w:r>
      <w:ins w:id="1988"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1007. Care dintre autovehiculele din imagine au prioritate de trecere?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1989" w:author="Unknown"/>
          <w:rFonts w:ascii="Arial" w:hAnsi="Arial" w:cs="Arial"/>
          <w:color w:val="222222"/>
          <w:sz w:val="18"/>
          <w:szCs w:val="18"/>
        </w:rPr>
      </w:pPr>
      <w:ins w:id="1990"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autobuzul şi motocicleta;</w:t>
        </w:r>
      </w:ins>
    </w:p>
    <w:p w:rsidR="00AE1230" w:rsidRPr="007E372D" w:rsidRDefault="00AE1230" w:rsidP="007E372D">
      <w:pPr>
        <w:shd w:val="clear" w:color="auto" w:fill="33FF33"/>
        <w:spacing w:after="30" w:line="240" w:lineRule="auto"/>
        <w:rPr>
          <w:ins w:id="1991" w:author="Unknown"/>
          <w:rFonts w:ascii="Arial" w:hAnsi="Arial" w:cs="Arial"/>
          <w:color w:val="222222"/>
          <w:sz w:val="18"/>
          <w:szCs w:val="18"/>
        </w:rPr>
      </w:pPr>
      <w:ins w:id="1992"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motocicleta şi autocamionul;</w:t>
        </w:r>
      </w:ins>
    </w:p>
    <w:p w:rsidR="00AE1230" w:rsidRPr="007E372D" w:rsidRDefault="00AE1230" w:rsidP="007E372D">
      <w:pPr>
        <w:shd w:val="clear" w:color="auto" w:fill="FCFDFD"/>
        <w:spacing w:after="30" w:line="240" w:lineRule="auto"/>
        <w:rPr>
          <w:ins w:id="1993" w:author="Unknown"/>
          <w:rFonts w:ascii="Arial" w:hAnsi="Arial" w:cs="Arial"/>
          <w:color w:val="222222"/>
          <w:sz w:val="18"/>
          <w:szCs w:val="18"/>
        </w:rPr>
      </w:pPr>
      <w:ins w:id="1994"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autobuzul şi autoturismul.</w:t>
        </w:r>
      </w:ins>
    </w:p>
    <w:p w:rsidR="00AE1230" w:rsidRPr="007E372D" w:rsidRDefault="00AE1230" w:rsidP="007E372D">
      <w:pPr>
        <w:shd w:val="clear" w:color="auto" w:fill="5C9CCC"/>
        <w:spacing w:after="0" w:line="240" w:lineRule="auto"/>
        <w:rPr>
          <w:ins w:id="1995" w:author="Unknown"/>
          <w:rFonts w:ascii="Arial" w:hAnsi="Arial" w:cs="Arial"/>
          <w:b/>
          <w:bCs/>
          <w:color w:val="FFFFFF"/>
          <w:sz w:val="18"/>
          <w:szCs w:val="18"/>
        </w:rPr>
      </w:pPr>
      <w:ins w:id="1996" w:author="Unknown">
        <w:r w:rsidRPr="007E372D">
          <w:rPr>
            <w:rFonts w:ascii="Arial" w:hAnsi="Arial" w:cs="Arial"/>
            <w:b/>
            <w:bCs/>
            <w:color w:val="FFFFFF"/>
            <w:sz w:val="18"/>
          </w:rPr>
          <w:t>4 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1997" w:author="Unknown"/>
          <w:rFonts w:ascii="Arial" w:hAnsi="Arial" w:cs="Arial"/>
          <w:color w:val="222222"/>
          <w:sz w:val="18"/>
          <w:szCs w:val="18"/>
        </w:rPr>
      </w:pPr>
      <w:ins w:id="1998"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"http://e-drpciv.ro/tag/permis-categoria-B" </w:instrText>
        </w:r>
      </w:ins>
      <w:r w:rsidRPr="009316C1">
        <w:rPr>
          <w:rFonts w:ascii="Arial" w:hAnsi="Arial" w:cs="Arial"/>
          <w:color w:val="222222"/>
          <w:sz w:val="18"/>
          <w:szCs w:val="18"/>
        </w:rPr>
      </w:r>
      <w:ins w:id="1999" w:author="Unknown">
        <w:r w:rsidRPr="007E372D">
          <w:rPr>
            <w:rFonts w:ascii="Arial" w:hAnsi="Arial" w:cs="Arial"/>
            <w:color w:val="222222"/>
            <w:sz w:val="18"/>
            <w:szCs w:val="18"/>
          </w:rPr>
          <w:fldChar w:fldCharType="separate"/>
        </w:r>
        <w:r w:rsidRPr="007E372D">
          <w:rPr>
            <w:rFonts w:ascii="Arial" w:hAnsi="Arial" w:cs="Arial"/>
            <w:b/>
            <w:bCs/>
            <w:color w:val="000000"/>
            <w:sz w:val="18"/>
          </w:rPr>
          <w:t>permis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2000" w:author="Unknown">
        <w:r w:rsidRPr="007E372D">
          <w:rPr>
            <w:rFonts w:ascii="Arial" w:hAnsi="Arial" w:cs="Arial"/>
            <w:color w:val="222222"/>
            <w:sz w:val="18"/>
            <w:szCs w:val="18"/>
          </w:rPr>
          <w:fldChar w:fldCharType="separate"/>
        </w:r>
        <w:r w:rsidRPr="007E372D">
          <w:rPr>
            <w:rFonts w:ascii="Arial" w:hAnsi="Arial" w:cs="Arial"/>
            <w:b/>
            <w:bCs/>
            <w:color w:val="000000"/>
            <w:sz w:val="18"/>
          </w:rPr>
          <w:t>teste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001" w:author="Unknown"/>
          <w:rFonts w:ascii="Tahoma" w:hAnsi="Tahoma" w:cs="Tahoma"/>
          <w:b/>
          <w:bCs/>
          <w:color w:val="222222"/>
          <w:sz w:val="21"/>
          <w:szCs w:val="21"/>
        </w:rPr>
      </w:pPr>
      <w:ins w:id="2002"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"http://e-drpciv.ro/intrebare/3737/ce_permite_modul_de_control_electronic_abs_in_situatia_unui_inceput_de_blocaj_al_uneia_sau_al_mai_multor_roti_in_timpul_franarii_autovehiculului" </w:instrText>
        </w:r>
      </w:ins>
      <w:r w:rsidRPr="009316C1">
        <w:rPr>
          <w:rFonts w:ascii="Tahoma" w:hAnsi="Tahoma" w:cs="Tahoma"/>
          <w:b/>
          <w:bCs/>
          <w:color w:val="222222"/>
          <w:sz w:val="21"/>
          <w:szCs w:val="21"/>
        </w:rPr>
      </w:r>
      <w:ins w:id="2003"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3737. Ce permite modul de control electronic ABS, în situaţia unui început de blocaj al uneia sau al mai multor roţi, în timpul frânării autovehiculului?</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004" w:author="Unknown"/>
          <w:rFonts w:ascii="Arial" w:hAnsi="Arial" w:cs="Arial"/>
          <w:color w:val="222222"/>
          <w:sz w:val="18"/>
          <w:szCs w:val="18"/>
        </w:rPr>
      </w:pPr>
      <w:ins w:id="2005"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 mai bună încărcare a roţilor;</w:t>
        </w:r>
      </w:ins>
    </w:p>
    <w:p w:rsidR="00AE1230" w:rsidRPr="007E372D" w:rsidRDefault="00AE1230" w:rsidP="007E372D">
      <w:pPr>
        <w:shd w:val="clear" w:color="auto" w:fill="33FF33"/>
        <w:spacing w:after="30" w:line="240" w:lineRule="auto"/>
        <w:rPr>
          <w:ins w:id="2006" w:author="Unknown"/>
          <w:rFonts w:ascii="Arial" w:hAnsi="Arial" w:cs="Arial"/>
          <w:color w:val="222222"/>
          <w:sz w:val="18"/>
          <w:szCs w:val="18"/>
        </w:rPr>
      </w:pPr>
      <w:ins w:id="2007"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stăpânirea direcţiei autovehiculului;</w:t>
        </w:r>
      </w:ins>
    </w:p>
    <w:p w:rsidR="00AE1230" w:rsidRPr="007E372D" w:rsidRDefault="00AE1230" w:rsidP="007E372D">
      <w:pPr>
        <w:shd w:val="clear" w:color="auto" w:fill="FCFDFD"/>
        <w:spacing w:after="30" w:line="240" w:lineRule="auto"/>
        <w:rPr>
          <w:ins w:id="2008" w:author="Unknown"/>
          <w:rFonts w:ascii="Arial" w:hAnsi="Arial" w:cs="Arial"/>
          <w:color w:val="222222"/>
          <w:sz w:val="18"/>
          <w:szCs w:val="18"/>
        </w:rPr>
      </w:pPr>
      <w:ins w:id="2009"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un derapaj controlat.</w:t>
        </w:r>
      </w:ins>
    </w:p>
    <w:p w:rsidR="00AE1230" w:rsidRPr="007E372D" w:rsidRDefault="00AE1230" w:rsidP="007E372D">
      <w:pPr>
        <w:shd w:val="clear" w:color="auto" w:fill="5C9CCC"/>
        <w:spacing w:after="0" w:line="240" w:lineRule="auto"/>
        <w:rPr>
          <w:ins w:id="2010" w:author="Unknown"/>
          <w:rFonts w:ascii="Arial" w:hAnsi="Arial" w:cs="Arial"/>
          <w:b/>
          <w:bCs/>
          <w:color w:val="FFFFFF"/>
          <w:sz w:val="18"/>
          <w:szCs w:val="18"/>
        </w:rPr>
      </w:pPr>
      <w:ins w:id="2011"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012" w:author="Unknown"/>
          <w:rFonts w:ascii="Arial" w:hAnsi="Arial" w:cs="Arial"/>
          <w:color w:val="222222"/>
          <w:sz w:val="18"/>
          <w:szCs w:val="18"/>
        </w:rPr>
      </w:pPr>
      <w:ins w:id="2013"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2014"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"http://e-drpciv.ro/tag/examen-auto-cat-b1" </w:instrText>
        </w:r>
      </w:ins>
      <w:r w:rsidRPr="009316C1">
        <w:rPr>
          <w:rFonts w:ascii="Arial" w:hAnsi="Arial" w:cs="Arial"/>
          <w:color w:val="222222"/>
          <w:sz w:val="18"/>
          <w:szCs w:val="18"/>
        </w:rPr>
      </w:r>
      <w:ins w:id="2015"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 cat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016" w:author="Unknown"/>
          <w:rFonts w:ascii="Tahoma" w:hAnsi="Tahoma" w:cs="Tahoma"/>
          <w:b/>
          <w:bCs/>
          <w:color w:val="222222"/>
          <w:sz w:val="21"/>
          <w:szCs w:val="21"/>
        </w:rPr>
      </w:pPr>
      <w:ins w:id="2017"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"http://e-drpciv.ro/intrebare/437/cand_este_indicat_sa_verificati_presiunea_din_anvelope" </w:instrText>
        </w:r>
      </w:ins>
      <w:r w:rsidRPr="009316C1">
        <w:rPr>
          <w:rFonts w:ascii="Tahoma" w:hAnsi="Tahoma" w:cs="Tahoma"/>
          <w:b/>
          <w:bCs/>
          <w:color w:val="222222"/>
          <w:sz w:val="21"/>
          <w:szCs w:val="21"/>
        </w:rPr>
      </w:r>
      <w:ins w:id="2018"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437. Când este indicat să verificaţi presiunea din anvelope?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019" w:author="Unknown"/>
          <w:rFonts w:ascii="Arial" w:hAnsi="Arial" w:cs="Arial"/>
          <w:color w:val="222222"/>
          <w:sz w:val="18"/>
          <w:szCs w:val="18"/>
        </w:rPr>
      </w:pPr>
      <w:ins w:id="2020"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întotdeauna la 300 km;</w:t>
        </w:r>
      </w:ins>
    </w:p>
    <w:p w:rsidR="00AE1230" w:rsidRPr="007E372D" w:rsidRDefault="00AE1230" w:rsidP="007E372D">
      <w:pPr>
        <w:shd w:val="clear" w:color="auto" w:fill="33FF33"/>
        <w:spacing w:after="30" w:line="240" w:lineRule="auto"/>
        <w:rPr>
          <w:ins w:id="2021" w:author="Unknown"/>
          <w:rFonts w:ascii="Arial" w:hAnsi="Arial" w:cs="Arial"/>
          <w:color w:val="222222"/>
          <w:sz w:val="18"/>
          <w:szCs w:val="18"/>
        </w:rPr>
      </w:pPr>
      <w:ins w:id="2022"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de regulă, înainte de a porni la drum;</w:t>
        </w:r>
      </w:ins>
    </w:p>
    <w:p w:rsidR="00AE1230" w:rsidRPr="007E372D" w:rsidRDefault="00AE1230" w:rsidP="007E372D">
      <w:pPr>
        <w:shd w:val="clear" w:color="auto" w:fill="FCFDFD"/>
        <w:spacing w:after="30" w:line="240" w:lineRule="auto"/>
        <w:rPr>
          <w:ins w:id="2023" w:author="Unknown"/>
          <w:rFonts w:ascii="Arial" w:hAnsi="Arial" w:cs="Arial"/>
          <w:color w:val="222222"/>
          <w:sz w:val="18"/>
          <w:szCs w:val="18"/>
        </w:rPr>
      </w:pPr>
      <w:ins w:id="2024"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numai pe timp de iarnă, când anvelopele sunt reci.</w:t>
        </w:r>
      </w:ins>
    </w:p>
    <w:p w:rsidR="00AE1230" w:rsidRPr="007E372D" w:rsidRDefault="00AE1230" w:rsidP="007E372D">
      <w:pPr>
        <w:shd w:val="clear" w:color="auto" w:fill="5C9CCC"/>
        <w:spacing w:after="0" w:line="240" w:lineRule="auto"/>
        <w:rPr>
          <w:ins w:id="2025" w:author="Unknown"/>
          <w:rFonts w:ascii="Arial" w:hAnsi="Arial" w:cs="Arial"/>
          <w:b/>
          <w:bCs/>
          <w:color w:val="FFFFFF"/>
          <w:sz w:val="18"/>
          <w:szCs w:val="18"/>
        </w:rPr>
      </w:pPr>
      <w:ins w:id="2026"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027" w:author="Unknown"/>
          <w:rFonts w:ascii="Arial" w:hAnsi="Arial" w:cs="Arial"/>
          <w:color w:val="222222"/>
          <w:sz w:val="18"/>
          <w:szCs w:val="18"/>
        </w:rPr>
      </w:pPr>
      <w:ins w:id="2028"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2029"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2030"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031" w:author="Unknown"/>
          <w:rFonts w:ascii="Arial" w:hAnsi="Arial" w:cs="Arial"/>
          <w:color w:val="222222"/>
          <w:sz w:val="18"/>
          <w:szCs w:val="18"/>
        </w:rPr>
      </w:pPr>
      <w:ins w:id="2032"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"http://e-drpciv.ro/poze2/662.jpg" </w:instrText>
        </w:r>
      </w:ins>
      <w:r w:rsidRPr="009316C1">
        <w:rPr>
          <w:rFonts w:ascii="Arial" w:hAnsi="Arial" w:cs="Arial"/>
          <w:color w:val="222222"/>
          <w:sz w:val="18"/>
          <w:szCs w:val="18"/>
        </w:rPr>
      </w:r>
      <w:ins w:id="2033" w:author="Unknown">
        <w:r w:rsidRPr="007E372D">
          <w:rPr>
            <w:rFonts w:ascii="Arial" w:hAnsi="Arial" w:cs="Arial"/>
            <w:color w:val="222222"/>
            <w:sz w:val="18"/>
            <w:szCs w:val="18"/>
          </w:rPr>
          <w:fldChar w:fldCharType="separate"/>
        </w:r>
      </w:ins>
      <w:r>
        <w:rPr>
          <w:noProof/>
        </w:rPr>
        <w:pict>
          <v:shape id="Picture 203" o:spid="_x0000_s1221" type="#_x0000_t75" alt="http://e-drpciv.ro/poze2/662.jpg" href="http://e-drpciv.ro/poze2/662.j" style="position:absolute;margin-left:65pt;margin-top:0;width:105pt;height:78.75pt;z-index:251857920;visibility:visible;mso-wrap-distance-left:0;mso-wrap-distance-right:0;mso-position-horizontal:right;mso-position-horizontal-relative:text;mso-position-vertical-relative:line" o:allowoverlap="f" o:button="t">
            <v:fill o:detectmouseclick="t"/>
            <v:imagedata r:id="rId1986" o:title=""/>
            <w10:wrap type="square"/>
          </v:shape>
        </w:pict>
      </w:r>
      <w:ins w:id="2034"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035" w:author="Unknown"/>
          <w:rFonts w:ascii="Tahoma" w:hAnsi="Tahoma" w:cs="Tahoma"/>
          <w:b/>
          <w:bCs/>
          <w:color w:val="222222"/>
          <w:sz w:val="21"/>
          <w:szCs w:val="21"/>
        </w:rPr>
      </w:pPr>
      <w:ins w:id="2036"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"http://e-drpciv.ro/intrebare/662/viteza_maxima_autorizata_pe_autostrazi_pentru_autovehiculele_din_categoriile_a_si_b_este_de" </w:instrText>
        </w:r>
      </w:ins>
      <w:r w:rsidRPr="009316C1">
        <w:rPr>
          <w:rFonts w:ascii="Tahoma" w:hAnsi="Tahoma" w:cs="Tahoma"/>
          <w:b/>
          <w:bCs/>
          <w:color w:val="222222"/>
          <w:sz w:val="21"/>
          <w:szCs w:val="21"/>
        </w:rPr>
      </w:r>
      <w:ins w:id="2037"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662. Viteza maximă autorizată pe autostrăzi pentru autovehiculele din categoriile A şi B este de: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038" w:author="Unknown"/>
          <w:rFonts w:ascii="Arial" w:hAnsi="Arial" w:cs="Arial"/>
          <w:color w:val="222222"/>
          <w:sz w:val="18"/>
          <w:szCs w:val="18"/>
        </w:rPr>
      </w:pPr>
      <w:ins w:id="2039"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90 km/h;</w:t>
        </w:r>
      </w:ins>
    </w:p>
    <w:p w:rsidR="00AE1230" w:rsidRPr="007E372D" w:rsidRDefault="00AE1230" w:rsidP="007E372D">
      <w:pPr>
        <w:shd w:val="clear" w:color="auto" w:fill="FCFDFD"/>
        <w:spacing w:after="30" w:line="240" w:lineRule="auto"/>
        <w:rPr>
          <w:ins w:id="2040" w:author="Unknown"/>
          <w:rFonts w:ascii="Arial" w:hAnsi="Arial" w:cs="Arial"/>
          <w:color w:val="222222"/>
          <w:sz w:val="18"/>
          <w:szCs w:val="18"/>
        </w:rPr>
      </w:pPr>
      <w:ins w:id="2041"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110 km/h;</w:t>
        </w:r>
      </w:ins>
    </w:p>
    <w:p w:rsidR="00AE1230" w:rsidRPr="007E372D" w:rsidRDefault="00AE1230" w:rsidP="007E372D">
      <w:pPr>
        <w:shd w:val="clear" w:color="auto" w:fill="33FF33"/>
        <w:spacing w:after="30" w:line="240" w:lineRule="auto"/>
        <w:rPr>
          <w:ins w:id="2042" w:author="Unknown"/>
          <w:rFonts w:ascii="Arial" w:hAnsi="Arial" w:cs="Arial"/>
          <w:color w:val="222222"/>
          <w:sz w:val="18"/>
          <w:szCs w:val="18"/>
        </w:rPr>
      </w:pPr>
      <w:ins w:id="2043"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130 km/h.</w:t>
        </w:r>
      </w:ins>
    </w:p>
    <w:p w:rsidR="00AE1230" w:rsidRPr="007E372D" w:rsidRDefault="00AE1230" w:rsidP="007E372D">
      <w:pPr>
        <w:shd w:val="clear" w:color="auto" w:fill="5C9CCC"/>
        <w:spacing w:after="0" w:line="240" w:lineRule="auto"/>
        <w:rPr>
          <w:ins w:id="2044" w:author="Unknown"/>
          <w:rFonts w:ascii="Arial" w:hAnsi="Arial" w:cs="Arial"/>
          <w:b/>
          <w:bCs/>
          <w:color w:val="FFFFFF"/>
          <w:sz w:val="18"/>
          <w:szCs w:val="18"/>
        </w:rPr>
      </w:pPr>
      <w:ins w:id="2045" w:author="Unknown">
        <w:r w:rsidRPr="007E372D">
          <w:rPr>
            <w:rFonts w:ascii="Arial" w:hAnsi="Arial" w:cs="Arial"/>
            <w:b/>
            <w:bCs/>
            <w:color w:val="FFFFFF"/>
            <w:sz w:val="18"/>
          </w:rPr>
          <w:t>4 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046" w:author="Unknown"/>
          <w:rFonts w:ascii="Arial" w:hAnsi="Arial" w:cs="Arial"/>
          <w:color w:val="222222"/>
          <w:sz w:val="18"/>
          <w:szCs w:val="18"/>
        </w:rPr>
      </w:pPr>
      <w:ins w:id="2047"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2048"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"http://e-drpciv.ro/tag/chestionare-auto-B1" </w:instrText>
        </w:r>
      </w:ins>
      <w:r w:rsidRPr="009316C1">
        <w:rPr>
          <w:rFonts w:ascii="Arial" w:hAnsi="Arial" w:cs="Arial"/>
          <w:color w:val="222222"/>
          <w:sz w:val="18"/>
          <w:szCs w:val="18"/>
        </w:rPr>
      </w:r>
      <w:ins w:id="2049"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auto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050" w:author="Unknown"/>
          <w:rFonts w:ascii="Tahoma" w:hAnsi="Tahoma" w:cs="Tahoma"/>
          <w:b/>
          <w:bCs/>
          <w:color w:val="222222"/>
          <w:sz w:val="21"/>
          <w:szCs w:val="21"/>
        </w:rPr>
      </w:pPr>
      <w:ins w:id="2051"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"http://e-drpciv.ro/intrebare/2861/care_dintre_vehiculele_de_mai_jos_nu_beneficiaza_de_prioritate_de_trecere" </w:instrText>
        </w:r>
      </w:ins>
      <w:r w:rsidRPr="009316C1">
        <w:rPr>
          <w:rFonts w:ascii="Tahoma" w:hAnsi="Tahoma" w:cs="Tahoma"/>
          <w:b/>
          <w:bCs/>
          <w:color w:val="222222"/>
          <w:sz w:val="21"/>
          <w:szCs w:val="21"/>
        </w:rPr>
      </w:r>
      <w:ins w:id="2052"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2861. Care dintre vehiculele de mai jos nu beneficiază de prioritate de trecere: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053" w:author="Unknown"/>
          <w:rFonts w:ascii="Arial" w:hAnsi="Arial" w:cs="Arial"/>
          <w:color w:val="222222"/>
          <w:sz w:val="18"/>
          <w:szCs w:val="18"/>
        </w:rPr>
      </w:pPr>
      <w:ins w:id="2054"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vehiculele care schimba direcţia de mers spre dreapta, faţă de cele care circulă din sens opus;</w:t>
        </w:r>
      </w:ins>
    </w:p>
    <w:p w:rsidR="00AE1230" w:rsidRPr="007E372D" w:rsidRDefault="00AE1230" w:rsidP="007E372D">
      <w:pPr>
        <w:shd w:val="clear" w:color="auto" w:fill="FCFDFD"/>
        <w:spacing w:after="30" w:line="240" w:lineRule="auto"/>
        <w:rPr>
          <w:ins w:id="2055" w:author="Unknown"/>
          <w:rFonts w:ascii="Arial" w:hAnsi="Arial" w:cs="Arial"/>
          <w:color w:val="222222"/>
          <w:sz w:val="18"/>
          <w:szCs w:val="18"/>
        </w:rPr>
      </w:pPr>
      <w:ins w:id="2056"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vehiculele care traversează o intersecţie pe direcţia înainte şi întâlnesc culoarea verde a semaforului;</w:t>
        </w:r>
      </w:ins>
    </w:p>
    <w:p w:rsidR="00AE1230" w:rsidRPr="007E372D" w:rsidRDefault="00AE1230" w:rsidP="007E372D">
      <w:pPr>
        <w:shd w:val="clear" w:color="auto" w:fill="33FF33"/>
        <w:spacing w:after="30" w:line="240" w:lineRule="auto"/>
        <w:rPr>
          <w:ins w:id="2057" w:author="Unknown"/>
          <w:rFonts w:ascii="Arial" w:hAnsi="Arial" w:cs="Arial"/>
          <w:color w:val="222222"/>
          <w:sz w:val="18"/>
          <w:szCs w:val="18"/>
        </w:rPr>
      </w:pPr>
      <w:ins w:id="2058"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vehiculele care coboară faţă de cele care urcă, dacă pe sensul de mers al celor care urcă întâlnesc un obstacol.</w:t>
        </w:r>
      </w:ins>
    </w:p>
    <w:p w:rsidR="00AE1230" w:rsidRPr="007E372D" w:rsidRDefault="00AE1230" w:rsidP="007E372D">
      <w:pPr>
        <w:shd w:val="clear" w:color="auto" w:fill="5C9CCC"/>
        <w:spacing w:after="0" w:line="240" w:lineRule="auto"/>
        <w:rPr>
          <w:ins w:id="2059" w:author="Unknown"/>
          <w:rFonts w:ascii="Arial" w:hAnsi="Arial" w:cs="Arial"/>
          <w:b/>
          <w:bCs/>
          <w:color w:val="FFFFFF"/>
          <w:sz w:val="18"/>
          <w:szCs w:val="18"/>
        </w:rPr>
      </w:pPr>
      <w:ins w:id="2060" w:author="Unknown">
        <w:r w:rsidRPr="007E372D">
          <w:rPr>
            <w:rFonts w:ascii="Arial" w:hAnsi="Arial" w:cs="Arial"/>
            <w:b/>
            <w:bCs/>
            <w:color w:val="FFFFFF"/>
            <w:sz w:val="18"/>
          </w:rPr>
          <w:t>5 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061" w:author="Unknown"/>
          <w:rFonts w:ascii="Arial" w:hAnsi="Arial" w:cs="Arial"/>
          <w:color w:val="222222"/>
          <w:sz w:val="18"/>
          <w:szCs w:val="18"/>
        </w:rPr>
      </w:pPr>
      <w:ins w:id="2062"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"http://e-drpciv.ro/tag/raspunsuri-drpciv" </w:instrText>
        </w:r>
      </w:ins>
      <w:r w:rsidRPr="009316C1">
        <w:rPr>
          <w:rFonts w:ascii="Arial" w:hAnsi="Arial" w:cs="Arial"/>
          <w:color w:val="222222"/>
          <w:sz w:val="18"/>
          <w:szCs w:val="18"/>
        </w:rPr>
      </w:r>
      <w:ins w:id="2063" w:author="Unknown">
        <w:r w:rsidRPr="007E372D">
          <w:rPr>
            <w:rFonts w:ascii="Arial" w:hAnsi="Arial" w:cs="Arial"/>
            <w:color w:val="222222"/>
            <w:sz w:val="18"/>
            <w:szCs w:val="18"/>
          </w:rPr>
          <w:fldChar w:fldCharType="separate"/>
        </w:r>
        <w:r w:rsidRPr="007E372D">
          <w:rPr>
            <w:rFonts w:ascii="Arial" w:hAnsi="Arial" w:cs="Arial"/>
            <w:b/>
            <w:bCs/>
            <w:color w:val="000000"/>
            <w:sz w:val="18"/>
          </w:rPr>
          <w:t>raspunsuri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2064"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auto 2014</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065" w:author="Unknown"/>
          <w:rFonts w:ascii="Arial" w:hAnsi="Arial" w:cs="Arial"/>
          <w:color w:val="222222"/>
          <w:sz w:val="18"/>
          <w:szCs w:val="18"/>
        </w:rPr>
      </w:pPr>
      <w:ins w:id="2066"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"http://e-drpciv.ro/poze2/1055.jpg" </w:instrText>
        </w:r>
      </w:ins>
      <w:r w:rsidRPr="009316C1">
        <w:rPr>
          <w:rFonts w:ascii="Arial" w:hAnsi="Arial" w:cs="Arial"/>
          <w:color w:val="222222"/>
          <w:sz w:val="18"/>
          <w:szCs w:val="18"/>
        </w:rPr>
      </w:r>
      <w:ins w:id="2067" w:author="Unknown">
        <w:r w:rsidRPr="007E372D">
          <w:rPr>
            <w:rFonts w:ascii="Arial" w:hAnsi="Arial" w:cs="Arial"/>
            <w:color w:val="222222"/>
            <w:sz w:val="18"/>
            <w:szCs w:val="18"/>
          </w:rPr>
          <w:fldChar w:fldCharType="separate"/>
        </w:r>
      </w:ins>
      <w:r>
        <w:rPr>
          <w:noProof/>
        </w:rPr>
        <w:pict>
          <v:shape id="Picture 204" o:spid="_x0000_s1222" type="#_x0000_t75" alt="http://e-drpciv.ro/poze2/1055.jpg" href="http://e-drpciv.ro/poze2/1055.j" style="position:absolute;margin-left:65pt;margin-top:0;width:105pt;height:78.75pt;z-index:251858944;visibility:visible;mso-wrap-distance-left:0;mso-wrap-distance-right:0;mso-position-horizontal:right;mso-position-horizontal-relative:text;mso-position-vertical-relative:line" o:allowoverlap="f" o:button="t">
            <v:fill o:detectmouseclick="t"/>
            <v:imagedata r:id="rId1987" o:title=""/>
            <w10:wrap type="square"/>
          </v:shape>
        </w:pict>
      </w:r>
      <w:ins w:id="2068"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069" w:author="Unknown"/>
          <w:rFonts w:ascii="Tahoma" w:hAnsi="Tahoma" w:cs="Tahoma"/>
          <w:b/>
          <w:bCs/>
          <w:color w:val="222222"/>
          <w:sz w:val="21"/>
          <w:szCs w:val="21"/>
        </w:rPr>
      </w:pPr>
      <w:ins w:id="2070"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"http://e-drpciv.ro/intrebare/1055/daca_virati_la_stanga" </w:instrText>
        </w:r>
      </w:ins>
      <w:r w:rsidRPr="009316C1">
        <w:rPr>
          <w:rFonts w:ascii="Tahoma" w:hAnsi="Tahoma" w:cs="Tahoma"/>
          <w:b/>
          <w:bCs/>
          <w:color w:val="222222"/>
          <w:sz w:val="21"/>
          <w:szCs w:val="21"/>
        </w:rPr>
      </w:r>
      <w:ins w:id="2071"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1055. Dacă viraţi la stânga:</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072" w:author="Unknown"/>
          <w:rFonts w:ascii="Arial" w:hAnsi="Arial" w:cs="Arial"/>
          <w:color w:val="222222"/>
          <w:sz w:val="18"/>
          <w:szCs w:val="18"/>
        </w:rPr>
      </w:pPr>
      <w:ins w:id="2073"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aveţi prioritate de trecere;</w:t>
        </w:r>
      </w:ins>
    </w:p>
    <w:p w:rsidR="00AE1230" w:rsidRPr="007E372D" w:rsidRDefault="00AE1230" w:rsidP="007E372D">
      <w:pPr>
        <w:shd w:val="clear" w:color="auto" w:fill="FCFDFD"/>
        <w:spacing w:after="30" w:line="240" w:lineRule="auto"/>
        <w:rPr>
          <w:ins w:id="2074" w:author="Unknown"/>
          <w:rFonts w:ascii="Arial" w:hAnsi="Arial" w:cs="Arial"/>
          <w:color w:val="222222"/>
          <w:sz w:val="18"/>
          <w:szCs w:val="18"/>
        </w:rPr>
      </w:pPr>
      <w:ins w:id="2075"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părăsiţi drumul cu prioritate;</w:t>
        </w:r>
      </w:ins>
    </w:p>
    <w:p w:rsidR="00AE1230" w:rsidRPr="007E372D" w:rsidRDefault="00AE1230" w:rsidP="007E372D">
      <w:pPr>
        <w:shd w:val="clear" w:color="auto" w:fill="FCFDFD"/>
        <w:spacing w:after="30" w:line="240" w:lineRule="auto"/>
        <w:rPr>
          <w:ins w:id="2076" w:author="Unknown"/>
          <w:rFonts w:ascii="Arial" w:hAnsi="Arial" w:cs="Arial"/>
          <w:color w:val="222222"/>
          <w:sz w:val="18"/>
          <w:szCs w:val="18"/>
        </w:rPr>
      </w:pPr>
      <w:ins w:id="2077"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cedaţi trecerea celor care vin din dreapta.</w:t>
        </w:r>
      </w:ins>
    </w:p>
    <w:p w:rsidR="00AE1230" w:rsidRPr="007E372D" w:rsidRDefault="00AE1230" w:rsidP="007E372D">
      <w:pPr>
        <w:shd w:val="clear" w:color="auto" w:fill="5C9CCC"/>
        <w:spacing w:after="0" w:line="240" w:lineRule="auto"/>
        <w:rPr>
          <w:ins w:id="2078" w:author="Unknown"/>
          <w:rFonts w:ascii="Arial" w:hAnsi="Arial" w:cs="Arial"/>
          <w:b/>
          <w:bCs/>
          <w:color w:val="FFFFFF"/>
          <w:sz w:val="18"/>
          <w:szCs w:val="18"/>
        </w:rPr>
      </w:pPr>
      <w:ins w:id="2079"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080" w:author="Unknown"/>
          <w:rFonts w:ascii="Arial" w:hAnsi="Arial" w:cs="Arial"/>
          <w:color w:val="222222"/>
          <w:sz w:val="18"/>
          <w:szCs w:val="18"/>
        </w:rPr>
      </w:pPr>
      <w:ins w:id="2081"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2082" w:author="Unknown">
        <w:r w:rsidRPr="007E372D">
          <w:rPr>
            <w:rFonts w:ascii="Arial" w:hAnsi="Arial" w:cs="Arial"/>
            <w:color w:val="222222"/>
            <w:sz w:val="18"/>
            <w:szCs w:val="18"/>
          </w:rPr>
          <w:fldChar w:fldCharType="separate"/>
        </w:r>
        <w:r w:rsidRPr="007E372D">
          <w:rPr>
            <w:rFonts w:ascii="Arial" w:hAnsi="Arial" w:cs="Arial"/>
            <w:color w:val="000000"/>
            <w:sz w:val="18"/>
            <w:u w:val="single"/>
          </w:rPr>
          <w:t>teste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2083" w:author="Unknown">
        <w:r w:rsidRPr="007E372D">
          <w:rPr>
            <w:rFonts w:ascii="Arial" w:hAnsi="Arial" w:cs="Arial"/>
            <w:color w:val="222222"/>
            <w:sz w:val="18"/>
            <w:szCs w:val="18"/>
          </w:rPr>
          <w:fldChar w:fldCharType="separate"/>
        </w:r>
        <w:r w:rsidRPr="007E372D">
          <w:rPr>
            <w:rFonts w:ascii="Arial" w:hAnsi="Arial" w:cs="Arial"/>
            <w:b/>
            <w:bCs/>
            <w:color w:val="000000"/>
            <w:sz w:val="18"/>
          </w:rPr>
          <w:t>permis cat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084" w:author="Unknown"/>
          <w:rFonts w:ascii="Arial" w:hAnsi="Arial" w:cs="Arial"/>
          <w:color w:val="222222"/>
          <w:sz w:val="18"/>
          <w:szCs w:val="18"/>
        </w:rPr>
      </w:pPr>
      <w:ins w:id="2085"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"http://e-drpciv.ro/poze2/819.jpg" </w:instrText>
        </w:r>
      </w:ins>
      <w:r w:rsidRPr="009316C1">
        <w:rPr>
          <w:rFonts w:ascii="Arial" w:hAnsi="Arial" w:cs="Arial"/>
          <w:color w:val="222222"/>
          <w:sz w:val="18"/>
          <w:szCs w:val="18"/>
        </w:rPr>
      </w:r>
      <w:ins w:id="2086" w:author="Unknown">
        <w:r w:rsidRPr="007E372D">
          <w:rPr>
            <w:rFonts w:ascii="Arial" w:hAnsi="Arial" w:cs="Arial"/>
            <w:color w:val="222222"/>
            <w:sz w:val="18"/>
            <w:szCs w:val="18"/>
          </w:rPr>
          <w:fldChar w:fldCharType="separate"/>
        </w:r>
      </w:ins>
      <w:r>
        <w:rPr>
          <w:noProof/>
        </w:rPr>
        <w:pict>
          <v:shape id="Picture 205" o:spid="_x0000_s1223" type="#_x0000_t75" alt="http://e-drpciv.ro/poze2/819.jpg" href="http://e-drpciv.ro/poze2/819.j" style="position:absolute;margin-left:65pt;margin-top:0;width:105pt;height:78.75pt;z-index:251859968;visibility:visible;mso-wrap-distance-left:0;mso-wrap-distance-right:0;mso-position-horizontal:right;mso-position-horizontal-relative:text;mso-position-vertical-relative:line" o:allowoverlap="f" o:button="t">
            <v:fill o:detectmouseclick="t"/>
            <v:imagedata r:id="rId1988" o:title=""/>
            <w10:wrap type="square"/>
          </v:shape>
        </w:pict>
      </w:r>
      <w:ins w:id="2087"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088" w:author="Unknown"/>
          <w:rFonts w:ascii="Tahoma" w:hAnsi="Tahoma" w:cs="Tahoma"/>
          <w:b/>
          <w:bCs/>
          <w:color w:val="222222"/>
          <w:sz w:val="21"/>
          <w:szCs w:val="21"/>
        </w:rPr>
      </w:pPr>
      <w:ins w:id="208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"http://e-drpciv.ro/intrebare/819/care_dintre_vehicule_trebuie_sa_opreasca_la_semnalul_politistului" </w:instrText>
        </w:r>
      </w:ins>
      <w:r w:rsidRPr="009316C1">
        <w:rPr>
          <w:rFonts w:ascii="Tahoma" w:hAnsi="Tahoma" w:cs="Tahoma"/>
          <w:b/>
          <w:bCs/>
          <w:color w:val="222222"/>
          <w:sz w:val="21"/>
          <w:szCs w:val="21"/>
        </w:rPr>
      </w:r>
      <w:ins w:id="209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819. Care dintre vehicule trebuie să oprească la semnalul poliţistului?</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091" w:author="Unknown"/>
          <w:rFonts w:ascii="Arial" w:hAnsi="Arial" w:cs="Arial"/>
          <w:color w:val="222222"/>
          <w:sz w:val="18"/>
          <w:szCs w:val="18"/>
        </w:rPr>
      </w:pPr>
      <w:ins w:id="209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toate vehiculele;</w:t>
        </w:r>
      </w:ins>
    </w:p>
    <w:p w:rsidR="00AE1230" w:rsidRPr="007E372D" w:rsidRDefault="00AE1230" w:rsidP="007E372D">
      <w:pPr>
        <w:shd w:val="clear" w:color="auto" w:fill="33FF33"/>
        <w:spacing w:after="30" w:line="240" w:lineRule="auto"/>
        <w:rPr>
          <w:ins w:id="2093" w:author="Unknown"/>
          <w:rFonts w:ascii="Arial" w:hAnsi="Arial" w:cs="Arial"/>
          <w:color w:val="222222"/>
          <w:sz w:val="18"/>
          <w:szCs w:val="18"/>
        </w:rPr>
      </w:pPr>
      <w:ins w:id="209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tramvaiele şi autoturismul;</w:t>
        </w:r>
      </w:ins>
    </w:p>
    <w:p w:rsidR="00AE1230" w:rsidRPr="007E372D" w:rsidRDefault="00AE1230" w:rsidP="007E372D">
      <w:pPr>
        <w:shd w:val="clear" w:color="auto" w:fill="FCFDFD"/>
        <w:spacing w:after="30" w:line="240" w:lineRule="auto"/>
        <w:rPr>
          <w:ins w:id="2095" w:author="Unknown"/>
          <w:rFonts w:ascii="Arial" w:hAnsi="Arial" w:cs="Arial"/>
          <w:color w:val="222222"/>
          <w:sz w:val="18"/>
          <w:szCs w:val="18"/>
        </w:rPr>
      </w:pPr>
      <w:ins w:id="209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bicicleta.</w:t>
        </w:r>
      </w:ins>
    </w:p>
    <w:p w:rsidR="00AE1230" w:rsidRPr="007E372D" w:rsidRDefault="00AE1230" w:rsidP="007E372D">
      <w:pPr>
        <w:spacing w:after="0" w:line="240" w:lineRule="auto"/>
        <w:outlineLvl w:val="1"/>
        <w:rPr>
          <w:rFonts w:ascii="Tahoma" w:hAnsi="Tahoma" w:cs="Tahoma"/>
          <w:b/>
          <w:bCs/>
          <w:color w:val="222222"/>
          <w:sz w:val="21"/>
          <w:szCs w:val="21"/>
        </w:rPr>
      </w:pPr>
      <w:hyperlink r:id="rId1989" w:history="1">
        <w:r w:rsidRPr="007E372D">
          <w:rPr>
            <w:rFonts w:ascii="Tahoma" w:hAnsi="Tahoma" w:cs="Tahoma"/>
            <w:b/>
            <w:bCs/>
            <w:color w:val="000000"/>
            <w:sz w:val="21"/>
          </w:rPr>
          <w:t>65. Viteza de deplasare trebuie să nu depăşească 30 km/h în localităţi sau 50 km/h în afara localităţilor:</w:t>
        </w:r>
      </w:hyperlink>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la întâlnirea indicatorului „Drum cu prioritate“;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în curbe deosebit de periculoase semnalizate ca atare sau în care vizibilitatea este mai mică de 50 m;</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atunci când se circulă în aceeaşi direcţie cu autobuzele oprite în staţie, pe drumurile cu o singură bandă pe sens.</w:t>
      </w:r>
    </w:p>
    <w:p w:rsidR="00AE1230" w:rsidRPr="007E372D" w:rsidRDefault="00AE1230" w:rsidP="007E372D">
      <w:pPr>
        <w:shd w:val="clear" w:color="auto" w:fill="C9DBE7"/>
        <w:spacing w:after="0" w:line="240" w:lineRule="auto"/>
        <w:jc w:val="center"/>
        <w:rPr>
          <w:ins w:id="2097" w:author="Unknown"/>
          <w:rFonts w:ascii="Arial" w:hAnsi="Arial" w:cs="Arial"/>
          <w:color w:val="000000"/>
          <w:sz w:val="18"/>
          <w:szCs w:val="18"/>
        </w:rPr>
      </w:pPr>
      <w:ins w:id="2098" w:author="Unknown">
        <w:r w:rsidRPr="007E372D">
          <w:rPr>
            <w:rFonts w:ascii="Arial" w:hAnsi="Arial" w:cs="Arial"/>
            <w:color w:val="000000"/>
            <w:sz w:val="18"/>
            <w:szCs w:val="18"/>
            <w:bdr w:val="none" w:sz="0" w:space="0" w:color="auto" w:frame="1"/>
          </w:rPr>
          <w:br/>
        </w:r>
      </w:ins>
    </w:p>
    <w:p w:rsidR="00AE1230" w:rsidRPr="007E372D" w:rsidRDefault="00AE1230" w:rsidP="007E372D">
      <w:pPr>
        <w:shd w:val="clear" w:color="auto" w:fill="FCFDFD"/>
        <w:spacing w:after="0" w:line="240" w:lineRule="auto"/>
        <w:rPr>
          <w:ins w:id="2099" w:author="Unknown"/>
          <w:rFonts w:ascii="Arial" w:hAnsi="Arial" w:cs="Arial"/>
          <w:color w:val="222222"/>
          <w:sz w:val="18"/>
          <w:szCs w:val="18"/>
        </w:rPr>
      </w:pPr>
      <w:ins w:id="2100"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"http://e-drpciv.ro/poze2/755.jpg" </w:instrText>
        </w:r>
      </w:ins>
      <w:r w:rsidRPr="009316C1">
        <w:rPr>
          <w:rFonts w:ascii="Arial" w:hAnsi="Arial" w:cs="Arial"/>
          <w:color w:val="222222"/>
          <w:sz w:val="18"/>
          <w:szCs w:val="18"/>
        </w:rPr>
      </w:r>
      <w:ins w:id="2101" w:author="Unknown">
        <w:r w:rsidRPr="007E372D">
          <w:rPr>
            <w:rFonts w:ascii="Arial" w:hAnsi="Arial" w:cs="Arial"/>
            <w:color w:val="222222"/>
            <w:sz w:val="18"/>
            <w:szCs w:val="18"/>
          </w:rPr>
          <w:fldChar w:fldCharType="separate"/>
        </w:r>
      </w:ins>
      <w:r>
        <w:rPr>
          <w:noProof/>
        </w:rPr>
        <w:pict>
          <v:shape id="Picture 206" o:spid="_x0000_s1224" type="#_x0000_t75" alt="http://e-drpciv.ro/poze2/755.jpg" href="http://e-drpciv.ro/poze2/755.j" style="position:absolute;margin-left:65pt;margin-top:0;width:105pt;height:78.75pt;z-index:251860992;visibility:visible;mso-wrap-distance-left:0;mso-wrap-distance-right:0;mso-position-horizontal:right;mso-position-horizontal-relative:text;mso-position-vertical-relative:line" o:allowoverlap="f" o:button="t">
            <v:fill o:detectmouseclick="t"/>
            <v:imagedata r:id="rId1990" o:title=""/>
            <w10:wrap type="square"/>
          </v:shape>
        </w:pict>
      </w:r>
      <w:ins w:id="2102"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103" w:author="Unknown"/>
          <w:rFonts w:ascii="Tahoma" w:hAnsi="Tahoma" w:cs="Tahoma"/>
          <w:b/>
          <w:bCs/>
          <w:color w:val="222222"/>
          <w:sz w:val="21"/>
          <w:szCs w:val="21"/>
        </w:rPr>
      </w:pPr>
      <w:ins w:id="210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"http://e-drpciv.ro/intrebare/755/politistul_nu_permite_trecerea" </w:instrText>
        </w:r>
      </w:ins>
      <w:r w:rsidRPr="009316C1">
        <w:rPr>
          <w:rFonts w:ascii="Tahoma" w:hAnsi="Tahoma" w:cs="Tahoma"/>
          <w:b/>
          <w:bCs/>
          <w:color w:val="222222"/>
          <w:sz w:val="21"/>
          <w:szCs w:val="21"/>
        </w:rPr>
      </w:r>
      <w:ins w:id="210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755. Poliţistul nu permite trecerea:</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106" w:author="Unknown"/>
          <w:rFonts w:ascii="Arial" w:hAnsi="Arial" w:cs="Arial"/>
          <w:color w:val="222222"/>
          <w:sz w:val="18"/>
          <w:szCs w:val="18"/>
        </w:rPr>
      </w:pPr>
      <w:ins w:id="210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tramvaiului;</w:t>
        </w:r>
      </w:ins>
    </w:p>
    <w:p w:rsidR="00AE1230" w:rsidRPr="007E372D" w:rsidRDefault="00AE1230" w:rsidP="007E372D">
      <w:pPr>
        <w:shd w:val="clear" w:color="auto" w:fill="FCFDFD"/>
        <w:spacing w:after="30" w:line="240" w:lineRule="auto"/>
        <w:rPr>
          <w:ins w:id="2108" w:author="Unknown"/>
          <w:rFonts w:ascii="Arial" w:hAnsi="Arial" w:cs="Arial"/>
          <w:color w:val="222222"/>
          <w:sz w:val="18"/>
          <w:szCs w:val="18"/>
        </w:rPr>
      </w:pPr>
      <w:ins w:id="210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camionului;</w:t>
        </w:r>
      </w:ins>
    </w:p>
    <w:p w:rsidR="00AE1230" w:rsidRPr="007E372D" w:rsidRDefault="00AE1230" w:rsidP="007E372D">
      <w:pPr>
        <w:shd w:val="clear" w:color="auto" w:fill="FCFDFD"/>
        <w:spacing w:after="30" w:line="240" w:lineRule="auto"/>
        <w:rPr>
          <w:ins w:id="2110" w:author="Unknown"/>
          <w:rFonts w:ascii="Arial" w:hAnsi="Arial" w:cs="Arial"/>
          <w:color w:val="222222"/>
          <w:sz w:val="18"/>
          <w:szCs w:val="18"/>
        </w:rPr>
      </w:pPr>
      <w:ins w:id="211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autoturismului verde.</w:t>
        </w:r>
      </w:ins>
    </w:p>
    <w:p w:rsidR="00AE1230" w:rsidRPr="007E372D" w:rsidRDefault="00AE1230" w:rsidP="007E372D">
      <w:pPr>
        <w:shd w:val="clear" w:color="auto" w:fill="5C9CCC"/>
        <w:spacing w:after="0" w:line="240" w:lineRule="auto"/>
        <w:rPr>
          <w:ins w:id="2112" w:author="Unknown"/>
          <w:rFonts w:ascii="Arial" w:hAnsi="Arial" w:cs="Arial"/>
          <w:b/>
          <w:bCs/>
          <w:color w:val="FFFFFF"/>
          <w:sz w:val="18"/>
          <w:szCs w:val="18"/>
        </w:rPr>
      </w:pPr>
      <w:ins w:id="2113" w:author="Unknown">
        <w:r w:rsidRPr="007E372D">
          <w:rPr>
            <w:rFonts w:ascii="Arial" w:hAnsi="Arial" w:cs="Arial"/>
            <w:b/>
            <w:bCs/>
            <w:color w:val="FFFFFF"/>
            <w:sz w:val="18"/>
          </w:rPr>
          <w:t>7 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114" w:author="Unknown"/>
          <w:rFonts w:ascii="Arial" w:hAnsi="Arial" w:cs="Arial"/>
          <w:color w:val="222222"/>
          <w:sz w:val="18"/>
          <w:szCs w:val="18"/>
        </w:rPr>
      </w:pPr>
      <w:ins w:id="211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2116"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"http://e-drpciv.ro/tag/permis-auto-categoria-b" </w:instrText>
        </w:r>
      </w:ins>
      <w:r w:rsidRPr="009316C1">
        <w:rPr>
          <w:rFonts w:ascii="Arial" w:hAnsi="Arial" w:cs="Arial"/>
          <w:color w:val="222222"/>
          <w:sz w:val="18"/>
          <w:szCs w:val="18"/>
        </w:rPr>
      </w:r>
      <w:ins w:id="2117" w:author="Unknown">
        <w:r w:rsidRPr="007E372D">
          <w:rPr>
            <w:rFonts w:ascii="Arial" w:hAnsi="Arial" w:cs="Arial"/>
            <w:color w:val="222222"/>
            <w:sz w:val="18"/>
            <w:szCs w:val="18"/>
          </w:rPr>
          <w:fldChar w:fldCharType="separate"/>
        </w:r>
        <w:r w:rsidRPr="007E372D">
          <w:rPr>
            <w:rFonts w:ascii="Arial" w:hAnsi="Arial" w:cs="Arial"/>
            <w:b/>
            <w:bCs/>
            <w:color w:val="000000"/>
            <w:sz w:val="18"/>
          </w:rPr>
          <w:t>permis auto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118" w:author="Unknown"/>
          <w:rFonts w:ascii="Tahoma" w:hAnsi="Tahoma" w:cs="Tahoma"/>
          <w:b/>
          <w:bCs/>
          <w:color w:val="222222"/>
          <w:sz w:val="21"/>
          <w:szCs w:val="21"/>
        </w:rPr>
      </w:pPr>
      <w:ins w:id="211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"http://e-drpciv.ro/intrebare/32/ce_reprezinta_distanta_de_50_m_necesara_pentru_semnalizarea_schimbarii_directiei_de_mers_in_localitati" </w:instrText>
        </w:r>
      </w:ins>
      <w:r w:rsidRPr="009316C1">
        <w:rPr>
          <w:rFonts w:ascii="Tahoma" w:hAnsi="Tahoma" w:cs="Tahoma"/>
          <w:b/>
          <w:bCs/>
          <w:color w:val="222222"/>
          <w:sz w:val="21"/>
          <w:szCs w:val="21"/>
        </w:rPr>
      </w:r>
      <w:ins w:id="212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32. Ce reprezintă distanţa de 50 m necesară pentru semnalizarea schimbării direcţiei de mers în localităţi?</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121" w:author="Unknown"/>
          <w:rFonts w:ascii="Arial" w:hAnsi="Arial" w:cs="Arial"/>
          <w:color w:val="222222"/>
          <w:sz w:val="18"/>
          <w:szCs w:val="18"/>
        </w:rPr>
      </w:pPr>
      <w:ins w:id="212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distanţa faţă de vehiculul care se deplasează în spatele dvs.;</w:t>
        </w:r>
      </w:ins>
    </w:p>
    <w:p w:rsidR="00AE1230" w:rsidRPr="007E372D" w:rsidRDefault="00AE1230" w:rsidP="007E372D">
      <w:pPr>
        <w:shd w:val="clear" w:color="auto" w:fill="FCFDFD"/>
        <w:spacing w:after="30" w:line="240" w:lineRule="auto"/>
        <w:rPr>
          <w:ins w:id="2123" w:author="Unknown"/>
          <w:rFonts w:ascii="Arial" w:hAnsi="Arial" w:cs="Arial"/>
          <w:color w:val="222222"/>
          <w:sz w:val="18"/>
          <w:szCs w:val="18"/>
        </w:rPr>
      </w:pPr>
      <w:ins w:id="212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distanţa faţă de locul în care se termină executarea manevrei de depăşire;</w:t>
        </w:r>
      </w:ins>
    </w:p>
    <w:p w:rsidR="00AE1230" w:rsidRPr="007E372D" w:rsidRDefault="00AE1230" w:rsidP="007E372D">
      <w:pPr>
        <w:shd w:val="clear" w:color="auto" w:fill="33FF33"/>
        <w:spacing w:after="30" w:line="240" w:lineRule="auto"/>
        <w:rPr>
          <w:ins w:id="2125" w:author="Unknown"/>
          <w:rFonts w:ascii="Arial" w:hAnsi="Arial" w:cs="Arial"/>
          <w:color w:val="222222"/>
          <w:sz w:val="18"/>
          <w:szCs w:val="18"/>
        </w:rPr>
      </w:pPr>
      <w:ins w:id="212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distanţa dintre locul în care se semnalizează intenţia de a depăşi şi locul în care se începe manevra.</w:t>
        </w:r>
      </w:ins>
    </w:p>
    <w:p w:rsidR="00AE1230" w:rsidRPr="007E372D" w:rsidRDefault="00AE1230" w:rsidP="007E372D">
      <w:pPr>
        <w:shd w:val="clear" w:color="auto" w:fill="5C9CCC"/>
        <w:spacing w:after="0" w:line="240" w:lineRule="auto"/>
        <w:rPr>
          <w:ins w:id="2127" w:author="Unknown"/>
          <w:rFonts w:ascii="Arial" w:hAnsi="Arial" w:cs="Arial"/>
          <w:b/>
          <w:bCs/>
          <w:color w:val="FFFFFF"/>
          <w:sz w:val="18"/>
          <w:szCs w:val="18"/>
        </w:rPr>
      </w:pPr>
      <w:ins w:id="2128"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129" w:author="Unknown"/>
          <w:rFonts w:ascii="Arial" w:hAnsi="Arial" w:cs="Arial"/>
          <w:color w:val="222222"/>
          <w:sz w:val="18"/>
          <w:szCs w:val="18"/>
        </w:rPr>
      </w:pPr>
      <w:ins w:id="2130"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2131" w:author="Unknown">
        <w:r w:rsidRPr="007E372D">
          <w:rPr>
            <w:rFonts w:ascii="Arial" w:hAnsi="Arial" w:cs="Arial"/>
            <w:color w:val="222222"/>
            <w:sz w:val="18"/>
            <w:szCs w:val="18"/>
          </w:rPr>
          <w:fldChar w:fldCharType="separate"/>
        </w:r>
        <w:r w:rsidRPr="007E372D">
          <w:rPr>
            <w:rFonts w:ascii="Arial" w:hAnsi="Arial" w:cs="Arial"/>
            <w:b/>
            <w:bCs/>
            <w:color w:val="000000"/>
            <w:sz w:val="18"/>
          </w:rPr>
          <w:t>examen sala</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"http://e-drpciv.ro/tag/permis-categoria-B" </w:instrText>
        </w:r>
      </w:ins>
      <w:r w:rsidRPr="009316C1">
        <w:rPr>
          <w:rFonts w:ascii="Arial" w:hAnsi="Arial" w:cs="Arial"/>
          <w:color w:val="222222"/>
          <w:sz w:val="18"/>
          <w:szCs w:val="18"/>
        </w:rPr>
      </w:r>
      <w:ins w:id="2132" w:author="Unknown">
        <w:r w:rsidRPr="007E372D">
          <w:rPr>
            <w:rFonts w:ascii="Arial" w:hAnsi="Arial" w:cs="Arial"/>
            <w:color w:val="222222"/>
            <w:sz w:val="18"/>
            <w:szCs w:val="18"/>
          </w:rPr>
          <w:fldChar w:fldCharType="separate"/>
        </w:r>
        <w:r w:rsidRPr="007E372D">
          <w:rPr>
            <w:rFonts w:ascii="Arial" w:hAnsi="Arial" w:cs="Arial"/>
            <w:b/>
            <w:bCs/>
            <w:color w:val="000000"/>
            <w:sz w:val="18"/>
          </w:rPr>
          <w:t>permis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133" w:author="Unknown"/>
          <w:rFonts w:ascii="Tahoma" w:hAnsi="Tahoma" w:cs="Tahoma"/>
          <w:b/>
          <w:bCs/>
          <w:color w:val="222222"/>
          <w:sz w:val="21"/>
          <w:szCs w:val="21"/>
        </w:rPr>
      </w:pPr>
      <w:ins w:id="213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"http://e-drpciv.ro/intrebare/715/atunci_cand_victimei_unui_accident_de_circulatie_i_s-au_oprit_bataile_inimii_stop_cardiac_masajul_cardiac_se_executa" </w:instrText>
        </w:r>
      </w:ins>
      <w:r w:rsidRPr="009316C1">
        <w:rPr>
          <w:rFonts w:ascii="Tahoma" w:hAnsi="Tahoma" w:cs="Tahoma"/>
          <w:b/>
          <w:bCs/>
          <w:color w:val="222222"/>
          <w:sz w:val="21"/>
          <w:szCs w:val="21"/>
        </w:rPr>
      </w:r>
      <w:ins w:id="213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715. Atunci când victimei unui accident de circulaţie i s-au oprit bătăile inimii (stop cardiac), masajul cardiac se execută: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136" w:author="Unknown"/>
          <w:rFonts w:ascii="Arial" w:hAnsi="Arial" w:cs="Arial"/>
          <w:color w:val="222222"/>
          <w:sz w:val="18"/>
          <w:szCs w:val="18"/>
        </w:rPr>
      </w:pPr>
      <w:ins w:id="213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prin apăsarea ritmică cu podul palmelor suprapuse a toracelui victimei, în dreptul inimii;</w:t>
        </w:r>
      </w:ins>
    </w:p>
    <w:p w:rsidR="00AE1230" w:rsidRPr="007E372D" w:rsidRDefault="00AE1230" w:rsidP="007E372D">
      <w:pPr>
        <w:shd w:val="clear" w:color="auto" w:fill="FCFDFD"/>
        <w:spacing w:after="30" w:line="240" w:lineRule="auto"/>
        <w:rPr>
          <w:ins w:id="2138" w:author="Unknown"/>
          <w:rFonts w:ascii="Arial" w:hAnsi="Arial" w:cs="Arial"/>
          <w:color w:val="222222"/>
          <w:sz w:val="18"/>
          <w:szCs w:val="18"/>
        </w:rPr>
      </w:pPr>
      <w:ins w:id="213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prin lovirea cu palmele a obrajilor victimei;</w:t>
        </w:r>
      </w:ins>
    </w:p>
    <w:p w:rsidR="00AE1230" w:rsidRPr="007E372D" w:rsidRDefault="00AE1230" w:rsidP="007E372D">
      <w:pPr>
        <w:shd w:val="clear" w:color="auto" w:fill="FCFDFD"/>
        <w:spacing w:after="30" w:line="240" w:lineRule="auto"/>
        <w:rPr>
          <w:ins w:id="2140" w:author="Unknown"/>
          <w:rFonts w:ascii="Arial" w:hAnsi="Arial" w:cs="Arial"/>
          <w:color w:val="222222"/>
          <w:sz w:val="18"/>
          <w:szCs w:val="18"/>
        </w:rPr>
      </w:pPr>
      <w:ins w:id="214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prin încrucişarea ritmică a braţelor victimei simultan cu respiraţia artificială.</w:t>
        </w:r>
      </w:ins>
    </w:p>
    <w:p w:rsidR="00AE1230" w:rsidRPr="007E372D" w:rsidRDefault="00AE1230" w:rsidP="007E372D">
      <w:pPr>
        <w:shd w:val="clear" w:color="auto" w:fill="5C9CCC"/>
        <w:spacing w:after="0" w:line="240" w:lineRule="auto"/>
        <w:rPr>
          <w:ins w:id="2142" w:author="Unknown"/>
          <w:rFonts w:ascii="Arial" w:hAnsi="Arial" w:cs="Arial"/>
          <w:b/>
          <w:bCs/>
          <w:color w:val="FFFFFF"/>
          <w:sz w:val="18"/>
          <w:szCs w:val="18"/>
        </w:rPr>
      </w:pPr>
      <w:ins w:id="2143"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144" w:author="Unknown"/>
          <w:rFonts w:ascii="Arial" w:hAnsi="Arial" w:cs="Arial"/>
          <w:color w:val="222222"/>
          <w:sz w:val="18"/>
          <w:szCs w:val="18"/>
        </w:rPr>
      </w:pPr>
      <w:ins w:id="214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2146" w:author="Unknown">
        <w:r w:rsidRPr="007E372D">
          <w:rPr>
            <w:rFonts w:ascii="Arial" w:hAnsi="Arial" w:cs="Arial"/>
            <w:color w:val="222222"/>
            <w:sz w:val="18"/>
            <w:szCs w:val="18"/>
          </w:rPr>
          <w:fldChar w:fldCharType="separate"/>
        </w:r>
        <w:r w:rsidRPr="007E372D">
          <w:rPr>
            <w:rFonts w:ascii="Arial" w:hAnsi="Arial" w:cs="Arial"/>
            <w:color w:val="000000"/>
            <w:sz w:val="18"/>
            <w:u w:val="single"/>
          </w:rPr>
          <w:t>intrebari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2147"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148" w:author="Unknown"/>
          <w:rFonts w:ascii="Tahoma" w:hAnsi="Tahoma" w:cs="Tahoma"/>
          <w:b/>
          <w:bCs/>
          <w:color w:val="222222"/>
          <w:sz w:val="21"/>
          <w:szCs w:val="21"/>
        </w:rPr>
      </w:pPr>
      <w:ins w:id="214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"http://e-drpciv.ro/intrebare/31/utilizarea_franei_de_serviciu_este_semnalizata_cu" </w:instrText>
        </w:r>
      </w:ins>
      <w:r w:rsidRPr="009316C1">
        <w:rPr>
          <w:rFonts w:ascii="Tahoma" w:hAnsi="Tahoma" w:cs="Tahoma"/>
          <w:b/>
          <w:bCs/>
          <w:color w:val="222222"/>
          <w:sz w:val="21"/>
          <w:szCs w:val="21"/>
        </w:rPr>
      </w:r>
      <w:ins w:id="215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31. Utilizarea frânei de serviciu este semnalizată cu:</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151" w:author="Unknown"/>
          <w:rFonts w:ascii="Arial" w:hAnsi="Arial" w:cs="Arial"/>
          <w:color w:val="222222"/>
          <w:sz w:val="18"/>
          <w:szCs w:val="18"/>
        </w:rPr>
      </w:pPr>
      <w:ins w:id="215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luminile de culoare portocalie;</w:t>
        </w:r>
      </w:ins>
    </w:p>
    <w:p w:rsidR="00AE1230" w:rsidRPr="007E372D" w:rsidRDefault="00AE1230" w:rsidP="007E372D">
      <w:pPr>
        <w:shd w:val="clear" w:color="auto" w:fill="FCFDFD"/>
        <w:spacing w:after="30" w:line="240" w:lineRule="auto"/>
        <w:rPr>
          <w:ins w:id="2153" w:author="Unknown"/>
          <w:rFonts w:ascii="Arial" w:hAnsi="Arial" w:cs="Arial"/>
          <w:color w:val="222222"/>
          <w:sz w:val="18"/>
          <w:szCs w:val="18"/>
        </w:rPr>
      </w:pPr>
      <w:ins w:id="215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luminile de avarie din faţă şi din spate;</w:t>
        </w:r>
      </w:ins>
    </w:p>
    <w:p w:rsidR="00AE1230" w:rsidRPr="007E372D" w:rsidRDefault="00AE1230" w:rsidP="007E372D">
      <w:pPr>
        <w:shd w:val="clear" w:color="auto" w:fill="33FF33"/>
        <w:spacing w:after="30" w:line="240" w:lineRule="auto"/>
        <w:rPr>
          <w:ins w:id="2155" w:author="Unknown"/>
          <w:rFonts w:ascii="Arial" w:hAnsi="Arial" w:cs="Arial"/>
          <w:color w:val="222222"/>
          <w:sz w:val="18"/>
          <w:szCs w:val="18"/>
        </w:rPr>
      </w:pPr>
      <w:ins w:id="215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luminile roşii din spate.</w:t>
        </w:r>
      </w:ins>
    </w:p>
    <w:p w:rsidR="00AE1230" w:rsidRPr="007E372D" w:rsidRDefault="00AE1230" w:rsidP="007E372D">
      <w:pPr>
        <w:shd w:val="clear" w:color="auto" w:fill="5C9CCC"/>
        <w:spacing w:after="0" w:line="240" w:lineRule="auto"/>
        <w:rPr>
          <w:ins w:id="2157" w:author="Unknown"/>
          <w:rFonts w:ascii="Arial" w:hAnsi="Arial" w:cs="Arial"/>
          <w:b/>
          <w:bCs/>
          <w:color w:val="FFFFFF"/>
          <w:sz w:val="18"/>
          <w:szCs w:val="18"/>
        </w:rPr>
      </w:pPr>
      <w:ins w:id="2158"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159" w:author="Unknown"/>
          <w:rFonts w:ascii="Arial" w:hAnsi="Arial" w:cs="Arial"/>
          <w:color w:val="222222"/>
          <w:sz w:val="18"/>
          <w:szCs w:val="18"/>
        </w:rPr>
      </w:pPr>
      <w:ins w:id="2160"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"http://e-drpciv.ro/tag/raspunsuri-drpciv" </w:instrText>
        </w:r>
      </w:ins>
      <w:r w:rsidRPr="009316C1">
        <w:rPr>
          <w:rFonts w:ascii="Arial" w:hAnsi="Arial" w:cs="Arial"/>
          <w:color w:val="222222"/>
          <w:sz w:val="18"/>
          <w:szCs w:val="18"/>
        </w:rPr>
      </w:r>
      <w:ins w:id="2161" w:author="Unknown">
        <w:r w:rsidRPr="007E372D">
          <w:rPr>
            <w:rFonts w:ascii="Arial" w:hAnsi="Arial" w:cs="Arial"/>
            <w:color w:val="222222"/>
            <w:sz w:val="18"/>
            <w:szCs w:val="18"/>
          </w:rPr>
          <w:fldChar w:fldCharType="separate"/>
        </w:r>
        <w:r w:rsidRPr="007E372D">
          <w:rPr>
            <w:rFonts w:ascii="Arial" w:hAnsi="Arial" w:cs="Arial"/>
            <w:color w:val="000000"/>
            <w:sz w:val="18"/>
            <w:u w:val="single"/>
          </w:rPr>
          <w:t>raspunsuri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2162" w:author="Unknown">
        <w:r w:rsidRPr="007E372D">
          <w:rPr>
            <w:rFonts w:ascii="Arial" w:hAnsi="Arial" w:cs="Arial"/>
            <w:color w:val="222222"/>
            <w:sz w:val="18"/>
            <w:szCs w:val="18"/>
          </w:rPr>
          <w:fldChar w:fldCharType="separate"/>
        </w:r>
        <w:r w:rsidRPr="007E372D">
          <w:rPr>
            <w:rFonts w:ascii="Arial" w:hAnsi="Arial" w:cs="Arial"/>
            <w:b/>
            <w:bCs/>
            <w:color w:val="000000"/>
            <w:sz w:val="18"/>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163" w:author="Unknown"/>
          <w:rFonts w:ascii="Arial" w:hAnsi="Arial" w:cs="Arial"/>
          <w:color w:val="222222"/>
          <w:sz w:val="18"/>
          <w:szCs w:val="18"/>
        </w:rPr>
      </w:pPr>
      <w:ins w:id="2164"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"http://e-drpciv.ro/poze2/607.jpg" </w:instrText>
        </w:r>
      </w:ins>
      <w:r w:rsidRPr="009316C1">
        <w:rPr>
          <w:rFonts w:ascii="Arial" w:hAnsi="Arial" w:cs="Arial"/>
          <w:color w:val="222222"/>
          <w:sz w:val="18"/>
          <w:szCs w:val="18"/>
        </w:rPr>
      </w:r>
      <w:ins w:id="2165" w:author="Unknown">
        <w:r w:rsidRPr="007E372D">
          <w:rPr>
            <w:rFonts w:ascii="Arial" w:hAnsi="Arial" w:cs="Arial"/>
            <w:color w:val="222222"/>
            <w:sz w:val="18"/>
            <w:szCs w:val="18"/>
          </w:rPr>
          <w:fldChar w:fldCharType="separate"/>
        </w:r>
      </w:ins>
      <w:r>
        <w:rPr>
          <w:noProof/>
        </w:rPr>
        <w:pict>
          <v:shape id="Picture 207" o:spid="_x0000_s1225" type="#_x0000_t75" alt="http://e-drpciv.ro/poze2/607.jpg" href="http://e-drpciv.ro/poze2/607.j" style="position:absolute;margin-left:65pt;margin-top:0;width:105pt;height:78.75pt;z-index:251862016;visibility:visible;mso-wrap-distance-left:0;mso-wrap-distance-right:0;mso-position-horizontal:right;mso-position-horizontal-relative:text;mso-position-vertical-relative:line" o:allowoverlap="f" o:button="t">
            <v:fill o:detectmouseclick="t"/>
            <v:imagedata r:id="rId1991" o:title=""/>
            <w10:wrap type="square"/>
          </v:shape>
        </w:pict>
      </w:r>
      <w:ins w:id="2166"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167" w:author="Unknown"/>
          <w:rFonts w:ascii="Tahoma" w:hAnsi="Tahoma" w:cs="Tahoma"/>
          <w:b/>
          <w:bCs/>
          <w:color w:val="222222"/>
          <w:sz w:val="21"/>
          <w:szCs w:val="21"/>
        </w:rPr>
      </w:pPr>
      <w:ins w:id="2168"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"http://e-drpciv.ro/intrebare/607/cum_veti_proceda_in_situatia_data" </w:instrText>
        </w:r>
      </w:ins>
      <w:r w:rsidRPr="009316C1">
        <w:rPr>
          <w:rFonts w:ascii="Tahoma" w:hAnsi="Tahoma" w:cs="Tahoma"/>
          <w:b/>
          <w:bCs/>
          <w:color w:val="222222"/>
          <w:sz w:val="21"/>
          <w:szCs w:val="21"/>
        </w:rPr>
      </w:r>
      <w:ins w:id="2169"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607. Cum veţi proceda în situaţia dată?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170" w:author="Unknown"/>
          <w:rFonts w:ascii="Arial" w:hAnsi="Arial" w:cs="Arial"/>
          <w:color w:val="222222"/>
          <w:sz w:val="18"/>
          <w:szCs w:val="18"/>
        </w:rPr>
      </w:pPr>
      <w:ins w:id="2171"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reduceţi viteza şi traversaţi cu atenţie;</w:t>
        </w:r>
      </w:ins>
    </w:p>
    <w:p w:rsidR="00AE1230" w:rsidRPr="007E372D" w:rsidRDefault="00AE1230" w:rsidP="007E372D">
      <w:pPr>
        <w:shd w:val="clear" w:color="auto" w:fill="33FF33"/>
        <w:spacing w:after="30" w:line="240" w:lineRule="auto"/>
        <w:rPr>
          <w:ins w:id="2172" w:author="Unknown"/>
          <w:rFonts w:ascii="Arial" w:hAnsi="Arial" w:cs="Arial"/>
          <w:color w:val="222222"/>
          <w:sz w:val="18"/>
          <w:szCs w:val="18"/>
        </w:rPr>
      </w:pPr>
      <w:ins w:id="2173"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opriţi şi aşteptaţi apariţia luminii de culoare verde;</w:t>
        </w:r>
      </w:ins>
    </w:p>
    <w:p w:rsidR="00AE1230" w:rsidRPr="007E372D" w:rsidRDefault="00AE1230" w:rsidP="007E372D">
      <w:pPr>
        <w:shd w:val="clear" w:color="auto" w:fill="FCFDFD"/>
        <w:spacing w:after="30" w:line="240" w:lineRule="auto"/>
        <w:rPr>
          <w:ins w:id="2174" w:author="Unknown"/>
          <w:rFonts w:ascii="Arial" w:hAnsi="Arial" w:cs="Arial"/>
          <w:color w:val="222222"/>
          <w:sz w:val="18"/>
          <w:szCs w:val="18"/>
        </w:rPr>
      </w:pPr>
      <w:ins w:id="2175"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acordaţi prioritate pietonilor, după care vă continuaţi deplasarea.</w:t>
        </w:r>
      </w:ins>
    </w:p>
    <w:p w:rsidR="00AE1230" w:rsidRPr="007E372D" w:rsidRDefault="00AE1230" w:rsidP="007E372D">
      <w:pPr>
        <w:shd w:val="clear" w:color="auto" w:fill="5C9CCC"/>
        <w:spacing w:after="0" w:line="240" w:lineRule="auto"/>
        <w:rPr>
          <w:ins w:id="2176" w:author="Unknown"/>
          <w:rFonts w:ascii="Arial" w:hAnsi="Arial" w:cs="Arial"/>
          <w:b/>
          <w:bCs/>
          <w:color w:val="FFFFFF"/>
          <w:sz w:val="18"/>
          <w:szCs w:val="18"/>
        </w:rPr>
      </w:pPr>
      <w:ins w:id="2177"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178" w:author="Unknown"/>
          <w:rFonts w:ascii="Arial" w:hAnsi="Arial" w:cs="Arial"/>
          <w:color w:val="222222"/>
          <w:sz w:val="18"/>
          <w:szCs w:val="18"/>
        </w:rPr>
      </w:pPr>
      <w:ins w:id="2179"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2180" w:author="Unknown">
        <w:r w:rsidRPr="007E372D">
          <w:rPr>
            <w:rFonts w:ascii="Arial" w:hAnsi="Arial" w:cs="Arial"/>
            <w:color w:val="222222"/>
            <w:sz w:val="18"/>
            <w:szCs w:val="18"/>
          </w:rPr>
          <w:fldChar w:fldCharType="separate"/>
        </w:r>
        <w:r w:rsidRPr="007E372D">
          <w:rPr>
            <w:rFonts w:ascii="Arial" w:hAnsi="Arial" w:cs="Arial"/>
            <w:b/>
            <w:bCs/>
            <w:color w:val="000000"/>
            <w:sz w:val="18"/>
          </w:rPr>
          <w:t>permis cat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2181"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182" w:author="Unknown"/>
          <w:rFonts w:ascii="Arial" w:hAnsi="Arial" w:cs="Arial"/>
          <w:color w:val="222222"/>
          <w:sz w:val="18"/>
          <w:szCs w:val="18"/>
        </w:rPr>
      </w:pPr>
      <w:ins w:id="2183"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"http://e-drpciv.ro/poze2/815.jpg" </w:instrText>
        </w:r>
      </w:ins>
      <w:r w:rsidRPr="009316C1">
        <w:rPr>
          <w:rFonts w:ascii="Arial" w:hAnsi="Arial" w:cs="Arial"/>
          <w:color w:val="222222"/>
          <w:sz w:val="18"/>
          <w:szCs w:val="18"/>
        </w:rPr>
      </w:r>
      <w:ins w:id="2184" w:author="Unknown">
        <w:r w:rsidRPr="007E372D">
          <w:rPr>
            <w:rFonts w:ascii="Arial" w:hAnsi="Arial" w:cs="Arial"/>
            <w:color w:val="222222"/>
            <w:sz w:val="18"/>
            <w:szCs w:val="18"/>
          </w:rPr>
          <w:fldChar w:fldCharType="separate"/>
        </w:r>
      </w:ins>
      <w:r>
        <w:rPr>
          <w:noProof/>
        </w:rPr>
        <w:pict>
          <v:shape id="Picture 208" o:spid="_x0000_s1226" type="#_x0000_t75" alt="http://e-drpciv.ro/poze2/815.jpg" href="http://e-drpciv.ro/poze2/815.j" style="position:absolute;margin-left:65pt;margin-top:0;width:105pt;height:78.75pt;z-index:251863040;visibility:visible;mso-wrap-distance-left:0;mso-wrap-distance-right:0;mso-position-horizontal:right;mso-position-horizontal-relative:text;mso-position-vertical-relative:line" o:allowoverlap="f" o:button="t">
            <v:fill o:detectmouseclick="t"/>
            <v:imagedata r:id="rId1992" o:title=""/>
            <w10:wrap type="square"/>
          </v:shape>
        </w:pict>
      </w:r>
      <w:ins w:id="2185"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186" w:author="Unknown"/>
          <w:rFonts w:ascii="Tahoma" w:hAnsi="Tahoma" w:cs="Tahoma"/>
          <w:b/>
          <w:bCs/>
          <w:color w:val="222222"/>
          <w:sz w:val="21"/>
          <w:szCs w:val="21"/>
        </w:rPr>
      </w:pPr>
      <w:ins w:id="2187"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"http://e-drpciv.ro/intrebare/815/indicatorul_va_avertizeaza_ca_urmeaza" </w:instrText>
        </w:r>
      </w:ins>
      <w:r w:rsidRPr="009316C1">
        <w:rPr>
          <w:rFonts w:ascii="Tahoma" w:hAnsi="Tahoma" w:cs="Tahoma"/>
          <w:b/>
          <w:bCs/>
          <w:color w:val="222222"/>
          <w:sz w:val="21"/>
          <w:szCs w:val="21"/>
        </w:rPr>
      </w:r>
      <w:ins w:id="2188"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815. Indicatorul vă avertizează că urmează: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189" w:author="Unknown"/>
          <w:rFonts w:ascii="Arial" w:hAnsi="Arial" w:cs="Arial"/>
          <w:color w:val="222222"/>
          <w:sz w:val="18"/>
          <w:szCs w:val="18"/>
        </w:rPr>
      </w:pPr>
      <w:ins w:id="2190"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 urcare cu înclinare mare, pe o lungime de 2000 m;</w:t>
        </w:r>
      </w:ins>
    </w:p>
    <w:p w:rsidR="00AE1230" w:rsidRPr="007E372D" w:rsidRDefault="00AE1230" w:rsidP="007E372D">
      <w:pPr>
        <w:shd w:val="clear" w:color="auto" w:fill="FCFDFD"/>
        <w:spacing w:after="30" w:line="240" w:lineRule="auto"/>
        <w:rPr>
          <w:ins w:id="2191" w:author="Unknown"/>
          <w:rFonts w:ascii="Arial" w:hAnsi="Arial" w:cs="Arial"/>
          <w:color w:val="222222"/>
          <w:sz w:val="18"/>
          <w:szCs w:val="18"/>
        </w:rPr>
      </w:pPr>
      <w:ins w:id="2192"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 coborâre periculoasă, cu o diferenţă de nivel de 10 m până la 100 m pe orizontală;</w:t>
        </w:r>
      </w:ins>
    </w:p>
    <w:p w:rsidR="00AE1230" w:rsidRPr="007E372D" w:rsidRDefault="00AE1230" w:rsidP="007E372D">
      <w:pPr>
        <w:shd w:val="clear" w:color="auto" w:fill="FCFDFD"/>
        <w:spacing w:after="30" w:line="240" w:lineRule="auto"/>
        <w:rPr>
          <w:ins w:id="2193" w:author="Unknown"/>
          <w:rFonts w:ascii="Arial" w:hAnsi="Arial" w:cs="Arial"/>
          <w:color w:val="222222"/>
          <w:sz w:val="18"/>
          <w:szCs w:val="18"/>
        </w:rPr>
      </w:pPr>
      <w:ins w:id="2194"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limitare de viteză la 10 km/h.</w:t>
        </w:r>
      </w:ins>
    </w:p>
    <w:p w:rsidR="00AE1230" w:rsidRPr="007E372D" w:rsidRDefault="00AE1230" w:rsidP="007E372D">
      <w:pPr>
        <w:shd w:val="clear" w:color="auto" w:fill="5C9CCC"/>
        <w:spacing w:after="0" w:line="240" w:lineRule="auto"/>
        <w:rPr>
          <w:ins w:id="2195" w:author="Unknown"/>
          <w:rFonts w:ascii="Arial" w:hAnsi="Arial" w:cs="Arial"/>
          <w:b/>
          <w:bCs/>
          <w:color w:val="FFFFFF"/>
          <w:sz w:val="18"/>
          <w:szCs w:val="18"/>
        </w:rPr>
      </w:pPr>
      <w:ins w:id="2196" w:author="Unknown">
        <w:r w:rsidRPr="007E372D">
          <w:rPr>
            <w:rFonts w:ascii="Arial" w:hAnsi="Arial" w:cs="Arial"/>
            <w:b/>
            <w:bCs/>
            <w:color w:val="FFFFFF"/>
            <w:sz w:val="18"/>
          </w:rPr>
          <w:t>2 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197" w:author="Unknown"/>
          <w:rFonts w:ascii="Arial" w:hAnsi="Arial" w:cs="Arial"/>
          <w:color w:val="222222"/>
          <w:sz w:val="18"/>
          <w:szCs w:val="18"/>
        </w:rPr>
      </w:pPr>
      <w:ins w:id="2198"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2199" w:author="Unknown">
        <w:r w:rsidRPr="007E372D">
          <w:rPr>
            <w:rFonts w:ascii="Arial" w:hAnsi="Arial" w:cs="Arial"/>
            <w:color w:val="222222"/>
            <w:sz w:val="18"/>
            <w:szCs w:val="18"/>
          </w:rPr>
          <w:fldChar w:fldCharType="separate"/>
        </w:r>
        <w:r w:rsidRPr="007E372D">
          <w:rPr>
            <w:rFonts w:ascii="Arial" w:hAnsi="Arial" w:cs="Arial"/>
            <w:color w:val="000000"/>
            <w:sz w:val="18"/>
            <w:u w:val="single"/>
          </w:rPr>
          <w:t>www drpciv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"http://e-drpciv.ro/tag/permis-auto-categoria-b1" </w:instrText>
        </w:r>
      </w:ins>
      <w:r w:rsidRPr="009316C1">
        <w:rPr>
          <w:rFonts w:ascii="Arial" w:hAnsi="Arial" w:cs="Arial"/>
          <w:color w:val="222222"/>
          <w:sz w:val="18"/>
          <w:szCs w:val="18"/>
        </w:rPr>
      </w:r>
      <w:ins w:id="2200"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auto categoria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201" w:author="Unknown"/>
          <w:rFonts w:ascii="Arial" w:hAnsi="Arial" w:cs="Arial"/>
          <w:color w:val="222222"/>
          <w:sz w:val="18"/>
          <w:szCs w:val="18"/>
        </w:rPr>
      </w:pPr>
      <w:ins w:id="2202"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"http://e-drpciv.ro/poze2/3754.jpg" </w:instrText>
        </w:r>
      </w:ins>
      <w:r w:rsidRPr="009316C1">
        <w:rPr>
          <w:rFonts w:ascii="Arial" w:hAnsi="Arial" w:cs="Arial"/>
          <w:color w:val="222222"/>
          <w:sz w:val="18"/>
          <w:szCs w:val="18"/>
        </w:rPr>
      </w:r>
      <w:ins w:id="2203" w:author="Unknown">
        <w:r w:rsidRPr="007E372D">
          <w:rPr>
            <w:rFonts w:ascii="Arial" w:hAnsi="Arial" w:cs="Arial"/>
            <w:color w:val="222222"/>
            <w:sz w:val="18"/>
            <w:szCs w:val="18"/>
          </w:rPr>
          <w:fldChar w:fldCharType="separate"/>
        </w:r>
      </w:ins>
      <w:r>
        <w:rPr>
          <w:noProof/>
        </w:rPr>
        <w:pict>
          <v:shape id="Picture 209" o:spid="_x0000_s1227" type="#_x0000_t75" alt="http://e-drpciv.ro/poze2/3754.jpg" href="http://e-drpciv.ro/poze2/3754.j" style="position:absolute;margin-left:65pt;margin-top:0;width:105pt;height:78.75pt;z-index:251864064;visibility:visible;mso-wrap-distance-left:0;mso-wrap-distance-right:0;mso-position-horizontal:right;mso-position-horizontal-relative:text;mso-position-vertical-relative:line" o:allowoverlap="f" o:button="t">
            <v:fill o:detectmouseclick="t"/>
            <v:imagedata r:id="rId1993" o:title=""/>
            <w10:wrap type="square"/>
          </v:shape>
        </w:pict>
      </w:r>
      <w:ins w:id="2204"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205" w:author="Unknown"/>
          <w:rFonts w:ascii="Tahoma" w:hAnsi="Tahoma" w:cs="Tahoma"/>
          <w:b/>
          <w:bCs/>
          <w:color w:val="222222"/>
          <w:sz w:val="21"/>
          <w:szCs w:val="21"/>
        </w:rPr>
      </w:pPr>
      <w:ins w:id="2206"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"http://e-drpciv.ro/intrebare/3754/ce_obligatii_iti_revin_atunci_cand_intalnesti_indicatorul_alaturat" </w:instrText>
        </w:r>
      </w:ins>
      <w:r w:rsidRPr="009316C1">
        <w:rPr>
          <w:rFonts w:ascii="Tahoma" w:hAnsi="Tahoma" w:cs="Tahoma"/>
          <w:b/>
          <w:bCs/>
          <w:color w:val="222222"/>
          <w:sz w:val="21"/>
          <w:szCs w:val="21"/>
        </w:rPr>
      </w:r>
      <w:ins w:id="2207"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3754. Ce obligaţii îţi revin atunci când întâlneşti indicatorul alăturat?</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208" w:author="Unknown"/>
          <w:rFonts w:ascii="Arial" w:hAnsi="Arial" w:cs="Arial"/>
          <w:color w:val="222222"/>
          <w:sz w:val="18"/>
          <w:szCs w:val="18"/>
        </w:rPr>
      </w:pPr>
      <w:ins w:id="2209"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nu ai nicio obligaţie indicatorul se adresează doar pietonilor;</w:t>
        </w:r>
      </w:ins>
    </w:p>
    <w:p w:rsidR="00AE1230" w:rsidRPr="007E372D" w:rsidRDefault="00AE1230" w:rsidP="007E372D">
      <w:pPr>
        <w:shd w:val="clear" w:color="auto" w:fill="FCFDFD"/>
        <w:spacing w:after="30" w:line="240" w:lineRule="auto"/>
        <w:rPr>
          <w:ins w:id="2210" w:author="Unknown"/>
          <w:rFonts w:ascii="Arial" w:hAnsi="Arial" w:cs="Arial"/>
          <w:color w:val="222222"/>
          <w:sz w:val="18"/>
          <w:szCs w:val="18"/>
        </w:rPr>
      </w:pPr>
      <w:ins w:id="2211"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reduci viteza şi opreşti, chiar dacă în zonă nu sunt pietoni;</w:t>
        </w:r>
      </w:ins>
    </w:p>
    <w:p w:rsidR="00AE1230" w:rsidRPr="007E372D" w:rsidRDefault="00AE1230" w:rsidP="007E372D">
      <w:pPr>
        <w:shd w:val="clear" w:color="auto" w:fill="33FF33"/>
        <w:spacing w:after="30" w:line="240" w:lineRule="auto"/>
        <w:rPr>
          <w:ins w:id="2212" w:author="Unknown"/>
          <w:rFonts w:ascii="Arial" w:hAnsi="Arial" w:cs="Arial"/>
          <w:color w:val="222222"/>
          <w:sz w:val="18"/>
          <w:szCs w:val="18"/>
        </w:rPr>
      </w:pPr>
      <w:ins w:id="2213"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efectuezi manevra de depăşire.</w:t>
        </w:r>
      </w:ins>
    </w:p>
    <w:p w:rsidR="00AE1230" w:rsidRPr="007E372D" w:rsidRDefault="00AE1230" w:rsidP="007E372D">
      <w:pPr>
        <w:shd w:val="clear" w:color="auto" w:fill="5C9CCC"/>
        <w:spacing w:after="0" w:line="240" w:lineRule="auto"/>
        <w:rPr>
          <w:ins w:id="2214" w:author="Unknown"/>
          <w:rFonts w:ascii="Arial" w:hAnsi="Arial" w:cs="Arial"/>
          <w:b/>
          <w:bCs/>
          <w:color w:val="FFFFFF"/>
          <w:sz w:val="18"/>
          <w:szCs w:val="18"/>
        </w:rPr>
      </w:pPr>
      <w:ins w:id="2215" w:author="Unknown">
        <w:r w:rsidRPr="007E372D">
          <w:rPr>
            <w:rFonts w:ascii="Arial" w:hAnsi="Arial" w:cs="Arial"/>
            <w:b/>
            <w:bCs/>
            <w:color w:val="FFFFFF"/>
            <w:sz w:val="18"/>
          </w:rPr>
          <w:t>2 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216" w:author="Unknown"/>
          <w:rFonts w:ascii="Arial" w:hAnsi="Arial" w:cs="Arial"/>
          <w:color w:val="222222"/>
          <w:sz w:val="18"/>
          <w:szCs w:val="18"/>
        </w:rPr>
      </w:pPr>
      <w:ins w:id="2217"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"http://e-drpciv.ro/tag/drpciv.ro" </w:instrText>
        </w:r>
      </w:ins>
      <w:r w:rsidRPr="009316C1">
        <w:rPr>
          <w:rFonts w:ascii="Arial" w:hAnsi="Arial" w:cs="Arial"/>
          <w:color w:val="222222"/>
          <w:sz w:val="18"/>
          <w:szCs w:val="18"/>
        </w:rPr>
      </w:r>
      <w:ins w:id="2218" w:author="Unknown">
        <w:r w:rsidRPr="007E372D">
          <w:rPr>
            <w:rFonts w:ascii="Arial" w:hAnsi="Arial" w:cs="Arial"/>
            <w:color w:val="222222"/>
            <w:sz w:val="18"/>
            <w:szCs w:val="18"/>
          </w:rPr>
          <w:fldChar w:fldCharType="separate"/>
        </w:r>
        <w:r w:rsidRPr="007E372D">
          <w:rPr>
            <w:rFonts w:ascii="Arial" w:hAnsi="Arial" w:cs="Arial"/>
            <w:b/>
            <w:bCs/>
            <w:color w:val="000000"/>
            <w:sz w:val="18"/>
          </w:rPr>
          <w:t>drpciv.ro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2219" w:author="Unknown">
        <w:r w:rsidRPr="007E372D">
          <w:rPr>
            <w:rFonts w:ascii="Arial" w:hAnsi="Arial" w:cs="Arial"/>
            <w:color w:val="222222"/>
            <w:sz w:val="18"/>
            <w:szCs w:val="18"/>
          </w:rPr>
          <w:fldChar w:fldCharType="separate"/>
        </w:r>
        <w:r w:rsidRPr="007E372D">
          <w:rPr>
            <w:rFonts w:ascii="Arial" w:hAnsi="Arial" w:cs="Arial"/>
            <w:b/>
            <w:bCs/>
            <w:color w:val="000000"/>
            <w:sz w:val="18"/>
          </w:rPr>
          <w:t>examen sala</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220" w:author="Unknown"/>
          <w:rFonts w:ascii="Tahoma" w:hAnsi="Tahoma" w:cs="Tahoma"/>
          <w:b/>
          <w:bCs/>
          <w:color w:val="222222"/>
          <w:sz w:val="21"/>
          <w:szCs w:val="21"/>
        </w:rPr>
      </w:pPr>
      <w:ins w:id="2221"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"http://e-drpciv.ro/intrebare/672/caile_respiratorii_pot_fi_astupate_prin" </w:instrText>
        </w:r>
      </w:ins>
      <w:r w:rsidRPr="009316C1">
        <w:rPr>
          <w:rFonts w:ascii="Tahoma" w:hAnsi="Tahoma" w:cs="Tahoma"/>
          <w:b/>
          <w:bCs/>
          <w:color w:val="222222"/>
          <w:sz w:val="21"/>
          <w:szCs w:val="21"/>
        </w:rPr>
      </w:r>
      <w:ins w:id="2222"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672. Căile respiratorii pot fi astupate prin:</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223" w:author="Unknown"/>
          <w:rFonts w:ascii="Arial" w:hAnsi="Arial" w:cs="Arial"/>
          <w:color w:val="222222"/>
          <w:sz w:val="18"/>
          <w:szCs w:val="18"/>
        </w:rPr>
      </w:pPr>
      <w:ins w:id="2224"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aşezarea pe spate a victimei;</w:t>
        </w:r>
      </w:ins>
    </w:p>
    <w:p w:rsidR="00AE1230" w:rsidRPr="007E372D" w:rsidRDefault="00AE1230" w:rsidP="007E372D">
      <w:pPr>
        <w:shd w:val="clear" w:color="auto" w:fill="FCFDFD"/>
        <w:spacing w:after="30" w:line="240" w:lineRule="auto"/>
        <w:rPr>
          <w:ins w:id="2225" w:author="Unknown"/>
          <w:rFonts w:ascii="Arial" w:hAnsi="Arial" w:cs="Arial"/>
          <w:color w:val="222222"/>
          <w:sz w:val="18"/>
          <w:szCs w:val="18"/>
        </w:rPr>
      </w:pPr>
      <w:ins w:id="2226"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aşezarea pe o parte a victimei;</w:t>
        </w:r>
      </w:ins>
    </w:p>
    <w:p w:rsidR="00AE1230" w:rsidRPr="007E372D" w:rsidRDefault="00AE1230" w:rsidP="007E372D">
      <w:pPr>
        <w:shd w:val="clear" w:color="auto" w:fill="33FF33"/>
        <w:spacing w:after="30" w:line="240" w:lineRule="auto"/>
        <w:rPr>
          <w:ins w:id="2227" w:author="Unknown"/>
          <w:rFonts w:ascii="Arial" w:hAnsi="Arial" w:cs="Arial"/>
          <w:color w:val="222222"/>
          <w:sz w:val="18"/>
          <w:szCs w:val="18"/>
        </w:rPr>
      </w:pPr>
      <w:ins w:id="2228"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intrarea unor corpi străini pe căile respiratorii.</w:t>
        </w:r>
      </w:ins>
    </w:p>
    <w:p w:rsidR="00AE1230" w:rsidRPr="007E372D" w:rsidRDefault="00AE1230" w:rsidP="007E372D">
      <w:pPr>
        <w:shd w:val="clear" w:color="auto" w:fill="5C9CCC"/>
        <w:spacing w:after="0" w:line="240" w:lineRule="auto"/>
        <w:rPr>
          <w:ins w:id="2229" w:author="Unknown"/>
          <w:rFonts w:ascii="Arial" w:hAnsi="Arial" w:cs="Arial"/>
          <w:b/>
          <w:bCs/>
          <w:color w:val="FFFFFF"/>
          <w:sz w:val="18"/>
          <w:szCs w:val="18"/>
        </w:rPr>
      </w:pPr>
      <w:ins w:id="2230"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231" w:author="Unknown"/>
          <w:rFonts w:ascii="Arial" w:hAnsi="Arial" w:cs="Arial"/>
          <w:color w:val="222222"/>
          <w:sz w:val="18"/>
          <w:szCs w:val="18"/>
        </w:rPr>
      </w:pPr>
      <w:ins w:id="2232"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2233" w:author="Unknown">
        <w:r w:rsidRPr="007E372D">
          <w:rPr>
            <w:rFonts w:ascii="Arial" w:hAnsi="Arial" w:cs="Arial"/>
            <w:color w:val="222222"/>
            <w:sz w:val="18"/>
            <w:szCs w:val="18"/>
          </w:rPr>
          <w:fldChar w:fldCharType="separate"/>
        </w:r>
        <w:r w:rsidRPr="007E372D">
          <w:rPr>
            <w:rFonts w:ascii="Arial" w:hAnsi="Arial" w:cs="Arial"/>
            <w:b/>
            <w:bCs/>
            <w:color w:val="000000"/>
            <w:sz w:val="18"/>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2234"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235" w:author="Unknown"/>
          <w:rFonts w:ascii="Tahoma" w:hAnsi="Tahoma" w:cs="Tahoma"/>
          <w:b/>
          <w:bCs/>
          <w:color w:val="222222"/>
          <w:sz w:val="21"/>
          <w:szCs w:val="21"/>
        </w:rPr>
      </w:pPr>
      <w:ins w:id="2236"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"http://e-drpciv.ro/intrebare/55/este_permisa_detinerea_montarea_sau_folosirea_la_autovehicule_a_sistemelor_care_perturba_buna_functionare_a_dispozitivelor_de_supraveghere_a_traficului" </w:instrText>
        </w:r>
      </w:ins>
      <w:r w:rsidRPr="009316C1">
        <w:rPr>
          <w:rFonts w:ascii="Tahoma" w:hAnsi="Tahoma" w:cs="Tahoma"/>
          <w:b/>
          <w:bCs/>
          <w:color w:val="222222"/>
          <w:sz w:val="21"/>
          <w:szCs w:val="21"/>
        </w:rPr>
      </w:r>
      <w:ins w:id="2237"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55. Este permisă deţinerea, montarea sau folosirea la autovehicule a sistemelor care perturbă buna funcţionare a dispozitivelor de supraveghere a traficului?</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238" w:author="Unknown"/>
          <w:rFonts w:ascii="Arial" w:hAnsi="Arial" w:cs="Arial"/>
          <w:color w:val="222222"/>
          <w:sz w:val="18"/>
          <w:szCs w:val="18"/>
        </w:rPr>
      </w:pPr>
      <w:ins w:id="2239"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w:t>
        </w:r>
      </w:ins>
    </w:p>
    <w:p w:rsidR="00AE1230" w:rsidRPr="007E372D" w:rsidRDefault="00AE1230" w:rsidP="007E372D">
      <w:pPr>
        <w:shd w:val="clear" w:color="auto" w:fill="33FF33"/>
        <w:spacing w:after="30" w:line="240" w:lineRule="auto"/>
        <w:rPr>
          <w:ins w:id="2240" w:author="Unknown"/>
          <w:rFonts w:ascii="Arial" w:hAnsi="Arial" w:cs="Arial"/>
          <w:color w:val="222222"/>
          <w:sz w:val="18"/>
          <w:szCs w:val="18"/>
        </w:rPr>
      </w:pPr>
      <w:ins w:id="2241"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w:t>
        </w:r>
      </w:ins>
    </w:p>
    <w:p w:rsidR="00AE1230" w:rsidRPr="007E372D" w:rsidRDefault="00AE1230" w:rsidP="007E372D">
      <w:pPr>
        <w:shd w:val="clear" w:color="auto" w:fill="FCFDFD"/>
        <w:spacing w:after="30" w:line="240" w:lineRule="auto"/>
        <w:rPr>
          <w:ins w:id="2242" w:author="Unknown"/>
          <w:rFonts w:ascii="Arial" w:hAnsi="Arial" w:cs="Arial"/>
          <w:color w:val="222222"/>
          <w:sz w:val="18"/>
          <w:szCs w:val="18"/>
        </w:rPr>
      </w:pPr>
      <w:ins w:id="2243"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acest aspect nu este stabilit legal.</w:t>
        </w:r>
      </w:ins>
    </w:p>
    <w:p w:rsidR="00AE1230" w:rsidRPr="007E372D" w:rsidRDefault="00AE1230" w:rsidP="007E372D">
      <w:pPr>
        <w:shd w:val="clear" w:color="auto" w:fill="5C9CCC"/>
        <w:spacing w:after="0" w:line="240" w:lineRule="auto"/>
        <w:rPr>
          <w:ins w:id="2244" w:author="Unknown"/>
          <w:rFonts w:ascii="Arial" w:hAnsi="Arial" w:cs="Arial"/>
          <w:b/>
          <w:bCs/>
          <w:color w:val="FFFFFF"/>
          <w:sz w:val="18"/>
          <w:szCs w:val="18"/>
        </w:rPr>
      </w:pPr>
      <w:ins w:id="2245"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246" w:author="Unknown"/>
          <w:rFonts w:ascii="Arial" w:hAnsi="Arial" w:cs="Arial"/>
          <w:color w:val="222222"/>
          <w:sz w:val="18"/>
          <w:szCs w:val="18"/>
        </w:rPr>
      </w:pPr>
      <w:ins w:id="2247"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2248" w:author="Unknown">
        <w:r w:rsidRPr="007E372D">
          <w:rPr>
            <w:rFonts w:ascii="Arial" w:hAnsi="Arial" w:cs="Arial"/>
            <w:color w:val="222222"/>
            <w:sz w:val="18"/>
            <w:szCs w:val="18"/>
          </w:rPr>
          <w:fldChar w:fldCharType="separate"/>
        </w:r>
        <w:r w:rsidRPr="007E372D">
          <w:rPr>
            <w:rFonts w:ascii="Arial" w:hAnsi="Arial" w:cs="Arial"/>
            <w:color w:val="000000"/>
            <w:sz w:val="18"/>
            <w:u w:val="single"/>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2249"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250" w:author="Unknown"/>
          <w:rFonts w:ascii="Tahoma" w:hAnsi="Tahoma" w:cs="Tahoma"/>
          <w:b/>
          <w:bCs/>
          <w:color w:val="222222"/>
          <w:sz w:val="21"/>
          <w:szCs w:val="21"/>
        </w:rPr>
      </w:pPr>
      <w:ins w:id="2251"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"http://e-drpciv.ro/intrebare/622/va_este_permis_sa_parcati_autovehiculul_pe_drumurile_publice" </w:instrText>
        </w:r>
      </w:ins>
      <w:r w:rsidRPr="009316C1">
        <w:rPr>
          <w:rFonts w:ascii="Tahoma" w:hAnsi="Tahoma" w:cs="Tahoma"/>
          <w:b/>
          <w:bCs/>
          <w:color w:val="222222"/>
          <w:sz w:val="21"/>
          <w:szCs w:val="21"/>
        </w:rPr>
      </w:r>
      <w:ins w:id="2252"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622. Vă este permis să parcaţi autovehiculul pe drumurile publice:</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253" w:author="Unknown"/>
          <w:rFonts w:ascii="Arial" w:hAnsi="Arial" w:cs="Arial"/>
          <w:color w:val="222222"/>
          <w:sz w:val="18"/>
          <w:szCs w:val="18"/>
        </w:rPr>
      </w:pPr>
      <w:ins w:id="2254"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în locurile special amenajate şi semnalizate prin indicatoare şi marcaje rutiere;</w:t>
        </w:r>
      </w:ins>
    </w:p>
    <w:p w:rsidR="00AE1230" w:rsidRPr="007E372D" w:rsidRDefault="00AE1230" w:rsidP="007E372D">
      <w:pPr>
        <w:shd w:val="clear" w:color="auto" w:fill="FCFDFD"/>
        <w:spacing w:after="30" w:line="240" w:lineRule="auto"/>
        <w:rPr>
          <w:ins w:id="2255" w:author="Unknown"/>
          <w:rFonts w:ascii="Arial" w:hAnsi="Arial" w:cs="Arial"/>
          <w:color w:val="222222"/>
          <w:sz w:val="18"/>
          <w:szCs w:val="18"/>
        </w:rPr>
      </w:pPr>
      <w:ins w:id="2256"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acolo unde nu există parcări amenajate;</w:t>
        </w:r>
      </w:ins>
    </w:p>
    <w:p w:rsidR="00AE1230" w:rsidRPr="007E372D" w:rsidRDefault="00AE1230" w:rsidP="007E372D">
      <w:pPr>
        <w:shd w:val="clear" w:color="auto" w:fill="FCFDFD"/>
        <w:spacing w:after="30" w:line="240" w:lineRule="auto"/>
        <w:rPr>
          <w:ins w:id="2257" w:author="Unknown"/>
          <w:rFonts w:ascii="Arial" w:hAnsi="Arial" w:cs="Arial"/>
          <w:color w:val="222222"/>
          <w:sz w:val="18"/>
          <w:szCs w:val="18"/>
        </w:rPr>
      </w:pPr>
      <w:ins w:id="2258"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acolo unde circulaţia în ambele sensuri se desfăşoară fără dificultate.</w:t>
        </w:r>
      </w:ins>
    </w:p>
    <w:p w:rsidR="00AE1230" w:rsidRPr="007E372D" w:rsidRDefault="00AE1230" w:rsidP="007E372D">
      <w:pPr>
        <w:shd w:val="clear" w:color="auto" w:fill="5C9CCC"/>
        <w:spacing w:after="0" w:line="240" w:lineRule="auto"/>
        <w:rPr>
          <w:ins w:id="2259" w:author="Unknown"/>
          <w:rFonts w:ascii="Arial" w:hAnsi="Arial" w:cs="Arial"/>
          <w:b/>
          <w:bCs/>
          <w:color w:val="FFFFFF"/>
          <w:sz w:val="18"/>
          <w:szCs w:val="18"/>
        </w:rPr>
      </w:pPr>
      <w:ins w:id="2260"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261" w:author="Unknown"/>
          <w:rFonts w:ascii="Arial" w:hAnsi="Arial" w:cs="Arial"/>
          <w:color w:val="222222"/>
          <w:sz w:val="18"/>
          <w:szCs w:val="18"/>
        </w:rPr>
      </w:pPr>
      <w:ins w:id="2262"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2263" w:author="Unknown">
        <w:r w:rsidRPr="007E372D">
          <w:rPr>
            <w:rFonts w:ascii="Arial" w:hAnsi="Arial" w:cs="Arial"/>
            <w:color w:val="222222"/>
            <w:sz w:val="18"/>
            <w:szCs w:val="18"/>
          </w:rPr>
          <w:fldChar w:fldCharType="separate"/>
        </w:r>
        <w:r w:rsidRPr="007E372D">
          <w:rPr>
            <w:rFonts w:ascii="Arial" w:hAnsi="Arial" w:cs="Arial"/>
            <w:b/>
            <w:bCs/>
            <w:color w:val="000000"/>
            <w:sz w:val="18"/>
          </w:rPr>
          <w:t>drpciv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2264" w:author="Unknown">
        <w:r w:rsidRPr="007E372D">
          <w:rPr>
            <w:rFonts w:ascii="Arial" w:hAnsi="Arial" w:cs="Arial"/>
            <w:color w:val="222222"/>
            <w:sz w:val="18"/>
            <w:szCs w:val="18"/>
          </w:rPr>
          <w:fldChar w:fldCharType="separate"/>
        </w:r>
        <w:r w:rsidRPr="007E372D">
          <w:rPr>
            <w:rFonts w:ascii="Arial" w:hAnsi="Arial" w:cs="Arial"/>
            <w:b/>
            <w:bCs/>
            <w:color w:val="000000"/>
            <w:sz w:val="18"/>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265" w:author="Unknown"/>
          <w:rFonts w:ascii="Tahoma" w:hAnsi="Tahoma" w:cs="Tahoma"/>
          <w:b/>
          <w:bCs/>
          <w:color w:val="222222"/>
          <w:sz w:val="21"/>
          <w:szCs w:val="21"/>
        </w:rPr>
      </w:pPr>
      <w:ins w:id="2266"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"http://e-drpciv.ro/intrebare/452/ce_ii_este_interzis_conducatorului_de_autovehicule_pe_timpul_deplasarii_pe_un_drum_public" </w:instrText>
        </w:r>
      </w:ins>
      <w:r w:rsidRPr="009316C1">
        <w:rPr>
          <w:rFonts w:ascii="Tahoma" w:hAnsi="Tahoma" w:cs="Tahoma"/>
          <w:b/>
          <w:bCs/>
          <w:color w:val="222222"/>
          <w:sz w:val="21"/>
          <w:szCs w:val="21"/>
        </w:rPr>
      </w:r>
      <w:ins w:id="2267"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452. Ce îi este interzis conducătorului de autovehicule pe timpul deplasării pe un drum public?</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268" w:author="Unknown"/>
          <w:rFonts w:ascii="Arial" w:hAnsi="Arial" w:cs="Arial"/>
          <w:color w:val="222222"/>
          <w:sz w:val="18"/>
          <w:szCs w:val="18"/>
        </w:rPr>
      </w:pPr>
      <w:ins w:id="2269"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transporte în autovehicul mai multe persoane decât numărul de locuri înscrise în certificatul de înmatriculare sau înregistrare;</w:t>
        </w:r>
      </w:ins>
    </w:p>
    <w:p w:rsidR="00AE1230" w:rsidRPr="007E372D" w:rsidRDefault="00AE1230" w:rsidP="007E372D">
      <w:pPr>
        <w:shd w:val="clear" w:color="auto" w:fill="FCFDFD"/>
        <w:spacing w:after="30" w:line="240" w:lineRule="auto"/>
        <w:rPr>
          <w:ins w:id="2270" w:author="Unknown"/>
          <w:rFonts w:ascii="Arial" w:hAnsi="Arial" w:cs="Arial"/>
          <w:color w:val="222222"/>
          <w:sz w:val="18"/>
          <w:szCs w:val="18"/>
        </w:rPr>
      </w:pPr>
      <w:ins w:id="2271"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permită controlul stării tehnice a autovehiculului, precum şi al bunurilor transportate;</w:t>
        </w:r>
      </w:ins>
    </w:p>
    <w:p w:rsidR="00AE1230" w:rsidRPr="007E372D" w:rsidRDefault="00AE1230" w:rsidP="007E372D">
      <w:pPr>
        <w:shd w:val="clear" w:color="auto" w:fill="FCFDFD"/>
        <w:spacing w:after="30" w:line="240" w:lineRule="auto"/>
        <w:rPr>
          <w:ins w:id="2272" w:author="Unknown"/>
          <w:rFonts w:ascii="Arial" w:hAnsi="Arial" w:cs="Arial"/>
          <w:color w:val="222222"/>
          <w:sz w:val="18"/>
          <w:szCs w:val="18"/>
        </w:rPr>
      </w:pPr>
      <w:ins w:id="2273"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deschidă uşile autovehiculului atunci când este parcat.</w:t>
        </w:r>
      </w:ins>
    </w:p>
    <w:p w:rsidR="00AE1230" w:rsidRPr="007E372D" w:rsidRDefault="00AE1230" w:rsidP="007E372D">
      <w:pPr>
        <w:shd w:val="clear" w:color="auto" w:fill="5C9CCC"/>
        <w:spacing w:after="0" w:line="240" w:lineRule="auto"/>
        <w:rPr>
          <w:ins w:id="2274" w:author="Unknown"/>
          <w:rFonts w:ascii="Arial" w:hAnsi="Arial" w:cs="Arial"/>
          <w:b/>
          <w:bCs/>
          <w:color w:val="FFFFFF"/>
          <w:sz w:val="18"/>
          <w:szCs w:val="18"/>
        </w:rPr>
      </w:pPr>
      <w:ins w:id="2275"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276" w:author="Unknown"/>
          <w:rFonts w:ascii="Arial" w:hAnsi="Arial" w:cs="Arial"/>
          <w:color w:val="222222"/>
          <w:sz w:val="18"/>
          <w:szCs w:val="18"/>
        </w:rPr>
      </w:pPr>
      <w:ins w:id="2277"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2278"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auto 2014</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"http://e-drpciv.ro/tag/intrebari-categoria-B1" </w:instrText>
        </w:r>
      </w:ins>
      <w:r w:rsidRPr="009316C1">
        <w:rPr>
          <w:rFonts w:ascii="Arial" w:hAnsi="Arial" w:cs="Arial"/>
          <w:color w:val="222222"/>
          <w:sz w:val="18"/>
          <w:szCs w:val="18"/>
        </w:rPr>
      </w:r>
      <w:ins w:id="2279" w:author="Unknown">
        <w:r w:rsidRPr="007E372D">
          <w:rPr>
            <w:rFonts w:ascii="Arial" w:hAnsi="Arial" w:cs="Arial"/>
            <w:color w:val="222222"/>
            <w:sz w:val="18"/>
            <w:szCs w:val="18"/>
          </w:rPr>
          <w:fldChar w:fldCharType="separate"/>
        </w:r>
        <w:r w:rsidRPr="007E372D">
          <w:rPr>
            <w:rFonts w:ascii="Arial" w:hAnsi="Arial" w:cs="Arial"/>
            <w:color w:val="000000"/>
            <w:sz w:val="18"/>
            <w:u w:val="single"/>
          </w:rPr>
          <w:t>intrebari categoria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280" w:author="Unknown"/>
          <w:rFonts w:ascii="Arial" w:hAnsi="Arial" w:cs="Arial"/>
          <w:color w:val="222222"/>
          <w:sz w:val="18"/>
          <w:szCs w:val="18"/>
        </w:rPr>
      </w:pPr>
      <w:ins w:id="2281"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"http://e-drpciv.ro/poze2/699.jpg" </w:instrText>
        </w:r>
      </w:ins>
      <w:r w:rsidRPr="009316C1">
        <w:rPr>
          <w:rFonts w:ascii="Arial" w:hAnsi="Arial" w:cs="Arial"/>
          <w:color w:val="222222"/>
          <w:sz w:val="18"/>
          <w:szCs w:val="18"/>
        </w:rPr>
      </w:r>
      <w:ins w:id="2282" w:author="Unknown">
        <w:r w:rsidRPr="007E372D">
          <w:rPr>
            <w:rFonts w:ascii="Arial" w:hAnsi="Arial" w:cs="Arial"/>
            <w:color w:val="222222"/>
            <w:sz w:val="18"/>
            <w:szCs w:val="18"/>
          </w:rPr>
          <w:fldChar w:fldCharType="separate"/>
        </w:r>
      </w:ins>
      <w:r>
        <w:rPr>
          <w:noProof/>
        </w:rPr>
        <w:pict>
          <v:shape id="Picture 210" o:spid="_x0000_s1228" type="#_x0000_t75" alt="http://e-drpciv.ro/poze2/699.jpg" href="http://e-drpciv.ro/poze2/699.j" style="position:absolute;margin-left:65pt;margin-top:0;width:105pt;height:78.75pt;z-index:251865088;visibility:visible;mso-wrap-distance-left:0;mso-wrap-distance-right:0;mso-position-horizontal:right;mso-position-horizontal-relative:text;mso-position-vertical-relative:line" o:allowoverlap="f" o:button="t">
            <v:fill o:detectmouseclick="t"/>
            <v:imagedata r:id="rId1994" o:title=""/>
            <w10:wrap type="square"/>
          </v:shape>
        </w:pict>
      </w:r>
      <w:ins w:id="2283"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284" w:author="Unknown"/>
          <w:rFonts w:ascii="Tahoma" w:hAnsi="Tahoma" w:cs="Tahoma"/>
          <w:b/>
          <w:bCs/>
          <w:color w:val="222222"/>
          <w:sz w:val="21"/>
          <w:szCs w:val="21"/>
        </w:rPr>
      </w:pPr>
      <w:ins w:id="2285"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"http://e-drpciv.ro/intrebare/699/la_semnalul_politistului_trebuie_sa_opreasca" </w:instrText>
        </w:r>
      </w:ins>
      <w:r w:rsidRPr="009316C1">
        <w:rPr>
          <w:rFonts w:ascii="Tahoma" w:hAnsi="Tahoma" w:cs="Tahoma"/>
          <w:b/>
          <w:bCs/>
          <w:color w:val="222222"/>
          <w:sz w:val="21"/>
          <w:szCs w:val="21"/>
        </w:rPr>
      </w:r>
      <w:ins w:id="2286"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699. La semnalul poliţistului trebuie să oprească: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287" w:author="Unknown"/>
          <w:rFonts w:ascii="Arial" w:hAnsi="Arial" w:cs="Arial"/>
          <w:color w:val="222222"/>
          <w:sz w:val="18"/>
          <w:szCs w:val="18"/>
        </w:rPr>
      </w:pPr>
      <w:ins w:id="2288"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autoturismul şi autocamionul;</w:t>
        </w:r>
      </w:ins>
    </w:p>
    <w:p w:rsidR="00AE1230" w:rsidRPr="007E372D" w:rsidRDefault="00AE1230" w:rsidP="007E372D">
      <w:pPr>
        <w:shd w:val="clear" w:color="auto" w:fill="33FF33"/>
        <w:spacing w:after="30" w:line="240" w:lineRule="auto"/>
        <w:rPr>
          <w:ins w:id="2289" w:author="Unknown"/>
          <w:rFonts w:ascii="Arial" w:hAnsi="Arial" w:cs="Arial"/>
          <w:color w:val="222222"/>
          <w:sz w:val="18"/>
          <w:szCs w:val="18"/>
        </w:rPr>
      </w:pPr>
      <w:ins w:id="2290"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autocamionul şi bicicleta;</w:t>
        </w:r>
      </w:ins>
    </w:p>
    <w:p w:rsidR="00AE1230" w:rsidRPr="007E372D" w:rsidRDefault="00AE1230" w:rsidP="007E372D">
      <w:pPr>
        <w:shd w:val="clear" w:color="auto" w:fill="FCFDFD"/>
        <w:spacing w:after="30" w:line="240" w:lineRule="auto"/>
        <w:rPr>
          <w:ins w:id="2291" w:author="Unknown"/>
          <w:rFonts w:ascii="Arial" w:hAnsi="Arial" w:cs="Arial"/>
          <w:color w:val="222222"/>
          <w:sz w:val="18"/>
          <w:szCs w:val="18"/>
        </w:rPr>
      </w:pPr>
      <w:ins w:id="2292"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bicicleta şi autoturismul.</w:t>
        </w:r>
      </w:ins>
    </w:p>
    <w:p w:rsidR="00AE1230" w:rsidRPr="007E372D" w:rsidRDefault="00AE1230" w:rsidP="007E372D">
      <w:pPr>
        <w:shd w:val="clear" w:color="auto" w:fill="5C9CCC"/>
        <w:spacing w:after="0" w:line="240" w:lineRule="auto"/>
        <w:rPr>
          <w:ins w:id="2293" w:author="Unknown"/>
          <w:rFonts w:ascii="Arial" w:hAnsi="Arial" w:cs="Arial"/>
          <w:b/>
          <w:bCs/>
          <w:color w:val="FFFFFF"/>
          <w:sz w:val="18"/>
          <w:szCs w:val="18"/>
        </w:rPr>
      </w:pPr>
      <w:ins w:id="2294"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295" w:author="Unknown"/>
          <w:rFonts w:ascii="Arial" w:hAnsi="Arial" w:cs="Arial"/>
          <w:color w:val="222222"/>
          <w:sz w:val="18"/>
          <w:szCs w:val="18"/>
        </w:rPr>
      </w:pPr>
      <w:ins w:id="2296"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2297" w:author="Unknown">
        <w:r w:rsidRPr="007E372D">
          <w:rPr>
            <w:rFonts w:ascii="Arial" w:hAnsi="Arial" w:cs="Arial"/>
            <w:color w:val="222222"/>
            <w:sz w:val="18"/>
            <w:szCs w:val="18"/>
          </w:rPr>
          <w:fldChar w:fldCharType="separate"/>
        </w:r>
        <w:r w:rsidRPr="007E372D">
          <w:rPr>
            <w:rFonts w:ascii="Arial" w:hAnsi="Arial" w:cs="Arial"/>
            <w:b/>
            <w:bCs/>
            <w:color w:val="000000"/>
            <w:sz w:val="18"/>
          </w:rPr>
          <w:t>www drpciv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"http://e-drpciv.ro/tag/permis-auto-categoria-b1" </w:instrText>
        </w:r>
      </w:ins>
      <w:r w:rsidRPr="009316C1">
        <w:rPr>
          <w:rFonts w:ascii="Arial" w:hAnsi="Arial" w:cs="Arial"/>
          <w:color w:val="222222"/>
          <w:sz w:val="18"/>
          <w:szCs w:val="18"/>
        </w:rPr>
      </w:r>
      <w:ins w:id="2298" w:author="Unknown">
        <w:r w:rsidRPr="007E372D">
          <w:rPr>
            <w:rFonts w:ascii="Arial" w:hAnsi="Arial" w:cs="Arial"/>
            <w:color w:val="222222"/>
            <w:sz w:val="18"/>
            <w:szCs w:val="18"/>
          </w:rPr>
          <w:fldChar w:fldCharType="separate"/>
        </w:r>
        <w:r w:rsidRPr="007E372D">
          <w:rPr>
            <w:rFonts w:ascii="Arial" w:hAnsi="Arial" w:cs="Arial"/>
            <w:b/>
            <w:bCs/>
            <w:color w:val="000000"/>
            <w:sz w:val="18"/>
          </w:rPr>
          <w:t>permis auto categoria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299" w:author="Unknown"/>
          <w:rFonts w:ascii="Tahoma" w:hAnsi="Tahoma" w:cs="Tahoma"/>
          <w:b/>
          <w:bCs/>
          <w:color w:val="222222"/>
          <w:sz w:val="21"/>
          <w:szCs w:val="21"/>
        </w:rPr>
      </w:pPr>
      <w:ins w:id="2300"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"http://e-drpciv.ro/intrebare/3/ce_obligatii_aveti_daca_intalniti_un_vehicul_care_semnalizeaza_cu_luminile_speciale_de_avertizare_de_culoare_albastra_si_semnalele_sonore" </w:instrText>
        </w:r>
      </w:ins>
      <w:r w:rsidRPr="009316C1">
        <w:rPr>
          <w:rFonts w:ascii="Tahoma" w:hAnsi="Tahoma" w:cs="Tahoma"/>
          <w:b/>
          <w:bCs/>
          <w:color w:val="222222"/>
          <w:sz w:val="21"/>
          <w:szCs w:val="21"/>
        </w:rPr>
      </w:r>
      <w:ins w:id="2301"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 Ce obligaţii aveţi dacă întâlniţi un vehicul care semnalizează cu luminile speciale de avertizare de culoare albastră şi semnalele sonore?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302" w:author="Unknown"/>
          <w:rFonts w:ascii="Arial" w:hAnsi="Arial" w:cs="Arial"/>
          <w:color w:val="222222"/>
          <w:sz w:val="18"/>
          <w:szCs w:val="18"/>
        </w:rPr>
      </w:pPr>
      <w:ins w:id="2303"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nicio obligaţie, deoarece semnalul albastru se adresează coloanelor în mişcare;</w:t>
        </w:r>
      </w:ins>
    </w:p>
    <w:p w:rsidR="00AE1230" w:rsidRPr="007E372D" w:rsidRDefault="00AE1230" w:rsidP="007E372D">
      <w:pPr>
        <w:shd w:val="clear" w:color="auto" w:fill="FCFDFD"/>
        <w:spacing w:after="30" w:line="240" w:lineRule="auto"/>
        <w:rPr>
          <w:ins w:id="2304" w:author="Unknown"/>
          <w:rFonts w:ascii="Arial" w:hAnsi="Arial" w:cs="Arial"/>
          <w:color w:val="222222"/>
          <w:sz w:val="18"/>
          <w:szCs w:val="18"/>
        </w:rPr>
      </w:pPr>
      <w:ins w:id="2305"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opriţi cât mai aproape de marginea drumului;</w:t>
        </w:r>
      </w:ins>
    </w:p>
    <w:p w:rsidR="00AE1230" w:rsidRPr="007E372D" w:rsidRDefault="00AE1230" w:rsidP="007E372D">
      <w:pPr>
        <w:shd w:val="clear" w:color="auto" w:fill="33FF33"/>
        <w:spacing w:after="30" w:line="240" w:lineRule="auto"/>
        <w:rPr>
          <w:ins w:id="2306" w:author="Unknown"/>
          <w:rFonts w:ascii="Arial" w:hAnsi="Arial" w:cs="Arial"/>
          <w:color w:val="222222"/>
          <w:sz w:val="18"/>
          <w:szCs w:val="18"/>
        </w:rPr>
      </w:pPr>
      <w:ins w:id="2307"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reduceţi viteza, circulaţi cât mai aproape de bordură sau acostament şi acordaţi prioritate vehiculului respectiv.</w:t>
        </w:r>
      </w:ins>
    </w:p>
    <w:p w:rsidR="00AE1230" w:rsidRPr="007E372D" w:rsidRDefault="00AE1230" w:rsidP="007E372D">
      <w:pPr>
        <w:shd w:val="clear" w:color="auto" w:fill="5C9CCC"/>
        <w:spacing w:after="0" w:line="240" w:lineRule="auto"/>
        <w:rPr>
          <w:ins w:id="2308" w:author="Unknown"/>
          <w:rFonts w:ascii="Arial" w:hAnsi="Arial" w:cs="Arial"/>
          <w:b/>
          <w:bCs/>
          <w:color w:val="FFFFFF"/>
          <w:sz w:val="18"/>
          <w:szCs w:val="18"/>
        </w:rPr>
      </w:pPr>
      <w:ins w:id="2309"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310" w:author="Unknown"/>
          <w:rFonts w:ascii="Arial" w:hAnsi="Arial" w:cs="Arial"/>
          <w:color w:val="222222"/>
          <w:sz w:val="18"/>
          <w:szCs w:val="18"/>
        </w:rPr>
      </w:pPr>
      <w:ins w:id="2311"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"http://e-drpciv.ro/tag/intrebari-categoria-B1" </w:instrText>
        </w:r>
      </w:ins>
      <w:r w:rsidRPr="009316C1">
        <w:rPr>
          <w:rFonts w:ascii="Arial" w:hAnsi="Arial" w:cs="Arial"/>
          <w:color w:val="222222"/>
          <w:sz w:val="18"/>
          <w:szCs w:val="18"/>
        </w:rPr>
      </w:r>
      <w:ins w:id="2312"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categoria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2313"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auto 2014</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314" w:author="Unknown"/>
          <w:rFonts w:ascii="Arial" w:hAnsi="Arial" w:cs="Arial"/>
          <w:color w:val="222222"/>
          <w:sz w:val="18"/>
          <w:szCs w:val="18"/>
        </w:rPr>
      </w:pPr>
      <w:ins w:id="2315"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"http://e-drpciv.ro/poze2/229.jpg" </w:instrText>
        </w:r>
      </w:ins>
      <w:r w:rsidRPr="009316C1">
        <w:rPr>
          <w:rFonts w:ascii="Arial" w:hAnsi="Arial" w:cs="Arial"/>
          <w:color w:val="222222"/>
          <w:sz w:val="18"/>
          <w:szCs w:val="18"/>
        </w:rPr>
      </w:r>
      <w:ins w:id="2316" w:author="Unknown">
        <w:r w:rsidRPr="007E372D">
          <w:rPr>
            <w:rFonts w:ascii="Arial" w:hAnsi="Arial" w:cs="Arial"/>
            <w:color w:val="222222"/>
            <w:sz w:val="18"/>
            <w:szCs w:val="18"/>
          </w:rPr>
          <w:fldChar w:fldCharType="separate"/>
        </w:r>
      </w:ins>
      <w:r>
        <w:rPr>
          <w:noProof/>
        </w:rPr>
        <w:pict>
          <v:shape id="Picture 211" o:spid="_x0000_s1229" type="#_x0000_t75" alt="http://e-drpciv.ro/poze2/229.jpg" href="http://e-drpciv.ro/poze2/229.j" style="position:absolute;margin-left:65pt;margin-top:0;width:105pt;height:78.75pt;z-index:251866112;visibility:visible;mso-wrap-distance-left:0;mso-wrap-distance-right:0;mso-position-horizontal:right;mso-position-horizontal-relative:text;mso-position-vertical-relative:line" o:allowoverlap="f" o:button="t">
            <v:fill o:detectmouseclick="t"/>
            <v:imagedata r:id="rId1995" o:title=""/>
            <w10:wrap type="square"/>
          </v:shape>
        </w:pict>
      </w:r>
      <w:ins w:id="2317"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318" w:author="Unknown"/>
          <w:rFonts w:ascii="Tahoma" w:hAnsi="Tahoma" w:cs="Tahoma"/>
          <w:b/>
          <w:bCs/>
          <w:color w:val="222222"/>
          <w:sz w:val="21"/>
          <w:szCs w:val="21"/>
        </w:rPr>
      </w:pPr>
      <w:ins w:id="231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"http://e-drpciv.ro/intrebare/229/ati_selectat_corect_banda_de_circulatie_pentru_a_vira_la_stanga_in_intersectia_care_urmeaza" </w:instrText>
        </w:r>
      </w:ins>
      <w:r w:rsidRPr="009316C1">
        <w:rPr>
          <w:rFonts w:ascii="Tahoma" w:hAnsi="Tahoma" w:cs="Tahoma"/>
          <w:b/>
          <w:bCs/>
          <w:color w:val="222222"/>
          <w:sz w:val="21"/>
          <w:szCs w:val="21"/>
        </w:rPr>
      </w:r>
      <w:ins w:id="232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229. Aţi selectat corect banda de circulaţie pentru a vira la stânga în intersecţia care urmează?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321" w:author="Unknown"/>
          <w:rFonts w:ascii="Arial" w:hAnsi="Arial" w:cs="Arial"/>
          <w:color w:val="222222"/>
          <w:sz w:val="18"/>
          <w:szCs w:val="18"/>
        </w:rPr>
      </w:pPr>
      <w:ins w:id="232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w:t>
        </w:r>
      </w:ins>
    </w:p>
    <w:p w:rsidR="00AE1230" w:rsidRPr="007E372D" w:rsidRDefault="00AE1230" w:rsidP="007E372D">
      <w:pPr>
        <w:shd w:val="clear" w:color="auto" w:fill="FCFDFD"/>
        <w:spacing w:after="30" w:line="240" w:lineRule="auto"/>
        <w:rPr>
          <w:ins w:id="2323" w:author="Unknown"/>
          <w:rFonts w:ascii="Arial" w:hAnsi="Arial" w:cs="Arial"/>
          <w:color w:val="222222"/>
          <w:sz w:val="18"/>
          <w:szCs w:val="18"/>
        </w:rPr>
      </w:pPr>
      <w:ins w:id="232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w:t>
        </w:r>
      </w:ins>
    </w:p>
    <w:p w:rsidR="00AE1230" w:rsidRPr="007E372D" w:rsidRDefault="00AE1230" w:rsidP="007E372D">
      <w:pPr>
        <w:shd w:val="clear" w:color="auto" w:fill="FCFDFD"/>
        <w:spacing w:after="30" w:line="240" w:lineRule="auto"/>
        <w:rPr>
          <w:ins w:id="2325" w:author="Unknown"/>
          <w:rFonts w:ascii="Arial" w:hAnsi="Arial" w:cs="Arial"/>
          <w:color w:val="222222"/>
          <w:sz w:val="18"/>
          <w:szCs w:val="18"/>
        </w:rPr>
      </w:pPr>
      <w:ins w:id="232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sunteţi obligat să circulaţi numai înainte.</w:t>
        </w:r>
      </w:ins>
    </w:p>
    <w:p w:rsidR="00AE1230" w:rsidRPr="007E372D" w:rsidRDefault="00AE1230" w:rsidP="007E372D">
      <w:pPr>
        <w:shd w:val="clear" w:color="auto" w:fill="C9DBE7"/>
        <w:spacing w:after="0" w:line="240" w:lineRule="auto"/>
        <w:jc w:val="center"/>
        <w:rPr>
          <w:ins w:id="2327" w:author="Unknown"/>
          <w:rFonts w:ascii="Arial" w:hAnsi="Arial" w:cs="Arial"/>
          <w:color w:val="000000"/>
          <w:sz w:val="18"/>
          <w:szCs w:val="18"/>
        </w:rPr>
      </w:pPr>
    </w:p>
    <w:p w:rsidR="00AE1230" w:rsidRPr="007E372D" w:rsidRDefault="00AE1230" w:rsidP="007E372D">
      <w:pPr>
        <w:shd w:val="clear" w:color="auto" w:fill="FCFDFD"/>
        <w:spacing w:after="0" w:line="240" w:lineRule="auto"/>
        <w:rPr>
          <w:ins w:id="2328" w:author="Unknown"/>
          <w:rFonts w:ascii="Arial" w:hAnsi="Arial" w:cs="Arial"/>
          <w:color w:val="222222"/>
          <w:sz w:val="18"/>
          <w:szCs w:val="18"/>
        </w:rPr>
      </w:pPr>
      <w:ins w:id="2329"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"http://e-drpciv.ro/poze2/534.jpg" </w:instrText>
        </w:r>
      </w:ins>
      <w:r w:rsidRPr="009316C1">
        <w:rPr>
          <w:rFonts w:ascii="Arial" w:hAnsi="Arial" w:cs="Arial"/>
          <w:color w:val="222222"/>
          <w:sz w:val="18"/>
          <w:szCs w:val="18"/>
        </w:rPr>
      </w:r>
      <w:ins w:id="2330" w:author="Unknown">
        <w:r w:rsidRPr="007E372D">
          <w:rPr>
            <w:rFonts w:ascii="Arial" w:hAnsi="Arial" w:cs="Arial"/>
            <w:color w:val="222222"/>
            <w:sz w:val="18"/>
            <w:szCs w:val="18"/>
          </w:rPr>
          <w:fldChar w:fldCharType="separate"/>
        </w:r>
      </w:ins>
      <w:r>
        <w:rPr>
          <w:noProof/>
        </w:rPr>
        <w:pict>
          <v:shape id="Picture 212" o:spid="_x0000_s1230" type="#_x0000_t75" alt="http://e-drpciv.ro/poze2/534.jpg" href="http://e-drpciv.ro/poze2/534.j" style="position:absolute;margin-left:65pt;margin-top:0;width:105pt;height:78.75pt;z-index:251867136;visibility:visible;mso-wrap-distance-left:0;mso-wrap-distance-right:0;mso-position-horizontal:right;mso-position-horizontal-relative:text;mso-position-vertical-relative:line" o:allowoverlap="f" o:button="t">
            <v:fill o:detectmouseclick="t"/>
            <v:imagedata r:id="rId1996" o:title=""/>
            <w10:wrap type="square"/>
          </v:shape>
        </w:pict>
      </w:r>
      <w:ins w:id="2331"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332" w:author="Unknown"/>
          <w:rFonts w:ascii="Tahoma" w:hAnsi="Tahoma" w:cs="Tahoma"/>
          <w:b/>
          <w:bCs/>
          <w:color w:val="222222"/>
          <w:sz w:val="21"/>
          <w:szCs w:val="21"/>
        </w:rPr>
      </w:pPr>
      <w:ins w:id="2333"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"http://e-drpciv.ro/intrebare/534/cum_trebuie_sa_procedati_corect_la_trecerea_de_pe_o_banda_pe_alta" </w:instrText>
        </w:r>
      </w:ins>
      <w:r w:rsidRPr="009316C1">
        <w:rPr>
          <w:rFonts w:ascii="Tahoma" w:hAnsi="Tahoma" w:cs="Tahoma"/>
          <w:b/>
          <w:bCs/>
          <w:color w:val="222222"/>
          <w:sz w:val="21"/>
          <w:szCs w:val="21"/>
        </w:rPr>
      </w:r>
      <w:ins w:id="2334"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534. Cum trebuie să procedaţi corect la trecerea de pe o bandă pe alta?</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335" w:author="Unknown"/>
          <w:rFonts w:ascii="Arial" w:hAnsi="Arial" w:cs="Arial"/>
          <w:color w:val="222222"/>
          <w:sz w:val="18"/>
          <w:szCs w:val="18"/>
        </w:rPr>
      </w:pPr>
      <w:ins w:id="2336"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vă asiguraţi din spate;</w:t>
        </w:r>
      </w:ins>
    </w:p>
    <w:p w:rsidR="00AE1230" w:rsidRPr="007E372D" w:rsidRDefault="00AE1230" w:rsidP="007E372D">
      <w:pPr>
        <w:shd w:val="clear" w:color="auto" w:fill="FCFDFD"/>
        <w:spacing w:after="30" w:line="240" w:lineRule="auto"/>
        <w:rPr>
          <w:ins w:id="2337" w:author="Unknown"/>
          <w:rFonts w:ascii="Arial" w:hAnsi="Arial" w:cs="Arial"/>
          <w:color w:val="222222"/>
          <w:sz w:val="18"/>
          <w:szCs w:val="18"/>
        </w:rPr>
      </w:pPr>
      <w:ins w:id="2338"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vă asiguraţi atât din faţă, cât şi din spate;</w:t>
        </w:r>
      </w:ins>
    </w:p>
    <w:p w:rsidR="00AE1230" w:rsidRPr="007E372D" w:rsidRDefault="00AE1230" w:rsidP="007E372D">
      <w:pPr>
        <w:shd w:val="clear" w:color="auto" w:fill="33FF33"/>
        <w:spacing w:after="30" w:line="240" w:lineRule="auto"/>
        <w:rPr>
          <w:ins w:id="2339" w:author="Unknown"/>
          <w:rFonts w:ascii="Arial" w:hAnsi="Arial" w:cs="Arial"/>
          <w:color w:val="222222"/>
          <w:sz w:val="18"/>
          <w:szCs w:val="18"/>
        </w:rPr>
      </w:pPr>
      <w:ins w:id="2340"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vă asiguraţi, semnalizaţi intenţia (manevra) de a schimba direcţia şi respectaţi semnificaţia marcajului rutier.</w:t>
        </w:r>
      </w:ins>
    </w:p>
    <w:p w:rsidR="00AE1230" w:rsidRPr="007E372D" w:rsidRDefault="00AE1230" w:rsidP="007E372D">
      <w:pPr>
        <w:shd w:val="clear" w:color="auto" w:fill="C9DBE7"/>
        <w:spacing w:after="0" w:line="240" w:lineRule="auto"/>
        <w:jc w:val="center"/>
        <w:rPr>
          <w:ins w:id="2341" w:author="Unknown"/>
          <w:rFonts w:ascii="Arial" w:hAnsi="Arial" w:cs="Arial"/>
          <w:color w:val="000000"/>
          <w:sz w:val="18"/>
          <w:szCs w:val="18"/>
        </w:rPr>
      </w:pPr>
      <w:ins w:id="2342" w:author="Unknown">
        <w:r w:rsidRPr="007E372D">
          <w:rPr>
            <w:rFonts w:ascii="Arial" w:hAnsi="Arial" w:cs="Arial"/>
            <w:color w:val="000000"/>
            <w:sz w:val="18"/>
            <w:szCs w:val="18"/>
            <w:bdr w:val="none" w:sz="0" w:space="0" w:color="auto" w:frame="1"/>
          </w:rPr>
          <w:br/>
        </w:r>
      </w:ins>
    </w:p>
    <w:p w:rsidR="00AE1230" w:rsidRPr="007E372D" w:rsidRDefault="00AE1230" w:rsidP="007E372D">
      <w:pPr>
        <w:shd w:val="clear" w:color="auto" w:fill="FCFDFD"/>
        <w:spacing w:after="0" w:line="240" w:lineRule="auto"/>
        <w:rPr>
          <w:ins w:id="2343" w:author="Unknown"/>
          <w:rFonts w:ascii="Arial" w:hAnsi="Arial" w:cs="Arial"/>
          <w:color w:val="222222"/>
          <w:sz w:val="18"/>
          <w:szCs w:val="18"/>
        </w:rPr>
      </w:pPr>
      <w:ins w:id="2344"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"http://e-drpciv.ro/poze2/380.jpg" </w:instrText>
        </w:r>
      </w:ins>
      <w:r w:rsidRPr="009316C1">
        <w:rPr>
          <w:rFonts w:ascii="Arial" w:hAnsi="Arial" w:cs="Arial"/>
          <w:color w:val="222222"/>
          <w:sz w:val="18"/>
          <w:szCs w:val="18"/>
        </w:rPr>
      </w:r>
      <w:ins w:id="2345" w:author="Unknown">
        <w:r w:rsidRPr="007E372D">
          <w:rPr>
            <w:rFonts w:ascii="Arial" w:hAnsi="Arial" w:cs="Arial"/>
            <w:color w:val="222222"/>
            <w:sz w:val="18"/>
            <w:szCs w:val="18"/>
          </w:rPr>
          <w:fldChar w:fldCharType="separate"/>
        </w:r>
      </w:ins>
      <w:r>
        <w:rPr>
          <w:noProof/>
        </w:rPr>
        <w:pict>
          <v:shape id="Picture 213" o:spid="_x0000_s1231" type="#_x0000_t75" alt="http://e-drpciv.ro/poze2/380.jpg" href="http://e-drpciv.ro/poze2/380.j" style="position:absolute;margin-left:65pt;margin-top:0;width:105pt;height:78.75pt;z-index:251868160;visibility:visible;mso-wrap-distance-left:0;mso-wrap-distance-right:0;mso-position-horizontal:right;mso-position-horizontal-relative:text;mso-position-vertical-relative:line" o:allowoverlap="f" o:button="t">
            <v:fill o:detectmouseclick="t"/>
            <v:imagedata r:id="rId1997" o:title=""/>
            <w10:wrap type="square"/>
          </v:shape>
        </w:pict>
      </w:r>
      <w:ins w:id="2346"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347" w:author="Unknown"/>
          <w:rFonts w:ascii="Tahoma" w:hAnsi="Tahoma" w:cs="Tahoma"/>
          <w:b/>
          <w:bCs/>
          <w:color w:val="222222"/>
          <w:sz w:val="21"/>
          <w:szCs w:val="21"/>
        </w:rPr>
      </w:pPr>
      <w:ins w:id="2348"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"http://e-drpciv.ro/intrebare/380/cum_trebuie_sa_procedati_in_situatia_data" </w:instrText>
        </w:r>
      </w:ins>
      <w:r w:rsidRPr="009316C1">
        <w:rPr>
          <w:rFonts w:ascii="Tahoma" w:hAnsi="Tahoma" w:cs="Tahoma"/>
          <w:b/>
          <w:bCs/>
          <w:color w:val="222222"/>
          <w:sz w:val="21"/>
          <w:szCs w:val="21"/>
        </w:rPr>
      </w:r>
      <w:ins w:id="2349"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380. Cum trebuie să procedaţi în situaţia dată?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350" w:author="Unknown"/>
          <w:rFonts w:ascii="Arial" w:hAnsi="Arial" w:cs="Arial"/>
          <w:color w:val="222222"/>
          <w:sz w:val="18"/>
          <w:szCs w:val="18"/>
        </w:rPr>
      </w:pPr>
      <w:ins w:id="2351"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vă continuaţi deplasarea, deoarece cele două lumini roşii alternante indică permisiunea de a traversa calea ferată;</w:t>
        </w:r>
      </w:ins>
    </w:p>
    <w:p w:rsidR="00AE1230" w:rsidRPr="007E372D" w:rsidRDefault="00AE1230" w:rsidP="007E372D">
      <w:pPr>
        <w:shd w:val="clear" w:color="auto" w:fill="33FF33"/>
        <w:spacing w:after="30" w:line="240" w:lineRule="auto"/>
        <w:rPr>
          <w:ins w:id="2352" w:author="Unknown"/>
          <w:rFonts w:ascii="Arial" w:hAnsi="Arial" w:cs="Arial"/>
          <w:color w:val="222222"/>
          <w:sz w:val="18"/>
          <w:szCs w:val="18"/>
        </w:rPr>
      </w:pPr>
      <w:ins w:id="2353"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opriţi;</w:t>
        </w:r>
      </w:ins>
    </w:p>
    <w:p w:rsidR="00AE1230" w:rsidRPr="007E372D" w:rsidRDefault="00AE1230" w:rsidP="007E372D">
      <w:pPr>
        <w:shd w:val="clear" w:color="auto" w:fill="FCFDFD"/>
        <w:spacing w:after="30" w:line="240" w:lineRule="auto"/>
        <w:rPr>
          <w:ins w:id="2354" w:author="Unknown"/>
          <w:rFonts w:ascii="Arial" w:hAnsi="Arial" w:cs="Arial"/>
          <w:color w:val="222222"/>
          <w:sz w:val="18"/>
          <w:szCs w:val="18"/>
        </w:rPr>
      </w:pPr>
      <w:ins w:id="2355"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vă continuaţi deplasarea dacă semibarierele nu sunt coborâte încă.</w:t>
        </w:r>
      </w:ins>
    </w:p>
    <w:p w:rsidR="00AE1230" w:rsidRPr="007E372D" w:rsidRDefault="00AE1230" w:rsidP="007E372D">
      <w:pPr>
        <w:shd w:val="clear" w:color="auto" w:fill="5C9CCC"/>
        <w:spacing w:after="0" w:line="240" w:lineRule="auto"/>
        <w:rPr>
          <w:ins w:id="2356" w:author="Unknown"/>
          <w:rFonts w:ascii="Arial" w:hAnsi="Arial" w:cs="Arial"/>
          <w:b/>
          <w:bCs/>
          <w:color w:val="FFFFFF"/>
          <w:sz w:val="18"/>
          <w:szCs w:val="18"/>
        </w:rPr>
      </w:pPr>
      <w:ins w:id="2357"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358" w:author="Unknown"/>
          <w:rFonts w:ascii="Arial" w:hAnsi="Arial" w:cs="Arial"/>
          <w:color w:val="222222"/>
          <w:sz w:val="18"/>
          <w:szCs w:val="18"/>
        </w:rPr>
      </w:pPr>
      <w:ins w:id="2359"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"http://e-drpciv.ro/tag/chestionare-auto-B1" </w:instrText>
        </w:r>
      </w:ins>
      <w:r w:rsidRPr="009316C1">
        <w:rPr>
          <w:rFonts w:ascii="Arial" w:hAnsi="Arial" w:cs="Arial"/>
          <w:color w:val="222222"/>
          <w:sz w:val="18"/>
          <w:szCs w:val="18"/>
        </w:rPr>
      </w:r>
      <w:ins w:id="2360"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auto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2361" w:author="Unknown">
        <w:r w:rsidRPr="007E372D">
          <w:rPr>
            <w:rFonts w:ascii="Arial" w:hAnsi="Arial" w:cs="Arial"/>
            <w:color w:val="222222"/>
            <w:sz w:val="18"/>
            <w:szCs w:val="18"/>
          </w:rPr>
          <w:fldChar w:fldCharType="separate"/>
        </w:r>
        <w:r w:rsidRPr="007E372D">
          <w:rPr>
            <w:rFonts w:ascii="Arial" w:hAnsi="Arial" w:cs="Arial"/>
            <w:color w:val="000000"/>
            <w:sz w:val="18"/>
            <w:u w:val="single"/>
          </w:rPr>
          <w:t>teste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362" w:author="Unknown"/>
          <w:rFonts w:ascii="Tahoma" w:hAnsi="Tahoma" w:cs="Tahoma"/>
          <w:b/>
          <w:bCs/>
          <w:color w:val="222222"/>
          <w:sz w:val="21"/>
          <w:szCs w:val="21"/>
        </w:rPr>
      </w:pPr>
      <w:ins w:id="2363"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"http://e-drpciv.ro/intrebare/393/in_cazul_in_care_exista_mai_multe_persoane_accidentate_este_important_sa_se_stabileasca_prioritatile" </w:instrText>
        </w:r>
      </w:ins>
      <w:r w:rsidRPr="009316C1">
        <w:rPr>
          <w:rFonts w:ascii="Tahoma" w:hAnsi="Tahoma" w:cs="Tahoma"/>
          <w:b/>
          <w:bCs/>
          <w:color w:val="222222"/>
          <w:sz w:val="21"/>
          <w:szCs w:val="21"/>
        </w:rPr>
      </w:r>
      <w:ins w:id="2364"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393. În cazul în care există mai multe persoane accidentate este important să se stabilească priorităţile?</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365" w:author="Unknown"/>
          <w:rFonts w:ascii="Arial" w:hAnsi="Arial" w:cs="Arial"/>
          <w:color w:val="222222"/>
          <w:sz w:val="18"/>
          <w:szCs w:val="18"/>
        </w:rPr>
      </w:pPr>
      <w:ins w:id="2366"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 primul ajutor se acordă cu prioritate persoanei celei mai grav accidentate;</w:t>
        </w:r>
      </w:ins>
    </w:p>
    <w:p w:rsidR="00AE1230" w:rsidRPr="007E372D" w:rsidRDefault="00AE1230" w:rsidP="007E372D">
      <w:pPr>
        <w:shd w:val="clear" w:color="auto" w:fill="FCFDFD"/>
        <w:spacing w:after="30" w:line="240" w:lineRule="auto"/>
        <w:rPr>
          <w:ins w:id="2367" w:author="Unknown"/>
          <w:rFonts w:ascii="Arial" w:hAnsi="Arial" w:cs="Arial"/>
          <w:color w:val="222222"/>
          <w:sz w:val="18"/>
          <w:szCs w:val="18"/>
        </w:rPr>
      </w:pPr>
      <w:ins w:id="2368"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nu are importanţă ordinea în care se acordă primul ajutor;</w:t>
        </w:r>
      </w:ins>
    </w:p>
    <w:p w:rsidR="00AE1230" w:rsidRPr="007E372D" w:rsidRDefault="00AE1230" w:rsidP="007E372D">
      <w:pPr>
        <w:shd w:val="clear" w:color="auto" w:fill="FCFDFD"/>
        <w:spacing w:after="30" w:line="240" w:lineRule="auto"/>
        <w:rPr>
          <w:ins w:id="2369" w:author="Unknown"/>
          <w:rFonts w:ascii="Arial" w:hAnsi="Arial" w:cs="Arial"/>
          <w:color w:val="222222"/>
          <w:sz w:val="18"/>
          <w:szCs w:val="18"/>
        </w:rPr>
      </w:pPr>
      <w:ins w:id="2370"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se începe acordarea primului ajutor de la victima cea mai apropiată de salvator.</w:t>
        </w:r>
      </w:ins>
    </w:p>
    <w:p w:rsidR="00AE1230" w:rsidRPr="007E372D" w:rsidRDefault="00AE1230" w:rsidP="007E372D">
      <w:pPr>
        <w:shd w:val="clear" w:color="auto" w:fill="5C9CCC"/>
        <w:spacing w:after="0" w:line="240" w:lineRule="auto"/>
        <w:rPr>
          <w:ins w:id="2371" w:author="Unknown"/>
          <w:rFonts w:ascii="Arial" w:hAnsi="Arial" w:cs="Arial"/>
          <w:b/>
          <w:bCs/>
          <w:color w:val="FFFFFF"/>
          <w:sz w:val="18"/>
          <w:szCs w:val="18"/>
        </w:rPr>
      </w:pPr>
      <w:ins w:id="2372"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373" w:author="Unknown"/>
          <w:rFonts w:ascii="Arial" w:hAnsi="Arial" w:cs="Arial"/>
          <w:color w:val="222222"/>
          <w:sz w:val="18"/>
          <w:szCs w:val="18"/>
        </w:rPr>
      </w:pPr>
      <w:ins w:id="2374"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2375"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cat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2376"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377" w:author="Unknown"/>
          <w:rFonts w:ascii="Tahoma" w:hAnsi="Tahoma" w:cs="Tahoma"/>
          <w:b/>
          <w:bCs/>
          <w:color w:val="222222"/>
          <w:sz w:val="21"/>
          <w:szCs w:val="21"/>
        </w:rPr>
      </w:pPr>
      <w:ins w:id="2378"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"http://e-drpciv.ro/intrebare/435/ce_rol_au_tetierele_din_punct_de_vedere_al_conduitei_preventive" </w:instrText>
        </w:r>
      </w:ins>
      <w:r w:rsidRPr="009316C1">
        <w:rPr>
          <w:rFonts w:ascii="Tahoma" w:hAnsi="Tahoma" w:cs="Tahoma"/>
          <w:b/>
          <w:bCs/>
          <w:color w:val="222222"/>
          <w:sz w:val="21"/>
          <w:szCs w:val="21"/>
        </w:rPr>
      </w:r>
      <w:ins w:id="2379"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435. Ce rol au tetierele, din punct de vedere al conduitei preventive?</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380" w:author="Unknown"/>
          <w:rFonts w:ascii="Arial" w:hAnsi="Arial" w:cs="Arial"/>
          <w:color w:val="222222"/>
          <w:sz w:val="18"/>
          <w:szCs w:val="18"/>
        </w:rPr>
      </w:pPr>
      <w:ins w:id="2381"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în cazul tamponării din spate a autovehiculului, previn posibila fracturare a coloanei cervicale;</w:t>
        </w:r>
      </w:ins>
    </w:p>
    <w:p w:rsidR="00AE1230" w:rsidRPr="007E372D" w:rsidRDefault="00AE1230" w:rsidP="007E372D">
      <w:pPr>
        <w:shd w:val="clear" w:color="auto" w:fill="FCFDFD"/>
        <w:spacing w:after="30" w:line="240" w:lineRule="auto"/>
        <w:rPr>
          <w:ins w:id="2382" w:author="Unknown"/>
          <w:rFonts w:ascii="Arial" w:hAnsi="Arial" w:cs="Arial"/>
          <w:color w:val="222222"/>
          <w:sz w:val="18"/>
          <w:szCs w:val="18"/>
        </w:rPr>
      </w:pPr>
      <w:ins w:id="2383"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au decât rol estetic;</w:t>
        </w:r>
      </w:ins>
    </w:p>
    <w:p w:rsidR="00AE1230" w:rsidRPr="007E372D" w:rsidRDefault="00AE1230" w:rsidP="007E372D">
      <w:pPr>
        <w:shd w:val="clear" w:color="auto" w:fill="FCFDFD"/>
        <w:spacing w:after="30" w:line="240" w:lineRule="auto"/>
        <w:rPr>
          <w:ins w:id="2384" w:author="Unknown"/>
          <w:rFonts w:ascii="Arial" w:hAnsi="Arial" w:cs="Arial"/>
          <w:color w:val="222222"/>
          <w:sz w:val="18"/>
          <w:szCs w:val="18"/>
        </w:rPr>
      </w:pPr>
      <w:ins w:id="2385"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contribuie la fixarea telefoanelor mobile, permiţând efectuarea convorbirilor fără a mai duce aparatul la ureche.</w:t>
        </w:r>
      </w:ins>
    </w:p>
    <w:p w:rsidR="00AE1230" w:rsidRPr="007E372D" w:rsidRDefault="00AE1230" w:rsidP="007E372D">
      <w:pPr>
        <w:shd w:val="clear" w:color="auto" w:fill="5C9CCC"/>
        <w:spacing w:after="0" w:line="240" w:lineRule="auto"/>
        <w:rPr>
          <w:ins w:id="2386" w:author="Unknown"/>
          <w:rFonts w:ascii="Arial" w:hAnsi="Arial" w:cs="Arial"/>
          <w:b/>
          <w:bCs/>
          <w:color w:val="FFFFFF"/>
          <w:sz w:val="18"/>
          <w:szCs w:val="18"/>
        </w:rPr>
      </w:pPr>
      <w:ins w:id="2387"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388" w:author="Unknown"/>
          <w:rFonts w:ascii="Arial" w:hAnsi="Arial" w:cs="Arial"/>
          <w:color w:val="222222"/>
          <w:sz w:val="18"/>
          <w:szCs w:val="18"/>
        </w:rPr>
      </w:pPr>
      <w:ins w:id="2389"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2390"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2391"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392" w:author="Unknown"/>
          <w:rFonts w:ascii="Tahoma" w:hAnsi="Tahoma" w:cs="Tahoma"/>
          <w:b/>
          <w:bCs/>
          <w:color w:val="222222"/>
          <w:sz w:val="21"/>
          <w:szCs w:val="21"/>
        </w:rPr>
      </w:pPr>
      <w:ins w:id="2393"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"http://e-drpciv.ro/intrebare/143/se_interzice_depasirea" </w:instrText>
        </w:r>
      </w:ins>
      <w:r w:rsidRPr="009316C1">
        <w:rPr>
          <w:rFonts w:ascii="Tahoma" w:hAnsi="Tahoma" w:cs="Tahoma"/>
          <w:b/>
          <w:bCs/>
          <w:color w:val="222222"/>
          <w:sz w:val="21"/>
          <w:szCs w:val="21"/>
        </w:rPr>
      </w:r>
      <w:ins w:id="2394"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143. Se interzice depăşirea:</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395" w:author="Unknown"/>
          <w:rFonts w:ascii="Arial" w:hAnsi="Arial" w:cs="Arial"/>
          <w:color w:val="222222"/>
          <w:sz w:val="18"/>
          <w:szCs w:val="18"/>
        </w:rPr>
      </w:pPr>
      <w:ins w:id="2396"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atunci când se încalcă marcajul continuu longitudinal;</w:t>
        </w:r>
      </w:ins>
    </w:p>
    <w:p w:rsidR="00AE1230" w:rsidRPr="007E372D" w:rsidRDefault="00AE1230" w:rsidP="007E372D">
      <w:pPr>
        <w:shd w:val="clear" w:color="auto" w:fill="FCFDFD"/>
        <w:spacing w:after="30" w:line="240" w:lineRule="auto"/>
        <w:rPr>
          <w:ins w:id="2397" w:author="Unknown"/>
          <w:rFonts w:ascii="Arial" w:hAnsi="Arial" w:cs="Arial"/>
          <w:color w:val="222222"/>
          <w:sz w:val="18"/>
          <w:szCs w:val="18"/>
        </w:rPr>
      </w:pPr>
      <w:ins w:id="2398"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în zonele cu trafic intens;</w:t>
        </w:r>
      </w:ins>
    </w:p>
    <w:p w:rsidR="00AE1230" w:rsidRPr="007E372D" w:rsidRDefault="00AE1230" w:rsidP="007E372D">
      <w:pPr>
        <w:shd w:val="clear" w:color="auto" w:fill="FCFDFD"/>
        <w:spacing w:after="30" w:line="240" w:lineRule="auto"/>
        <w:rPr>
          <w:ins w:id="2399" w:author="Unknown"/>
          <w:rFonts w:ascii="Arial" w:hAnsi="Arial" w:cs="Arial"/>
          <w:color w:val="222222"/>
          <w:sz w:val="18"/>
          <w:szCs w:val="18"/>
        </w:rPr>
      </w:pPr>
      <w:ins w:id="2400"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când se încalcă marcajul discontinuu longitudinal.</w:t>
        </w:r>
      </w:ins>
    </w:p>
    <w:p w:rsidR="00AE1230" w:rsidRPr="007E372D" w:rsidRDefault="00AE1230" w:rsidP="007E372D">
      <w:pPr>
        <w:shd w:val="clear" w:color="auto" w:fill="5C9CCC"/>
        <w:spacing w:after="0" w:line="240" w:lineRule="auto"/>
        <w:rPr>
          <w:ins w:id="2401" w:author="Unknown"/>
          <w:rFonts w:ascii="Arial" w:hAnsi="Arial" w:cs="Arial"/>
          <w:b/>
          <w:bCs/>
          <w:color w:val="FFFFFF"/>
          <w:sz w:val="18"/>
          <w:szCs w:val="18"/>
        </w:rPr>
      </w:pPr>
      <w:ins w:id="2402" w:author="Unknown">
        <w:r w:rsidRPr="007E372D">
          <w:rPr>
            <w:rFonts w:ascii="Arial" w:hAnsi="Arial" w:cs="Arial"/>
            <w:b/>
            <w:bCs/>
            <w:color w:val="FFFFFF"/>
            <w:sz w:val="18"/>
          </w:rPr>
          <w:t>9 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403" w:author="Unknown"/>
          <w:rFonts w:ascii="Arial" w:hAnsi="Arial" w:cs="Arial"/>
          <w:color w:val="222222"/>
          <w:sz w:val="18"/>
          <w:szCs w:val="18"/>
        </w:rPr>
      </w:pPr>
      <w:ins w:id="2404"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"http://e-drpciv.ro/tag/permis-categoria-tr" </w:instrText>
        </w:r>
      </w:ins>
      <w:r w:rsidRPr="009316C1">
        <w:rPr>
          <w:rFonts w:ascii="Arial" w:hAnsi="Arial" w:cs="Arial"/>
          <w:color w:val="222222"/>
          <w:sz w:val="18"/>
          <w:szCs w:val="18"/>
        </w:rPr>
      </w:r>
      <w:ins w:id="2405"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categoria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2406"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407" w:author="Unknown"/>
          <w:rFonts w:ascii="Arial" w:hAnsi="Arial" w:cs="Arial"/>
          <w:color w:val="222222"/>
          <w:sz w:val="18"/>
          <w:szCs w:val="18"/>
        </w:rPr>
      </w:pPr>
      <w:ins w:id="2408"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"http://e-drpciv.ro/poze2/3691.jpg" </w:instrText>
        </w:r>
      </w:ins>
      <w:r w:rsidRPr="009316C1">
        <w:rPr>
          <w:rFonts w:ascii="Arial" w:hAnsi="Arial" w:cs="Arial"/>
          <w:color w:val="222222"/>
          <w:sz w:val="18"/>
          <w:szCs w:val="18"/>
        </w:rPr>
      </w:r>
      <w:ins w:id="2409" w:author="Unknown">
        <w:r w:rsidRPr="007E372D">
          <w:rPr>
            <w:rFonts w:ascii="Arial" w:hAnsi="Arial" w:cs="Arial"/>
            <w:color w:val="222222"/>
            <w:sz w:val="18"/>
            <w:szCs w:val="18"/>
          </w:rPr>
          <w:fldChar w:fldCharType="separate"/>
        </w:r>
      </w:ins>
      <w:r>
        <w:rPr>
          <w:noProof/>
        </w:rPr>
        <w:pict>
          <v:shape id="Picture 214" o:spid="_x0000_s1232" type="#_x0000_t75" alt="http://e-drpciv.ro/poze2/3691.jpg" href="http://e-drpciv.ro/poze2/3691.j" style="position:absolute;margin-left:65pt;margin-top:0;width:105pt;height:78.75pt;z-index:251869184;visibility:visible;mso-wrap-distance-left:0;mso-wrap-distance-right:0;mso-position-horizontal:right;mso-position-horizontal-relative:text;mso-position-vertical-relative:line" o:allowoverlap="f" o:button="t">
            <v:fill o:detectmouseclick="t"/>
            <v:imagedata r:id="rId1998" o:title=""/>
            <w10:wrap type="square"/>
          </v:shape>
        </w:pict>
      </w:r>
      <w:ins w:id="2410"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411" w:author="Unknown"/>
          <w:rFonts w:ascii="Tahoma" w:hAnsi="Tahoma" w:cs="Tahoma"/>
          <w:b/>
          <w:bCs/>
          <w:color w:val="222222"/>
          <w:sz w:val="21"/>
          <w:szCs w:val="21"/>
        </w:rPr>
      </w:pPr>
      <w:ins w:id="2412"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"http://e-drpciv.ro/intrebare/3691/care_dintre_cele_doua_indicatoare_te_obliga_sa_opresti" </w:instrText>
        </w:r>
      </w:ins>
      <w:r w:rsidRPr="009316C1">
        <w:rPr>
          <w:rFonts w:ascii="Tahoma" w:hAnsi="Tahoma" w:cs="Tahoma"/>
          <w:b/>
          <w:bCs/>
          <w:color w:val="222222"/>
          <w:sz w:val="21"/>
          <w:szCs w:val="21"/>
        </w:rPr>
      </w:r>
      <w:ins w:id="2413"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3691. Care dintre cele două indicatoare te obligă să opreşti?</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414" w:author="Unknown"/>
          <w:rFonts w:ascii="Arial" w:hAnsi="Arial" w:cs="Arial"/>
          <w:color w:val="222222"/>
          <w:sz w:val="18"/>
          <w:szCs w:val="18"/>
        </w:rPr>
      </w:pPr>
      <w:ins w:id="2415"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indicatorul 1;</w:t>
        </w:r>
      </w:ins>
    </w:p>
    <w:p w:rsidR="00AE1230" w:rsidRPr="007E372D" w:rsidRDefault="00AE1230" w:rsidP="007E372D">
      <w:pPr>
        <w:shd w:val="clear" w:color="auto" w:fill="FCFDFD"/>
        <w:spacing w:after="30" w:line="240" w:lineRule="auto"/>
        <w:rPr>
          <w:ins w:id="2416" w:author="Unknown"/>
          <w:rFonts w:ascii="Arial" w:hAnsi="Arial" w:cs="Arial"/>
          <w:color w:val="222222"/>
          <w:sz w:val="18"/>
          <w:szCs w:val="18"/>
        </w:rPr>
      </w:pPr>
      <w:ins w:id="2417"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indicatorul 2;</w:t>
        </w:r>
      </w:ins>
    </w:p>
    <w:p w:rsidR="00AE1230" w:rsidRPr="007E372D" w:rsidRDefault="00AE1230" w:rsidP="007E372D">
      <w:pPr>
        <w:shd w:val="clear" w:color="auto" w:fill="33FF33"/>
        <w:spacing w:after="30" w:line="240" w:lineRule="auto"/>
        <w:rPr>
          <w:ins w:id="2418" w:author="Unknown"/>
          <w:rFonts w:ascii="Arial" w:hAnsi="Arial" w:cs="Arial"/>
          <w:color w:val="222222"/>
          <w:sz w:val="18"/>
          <w:szCs w:val="18"/>
        </w:rPr>
      </w:pPr>
      <w:ins w:id="2419"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ambele indicatoare.</w:t>
        </w:r>
      </w:ins>
    </w:p>
    <w:p w:rsidR="00AE1230" w:rsidRPr="007E372D" w:rsidRDefault="00AE1230" w:rsidP="007E372D">
      <w:pPr>
        <w:shd w:val="clear" w:color="auto" w:fill="5C9CCC"/>
        <w:spacing w:after="0" w:line="240" w:lineRule="auto"/>
        <w:rPr>
          <w:ins w:id="2420" w:author="Unknown"/>
          <w:rFonts w:ascii="Arial" w:hAnsi="Arial" w:cs="Arial"/>
          <w:b/>
          <w:bCs/>
          <w:color w:val="FFFFFF"/>
          <w:sz w:val="18"/>
          <w:szCs w:val="18"/>
        </w:rPr>
      </w:pPr>
      <w:ins w:id="2421" w:author="Unknown">
        <w:r w:rsidRPr="007E372D">
          <w:rPr>
            <w:rFonts w:ascii="Arial" w:hAnsi="Arial" w:cs="Arial"/>
            <w:b/>
            <w:bCs/>
            <w:color w:val="FFFFFF"/>
            <w:sz w:val="18"/>
          </w:rPr>
          <w:t>7 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422" w:author="Unknown"/>
          <w:rFonts w:ascii="Arial" w:hAnsi="Arial" w:cs="Arial"/>
          <w:color w:val="222222"/>
          <w:sz w:val="18"/>
          <w:szCs w:val="18"/>
        </w:rPr>
      </w:pPr>
      <w:ins w:id="2423"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27%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2424" w:author="Unknown">
        <w:r w:rsidRPr="007E372D">
          <w:rPr>
            <w:rFonts w:ascii="Arial" w:hAnsi="Arial" w:cs="Arial"/>
            <w:color w:val="222222"/>
            <w:sz w:val="18"/>
            <w:szCs w:val="18"/>
          </w:rPr>
          <w:fldChar w:fldCharType="separate"/>
        </w:r>
        <w:r w:rsidRPr="007E372D">
          <w:rPr>
            <w:rFonts w:ascii="Arial" w:hAnsi="Arial" w:cs="Arial"/>
            <w:b/>
            <w:bCs/>
            <w:color w:val="000000"/>
            <w:sz w:val="18"/>
          </w:rPr>
          <w:t>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2425"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426" w:author="Unknown"/>
          <w:rFonts w:ascii="Tahoma" w:hAnsi="Tahoma" w:cs="Tahoma"/>
          <w:b/>
          <w:bCs/>
          <w:color w:val="222222"/>
          <w:sz w:val="21"/>
          <w:szCs w:val="21"/>
        </w:rPr>
      </w:pPr>
      <w:ins w:id="2427"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"http://e-drpciv.ro/intrebare/195/daca_la_trecerea_la_nivel_cu_calea_ferata_constatati_ca_un_vehicul_este_imobilizat_pe_calea_ferata_cum_veti_proceda" </w:instrText>
        </w:r>
      </w:ins>
      <w:r w:rsidRPr="009316C1">
        <w:rPr>
          <w:rFonts w:ascii="Tahoma" w:hAnsi="Tahoma" w:cs="Tahoma"/>
          <w:b/>
          <w:bCs/>
          <w:color w:val="222222"/>
          <w:sz w:val="21"/>
          <w:szCs w:val="21"/>
        </w:rPr>
      </w:r>
      <w:ins w:id="2428"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195. Dacă la trecerea la nivel cu calea ferată constataţi că un vehicul este imobilizat pe calea ferată, cum veţi proceda?</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429" w:author="Unknown"/>
          <w:rFonts w:ascii="Arial" w:hAnsi="Arial" w:cs="Arial"/>
          <w:color w:val="222222"/>
          <w:sz w:val="18"/>
          <w:szCs w:val="18"/>
        </w:rPr>
      </w:pPr>
      <w:ins w:id="2430"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vă continuaţi drumul, deoarece degajarea căii ferate se va face de către personalul calificat;</w:t>
        </w:r>
      </w:ins>
    </w:p>
    <w:p w:rsidR="00AE1230" w:rsidRPr="007E372D" w:rsidRDefault="00AE1230" w:rsidP="007E372D">
      <w:pPr>
        <w:shd w:val="clear" w:color="auto" w:fill="FCFDFD"/>
        <w:spacing w:after="30" w:line="240" w:lineRule="auto"/>
        <w:rPr>
          <w:ins w:id="2431" w:author="Unknown"/>
          <w:rFonts w:ascii="Arial" w:hAnsi="Arial" w:cs="Arial"/>
          <w:color w:val="222222"/>
          <w:sz w:val="18"/>
          <w:szCs w:val="18"/>
        </w:rPr>
      </w:pPr>
      <w:ins w:id="2432"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opriţi şi anunţaţi telefonic poliţia despre acest incident;</w:t>
        </w:r>
      </w:ins>
    </w:p>
    <w:p w:rsidR="00AE1230" w:rsidRPr="007E372D" w:rsidRDefault="00AE1230" w:rsidP="007E372D">
      <w:pPr>
        <w:shd w:val="clear" w:color="auto" w:fill="33FF33"/>
        <w:spacing w:after="30" w:line="240" w:lineRule="auto"/>
        <w:rPr>
          <w:ins w:id="2433" w:author="Unknown"/>
          <w:rFonts w:ascii="Arial" w:hAnsi="Arial" w:cs="Arial"/>
          <w:color w:val="222222"/>
          <w:sz w:val="18"/>
          <w:szCs w:val="18"/>
        </w:rPr>
      </w:pPr>
      <w:ins w:id="2434"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acordaţi sprijin pentru scoaterea vehiculului de pe calea ferată sau, dacă nu este posibil, semnalaţi prezenţa acestuia.</w:t>
        </w:r>
      </w:ins>
    </w:p>
    <w:p w:rsidR="00AE1230" w:rsidRPr="007E372D" w:rsidRDefault="00AE1230" w:rsidP="007E372D">
      <w:pPr>
        <w:shd w:val="clear" w:color="auto" w:fill="5C9CCC"/>
        <w:spacing w:after="0" w:line="240" w:lineRule="auto"/>
        <w:rPr>
          <w:ins w:id="2435" w:author="Unknown"/>
          <w:rFonts w:ascii="Arial" w:hAnsi="Arial" w:cs="Arial"/>
          <w:b/>
          <w:bCs/>
          <w:color w:val="FFFFFF"/>
          <w:sz w:val="18"/>
          <w:szCs w:val="18"/>
        </w:rPr>
      </w:pPr>
      <w:ins w:id="2436"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437" w:author="Unknown"/>
          <w:rFonts w:ascii="Arial" w:hAnsi="Arial" w:cs="Arial"/>
          <w:color w:val="222222"/>
          <w:sz w:val="18"/>
          <w:szCs w:val="18"/>
        </w:rPr>
      </w:pPr>
      <w:ins w:id="2438"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2439" w:author="Unknown">
        <w:r w:rsidRPr="007E372D">
          <w:rPr>
            <w:rFonts w:ascii="Arial" w:hAnsi="Arial" w:cs="Arial"/>
            <w:color w:val="222222"/>
            <w:sz w:val="18"/>
            <w:szCs w:val="18"/>
          </w:rPr>
          <w:fldChar w:fldCharType="separate"/>
        </w:r>
        <w:r w:rsidRPr="007E372D">
          <w:rPr>
            <w:rFonts w:ascii="Arial" w:hAnsi="Arial" w:cs="Arial"/>
            <w:b/>
            <w:bCs/>
            <w:color w:val="000000"/>
            <w:sz w:val="18"/>
          </w:rPr>
          <w:t>teste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2440"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441" w:author="Unknown"/>
          <w:rFonts w:ascii="Arial" w:hAnsi="Arial" w:cs="Arial"/>
          <w:color w:val="222222"/>
          <w:sz w:val="18"/>
          <w:szCs w:val="18"/>
        </w:rPr>
      </w:pPr>
      <w:ins w:id="2442"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"http://e-drpciv.ro/poze2/627.jpg" </w:instrText>
        </w:r>
      </w:ins>
      <w:r w:rsidRPr="009316C1">
        <w:rPr>
          <w:rFonts w:ascii="Arial" w:hAnsi="Arial" w:cs="Arial"/>
          <w:color w:val="222222"/>
          <w:sz w:val="18"/>
          <w:szCs w:val="18"/>
        </w:rPr>
      </w:r>
      <w:ins w:id="2443" w:author="Unknown">
        <w:r w:rsidRPr="007E372D">
          <w:rPr>
            <w:rFonts w:ascii="Arial" w:hAnsi="Arial" w:cs="Arial"/>
            <w:color w:val="222222"/>
            <w:sz w:val="18"/>
            <w:szCs w:val="18"/>
          </w:rPr>
          <w:fldChar w:fldCharType="separate"/>
        </w:r>
      </w:ins>
      <w:r>
        <w:rPr>
          <w:noProof/>
        </w:rPr>
        <w:pict>
          <v:shape id="Picture 215" o:spid="_x0000_s1233" type="#_x0000_t75" alt="http://e-drpciv.ro/poze2/627.jpg" href="http://e-drpciv.ro/poze2/627.j" style="position:absolute;margin-left:65pt;margin-top:0;width:105pt;height:78.75pt;z-index:251870208;visibility:visible;mso-wrap-distance-left:0;mso-wrap-distance-right:0;mso-position-horizontal:right;mso-position-horizontal-relative:text;mso-position-vertical-relative:line" o:allowoverlap="f" o:button="t">
            <v:fill o:detectmouseclick="t"/>
            <v:imagedata r:id="rId1999" o:title=""/>
            <w10:wrap type="square"/>
          </v:shape>
        </w:pict>
      </w:r>
      <w:ins w:id="2444"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445" w:author="Unknown"/>
          <w:rFonts w:ascii="Tahoma" w:hAnsi="Tahoma" w:cs="Tahoma"/>
          <w:b/>
          <w:bCs/>
          <w:color w:val="222222"/>
          <w:sz w:val="21"/>
          <w:szCs w:val="21"/>
        </w:rPr>
      </w:pPr>
      <w:ins w:id="2446"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"http://e-drpciv.ro/intrebare/627/indicatorul_din_imagine_semnifica" </w:instrText>
        </w:r>
      </w:ins>
      <w:r w:rsidRPr="009316C1">
        <w:rPr>
          <w:rFonts w:ascii="Tahoma" w:hAnsi="Tahoma" w:cs="Tahoma"/>
          <w:b/>
          <w:bCs/>
          <w:color w:val="222222"/>
          <w:sz w:val="21"/>
          <w:szCs w:val="21"/>
        </w:rPr>
      </w:r>
      <w:ins w:id="2447"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627. Indicatorul din imagine semnifică: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448" w:author="Unknown"/>
          <w:rFonts w:ascii="Arial" w:hAnsi="Arial" w:cs="Arial"/>
          <w:color w:val="222222"/>
          <w:sz w:val="18"/>
          <w:szCs w:val="18"/>
        </w:rPr>
      </w:pPr>
      <w:ins w:id="2449"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„Circulaţie în ambele sensuri“;</w:t>
        </w:r>
      </w:ins>
    </w:p>
    <w:p w:rsidR="00AE1230" w:rsidRPr="007E372D" w:rsidRDefault="00AE1230" w:rsidP="007E372D">
      <w:pPr>
        <w:shd w:val="clear" w:color="auto" w:fill="FCFDFD"/>
        <w:spacing w:after="30" w:line="240" w:lineRule="auto"/>
        <w:rPr>
          <w:ins w:id="2450" w:author="Unknown"/>
          <w:rFonts w:ascii="Arial" w:hAnsi="Arial" w:cs="Arial"/>
          <w:color w:val="222222"/>
          <w:sz w:val="18"/>
          <w:szCs w:val="18"/>
        </w:rPr>
      </w:pPr>
      <w:ins w:id="2451"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„Circulaţia interzisă în ambele sensuri“;</w:t>
        </w:r>
      </w:ins>
    </w:p>
    <w:p w:rsidR="00AE1230" w:rsidRPr="007E372D" w:rsidRDefault="00AE1230" w:rsidP="007E372D">
      <w:pPr>
        <w:shd w:val="clear" w:color="auto" w:fill="FCFDFD"/>
        <w:spacing w:after="30" w:line="240" w:lineRule="auto"/>
        <w:rPr>
          <w:ins w:id="2452" w:author="Unknown"/>
          <w:rFonts w:ascii="Arial" w:hAnsi="Arial" w:cs="Arial"/>
          <w:color w:val="222222"/>
          <w:sz w:val="18"/>
          <w:szCs w:val="18"/>
        </w:rPr>
      </w:pPr>
      <w:ins w:id="2453"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„Prioritate pentru circulaţia din sens invers“.</w:t>
        </w:r>
      </w:ins>
    </w:p>
    <w:p w:rsidR="00AE1230" w:rsidRPr="007E372D" w:rsidRDefault="00AE1230" w:rsidP="007E372D">
      <w:pPr>
        <w:shd w:val="clear" w:color="auto" w:fill="5C9CCC"/>
        <w:spacing w:after="0" w:line="240" w:lineRule="auto"/>
        <w:rPr>
          <w:ins w:id="2454" w:author="Unknown"/>
          <w:rFonts w:ascii="Arial" w:hAnsi="Arial" w:cs="Arial"/>
          <w:b/>
          <w:bCs/>
          <w:color w:val="FFFFFF"/>
          <w:sz w:val="18"/>
          <w:szCs w:val="18"/>
        </w:rPr>
      </w:pPr>
      <w:ins w:id="2455" w:author="Unknown">
        <w:r w:rsidRPr="007E372D">
          <w:rPr>
            <w:rFonts w:ascii="Arial" w:hAnsi="Arial" w:cs="Arial"/>
            <w:b/>
            <w:bCs/>
            <w:color w:val="FFFFFF"/>
            <w:sz w:val="18"/>
          </w:rPr>
          <w:t>2 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456" w:author="Unknown"/>
          <w:rFonts w:ascii="Arial" w:hAnsi="Arial" w:cs="Arial"/>
          <w:color w:val="222222"/>
          <w:sz w:val="18"/>
          <w:szCs w:val="18"/>
        </w:rPr>
      </w:pPr>
      <w:ins w:id="2457"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2458" w:author="Unknown">
        <w:r w:rsidRPr="007E372D">
          <w:rPr>
            <w:rFonts w:ascii="Arial" w:hAnsi="Arial" w:cs="Arial"/>
            <w:color w:val="222222"/>
            <w:sz w:val="18"/>
            <w:szCs w:val="18"/>
          </w:rPr>
          <w:fldChar w:fldCharType="separate"/>
        </w:r>
        <w:r w:rsidRPr="007E372D">
          <w:rPr>
            <w:rFonts w:ascii="Arial" w:hAnsi="Arial" w:cs="Arial"/>
            <w:b/>
            <w:bCs/>
            <w:color w:val="000000"/>
            <w:sz w:val="18"/>
          </w:rPr>
          <w:t>auto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"http://e-drpciv.ro/tag/permis-cat-tr" </w:instrText>
        </w:r>
      </w:ins>
      <w:r w:rsidRPr="009316C1">
        <w:rPr>
          <w:rFonts w:ascii="Arial" w:hAnsi="Arial" w:cs="Arial"/>
          <w:color w:val="222222"/>
          <w:sz w:val="18"/>
          <w:szCs w:val="18"/>
        </w:rPr>
      </w:r>
      <w:ins w:id="2459"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cat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460" w:author="Unknown"/>
          <w:rFonts w:ascii="Arial" w:hAnsi="Arial" w:cs="Arial"/>
          <w:color w:val="222222"/>
          <w:sz w:val="18"/>
          <w:szCs w:val="18"/>
        </w:rPr>
      </w:pPr>
      <w:ins w:id="2461"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"http://e-drpciv.ro/poze2/509.jpg" </w:instrText>
        </w:r>
      </w:ins>
      <w:r w:rsidRPr="009316C1">
        <w:rPr>
          <w:rFonts w:ascii="Arial" w:hAnsi="Arial" w:cs="Arial"/>
          <w:color w:val="222222"/>
          <w:sz w:val="18"/>
          <w:szCs w:val="18"/>
        </w:rPr>
      </w:r>
      <w:ins w:id="2462" w:author="Unknown">
        <w:r w:rsidRPr="007E372D">
          <w:rPr>
            <w:rFonts w:ascii="Arial" w:hAnsi="Arial" w:cs="Arial"/>
            <w:color w:val="222222"/>
            <w:sz w:val="18"/>
            <w:szCs w:val="18"/>
          </w:rPr>
          <w:fldChar w:fldCharType="separate"/>
        </w:r>
      </w:ins>
      <w:r>
        <w:rPr>
          <w:noProof/>
        </w:rPr>
        <w:pict>
          <v:shape id="Picture 216" o:spid="_x0000_s1234" type="#_x0000_t75" alt="http://e-drpciv.ro/poze2/509.jpg" href="http://e-drpciv.ro/poze2/509.j" style="position:absolute;margin-left:65pt;margin-top:0;width:105pt;height:78.75pt;z-index:251871232;visibility:visible;mso-wrap-distance-left:0;mso-wrap-distance-right:0;mso-position-horizontal:right;mso-position-horizontal-relative:text;mso-position-vertical-relative:line" o:allowoverlap="f" o:button="t">
            <v:fill o:detectmouseclick="t"/>
            <v:imagedata r:id="rId2000" o:title=""/>
            <w10:wrap type="square"/>
          </v:shape>
        </w:pict>
      </w:r>
      <w:ins w:id="2463"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464" w:author="Unknown"/>
          <w:rFonts w:ascii="Tahoma" w:hAnsi="Tahoma" w:cs="Tahoma"/>
          <w:b/>
          <w:bCs/>
          <w:color w:val="222222"/>
          <w:sz w:val="21"/>
          <w:szCs w:val="21"/>
        </w:rPr>
      </w:pPr>
      <w:ins w:id="2465"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"http://e-drpciv.ro/intrebare/509/indicatorul_va_avertizeaza_ca_urmeaza" </w:instrText>
        </w:r>
      </w:ins>
      <w:r w:rsidRPr="009316C1">
        <w:rPr>
          <w:rFonts w:ascii="Tahoma" w:hAnsi="Tahoma" w:cs="Tahoma"/>
          <w:b/>
          <w:bCs/>
          <w:color w:val="222222"/>
          <w:sz w:val="21"/>
          <w:szCs w:val="21"/>
        </w:rPr>
      </w:r>
      <w:ins w:id="2466"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509. Indicatorul vă avertizează că urmează: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467" w:author="Unknown"/>
          <w:rFonts w:ascii="Arial" w:hAnsi="Arial" w:cs="Arial"/>
          <w:color w:val="222222"/>
          <w:sz w:val="18"/>
          <w:szCs w:val="18"/>
        </w:rPr>
      </w:pPr>
      <w:ins w:id="2468"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un drum cu denivelări;</w:t>
        </w:r>
      </w:ins>
    </w:p>
    <w:p w:rsidR="00AE1230" w:rsidRPr="007E372D" w:rsidRDefault="00AE1230" w:rsidP="007E372D">
      <w:pPr>
        <w:shd w:val="clear" w:color="auto" w:fill="FCFDFD"/>
        <w:spacing w:after="30" w:line="240" w:lineRule="auto"/>
        <w:rPr>
          <w:ins w:id="2469" w:author="Unknown"/>
          <w:rFonts w:ascii="Arial" w:hAnsi="Arial" w:cs="Arial"/>
          <w:color w:val="222222"/>
          <w:sz w:val="18"/>
          <w:szCs w:val="18"/>
        </w:rPr>
      </w:pPr>
      <w:ins w:id="2470"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un segment de drum pe care se execută lucrări de amenajare;</w:t>
        </w:r>
      </w:ins>
    </w:p>
    <w:p w:rsidR="00AE1230" w:rsidRPr="007E372D" w:rsidRDefault="00AE1230" w:rsidP="007E372D">
      <w:pPr>
        <w:shd w:val="clear" w:color="auto" w:fill="33FF33"/>
        <w:spacing w:after="30" w:line="240" w:lineRule="auto"/>
        <w:rPr>
          <w:ins w:id="2471" w:author="Unknown"/>
          <w:rFonts w:ascii="Arial" w:hAnsi="Arial" w:cs="Arial"/>
          <w:color w:val="222222"/>
          <w:sz w:val="18"/>
          <w:szCs w:val="18"/>
        </w:rPr>
      </w:pPr>
      <w:ins w:id="2472"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o denivelare pentru limitarea vitezei.</w:t>
        </w:r>
      </w:ins>
    </w:p>
    <w:p w:rsidR="00AE1230" w:rsidRPr="007E372D" w:rsidRDefault="00AE1230" w:rsidP="007E372D">
      <w:pPr>
        <w:shd w:val="clear" w:color="auto" w:fill="5C9CCC"/>
        <w:spacing w:after="0" w:line="240" w:lineRule="auto"/>
        <w:rPr>
          <w:ins w:id="2473" w:author="Unknown"/>
          <w:rFonts w:ascii="Arial" w:hAnsi="Arial" w:cs="Arial"/>
          <w:b/>
          <w:bCs/>
          <w:color w:val="FFFFFF"/>
          <w:sz w:val="18"/>
          <w:szCs w:val="18"/>
        </w:rPr>
      </w:pPr>
      <w:ins w:id="2474" w:author="Unknown">
        <w:r w:rsidRPr="007E372D">
          <w:rPr>
            <w:rFonts w:ascii="Arial" w:hAnsi="Arial" w:cs="Arial"/>
            <w:b/>
            <w:bCs/>
            <w:color w:val="FFFFFF"/>
            <w:sz w:val="18"/>
          </w:rPr>
          <w:t>2 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475" w:author="Unknown"/>
          <w:rFonts w:ascii="Arial" w:hAnsi="Arial" w:cs="Arial"/>
          <w:color w:val="222222"/>
          <w:sz w:val="18"/>
          <w:szCs w:val="18"/>
        </w:rPr>
      </w:pPr>
      <w:ins w:id="2476"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2477" w:author="Unknown">
        <w:r w:rsidRPr="007E372D">
          <w:rPr>
            <w:rFonts w:ascii="Arial" w:hAnsi="Arial" w:cs="Arial"/>
            <w:color w:val="222222"/>
            <w:sz w:val="18"/>
            <w:szCs w:val="18"/>
          </w:rPr>
          <w:fldChar w:fldCharType="separate"/>
        </w:r>
        <w:r w:rsidRPr="007E372D">
          <w:rPr>
            <w:rFonts w:ascii="Arial" w:hAnsi="Arial" w:cs="Arial"/>
            <w:b/>
            <w:bCs/>
            <w:color w:val="000000"/>
            <w:sz w:val="18"/>
          </w:rPr>
          <w:t>www.drpciv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"http://e-drpciv.ro/tag/intrebari-cat-b1" </w:instrText>
        </w:r>
      </w:ins>
      <w:r w:rsidRPr="009316C1">
        <w:rPr>
          <w:rFonts w:ascii="Arial" w:hAnsi="Arial" w:cs="Arial"/>
          <w:color w:val="222222"/>
          <w:sz w:val="18"/>
          <w:szCs w:val="18"/>
        </w:rPr>
      </w:r>
      <w:ins w:id="2478"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cat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479" w:author="Unknown"/>
          <w:rFonts w:ascii="Tahoma" w:hAnsi="Tahoma" w:cs="Tahoma"/>
          <w:b/>
          <w:bCs/>
          <w:color w:val="222222"/>
          <w:sz w:val="21"/>
          <w:szCs w:val="21"/>
        </w:rPr>
      </w:pPr>
      <w:ins w:id="2480"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"http://e-drpciv.ro/intrebare/604/la_semnalul_nevazatorilor_care_traverseaza_strada_sunteti_obligat" </w:instrText>
        </w:r>
      </w:ins>
      <w:r w:rsidRPr="009316C1">
        <w:rPr>
          <w:rFonts w:ascii="Tahoma" w:hAnsi="Tahoma" w:cs="Tahoma"/>
          <w:b/>
          <w:bCs/>
          <w:color w:val="222222"/>
          <w:sz w:val="21"/>
          <w:szCs w:val="21"/>
        </w:rPr>
      </w:r>
      <w:ins w:id="2481"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604. La semnalul nevăzătorilor care traversează strada sunteţi obligat:</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482" w:author="Unknown"/>
          <w:rFonts w:ascii="Arial" w:hAnsi="Arial" w:cs="Arial"/>
          <w:color w:val="222222"/>
          <w:sz w:val="18"/>
          <w:szCs w:val="18"/>
        </w:rPr>
      </w:pPr>
      <w:ins w:id="2483"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reduceţi viteza autovehiculului şi să circulaţi cu atenţie;</w:t>
        </w:r>
      </w:ins>
    </w:p>
    <w:p w:rsidR="00AE1230" w:rsidRPr="007E372D" w:rsidRDefault="00AE1230" w:rsidP="007E372D">
      <w:pPr>
        <w:shd w:val="clear" w:color="auto" w:fill="33FF33"/>
        <w:spacing w:after="30" w:line="240" w:lineRule="auto"/>
        <w:rPr>
          <w:ins w:id="2484" w:author="Unknown"/>
          <w:rFonts w:ascii="Arial" w:hAnsi="Arial" w:cs="Arial"/>
          <w:color w:val="222222"/>
          <w:sz w:val="18"/>
          <w:szCs w:val="18"/>
        </w:rPr>
      </w:pPr>
      <w:ins w:id="2485"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opriţi autovehiculul;</w:t>
        </w:r>
      </w:ins>
    </w:p>
    <w:p w:rsidR="00AE1230" w:rsidRPr="007E372D" w:rsidRDefault="00AE1230" w:rsidP="007E372D">
      <w:pPr>
        <w:shd w:val="clear" w:color="auto" w:fill="FCFDFD"/>
        <w:spacing w:after="30" w:line="240" w:lineRule="auto"/>
        <w:rPr>
          <w:ins w:id="2486" w:author="Unknown"/>
          <w:rFonts w:ascii="Arial" w:hAnsi="Arial" w:cs="Arial"/>
          <w:color w:val="222222"/>
          <w:sz w:val="18"/>
          <w:szCs w:val="18"/>
        </w:rPr>
      </w:pPr>
      <w:ins w:id="2487"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reduceţi viteza autovehiculului şi să claxonaţi.</w:t>
        </w:r>
      </w:ins>
    </w:p>
    <w:p w:rsidR="00AE1230" w:rsidRPr="007E372D" w:rsidRDefault="00AE1230" w:rsidP="007E372D">
      <w:pPr>
        <w:shd w:val="clear" w:color="auto" w:fill="5C9CCC"/>
        <w:spacing w:after="0" w:line="240" w:lineRule="auto"/>
        <w:rPr>
          <w:ins w:id="2488" w:author="Unknown"/>
          <w:rFonts w:ascii="Arial" w:hAnsi="Arial" w:cs="Arial"/>
          <w:b/>
          <w:bCs/>
          <w:color w:val="FFFFFF"/>
          <w:sz w:val="18"/>
          <w:szCs w:val="18"/>
        </w:rPr>
      </w:pPr>
      <w:ins w:id="2489" w:author="Unknown">
        <w:r w:rsidRPr="007E372D">
          <w:rPr>
            <w:rFonts w:ascii="Arial" w:hAnsi="Arial" w:cs="Arial"/>
            <w:b/>
            <w:bCs/>
            <w:color w:val="FFFFFF"/>
            <w:sz w:val="18"/>
          </w:rPr>
          <w:t>2 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490" w:author="Unknown"/>
          <w:rFonts w:ascii="Arial" w:hAnsi="Arial" w:cs="Arial"/>
          <w:color w:val="222222"/>
          <w:sz w:val="18"/>
          <w:szCs w:val="18"/>
        </w:rPr>
      </w:pPr>
      <w:ins w:id="2491"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"http://e-drpciv.ro/tag/drpciv.ro" </w:instrText>
        </w:r>
      </w:ins>
      <w:r w:rsidRPr="009316C1">
        <w:rPr>
          <w:rFonts w:ascii="Arial" w:hAnsi="Arial" w:cs="Arial"/>
          <w:color w:val="222222"/>
          <w:sz w:val="18"/>
          <w:szCs w:val="18"/>
        </w:rPr>
      </w:r>
      <w:ins w:id="2492" w:author="Unknown">
        <w:r w:rsidRPr="007E372D">
          <w:rPr>
            <w:rFonts w:ascii="Arial" w:hAnsi="Arial" w:cs="Arial"/>
            <w:color w:val="222222"/>
            <w:sz w:val="18"/>
            <w:szCs w:val="18"/>
          </w:rPr>
          <w:fldChar w:fldCharType="separate"/>
        </w:r>
        <w:r w:rsidRPr="007E372D">
          <w:rPr>
            <w:rFonts w:ascii="Arial" w:hAnsi="Arial" w:cs="Arial"/>
            <w:b/>
            <w:bCs/>
            <w:color w:val="000000"/>
            <w:sz w:val="18"/>
          </w:rPr>
          <w:t>drpciv.ro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"http://e-drpciv.ro/tag/permis-auto-categoria-b" </w:instrText>
        </w:r>
      </w:ins>
      <w:r w:rsidRPr="009316C1">
        <w:rPr>
          <w:rFonts w:ascii="Arial" w:hAnsi="Arial" w:cs="Arial"/>
          <w:color w:val="222222"/>
          <w:sz w:val="18"/>
          <w:szCs w:val="18"/>
        </w:rPr>
      </w:r>
      <w:ins w:id="2493" w:author="Unknown">
        <w:r w:rsidRPr="007E372D">
          <w:rPr>
            <w:rFonts w:ascii="Arial" w:hAnsi="Arial" w:cs="Arial"/>
            <w:color w:val="222222"/>
            <w:sz w:val="18"/>
            <w:szCs w:val="18"/>
          </w:rPr>
          <w:fldChar w:fldCharType="separate"/>
        </w:r>
        <w:r w:rsidRPr="007E372D">
          <w:rPr>
            <w:rFonts w:ascii="Arial" w:hAnsi="Arial" w:cs="Arial"/>
            <w:b/>
            <w:bCs/>
            <w:color w:val="000000"/>
            <w:sz w:val="18"/>
          </w:rPr>
          <w:t>permis auto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494" w:author="Unknown"/>
          <w:rFonts w:ascii="Arial" w:hAnsi="Arial" w:cs="Arial"/>
          <w:color w:val="222222"/>
          <w:sz w:val="18"/>
          <w:szCs w:val="18"/>
        </w:rPr>
      </w:pPr>
      <w:ins w:id="2495"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"http://e-drpciv.ro/poze2/866.jpg" </w:instrText>
        </w:r>
      </w:ins>
      <w:r w:rsidRPr="009316C1">
        <w:rPr>
          <w:rFonts w:ascii="Arial" w:hAnsi="Arial" w:cs="Arial"/>
          <w:color w:val="222222"/>
          <w:sz w:val="18"/>
          <w:szCs w:val="18"/>
        </w:rPr>
      </w:r>
      <w:ins w:id="2496" w:author="Unknown">
        <w:r w:rsidRPr="007E372D">
          <w:rPr>
            <w:rFonts w:ascii="Arial" w:hAnsi="Arial" w:cs="Arial"/>
            <w:color w:val="222222"/>
            <w:sz w:val="18"/>
            <w:szCs w:val="18"/>
          </w:rPr>
          <w:fldChar w:fldCharType="separate"/>
        </w:r>
      </w:ins>
      <w:r>
        <w:rPr>
          <w:noProof/>
        </w:rPr>
        <w:pict>
          <v:shape id="Picture 217" o:spid="_x0000_s1235" type="#_x0000_t75" alt="http://e-drpciv.ro/poze2/866.jpg" href="http://e-drpciv.ro/poze2/866.j" style="position:absolute;margin-left:65pt;margin-top:0;width:105pt;height:78.75pt;z-index:251872256;visibility:visible;mso-wrap-distance-left:0;mso-wrap-distance-right:0;mso-position-horizontal:right;mso-position-horizontal-relative:text;mso-position-vertical-relative:line" o:allowoverlap="f" o:button="t">
            <v:fill o:detectmouseclick="t"/>
            <v:imagedata r:id="rId2001" o:title=""/>
            <w10:wrap type="square"/>
          </v:shape>
        </w:pict>
      </w:r>
      <w:ins w:id="2497"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498" w:author="Unknown"/>
          <w:rFonts w:ascii="Tahoma" w:hAnsi="Tahoma" w:cs="Tahoma"/>
          <w:b/>
          <w:bCs/>
          <w:color w:val="222222"/>
          <w:sz w:val="21"/>
          <w:szCs w:val="21"/>
        </w:rPr>
      </w:pPr>
      <w:ins w:id="249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"http://e-drpciv.ro/intrebare/866/ce_este_bine_sa_aveti_in_vedere_pentru_evitarea_unui_pericol_in_situatia_din_imagine" </w:instrText>
        </w:r>
      </w:ins>
      <w:r w:rsidRPr="009316C1">
        <w:rPr>
          <w:rFonts w:ascii="Tahoma" w:hAnsi="Tahoma" w:cs="Tahoma"/>
          <w:b/>
          <w:bCs/>
          <w:color w:val="222222"/>
          <w:sz w:val="21"/>
          <w:szCs w:val="21"/>
        </w:rPr>
      </w:r>
      <w:ins w:id="250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866. Ce este bine să aveţi în vedere pentru evitarea unui pericol, în situaţia din imagine?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501" w:author="Unknown"/>
          <w:rFonts w:ascii="Arial" w:hAnsi="Arial" w:cs="Arial"/>
          <w:color w:val="222222"/>
          <w:sz w:val="18"/>
          <w:szCs w:val="18"/>
        </w:rPr>
      </w:pPr>
      <w:ins w:id="250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copiii circulă corect pe trecerea de pietoni;</w:t>
        </w:r>
      </w:ins>
    </w:p>
    <w:p w:rsidR="00AE1230" w:rsidRPr="007E372D" w:rsidRDefault="00AE1230" w:rsidP="007E372D">
      <w:pPr>
        <w:shd w:val="clear" w:color="auto" w:fill="33FF33"/>
        <w:spacing w:after="30" w:line="240" w:lineRule="auto"/>
        <w:rPr>
          <w:ins w:id="2503" w:author="Unknown"/>
          <w:rFonts w:ascii="Arial" w:hAnsi="Arial" w:cs="Arial"/>
          <w:color w:val="222222"/>
          <w:sz w:val="18"/>
          <w:szCs w:val="18"/>
        </w:rPr>
      </w:pPr>
      <w:ins w:id="250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copiii se pot întoarce alergând pe trecerea de pietoni, fără motiv sesizabil;</w:t>
        </w:r>
      </w:ins>
    </w:p>
    <w:p w:rsidR="00AE1230" w:rsidRPr="007E372D" w:rsidRDefault="00AE1230" w:rsidP="007E372D">
      <w:pPr>
        <w:shd w:val="clear" w:color="auto" w:fill="FCFDFD"/>
        <w:spacing w:after="30" w:line="240" w:lineRule="auto"/>
        <w:rPr>
          <w:ins w:id="2505" w:author="Unknown"/>
          <w:rFonts w:ascii="Arial" w:hAnsi="Arial" w:cs="Arial"/>
          <w:color w:val="222222"/>
          <w:sz w:val="18"/>
          <w:szCs w:val="18"/>
        </w:rPr>
      </w:pPr>
      <w:ins w:id="250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copiii urmăresc cu atenţie circulaţia şi se comportă ca atare.</w:t>
        </w:r>
      </w:ins>
    </w:p>
    <w:p w:rsidR="00AE1230" w:rsidRPr="007E372D" w:rsidRDefault="00AE1230" w:rsidP="007E372D">
      <w:pPr>
        <w:shd w:val="clear" w:color="auto" w:fill="5C9CCC"/>
        <w:spacing w:after="0" w:line="240" w:lineRule="auto"/>
        <w:rPr>
          <w:ins w:id="2507" w:author="Unknown"/>
          <w:rFonts w:ascii="Arial" w:hAnsi="Arial" w:cs="Arial"/>
          <w:b/>
          <w:bCs/>
          <w:color w:val="FFFFFF"/>
          <w:sz w:val="18"/>
          <w:szCs w:val="18"/>
        </w:rPr>
      </w:pPr>
      <w:ins w:id="2508"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509" w:author="Unknown"/>
          <w:rFonts w:ascii="Arial" w:hAnsi="Arial" w:cs="Arial"/>
          <w:color w:val="222222"/>
          <w:sz w:val="18"/>
          <w:szCs w:val="18"/>
        </w:rPr>
      </w:pPr>
      <w:ins w:id="2510"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"http://e-drpciv.ro/tag/permis-auto-categoria-tr" </w:instrText>
        </w:r>
      </w:ins>
      <w:r w:rsidRPr="009316C1">
        <w:rPr>
          <w:rFonts w:ascii="Arial" w:hAnsi="Arial" w:cs="Arial"/>
          <w:color w:val="222222"/>
          <w:sz w:val="18"/>
          <w:szCs w:val="18"/>
        </w:rPr>
      </w:r>
      <w:ins w:id="2511"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auto categoria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2512"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513" w:author="Unknown"/>
          <w:rFonts w:ascii="Tahoma" w:hAnsi="Tahoma" w:cs="Tahoma"/>
          <w:b/>
          <w:bCs/>
          <w:color w:val="222222"/>
          <w:sz w:val="21"/>
          <w:szCs w:val="21"/>
        </w:rPr>
      </w:pPr>
      <w:ins w:id="251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"http://e-drpciv.ro/intrebare/921/in_cazul_unui_accident_cu_victime_si_cu_deformarea_accentuata_a_caroseriei_procedati_la" </w:instrText>
        </w:r>
      </w:ins>
      <w:r w:rsidRPr="009316C1">
        <w:rPr>
          <w:rFonts w:ascii="Tahoma" w:hAnsi="Tahoma" w:cs="Tahoma"/>
          <w:b/>
          <w:bCs/>
          <w:color w:val="222222"/>
          <w:sz w:val="21"/>
          <w:szCs w:val="21"/>
        </w:rPr>
      </w:r>
      <w:ins w:id="251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921. În cazul unui accident cu victime şi cu deformarea accentuată a caroseriei, procedaţi la:</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516" w:author="Unknown"/>
          <w:rFonts w:ascii="Arial" w:hAnsi="Arial" w:cs="Arial"/>
          <w:color w:val="222222"/>
          <w:sz w:val="18"/>
          <w:szCs w:val="18"/>
        </w:rPr>
      </w:pPr>
      <w:ins w:id="251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victimele conştiente sunt sfătuite să nu se mişte, iar degajarea acestora trebuie să se realizeze cât mai repede şi numai de către echipaje specializate;</w:t>
        </w:r>
      </w:ins>
    </w:p>
    <w:p w:rsidR="00AE1230" w:rsidRPr="007E372D" w:rsidRDefault="00AE1230" w:rsidP="007E372D">
      <w:pPr>
        <w:shd w:val="clear" w:color="auto" w:fill="FCFDFD"/>
        <w:spacing w:after="30" w:line="240" w:lineRule="auto"/>
        <w:rPr>
          <w:ins w:id="2518" w:author="Unknown"/>
          <w:rFonts w:ascii="Arial" w:hAnsi="Arial" w:cs="Arial"/>
          <w:color w:val="222222"/>
          <w:sz w:val="18"/>
          <w:szCs w:val="18"/>
        </w:rPr>
      </w:pPr>
      <w:ins w:id="251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degajarea victimelor trebuie să se realizeze cât mai repede, prin orice mijloace;</w:t>
        </w:r>
      </w:ins>
    </w:p>
    <w:p w:rsidR="00AE1230" w:rsidRPr="007E372D" w:rsidRDefault="00AE1230" w:rsidP="007E372D">
      <w:pPr>
        <w:shd w:val="clear" w:color="auto" w:fill="FCFDFD"/>
        <w:spacing w:after="30" w:line="240" w:lineRule="auto"/>
        <w:rPr>
          <w:ins w:id="2520" w:author="Unknown"/>
          <w:rFonts w:ascii="Arial" w:hAnsi="Arial" w:cs="Arial"/>
          <w:color w:val="222222"/>
          <w:sz w:val="18"/>
          <w:szCs w:val="18"/>
        </w:rPr>
      </w:pPr>
      <w:ins w:id="252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se administrează calmante victimelor care sunt conştiente.</w:t>
        </w:r>
      </w:ins>
    </w:p>
    <w:p w:rsidR="00AE1230" w:rsidRPr="007E372D" w:rsidRDefault="00AE1230" w:rsidP="007E372D">
      <w:pPr>
        <w:shd w:val="clear" w:color="auto" w:fill="5C9CCC"/>
        <w:spacing w:after="0" w:line="240" w:lineRule="auto"/>
        <w:rPr>
          <w:ins w:id="2522" w:author="Unknown"/>
          <w:rFonts w:ascii="Arial" w:hAnsi="Arial" w:cs="Arial"/>
          <w:b/>
          <w:bCs/>
          <w:color w:val="FFFFFF"/>
          <w:sz w:val="18"/>
          <w:szCs w:val="18"/>
        </w:rPr>
      </w:pPr>
      <w:ins w:id="2523"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524" w:author="Unknown"/>
          <w:rFonts w:ascii="Arial" w:hAnsi="Arial" w:cs="Arial"/>
          <w:color w:val="222222"/>
          <w:sz w:val="18"/>
          <w:szCs w:val="18"/>
        </w:rPr>
      </w:pPr>
      <w:ins w:id="252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2526" w:author="Unknown">
        <w:r w:rsidRPr="007E372D">
          <w:rPr>
            <w:rFonts w:ascii="Arial" w:hAnsi="Arial" w:cs="Arial"/>
            <w:color w:val="222222"/>
            <w:sz w:val="18"/>
            <w:szCs w:val="18"/>
          </w:rPr>
          <w:fldChar w:fldCharType="separate"/>
        </w:r>
        <w:r w:rsidRPr="007E372D">
          <w:rPr>
            <w:rFonts w:ascii="Arial" w:hAnsi="Arial" w:cs="Arial"/>
            <w:color w:val="000000"/>
            <w:sz w:val="18"/>
            <w:u w:val="single"/>
          </w:rPr>
          <w:t>auto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2527" w:author="Unknown">
        <w:r w:rsidRPr="007E372D">
          <w:rPr>
            <w:rFonts w:ascii="Arial" w:hAnsi="Arial" w:cs="Arial"/>
            <w:color w:val="222222"/>
            <w:sz w:val="18"/>
            <w:szCs w:val="18"/>
          </w:rPr>
          <w:fldChar w:fldCharType="separate"/>
        </w:r>
        <w:r w:rsidRPr="007E372D">
          <w:rPr>
            <w:rFonts w:ascii="Arial" w:hAnsi="Arial" w:cs="Arial"/>
            <w:color w:val="000000"/>
            <w:sz w:val="18"/>
            <w:u w:val="single"/>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528" w:author="Unknown"/>
          <w:rFonts w:ascii="Tahoma" w:hAnsi="Tahoma" w:cs="Tahoma"/>
          <w:b/>
          <w:bCs/>
          <w:color w:val="222222"/>
          <w:sz w:val="21"/>
          <w:szCs w:val="21"/>
        </w:rPr>
      </w:pPr>
      <w:ins w:id="252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"http://e-drpciv.ro/intrebare/904/gravitatea_unei_hemoragii_se_apreciaza_in_functie_de" </w:instrText>
        </w:r>
      </w:ins>
      <w:r w:rsidRPr="009316C1">
        <w:rPr>
          <w:rFonts w:ascii="Tahoma" w:hAnsi="Tahoma" w:cs="Tahoma"/>
          <w:b/>
          <w:bCs/>
          <w:color w:val="222222"/>
          <w:sz w:val="21"/>
          <w:szCs w:val="21"/>
        </w:rPr>
      </w:r>
      <w:ins w:id="253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904. Gravitatea unei hemoragii se apreciază în funcţie de:</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531" w:author="Unknown"/>
          <w:rFonts w:ascii="Arial" w:hAnsi="Arial" w:cs="Arial"/>
          <w:color w:val="222222"/>
          <w:sz w:val="18"/>
          <w:szCs w:val="18"/>
        </w:rPr>
      </w:pPr>
      <w:ins w:id="253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cantitatea sângelui pierdut;</w:t>
        </w:r>
      </w:ins>
    </w:p>
    <w:p w:rsidR="00AE1230" w:rsidRPr="007E372D" w:rsidRDefault="00AE1230" w:rsidP="007E372D">
      <w:pPr>
        <w:shd w:val="clear" w:color="auto" w:fill="FCFDFD"/>
        <w:spacing w:after="30" w:line="240" w:lineRule="auto"/>
        <w:rPr>
          <w:ins w:id="2533" w:author="Unknown"/>
          <w:rFonts w:ascii="Arial" w:hAnsi="Arial" w:cs="Arial"/>
          <w:color w:val="222222"/>
          <w:sz w:val="18"/>
          <w:szCs w:val="18"/>
        </w:rPr>
      </w:pPr>
      <w:ins w:id="253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culoarea sângelui scurs;</w:t>
        </w:r>
      </w:ins>
    </w:p>
    <w:p w:rsidR="00AE1230" w:rsidRPr="007E372D" w:rsidRDefault="00AE1230" w:rsidP="007E372D">
      <w:pPr>
        <w:shd w:val="clear" w:color="auto" w:fill="FCFDFD"/>
        <w:spacing w:after="30" w:line="240" w:lineRule="auto"/>
        <w:rPr>
          <w:ins w:id="2535" w:author="Unknown"/>
          <w:rFonts w:ascii="Arial" w:hAnsi="Arial" w:cs="Arial"/>
          <w:color w:val="222222"/>
          <w:sz w:val="18"/>
          <w:szCs w:val="18"/>
        </w:rPr>
      </w:pPr>
      <w:ins w:id="253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fluiditatea sângelui scurs.</w:t>
        </w:r>
      </w:ins>
    </w:p>
    <w:p w:rsidR="00AE1230" w:rsidRPr="007E372D" w:rsidRDefault="00AE1230" w:rsidP="007E372D">
      <w:pPr>
        <w:shd w:val="clear" w:color="auto" w:fill="5C9CCC"/>
        <w:spacing w:after="0" w:line="240" w:lineRule="auto"/>
        <w:rPr>
          <w:ins w:id="2537" w:author="Unknown"/>
          <w:rFonts w:ascii="Arial" w:hAnsi="Arial" w:cs="Arial"/>
          <w:b/>
          <w:bCs/>
          <w:color w:val="FFFFFF"/>
          <w:sz w:val="18"/>
          <w:szCs w:val="18"/>
        </w:rPr>
      </w:pPr>
      <w:ins w:id="2538"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539" w:author="Unknown"/>
          <w:rFonts w:ascii="Arial" w:hAnsi="Arial" w:cs="Arial"/>
          <w:color w:val="222222"/>
          <w:sz w:val="18"/>
          <w:szCs w:val="18"/>
        </w:rPr>
      </w:pPr>
      <w:ins w:id="2540"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2541" w:author="Unknown">
        <w:r w:rsidRPr="007E372D">
          <w:rPr>
            <w:rFonts w:ascii="Arial" w:hAnsi="Arial" w:cs="Arial"/>
            <w:color w:val="222222"/>
            <w:sz w:val="18"/>
            <w:szCs w:val="18"/>
          </w:rPr>
          <w:fldChar w:fldCharType="separate"/>
        </w:r>
        <w:r w:rsidRPr="007E372D">
          <w:rPr>
            <w:rFonts w:ascii="Arial" w:hAnsi="Arial" w:cs="Arial"/>
            <w:b/>
            <w:bCs/>
            <w:color w:val="000000"/>
            <w:sz w:val="18"/>
          </w:rPr>
          <w:t>www.drpciv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2542"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543" w:author="Unknown"/>
          <w:rFonts w:ascii="Tahoma" w:hAnsi="Tahoma" w:cs="Tahoma"/>
          <w:b/>
          <w:bCs/>
          <w:color w:val="222222"/>
          <w:sz w:val="21"/>
          <w:szCs w:val="21"/>
        </w:rPr>
      </w:pPr>
      <w:ins w:id="254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"http://e-drpciv.ro/intrebare/194/se_considera_depasire_faptul_ca_vehiculele_de_pe_o_banda_circula_mai_repede_decat_vehiculele_de_pe_celelalte_benzi" </w:instrText>
        </w:r>
      </w:ins>
      <w:r w:rsidRPr="009316C1">
        <w:rPr>
          <w:rFonts w:ascii="Tahoma" w:hAnsi="Tahoma" w:cs="Tahoma"/>
          <w:b/>
          <w:bCs/>
          <w:color w:val="222222"/>
          <w:sz w:val="21"/>
          <w:szCs w:val="21"/>
        </w:rPr>
      </w:r>
      <w:ins w:id="254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194. Se consideră depăşire faptul că vehiculele de pe o bandă circulă mai repede decât vehiculele de pe celelalte benzi?</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546" w:author="Unknown"/>
          <w:rFonts w:ascii="Arial" w:hAnsi="Arial" w:cs="Arial"/>
          <w:color w:val="222222"/>
          <w:sz w:val="18"/>
          <w:szCs w:val="18"/>
        </w:rPr>
      </w:pPr>
      <w:ins w:id="254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nu;</w:t>
        </w:r>
      </w:ins>
    </w:p>
    <w:p w:rsidR="00AE1230" w:rsidRPr="007E372D" w:rsidRDefault="00AE1230" w:rsidP="007E372D">
      <w:pPr>
        <w:shd w:val="clear" w:color="auto" w:fill="FCFDFD"/>
        <w:spacing w:after="30" w:line="240" w:lineRule="auto"/>
        <w:rPr>
          <w:ins w:id="2548" w:author="Unknown"/>
          <w:rFonts w:ascii="Arial" w:hAnsi="Arial" w:cs="Arial"/>
          <w:color w:val="222222"/>
          <w:sz w:val="18"/>
          <w:szCs w:val="18"/>
        </w:rPr>
      </w:pPr>
      <w:ins w:id="254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dacă se circulă pe banda din stânga;</w:t>
        </w:r>
      </w:ins>
    </w:p>
    <w:p w:rsidR="00AE1230" w:rsidRPr="007E372D" w:rsidRDefault="00AE1230" w:rsidP="007E372D">
      <w:pPr>
        <w:shd w:val="clear" w:color="auto" w:fill="FCFDFD"/>
        <w:spacing w:after="30" w:line="240" w:lineRule="auto"/>
        <w:rPr>
          <w:ins w:id="2550" w:author="Unknown"/>
          <w:rFonts w:ascii="Arial" w:hAnsi="Arial" w:cs="Arial"/>
          <w:color w:val="222222"/>
          <w:sz w:val="18"/>
          <w:szCs w:val="18"/>
        </w:rPr>
      </w:pPr>
      <w:ins w:id="255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da, dacă se circulă pe banda din dreapta.</w:t>
        </w:r>
      </w:ins>
    </w:p>
    <w:p w:rsidR="00AE1230" w:rsidRPr="007E372D" w:rsidRDefault="00AE1230" w:rsidP="007E372D">
      <w:pPr>
        <w:shd w:val="clear" w:color="auto" w:fill="5C9CCC"/>
        <w:spacing w:after="0" w:line="240" w:lineRule="auto"/>
        <w:rPr>
          <w:ins w:id="2552" w:author="Unknown"/>
          <w:rFonts w:ascii="Arial" w:hAnsi="Arial" w:cs="Arial"/>
          <w:b/>
          <w:bCs/>
          <w:color w:val="FFFFFF"/>
          <w:sz w:val="18"/>
          <w:szCs w:val="18"/>
        </w:rPr>
      </w:pPr>
      <w:ins w:id="2553" w:author="Unknown">
        <w:r w:rsidRPr="007E372D">
          <w:rPr>
            <w:rFonts w:ascii="Arial" w:hAnsi="Arial" w:cs="Arial"/>
            <w:b/>
            <w:bCs/>
            <w:color w:val="FFFFFF"/>
            <w:sz w:val="18"/>
          </w:rPr>
          <w:t>2 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554" w:author="Unknown"/>
          <w:rFonts w:ascii="Arial" w:hAnsi="Arial" w:cs="Arial"/>
          <w:color w:val="222222"/>
          <w:sz w:val="18"/>
          <w:szCs w:val="18"/>
        </w:rPr>
      </w:pPr>
      <w:ins w:id="255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"http://e-drpciv.ro/tag/examen-drpciv" </w:instrText>
        </w:r>
      </w:ins>
      <w:r w:rsidRPr="009316C1">
        <w:rPr>
          <w:rFonts w:ascii="Arial" w:hAnsi="Arial" w:cs="Arial"/>
          <w:color w:val="222222"/>
          <w:sz w:val="18"/>
          <w:szCs w:val="18"/>
        </w:rPr>
      </w:r>
      <w:ins w:id="2556"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"http://e-drpciv.ro/tag/examen-auto-cat-B1" </w:instrText>
        </w:r>
      </w:ins>
      <w:r w:rsidRPr="009316C1">
        <w:rPr>
          <w:rFonts w:ascii="Arial" w:hAnsi="Arial" w:cs="Arial"/>
          <w:color w:val="222222"/>
          <w:sz w:val="18"/>
          <w:szCs w:val="18"/>
        </w:rPr>
      </w:r>
      <w:ins w:id="2557"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 cat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558" w:author="Unknown"/>
          <w:rFonts w:ascii="Tahoma" w:hAnsi="Tahoma" w:cs="Tahoma"/>
          <w:b/>
          <w:bCs/>
          <w:color w:val="222222"/>
          <w:sz w:val="21"/>
          <w:szCs w:val="21"/>
        </w:rPr>
      </w:pPr>
      <w:ins w:id="255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"http://e-drpciv.ro/intrebare/761/iesiti_cu_autovehiculul_de_pe_un_drum_agricol_si_intentionati_sa_virati_la_dreapta_intrand_in_sosea_din_stanga_se_apropie_un_alt_vehicul_cine_da_prioritate" </w:instrText>
        </w:r>
      </w:ins>
      <w:r w:rsidRPr="009316C1">
        <w:rPr>
          <w:rFonts w:ascii="Tahoma" w:hAnsi="Tahoma" w:cs="Tahoma"/>
          <w:b/>
          <w:bCs/>
          <w:color w:val="222222"/>
          <w:sz w:val="21"/>
          <w:szCs w:val="21"/>
        </w:rPr>
      </w:r>
      <w:ins w:id="256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761. Ieşiţi cu autovehiculul de pe un drum agricol şi intenţionaţi să viraţi la dreapta, intrând în şosea. Din stânga se apropie un alt vehicul. Cine dă prioritate?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561" w:author="Unknown"/>
          <w:rFonts w:ascii="Arial" w:hAnsi="Arial" w:cs="Arial"/>
          <w:color w:val="222222"/>
          <w:sz w:val="18"/>
          <w:szCs w:val="18"/>
        </w:rPr>
      </w:pPr>
      <w:ins w:id="256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nu este permisă intrarea pe şosea;</w:t>
        </w:r>
      </w:ins>
    </w:p>
    <w:p w:rsidR="00AE1230" w:rsidRPr="007E372D" w:rsidRDefault="00AE1230" w:rsidP="007E372D">
      <w:pPr>
        <w:shd w:val="clear" w:color="auto" w:fill="FCFDFD"/>
        <w:spacing w:after="30" w:line="240" w:lineRule="auto"/>
        <w:rPr>
          <w:ins w:id="2563" w:author="Unknown"/>
          <w:rFonts w:ascii="Arial" w:hAnsi="Arial" w:cs="Arial"/>
          <w:color w:val="222222"/>
          <w:sz w:val="18"/>
          <w:szCs w:val="18"/>
        </w:rPr>
      </w:pPr>
      <w:ins w:id="256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autovehiculul care circulă pe şosea, deoarece dvs. circulaţi din dreapta acestuia;</w:t>
        </w:r>
      </w:ins>
    </w:p>
    <w:p w:rsidR="00AE1230" w:rsidRPr="007E372D" w:rsidRDefault="00AE1230" w:rsidP="007E372D">
      <w:pPr>
        <w:shd w:val="clear" w:color="auto" w:fill="33FF33"/>
        <w:spacing w:after="30" w:line="240" w:lineRule="auto"/>
        <w:rPr>
          <w:ins w:id="2565" w:author="Unknown"/>
          <w:rFonts w:ascii="Arial" w:hAnsi="Arial" w:cs="Arial"/>
          <w:color w:val="222222"/>
          <w:sz w:val="18"/>
          <w:szCs w:val="18"/>
        </w:rPr>
      </w:pPr>
      <w:ins w:id="256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dvs.</w:t>
        </w:r>
      </w:ins>
    </w:p>
    <w:p w:rsidR="00AE1230" w:rsidRPr="007E372D" w:rsidRDefault="00AE1230" w:rsidP="007E372D">
      <w:pPr>
        <w:spacing w:after="0" w:line="240" w:lineRule="auto"/>
        <w:outlineLvl w:val="1"/>
        <w:rPr>
          <w:rFonts w:ascii="Tahoma" w:hAnsi="Tahoma" w:cs="Tahoma"/>
          <w:b/>
          <w:bCs/>
          <w:color w:val="222222"/>
          <w:sz w:val="21"/>
          <w:szCs w:val="21"/>
        </w:rPr>
      </w:pPr>
      <w:hyperlink r:id="rId2002" w:history="1">
        <w:r w:rsidRPr="007E372D">
          <w:rPr>
            <w:rFonts w:ascii="Tahoma" w:hAnsi="Tahoma" w:cs="Tahoma"/>
            <w:b/>
            <w:bCs/>
            <w:color w:val="000000"/>
            <w:sz w:val="21"/>
          </w:rPr>
          <w:t>220. Proprietarul unui autovehicul este obligat:</w:t>
        </w:r>
      </w:hyperlink>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declare autorităţilor schimbarea domiciliului în cel mult 24 de ore;</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declare organului fiscal valoarea poliţei de asigurare auto;</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declare autorităţii emitente pierderea, furtul sau distrugerea certificatului de înmatriculare, în cel mult 48 de ore de la constatare.</w:t>
      </w:r>
    </w:p>
    <w:p w:rsidR="00AE1230" w:rsidRPr="007E372D" w:rsidRDefault="00AE1230" w:rsidP="007E372D">
      <w:pPr>
        <w:shd w:val="clear" w:color="auto" w:fill="C9DBE7"/>
        <w:spacing w:after="0" w:line="240" w:lineRule="auto"/>
        <w:jc w:val="center"/>
        <w:rPr>
          <w:ins w:id="2567" w:author="Unknown"/>
          <w:rFonts w:ascii="Arial" w:hAnsi="Arial" w:cs="Arial"/>
          <w:color w:val="000000"/>
          <w:sz w:val="18"/>
          <w:szCs w:val="18"/>
        </w:rPr>
      </w:pPr>
      <w:ins w:id="2568" w:author="Unknown">
        <w:r w:rsidRPr="007E372D">
          <w:rPr>
            <w:rFonts w:ascii="Arial" w:hAnsi="Arial" w:cs="Arial"/>
            <w:color w:val="000000"/>
            <w:sz w:val="18"/>
            <w:szCs w:val="18"/>
            <w:bdr w:val="none" w:sz="0" w:space="0" w:color="auto" w:frame="1"/>
          </w:rPr>
          <w:br/>
        </w:r>
      </w:ins>
    </w:p>
    <w:p w:rsidR="00AE1230" w:rsidRPr="007E372D" w:rsidRDefault="00AE1230" w:rsidP="007E372D">
      <w:pPr>
        <w:shd w:val="clear" w:color="auto" w:fill="FCFDFD"/>
        <w:spacing w:after="0" w:line="240" w:lineRule="auto"/>
        <w:rPr>
          <w:ins w:id="2569" w:author="Unknown"/>
          <w:rFonts w:ascii="Arial" w:hAnsi="Arial" w:cs="Arial"/>
          <w:color w:val="222222"/>
          <w:sz w:val="18"/>
          <w:szCs w:val="18"/>
        </w:rPr>
      </w:pPr>
      <w:ins w:id="2570"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"http://e-drpciv.ro/poze2/3687.jpg" </w:instrText>
        </w:r>
      </w:ins>
      <w:r w:rsidRPr="009316C1">
        <w:rPr>
          <w:rFonts w:ascii="Arial" w:hAnsi="Arial" w:cs="Arial"/>
          <w:color w:val="222222"/>
          <w:sz w:val="18"/>
          <w:szCs w:val="18"/>
        </w:rPr>
      </w:r>
      <w:ins w:id="2571" w:author="Unknown">
        <w:r w:rsidRPr="007E372D">
          <w:rPr>
            <w:rFonts w:ascii="Arial" w:hAnsi="Arial" w:cs="Arial"/>
            <w:color w:val="222222"/>
            <w:sz w:val="18"/>
            <w:szCs w:val="18"/>
          </w:rPr>
          <w:fldChar w:fldCharType="separate"/>
        </w:r>
      </w:ins>
      <w:r>
        <w:rPr>
          <w:noProof/>
        </w:rPr>
        <w:pict>
          <v:shape id="Picture 218" o:spid="_x0000_s1236" type="#_x0000_t75" alt="http://e-drpciv.ro/poze2/3687.jpg" href="http://e-drpciv.ro/poze2/3687.j" style="position:absolute;margin-left:65pt;margin-top:0;width:105pt;height:78.75pt;z-index:251873280;visibility:visible;mso-wrap-distance-left:0;mso-wrap-distance-right:0;mso-position-horizontal:right;mso-position-horizontal-relative:text;mso-position-vertical-relative:line" o:allowoverlap="f" o:button="t">
            <v:fill o:detectmouseclick="t"/>
            <v:imagedata r:id="rId2003" o:title=""/>
            <w10:wrap type="square"/>
          </v:shape>
        </w:pict>
      </w:r>
      <w:ins w:id="2572"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573" w:author="Unknown"/>
          <w:rFonts w:ascii="Tahoma" w:hAnsi="Tahoma" w:cs="Tahoma"/>
          <w:b/>
          <w:bCs/>
          <w:color w:val="222222"/>
          <w:sz w:val="21"/>
          <w:szCs w:val="21"/>
        </w:rPr>
      </w:pPr>
      <w:ins w:id="257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"http://e-drpciv.ro/intrebare/3687/indicatorul_alaturat_reprezinta" </w:instrText>
        </w:r>
      </w:ins>
      <w:r w:rsidRPr="009316C1">
        <w:rPr>
          <w:rFonts w:ascii="Tahoma" w:hAnsi="Tahoma" w:cs="Tahoma"/>
          <w:b/>
          <w:bCs/>
          <w:color w:val="222222"/>
          <w:sz w:val="21"/>
          <w:szCs w:val="21"/>
        </w:rPr>
      </w:r>
      <w:ins w:id="257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3687. Indicatorul alăturat reprezintă: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576" w:author="Unknown"/>
          <w:rFonts w:ascii="Arial" w:hAnsi="Arial" w:cs="Arial"/>
          <w:color w:val="222222"/>
          <w:sz w:val="18"/>
          <w:szCs w:val="18"/>
        </w:rPr>
      </w:pPr>
      <w:ins w:id="257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panou suplimentar, montat la 150 m faţă de calea ferată;</w:t>
        </w:r>
      </w:ins>
    </w:p>
    <w:p w:rsidR="00AE1230" w:rsidRPr="007E372D" w:rsidRDefault="00AE1230" w:rsidP="007E372D">
      <w:pPr>
        <w:shd w:val="clear" w:color="auto" w:fill="33FF33"/>
        <w:spacing w:after="30" w:line="240" w:lineRule="auto"/>
        <w:rPr>
          <w:ins w:id="2578" w:author="Unknown"/>
          <w:rFonts w:ascii="Arial" w:hAnsi="Arial" w:cs="Arial"/>
          <w:color w:val="222222"/>
          <w:sz w:val="18"/>
          <w:szCs w:val="18"/>
        </w:rPr>
      </w:pPr>
      <w:ins w:id="257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baliză bidirecţională care indică ocolirea obstacolului prin stânga sau prin dreapta;</w:t>
        </w:r>
      </w:ins>
    </w:p>
    <w:p w:rsidR="00AE1230" w:rsidRPr="007E372D" w:rsidRDefault="00AE1230" w:rsidP="007E372D">
      <w:pPr>
        <w:shd w:val="clear" w:color="auto" w:fill="FCFDFD"/>
        <w:spacing w:after="30" w:line="240" w:lineRule="auto"/>
        <w:rPr>
          <w:ins w:id="2580" w:author="Unknown"/>
          <w:rFonts w:ascii="Arial" w:hAnsi="Arial" w:cs="Arial"/>
          <w:color w:val="222222"/>
          <w:sz w:val="18"/>
          <w:szCs w:val="18"/>
        </w:rPr>
      </w:pPr>
      <w:ins w:id="258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panouri succesive pentru curbe deosebit de periculoase.</w:t>
        </w:r>
      </w:ins>
    </w:p>
    <w:p w:rsidR="00AE1230" w:rsidRPr="007E372D" w:rsidRDefault="00AE1230" w:rsidP="007E372D">
      <w:pPr>
        <w:shd w:val="clear" w:color="auto" w:fill="5C9CCC"/>
        <w:spacing w:after="0" w:line="240" w:lineRule="auto"/>
        <w:rPr>
          <w:ins w:id="2582" w:author="Unknown"/>
          <w:rFonts w:ascii="Arial" w:hAnsi="Arial" w:cs="Arial"/>
          <w:b/>
          <w:bCs/>
          <w:color w:val="FFFFFF"/>
          <w:sz w:val="18"/>
          <w:szCs w:val="18"/>
        </w:rPr>
      </w:pPr>
      <w:ins w:id="2583"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584" w:author="Unknown"/>
          <w:rFonts w:ascii="Arial" w:hAnsi="Arial" w:cs="Arial"/>
          <w:color w:val="222222"/>
          <w:sz w:val="18"/>
          <w:szCs w:val="18"/>
        </w:rPr>
      </w:pPr>
      <w:ins w:id="258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"http://e-drpciv.ro/tag/permis-auto-cat-b1" </w:instrText>
        </w:r>
      </w:ins>
      <w:r w:rsidRPr="009316C1">
        <w:rPr>
          <w:rFonts w:ascii="Arial" w:hAnsi="Arial" w:cs="Arial"/>
          <w:color w:val="222222"/>
          <w:sz w:val="18"/>
          <w:szCs w:val="18"/>
        </w:rPr>
      </w:r>
      <w:ins w:id="2586" w:author="Unknown">
        <w:r w:rsidRPr="007E372D">
          <w:rPr>
            <w:rFonts w:ascii="Arial" w:hAnsi="Arial" w:cs="Arial"/>
            <w:color w:val="222222"/>
            <w:sz w:val="18"/>
            <w:szCs w:val="18"/>
          </w:rPr>
          <w:fldChar w:fldCharType="separate"/>
        </w:r>
        <w:r w:rsidRPr="007E372D">
          <w:rPr>
            <w:rFonts w:ascii="Arial" w:hAnsi="Arial" w:cs="Arial"/>
            <w:b/>
            <w:bCs/>
            <w:color w:val="000000"/>
            <w:sz w:val="18"/>
          </w:rPr>
          <w:t>permis auto cat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2587" w:author="Unknown">
        <w:r w:rsidRPr="007E372D">
          <w:rPr>
            <w:rFonts w:ascii="Arial" w:hAnsi="Arial" w:cs="Arial"/>
            <w:color w:val="222222"/>
            <w:sz w:val="18"/>
            <w:szCs w:val="18"/>
          </w:rPr>
          <w:fldChar w:fldCharType="separate"/>
        </w:r>
        <w:r w:rsidRPr="007E372D">
          <w:rPr>
            <w:rFonts w:ascii="Arial" w:hAnsi="Arial" w:cs="Arial"/>
            <w:b/>
            <w:bCs/>
            <w:color w:val="000000"/>
            <w:sz w:val="18"/>
          </w:rPr>
          <w:t>www drpciv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588" w:author="Unknown"/>
          <w:rFonts w:ascii="Arial" w:hAnsi="Arial" w:cs="Arial"/>
          <w:color w:val="222222"/>
          <w:sz w:val="18"/>
          <w:szCs w:val="18"/>
        </w:rPr>
      </w:pPr>
      <w:ins w:id="2589"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"http://e-drpciv.ro/poze2/230.jpg" </w:instrText>
        </w:r>
      </w:ins>
      <w:r w:rsidRPr="009316C1">
        <w:rPr>
          <w:rFonts w:ascii="Arial" w:hAnsi="Arial" w:cs="Arial"/>
          <w:color w:val="222222"/>
          <w:sz w:val="18"/>
          <w:szCs w:val="18"/>
        </w:rPr>
      </w:r>
      <w:ins w:id="2590" w:author="Unknown">
        <w:r w:rsidRPr="007E372D">
          <w:rPr>
            <w:rFonts w:ascii="Arial" w:hAnsi="Arial" w:cs="Arial"/>
            <w:color w:val="222222"/>
            <w:sz w:val="18"/>
            <w:szCs w:val="18"/>
          </w:rPr>
          <w:fldChar w:fldCharType="separate"/>
        </w:r>
      </w:ins>
      <w:r>
        <w:rPr>
          <w:noProof/>
        </w:rPr>
        <w:pict>
          <v:shape id="Picture 219" o:spid="_x0000_s1237" type="#_x0000_t75" alt="http://e-drpciv.ro/poze2/230.jpg" href="http://e-drpciv.ro/poze2/230.j" style="position:absolute;margin-left:65pt;margin-top:0;width:105pt;height:78.75pt;z-index:251874304;visibility:visible;mso-wrap-distance-left:0;mso-wrap-distance-right:0;mso-position-horizontal:right;mso-position-horizontal-relative:text;mso-position-vertical-relative:line" o:allowoverlap="f" o:button="t">
            <v:fill o:detectmouseclick="t"/>
            <v:imagedata r:id="rId2004" o:title=""/>
            <w10:wrap type="square"/>
          </v:shape>
        </w:pict>
      </w:r>
      <w:ins w:id="2591"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592" w:author="Unknown"/>
          <w:rFonts w:ascii="Tahoma" w:hAnsi="Tahoma" w:cs="Tahoma"/>
          <w:b/>
          <w:bCs/>
          <w:color w:val="222222"/>
          <w:sz w:val="21"/>
          <w:szCs w:val="21"/>
        </w:rPr>
      </w:pPr>
      <w:ins w:id="2593"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"http://e-drpciv.ro/intrebare/230/cum_veti_proceda_in_aceasta_situatie" </w:instrText>
        </w:r>
      </w:ins>
      <w:r w:rsidRPr="009316C1">
        <w:rPr>
          <w:rFonts w:ascii="Tahoma" w:hAnsi="Tahoma" w:cs="Tahoma"/>
          <w:b/>
          <w:bCs/>
          <w:color w:val="222222"/>
          <w:sz w:val="21"/>
          <w:szCs w:val="21"/>
        </w:rPr>
      </w:r>
      <w:ins w:id="2594"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230. Cum veţi proceda în această situaţie?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595" w:author="Unknown"/>
          <w:rFonts w:ascii="Arial" w:hAnsi="Arial" w:cs="Arial"/>
          <w:color w:val="222222"/>
          <w:sz w:val="18"/>
          <w:szCs w:val="18"/>
        </w:rPr>
      </w:pPr>
      <w:ins w:id="2596"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urmaţi vehiculul care execută depăşirea;</w:t>
        </w:r>
      </w:ins>
    </w:p>
    <w:p w:rsidR="00AE1230" w:rsidRPr="007E372D" w:rsidRDefault="00AE1230" w:rsidP="007E372D">
      <w:pPr>
        <w:shd w:val="clear" w:color="auto" w:fill="33FF33"/>
        <w:spacing w:after="30" w:line="240" w:lineRule="auto"/>
        <w:rPr>
          <w:ins w:id="2597" w:author="Unknown"/>
          <w:rFonts w:ascii="Arial" w:hAnsi="Arial" w:cs="Arial"/>
          <w:color w:val="222222"/>
          <w:sz w:val="18"/>
          <w:szCs w:val="18"/>
        </w:rPr>
      </w:pPr>
      <w:ins w:id="2598"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rămâneţi în spatele camionului;</w:t>
        </w:r>
      </w:ins>
    </w:p>
    <w:p w:rsidR="00AE1230" w:rsidRPr="007E372D" w:rsidRDefault="00AE1230" w:rsidP="007E372D">
      <w:pPr>
        <w:shd w:val="clear" w:color="auto" w:fill="FCFDFD"/>
        <w:spacing w:after="30" w:line="240" w:lineRule="auto"/>
        <w:rPr>
          <w:ins w:id="2599" w:author="Unknown"/>
          <w:rFonts w:ascii="Arial" w:hAnsi="Arial" w:cs="Arial"/>
          <w:color w:val="222222"/>
          <w:sz w:val="18"/>
          <w:szCs w:val="18"/>
        </w:rPr>
      </w:pPr>
      <w:ins w:id="2600"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indicatorul se adresează vehiculelor care circulă din sens opus.</w:t>
        </w:r>
      </w:ins>
    </w:p>
    <w:p w:rsidR="00AE1230" w:rsidRPr="007E372D" w:rsidRDefault="00AE1230" w:rsidP="007E372D">
      <w:pPr>
        <w:shd w:val="clear" w:color="auto" w:fill="5C9CCC"/>
        <w:spacing w:after="0" w:line="240" w:lineRule="auto"/>
        <w:rPr>
          <w:ins w:id="2601" w:author="Unknown"/>
          <w:rFonts w:ascii="Arial" w:hAnsi="Arial" w:cs="Arial"/>
          <w:b/>
          <w:bCs/>
          <w:color w:val="FFFFFF"/>
          <w:sz w:val="18"/>
          <w:szCs w:val="18"/>
        </w:rPr>
      </w:pPr>
      <w:ins w:id="2602"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603" w:author="Unknown"/>
          <w:rFonts w:ascii="Arial" w:hAnsi="Arial" w:cs="Arial"/>
          <w:color w:val="222222"/>
          <w:sz w:val="18"/>
          <w:szCs w:val="18"/>
        </w:rPr>
      </w:pPr>
      <w:ins w:id="2604"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2605"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sala</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"http://e-drpciv.ro/tag/drpciv.ro" </w:instrText>
        </w:r>
      </w:ins>
      <w:r w:rsidRPr="009316C1">
        <w:rPr>
          <w:rFonts w:ascii="Arial" w:hAnsi="Arial" w:cs="Arial"/>
          <w:color w:val="222222"/>
          <w:sz w:val="18"/>
          <w:szCs w:val="18"/>
        </w:rPr>
      </w:r>
      <w:ins w:id="2606" w:author="Unknown">
        <w:r w:rsidRPr="007E372D">
          <w:rPr>
            <w:rFonts w:ascii="Arial" w:hAnsi="Arial" w:cs="Arial"/>
            <w:color w:val="222222"/>
            <w:sz w:val="18"/>
            <w:szCs w:val="18"/>
          </w:rPr>
          <w:fldChar w:fldCharType="separate"/>
        </w:r>
        <w:r w:rsidRPr="007E372D">
          <w:rPr>
            <w:rFonts w:ascii="Arial" w:hAnsi="Arial" w:cs="Arial"/>
            <w:color w:val="000000"/>
            <w:sz w:val="18"/>
            <w:u w:val="single"/>
          </w:rPr>
          <w:t>drpciv.ro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607" w:author="Unknown"/>
          <w:rFonts w:ascii="Tahoma" w:hAnsi="Tahoma" w:cs="Tahoma"/>
          <w:b/>
          <w:bCs/>
          <w:color w:val="222222"/>
          <w:sz w:val="21"/>
          <w:szCs w:val="21"/>
        </w:rPr>
      </w:pPr>
      <w:ins w:id="2608"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"http://e-drpciv.ro/intrebare/835/ce_intelegeti_prin_conduita_preventiva_in_conditii_atmosferice_nefavorabile" </w:instrText>
        </w:r>
      </w:ins>
      <w:r w:rsidRPr="009316C1">
        <w:rPr>
          <w:rFonts w:ascii="Tahoma" w:hAnsi="Tahoma" w:cs="Tahoma"/>
          <w:b/>
          <w:bCs/>
          <w:color w:val="222222"/>
          <w:sz w:val="21"/>
          <w:szCs w:val="21"/>
        </w:rPr>
      </w:r>
      <w:ins w:id="2609"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835. Ce înţelegeţi prin conduită preventivă în condiţii atmosferice nefavorabile?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610" w:author="Unknown"/>
          <w:rFonts w:ascii="Arial" w:hAnsi="Arial" w:cs="Arial"/>
          <w:color w:val="222222"/>
          <w:sz w:val="18"/>
          <w:szCs w:val="18"/>
        </w:rPr>
      </w:pPr>
      <w:ins w:id="2611"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rulaţi cu o viteză mai mică decât viteza maximă legală, admisă pe tronsonul de drum respectiv;</w:t>
        </w:r>
      </w:ins>
    </w:p>
    <w:p w:rsidR="00AE1230" w:rsidRPr="007E372D" w:rsidRDefault="00AE1230" w:rsidP="007E372D">
      <w:pPr>
        <w:shd w:val="clear" w:color="auto" w:fill="33FF33"/>
        <w:spacing w:after="30" w:line="240" w:lineRule="auto"/>
        <w:rPr>
          <w:ins w:id="2612" w:author="Unknown"/>
          <w:rFonts w:ascii="Arial" w:hAnsi="Arial" w:cs="Arial"/>
          <w:color w:val="222222"/>
          <w:sz w:val="18"/>
          <w:szCs w:val="18"/>
        </w:rPr>
      </w:pPr>
      <w:ins w:id="2613"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conduceţi cu atenţie sporită şi cu o viteză care să vă permită oprirea în siguranţă şi evitarea oricărui pericol;</w:t>
        </w:r>
      </w:ins>
    </w:p>
    <w:p w:rsidR="00AE1230" w:rsidRPr="007E372D" w:rsidRDefault="00AE1230" w:rsidP="007E372D">
      <w:pPr>
        <w:shd w:val="clear" w:color="auto" w:fill="FCFDFD"/>
        <w:spacing w:after="30" w:line="240" w:lineRule="auto"/>
        <w:rPr>
          <w:ins w:id="2614" w:author="Unknown"/>
          <w:rFonts w:ascii="Arial" w:hAnsi="Arial" w:cs="Arial"/>
          <w:color w:val="222222"/>
          <w:sz w:val="18"/>
          <w:szCs w:val="18"/>
        </w:rPr>
      </w:pPr>
      <w:ins w:id="2615"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folosiţi atât luminile de drum cât şi cele de avarie, pentru a fi mai uşor de observat.</w:t>
        </w:r>
      </w:ins>
    </w:p>
    <w:p w:rsidR="00AE1230" w:rsidRPr="007E372D" w:rsidRDefault="00AE1230" w:rsidP="007E372D">
      <w:pPr>
        <w:shd w:val="clear" w:color="auto" w:fill="5C9CCC"/>
        <w:spacing w:after="0" w:line="240" w:lineRule="auto"/>
        <w:rPr>
          <w:ins w:id="2616" w:author="Unknown"/>
          <w:rFonts w:ascii="Arial" w:hAnsi="Arial" w:cs="Arial"/>
          <w:b/>
          <w:bCs/>
          <w:color w:val="FFFFFF"/>
          <w:sz w:val="18"/>
          <w:szCs w:val="18"/>
        </w:rPr>
      </w:pPr>
      <w:ins w:id="2617"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618" w:author="Unknown"/>
          <w:rFonts w:ascii="Arial" w:hAnsi="Arial" w:cs="Arial"/>
          <w:color w:val="222222"/>
          <w:sz w:val="18"/>
          <w:szCs w:val="18"/>
        </w:rPr>
      </w:pPr>
      <w:ins w:id="2619"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2620" w:author="Unknown">
        <w:r w:rsidRPr="007E372D">
          <w:rPr>
            <w:rFonts w:ascii="Arial" w:hAnsi="Arial" w:cs="Arial"/>
            <w:color w:val="222222"/>
            <w:sz w:val="18"/>
            <w:szCs w:val="18"/>
          </w:rPr>
          <w:fldChar w:fldCharType="separate"/>
        </w:r>
        <w:r w:rsidRPr="007E372D">
          <w:rPr>
            <w:rFonts w:ascii="Arial" w:hAnsi="Arial" w:cs="Arial"/>
            <w:b/>
            <w:bCs/>
            <w:color w:val="000000"/>
            <w:sz w:val="18"/>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"http://e-drpciv.ro/tag/chestionare-auto-B" </w:instrText>
        </w:r>
      </w:ins>
      <w:r w:rsidRPr="009316C1">
        <w:rPr>
          <w:rFonts w:ascii="Arial" w:hAnsi="Arial" w:cs="Arial"/>
          <w:color w:val="222222"/>
          <w:sz w:val="18"/>
          <w:szCs w:val="18"/>
        </w:rPr>
      </w:r>
      <w:ins w:id="2621"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auto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622" w:author="Unknown"/>
          <w:rFonts w:ascii="Tahoma" w:hAnsi="Tahoma" w:cs="Tahoma"/>
          <w:b/>
          <w:bCs/>
          <w:color w:val="222222"/>
          <w:sz w:val="21"/>
          <w:szCs w:val="21"/>
        </w:rPr>
      </w:pPr>
      <w:ins w:id="2623"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"http://e-drpciv.ro/intrebare/864/este_permisa_oprirea_voluntara_a_unui_vehicul_pe_trotuar" </w:instrText>
        </w:r>
      </w:ins>
      <w:r w:rsidRPr="009316C1">
        <w:rPr>
          <w:rFonts w:ascii="Tahoma" w:hAnsi="Tahoma" w:cs="Tahoma"/>
          <w:b/>
          <w:bCs/>
          <w:color w:val="222222"/>
          <w:sz w:val="21"/>
          <w:szCs w:val="21"/>
        </w:rPr>
      </w:r>
      <w:ins w:id="2624"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864. Este permisă oprirea voluntară a unui vehicul pe trotuar?</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625" w:author="Unknown"/>
          <w:rFonts w:ascii="Arial" w:hAnsi="Arial" w:cs="Arial"/>
          <w:color w:val="222222"/>
          <w:sz w:val="18"/>
          <w:szCs w:val="18"/>
        </w:rPr>
      </w:pPr>
      <w:ins w:id="2626"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 dacă se asigură un spaţiu de cel puţin 1 m lăţime pentru circulaţia pietonilor, iar semnalizarea rutieră permite această manevră;</w:t>
        </w:r>
      </w:ins>
    </w:p>
    <w:p w:rsidR="00AE1230" w:rsidRPr="007E372D" w:rsidRDefault="00AE1230" w:rsidP="007E372D">
      <w:pPr>
        <w:shd w:val="clear" w:color="auto" w:fill="FCFDFD"/>
        <w:spacing w:after="30" w:line="240" w:lineRule="auto"/>
        <w:rPr>
          <w:ins w:id="2627" w:author="Unknown"/>
          <w:rFonts w:ascii="Arial" w:hAnsi="Arial" w:cs="Arial"/>
          <w:color w:val="222222"/>
          <w:sz w:val="18"/>
          <w:szCs w:val="18"/>
        </w:rPr>
      </w:pPr>
      <w:ins w:id="2628"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legal, nu este prevăzut;</w:t>
        </w:r>
      </w:ins>
    </w:p>
    <w:p w:rsidR="00AE1230" w:rsidRPr="007E372D" w:rsidRDefault="00AE1230" w:rsidP="007E372D">
      <w:pPr>
        <w:shd w:val="clear" w:color="auto" w:fill="FCFDFD"/>
        <w:spacing w:after="30" w:line="240" w:lineRule="auto"/>
        <w:rPr>
          <w:ins w:id="2629" w:author="Unknown"/>
          <w:rFonts w:ascii="Arial" w:hAnsi="Arial" w:cs="Arial"/>
          <w:color w:val="222222"/>
          <w:sz w:val="18"/>
          <w:szCs w:val="18"/>
        </w:rPr>
      </w:pPr>
      <w:ins w:id="2630"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w:t>
        </w:r>
      </w:ins>
    </w:p>
    <w:p w:rsidR="00AE1230" w:rsidRPr="007E372D" w:rsidRDefault="00AE1230" w:rsidP="007E372D">
      <w:pPr>
        <w:shd w:val="clear" w:color="auto" w:fill="5C9CCC"/>
        <w:spacing w:after="0" w:line="240" w:lineRule="auto"/>
        <w:rPr>
          <w:ins w:id="2631" w:author="Unknown"/>
          <w:rFonts w:ascii="Arial" w:hAnsi="Arial" w:cs="Arial"/>
          <w:b/>
          <w:bCs/>
          <w:color w:val="FFFFFF"/>
          <w:sz w:val="18"/>
          <w:szCs w:val="18"/>
        </w:rPr>
      </w:pPr>
      <w:ins w:id="2632"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633" w:author="Unknown"/>
          <w:rFonts w:ascii="Arial" w:hAnsi="Arial" w:cs="Arial"/>
          <w:color w:val="222222"/>
          <w:sz w:val="18"/>
          <w:szCs w:val="18"/>
        </w:rPr>
      </w:pPr>
      <w:ins w:id="2634"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2635"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"http://e-drpciv.ro/tag/drpciv.ro" </w:instrText>
        </w:r>
      </w:ins>
      <w:r w:rsidRPr="009316C1">
        <w:rPr>
          <w:rFonts w:ascii="Arial" w:hAnsi="Arial" w:cs="Arial"/>
          <w:color w:val="222222"/>
          <w:sz w:val="18"/>
          <w:szCs w:val="18"/>
        </w:rPr>
      </w:r>
      <w:ins w:id="2636" w:author="Unknown">
        <w:r w:rsidRPr="007E372D">
          <w:rPr>
            <w:rFonts w:ascii="Arial" w:hAnsi="Arial" w:cs="Arial"/>
            <w:color w:val="222222"/>
            <w:sz w:val="18"/>
            <w:szCs w:val="18"/>
          </w:rPr>
          <w:fldChar w:fldCharType="separate"/>
        </w:r>
        <w:r w:rsidRPr="007E372D">
          <w:rPr>
            <w:rFonts w:ascii="Arial" w:hAnsi="Arial" w:cs="Arial"/>
            <w:b/>
            <w:bCs/>
            <w:color w:val="000000"/>
            <w:sz w:val="18"/>
          </w:rPr>
          <w:t>drpciv.ro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637" w:author="Unknown"/>
          <w:rFonts w:ascii="Arial" w:hAnsi="Arial" w:cs="Arial"/>
          <w:color w:val="222222"/>
          <w:sz w:val="18"/>
          <w:szCs w:val="18"/>
        </w:rPr>
      </w:pPr>
      <w:ins w:id="2638"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"http://e-drpciv.ro/poze2/974.jpg" </w:instrText>
        </w:r>
      </w:ins>
      <w:r w:rsidRPr="009316C1">
        <w:rPr>
          <w:rFonts w:ascii="Arial" w:hAnsi="Arial" w:cs="Arial"/>
          <w:color w:val="222222"/>
          <w:sz w:val="18"/>
          <w:szCs w:val="18"/>
        </w:rPr>
      </w:r>
      <w:ins w:id="2639" w:author="Unknown">
        <w:r w:rsidRPr="007E372D">
          <w:rPr>
            <w:rFonts w:ascii="Arial" w:hAnsi="Arial" w:cs="Arial"/>
            <w:color w:val="222222"/>
            <w:sz w:val="18"/>
            <w:szCs w:val="18"/>
          </w:rPr>
          <w:fldChar w:fldCharType="separate"/>
        </w:r>
      </w:ins>
      <w:r>
        <w:rPr>
          <w:noProof/>
        </w:rPr>
        <w:pict>
          <v:shape id="Picture 220" o:spid="_x0000_s1238" type="#_x0000_t75" alt="http://e-drpciv.ro/poze2/974.jpg" href="http://e-drpciv.ro/poze2/974.j" style="position:absolute;margin-left:65pt;margin-top:0;width:105pt;height:78.75pt;z-index:251875328;visibility:visible;mso-wrap-distance-left:0;mso-wrap-distance-right:0;mso-position-horizontal:right;mso-position-horizontal-relative:text;mso-position-vertical-relative:line" o:allowoverlap="f" o:button="t">
            <v:fill o:detectmouseclick="t"/>
            <v:imagedata r:id="rId2005" o:title=""/>
            <w10:wrap type="square"/>
          </v:shape>
        </w:pict>
      </w:r>
      <w:ins w:id="2640"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641" w:author="Unknown"/>
          <w:rFonts w:ascii="Tahoma" w:hAnsi="Tahoma" w:cs="Tahoma"/>
          <w:b/>
          <w:bCs/>
          <w:color w:val="222222"/>
          <w:sz w:val="21"/>
          <w:szCs w:val="21"/>
        </w:rPr>
      </w:pPr>
      <w:ins w:id="2642"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"http://e-drpciv.ro/intrebare/974/ce_obligatii_aveti_in_situatia_prezentata" </w:instrText>
        </w:r>
      </w:ins>
      <w:r w:rsidRPr="009316C1">
        <w:rPr>
          <w:rFonts w:ascii="Tahoma" w:hAnsi="Tahoma" w:cs="Tahoma"/>
          <w:b/>
          <w:bCs/>
          <w:color w:val="222222"/>
          <w:sz w:val="21"/>
          <w:szCs w:val="21"/>
        </w:rPr>
      </w:r>
      <w:ins w:id="2643"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974. Ce obligaţii aveţi în situaţia prezentată?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644" w:author="Unknown"/>
          <w:rFonts w:ascii="Arial" w:hAnsi="Arial" w:cs="Arial"/>
          <w:color w:val="222222"/>
          <w:sz w:val="18"/>
          <w:szCs w:val="18"/>
        </w:rPr>
      </w:pPr>
      <w:ins w:id="2645"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circulaţi cu viteză redusă şi să traversaţi calea ferată, dacă bariera sau semibariera este ridicată;</w:t>
        </w:r>
      </w:ins>
    </w:p>
    <w:p w:rsidR="00AE1230" w:rsidRPr="007E372D" w:rsidRDefault="00AE1230" w:rsidP="007E372D">
      <w:pPr>
        <w:shd w:val="clear" w:color="auto" w:fill="FCFDFD"/>
        <w:spacing w:after="30" w:line="240" w:lineRule="auto"/>
        <w:rPr>
          <w:ins w:id="2646" w:author="Unknown"/>
          <w:rFonts w:ascii="Arial" w:hAnsi="Arial" w:cs="Arial"/>
          <w:color w:val="222222"/>
          <w:sz w:val="18"/>
          <w:szCs w:val="18"/>
        </w:rPr>
      </w:pPr>
      <w:ins w:id="2647"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opriţi în dreptul indicatorului;</w:t>
        </w:r>
      </w:ins>
    </w:p>
    <w:p w:rsidR="00AE1230" w:rsidRPr="007E372D" w:rsidRDefault="00AE1230" w:rsidP="007E372D">
      <w:pPr>
        <w:shd w:val="clear" w:color="auto" w:fill="FCFDFD"/>
        <w:spacing w:after="30" w:line="240" w:lineRule="auto"/>
        <w:rPr>
          <w:ins w:id="2648" w:author="Unknown"/>
          <w:rFonts w:ascii="Arial" w:hAnsi="Arial" w:cs="Arial"/>
          <w:color w:val="222222"/>
          <w:sz w:val="18"/>
          <w:szCs w:val="18"/>
        </w:rPr>
      </w:pPr>
      <w:ins w:id="2649"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măriţi viteza, pentru a nu fi surprins de închiderea barierelor.</w:t>
        </w:r>
      </w:ins>
    </w:p>
    <w:p w:rsidR="00AE1230" w:rsidRPr="007E372D" w:rsidRDefault="00AE1230" w:rsidP="007E372D">
      <w:pPr>
        <w:shd w:val="clear" w:color="auto" w:fill="5C9CCC"/>
        <w:spacing w:after="0" w:line="240" w:lineRule="auto"/>
        <w:rPr>
          <w:ins w:id="2650" w:author="Unknown"/>
          <w:rFonts w:ascii="Arial" w:hAnsi="Arial" w:cs="Arial"/>
          <w:b/>
          <w:bCs/>
          <w:color w:val="FFFFFF"/>
          <w:sz w:val="18"/>
          <w:szCs w:val="18"/>
        </w:rPr>
      </w:pPr>
      <w:ins w:id="2651"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652" w:author="Unknown"/>
          <w:rFonts w:ascii="Arial" w:hAnsi="Arial" w:cs="Arial"/>
          <w:color w:val="222222"/>
          <w:sz w:val="18"/>
          <w:szCs w:val="18"/>
        </w:rPr>
      </w:pPr>
      <w:ins w:id="2653"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2654" w:author="Unknown">
        <w:r w:rsidRPr="007E372D">
          <w:rPr>
            <w:rFonts w:ascii="Arial" w:hAnsi="Arial" w:cs="Arial"/>
            <w:color w:val="222222"/>
            <w:sz w:val="18"/>
            <w:szCs w:val="18"/>
          </w:rPr>
          <w:fldChar w:fldCharType="separate"/>
        </w:r>
        <w:r w:rsidRPr="007E372D">
          <w:rPr>
            <w:rFonts w:ascii="Arial" w:hAnsi="Arial" w:cs="Arial"/>
            <w:b/>
            <w:bCs/>
            <w:color w:val="000000"/>
            <w:sz w:val="18"/>
          </w:rPr>
          <w:t>www.drpciv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2655"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656" w:author="Unknown"/>
          <w:rFonts w:ascii="Arial" w:hAnsi="Arial" w:cs="Arial"/>
          <w:color w:val="222222"/>
          <w:sz w:val="18"/>
          <w:szCs w:val="18"/>
        </w:rPr>
      </w:pPr>
      <w:ins w:id="2657"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"http://e-drpciv.ro/poze2/827.jpg" </w:instrText>
        </w:r>
      </w:ins>
      <w:r w:rsidRPr="009316C1">
        <w:rPr>
          <w:rFonts w:ascii="Arial" w:hAnsi="Arial" w:cs="Arial"/>
          <w:color w:val="222222"/>
          <w:sz w:val="18"/>
          <w:szCs w:val="18"/>
        </w:rPr>
      </w:r>
      <w:ins w:id="2658" w:author="Unknown">
        <w:r w:rsidRPr="007E372D">
          <w:rPr>
            <w:rFonts w:ascii="Arial" w:hAnsi="Arial" w:cs="Arial"/>
            <w:color w:val="222222"/>
            <w:sz w:val="18"/>
            <w:szCs w:val="18"/>
          </w:rPr>
          <w:fldChar w:fldCharType="separate"/>
        </w:r>
      </w:ins>
      <w:r>
        <w:rPr>
          <w:noProof/>
        </w:rPr>
        <w:pict>
          <v:shape id="Picture 221" o:spid="_x0000_s1239" type="#_x0000_t75" alt="http://e-drpciv.ro/poze2/827.jpg" href="http://e-drpciv.ro/poze2/827.j" style="position:absolute;margin-left:65pt;margin-top:0;width:105pt;height:78.75pt;z-index:251876352;visibility:visible;mso-wrap-distance-left:0;mso-wrap-distance-right:0;mso-position-horizontal:right;mso-position-horizontal-relative:text;mso-position-vertical-relative:line" o:allowoverlap="f" o:button="t">
            <v:fill o:detectmouseclick="t"/>
            <v:imagedata r:id="rId2006" o:title=""/>
            <w10:wrap type="square"/>
          </v:shape>
        </w:pict>
      </w:r>
      <w:ins w:id="2659"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660" w:author="Unknown"/>
          <w:rFonts w:ascii="Tahoma" w:hAnsi="Tahoma" w:cs="Tahoma"/>
          <w:b/>
          <w:bCs/>
          <w:color w:val="222222"/>
          <w:sz w:val="21"/>
          <w:szCs w:val="21"/>
        </w:rPr>
      </w:pPr>
      <w:ins w:id="2661"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"http://e-drpciv.ro/intrebare/827/cum_veti_proceda_corect_in_aceasta_intersectie_daca_semaforul_este_instalat_deasupra_intersectiei" </w:instrText>
        </w:r>
      </w:ins>
      <w:r w:rsidRPr="009316C1">
        <w:rPr>
          <w:rFonts w:ascii="Tahoma" w:hAnsi="Tahoma" w:cs="Tahoma"/>
          <w:b/>
          <w:bCs/>
          <w:color w:val="222222"/>
          <w:sz w:val="21"/>
          <w:szCs w:val="21"/>
        </w:rPr>
      </w:r>
      <w:ins w:id="2662"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827. Cum veţi proceda corect în această intersecţie, dacă semaforul este instalat deasupra intersecţiei?</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663" w:author="Unknown"/>
          <w:rFonts w:ascii="Arial" w:hAnsi="Arial" w:cs="Arial"/>
          <w:color w:val="222222"/>
          <w:sz w:val="18"/>
          <w:szCs w:val="18"/>
        </w:rPr>
      </w:pPr>
      <w:ins w:id="2664"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respectaţi semnificaţia semaforului, indiferent de direcţia de mers, dacă acesta este dublat de un semafor însoţitor înainte de intersecţie;</w:t>
        </w:r>
      </w:ins>
    </w:p>
    <w:p w:rsidR="00AE1230" w:rsidRPr="007E372D" w:rsidRDefault="00AE1230" w:rsidP="007E372D">
      <w:pPr>
        <w:shd w:val="clear" w:color="auto" w:fill="FCFDFD"/>
        <w:spacing w:after="30" w:line="240" w:lineRule="auto"/>
        <w:rPr>
          <w:ins w:id="2665" w:author="Unknown"/>
          <w:rFonts w:ascii="Arial" w:hAnsi="Arial" w:cs="Arial"/>
          <w:color w:val="222222"/>
          <w:sz w:val="18"/>
          <w:szCs w:val="18"/>
        </w:rPr>
      </w:pPr>
      <w:ins w:id="2666"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aveţi obligaţia de a respecta indicaţia semnalelor luminoase plasate deasupra intersecţiei;</w:t>
        </w:r>
      </w:ins>
    </w:p>
    <w:p w:rsidR="00AE1230" w:rsidRPr="007E372D" w:rsidRDefault="00AE1230" w:rsidP="007E372D">
      <w:pPr>
        <w:shd w:val="clear" w:color="auto" w:fill="FCFDFD"/>
        <w:spacing w:after="30" w:line="240" w:lineRule="auto"/>
        <w:rPr>
          <w:ins w:id="2667" w:author="Unknown"/>
          <w:rFonts w:ascii="Arial" w:hAnsi="Arial" w:cs="Arial"/>
          <w:color w:val="222222"/>
          <w:sz w:val="18"/>
          <w:szCs w:val="18"/>
        </w:rPr>
      </w:pPr>
      <w:ins w:id="2668"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respectaţi indicaţiile semaforului, dacă vizibilitatea vă permite acest lucru.</w:t>
        </w:r>
      </w:ins>
    </w:p>
    <w:p w:rsidR="00AE1230" w:rsidRPr="007E372D" w:rsidRDefault="00AE1230" w:rsidP="007E372D">
      <w:pPr>
        <w:shd w:val="clear" w:color="auto" w:fill="5C9CCC"/>
        <w:spacing w:after="0" w:line="240" w:lineRule="auto"/>
        <w:rPr>
          <w:ins w:id="2669" w:author="Unknown"/>
          <w:rFonts w:ascii="Arial" w:hAnsi="Arial" w:cs="Arial"/>
          <w:b/>
          <w:bCs/>
          <w:color w:val="FFFFFF"/>
          <w:sz w:val="18"/>
          <w:szCs w:val="18"/>
        </w:rPr>
      </w:pPr>
      <w:ins w:id="2670" w:author="Unknown">
        <w:r w:rsidRPr="007E372D">
          <w:rPr>
            <w:rFonts w:ascii="Arial" w:hAnsi="Arial" w:cs="Arial"/>
            <w:b/>
            <w:bCs/>
            <w:color w:val="FFFFFF"/>
            <w:sz w:val="18"/>
          </w:rPr>
          <w:t>5 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671" w:author="Unknown"/>
          <w:rFonts w:ascii="Arial" w:hAnsi="Arial" w:cs="Arial"/>
          <w:color w:val="222222"/>
          <w:sz w:val="18"/>
          <w:szCs w:val="18"/>
        </w:rPr>
      </w:pPr>
      <w:ins w:id="2672"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2673"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2674" w:author="Unknown">
        <w:r w:rsidRPr="007E372D">
          <w:rPr>
            <w:rFonts w:ascii="Arial" w:hAnsi="Arial" w:cs="Arial"/>
            <w:color w:val="222222"/>
            <w:sz w:val="18"/>
            <w:szCs w:val="18"/>
          </w:rPr>
          <w:fldChar w:fldCharType="separate"/>
        </w:r>
        <w:r w:rsidRPr="007E372D">
          <w:rPr>
            <w:rFonts w:ascii="Arial" w:hAnsi="Arial" w:cs="Arial"/>
            <w:b/>
            <w:bCs/>
            <w:color w:val="000000"/>
            <w:sz w:val="18"/>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675" w:author="Unknown"/>
          <w:rFonts w:ascii="Arial" w:hAnsi="Arial" w:cs="Arial"/>
          <w:color w:val="222222"/>
          <w:sz w:val="18"/>
          <w:szCs w:val="18"/>
        </w:rPr>
      </w:pPr>
      <w:ins w:id="2676"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"http://e-drpciv.ro/poze2/189.jpg" </w:instrText>
        </w:r>
      </w:ins>
      <w:r w:rsidRPr="009316C1">
        <w:rPr>
          <w:rFonts w:ascii="Arial" w:hAnsi="Arial" w:cs="Arial"/>
          <w:color w:val="222222"/>
          <w:sz w:val="18"/>
          <w:szCs w:val="18"/>
        </w:rPr>
      </w:r>
      <w:ins w:id="2677" w:author="Unknown">
        <w:r w:rsidRPr="007E372D">
          <w:rPr>
            <w:rFonts w:ascii="Arial" w:hAnsi="Arial" w:cs="Arial"/>
            <w:color w:val="222222"/>
            <w:sz w:val="18"/>
            <w:szCs w:val="18"/>
          </w:rPr>
          <w:fldChar w:fldCharType="separate"/>
        </w:r>
      </w:ins>
      <w:r>
        <w:rPr>
          <w:noProof/>
        </w:rPr>
        <w:pict>
          <v:shape id="Picture 222" o:spid="_x0000_s1240" type="#_x0000_t75" alt="http://e-drpciv.ro/poze2/189.jpg" href="http://e-drpciv.ro/poze2/189.j" style="position:absolute;margin-left:65pt;margin-top:0;width:105pt;height:78.75pt;z-index:251877376;visibility:visible;mso-wrap-distance-left:0;mso-wrap-distance-right:0;mso-position-horizontal:right;mso-position-horizontal-relative:text;mso-position-vertical-relative:line" o:allowoverlap="f" o:button="t">
            <v:fill o:detectmouseclick="t"/>
            <v:imagedata r:id="rId2007" o:title=""/>
            <w10:wrap type="square"/>
          </v:shape>
        </w:pict>
      </w:r>
      <w:ins w:id="2678"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679" w:author="Unknown"/>
          <w:rFonts w:ascii="Tahoma" w:hAnsi="Tahoma" w:cs="Tahoma"/>
          <w:b/>
          <w:bCs/>
          <w:color w:val="222222"/>
          <w:sz w:val="21"/>
          <w:szCs w:val="21"/>
        </w:rPr>
      </w:pPr>
      <w:ins w:id="2680"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"http://e-drpciv.ro/intrebare/189/care_este_regula_de_trecere_la_intalnirea_acestui_indicator" </w:instrText>
        </w:r>
      </w:ins>
      <w:r w:rsidRPr="009316C1">
        <w:rPr>
          <w:rFonts w:ascii="Tahoma" w:hAnsi="Tahoma" w:cs="Tahoma"/>
          <w:b/>
          <w:bCs/>
          <w:color w:val="222222"/>
          <w:sz w:val="21"/>
          <w:szCs w:val="21"/>
        </w:rPr>
      </w:r>
      <w:ins w:id="2681"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189. Care este regula de trecere la întâlnirea acestui indicator?</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682" w:author="Unknown"/>
          <w:rFonts w:ascii="Arial" w:hAnsi="Arial" w:cs="Arial"/>
          <w:color w:val="222222"/>
          <w:sz w:val="18"/>
          <w:szCs w:val="18"/>
        </w:rPr>
      </w:pPr>
      <w:ins w:id="2683"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regula priorităţii de stânga;</w:t>
        </w:r>
      </w:ins>
    </w:p>
    <w:p w:rsidR="00AE1230" w:rsidRPr="007E372D" w:rsidRDefault="00AE1230" w:rsidP="007E372D">
      <w:pPr>
        <w:shd w:val="clear" w:color="auto" w:fill="FCFDFD"/>
        <w:spacing w:after="30" w:line="240" w:lineRule="auto"/>
        <w:rPr>
          <w:ins w:id="2684" w:author="Unknown"/>
          <w:rFonts w:ascii="Arial" w:hAnsi="Arial" w:cs="Arial"/>
          <w:color w:val="222222"/>
          <w:sz w:val="18"/>
          <w:szCs w:val="18"/>
        </w:rPr>
      </w:pPr>
      <w:ins w:id="2685"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regula primului ajuns în intersecţie;</w:t>
        </w:r>
      </w:ins>
    </w:p>
    <w:p w:rsidR="00AE1230" w:rsidRPr="007E372D" w:rsidRDefault="00AE1230" w:rsidP="007E372D">
      <w:pPr>
        <w:shd w:val="clear" w:color="auto" w:fill="33FF33"/>
        <w:spacing w:after="30" w:line="240" w:lineRule="auto"/>
        <w:rPr>
          <w:ins w:id="2686" w:author="Unknown"/>
          <w:rFonts w:ascii="Arial" w:hAnsi="Arial" w:cs="Arial"/>
          <w:color w:val="222222"/>
          <w:sz w:val="18"/>
          <w:szCs w:val="18"/>
        </w:rPr>
      </w:pPr>
      <w:ins w:id="2687"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regula priorităţii de dreapta.</w:t>
        </w:r>
      </w:ins>
    </w:p>
    <w:p w:rsidR="00AE1230" w:rsidRPr="007E372D" w:rsidRDefault="00AE1230" w:rsidP="007E372D">
      <w:pPr>
        <w:shd w:val="clear" w:color="auto" w:fill="5C9CCC"/>
        <w:spacing w:after="0" w:line="240" w:lineRule="auto"/>
        <w:rPr>
          <w:ins w:id="2688" w:author="Unknown"/>
          <w:rFonts w:ascii="Arial" w:hAnsi="Arial" w:cs="Arial"/>
          <w:b/>
          <w:bCs/>
          <w:color w:val="FFFFFF"/>
          <w:sz w:val="18"/>
          <w:szCs w:val="18"/>
        </w:rPr>
      </w:pPr>
      <w:ins w:id="2689"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690" w:author="Unknown"/>
          <w:rFonts w:ascii="Arial" w:hAnsi="Arial" w:cs="Arial"/>
          <w:color w:val="222222"/>
          <w:sz w:val="18"/>
          <w:szCs w:val="18"/>
        </w:rPr>
      </w:pPr>
      <w:ins w:id="2691"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2692"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sala</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"http://e-drpciv.ro/tag/permis-auto-categoria-tr" </w:instrText>
        </w:r>
      </w:ins>
      <w:r w:rsidRPr="009316C1">
        <w:rPr>
          <w:rFonts w:ascii="Arial" w:hAnsi="Arial" w:cs="Arial"/>
          <w:color w:val="222222"/>
          <w:sz w:val="18"/>
          <w:szCs w:val="18"/>
        </w:rPr>
      </w:r>
      <w:ins w:id="2693"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auto categoria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694" w:author="Unknown"/>
          <w:rFonts w:ascii="Tahoma" w:hAnsi="Tahoma" w:cs="Tahoma"/>
          <w:b/>
          <w:bCs/>
          <w:color w:val="222222"/>
          <w:sz w:val="21"/>
          <w:szCs w:val="21"/>
        </w:rPr>
      </w:pPr>
      <w:ins w:id="2695"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"http://e-drpciv.ro/intrebare/931/cum_se_acorda_primul_ajutor_in_cazul_plagilor_taiate" </w:instrText>
        </w:r>
      </w:ins>
      <w:r w:rsidRPr="009316C1">
        <w:rPr>
          <w:rFonts w:ascii="Tahoma" w:hAnsi="Tahoma" w:cs="Tahoma"/>
          <w:b/>
          <w:bCs/>
          <w:color w:val="222222"/>
          <w:sz w:val="21"/>
          <w:szCs w:val="21"/>
        </w:rPr>
      </w:r>
      <w:ins w:id="2696"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931. Cum se acordă primul ajutor în cazul plăgilor tăiate?</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697" w:author="Unknown"/>
          <w:rFonts w:ascii="Arial" w:hAnsi="Arial" w:cs="Arial"/>
          <w:color w:val="222222"/>
          <w:sz w:val="18"/>
          <w:szCs w:val="18"/>
        </w:rPr>
      </w:pPr>
      <w:ins w:id="2698"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acoperiţi rana şi opriţi sângerarea, apoi transportaţi rănitul la medic sau la spital;</w:t>
        </w:r>
      </w:ins>
    </w:p>
    <w:p w:rsidR="00AE1230" w:rsidRPr="007E372D" w:rsidRDefault="00AE1230" w:rsidP="007E372D">
      <w:pPr>
        <w:shd w:val="clear" w:color="auto" w:fill="FCFDFD"/>
        <w:spacing w:after="30" w:line="240" w:lineRule="auto"/>
        <w:rPr>
          <w:ins w:id="2699" w:author="Unknown"/>
          <w:rFonts w:ascii="Arial" w:hAnsi="Arial" w:cs="Arial"/>
          <w:color w:val="222222"/>
          <w:sz w:val="18"/>
          <w:szCs w:val="18"/>
        </w:rPr>
      </w:pPr>
      <w:ins w:id="2700"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opriţi sângerarea prin coaserea plăgii;</w:t>
        </w:r>
      </w:ins>
    </w:p>
    <w:p w:rsidR="00AE1230" w:rsidRPr="007E372D" w:rsidRDefault="00AE1230" w:rsidP="007E372D">
      <w:pPr>
        <w:shd w:val="clear" w:color="auto" w:fill="FCFDFD"/>
        <w:spacing w:after="30" w:line="240" w:lineRule="auto"/>
        <w:rPr>
          <w:ins w:id="2701" w:author="Unknown"/>
          <w:rFonts w:ascii="Arial" w:hAnsi="Arial" w:cs="Arial"/>
          <w:color w:val="222222"/>
          <w:sz w:val="18"/>
          <w:szCs w:val="18"/>
        </w:rPr>
      </w:pPr>
      <w:ins w:id="2702"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transportaţi rănitul la medic, fără să faceţi nimic altceva.</w:t>
        </w:r>
      </w:ins>
    </w:p>
    <w:p w:rsidR="00AE1230" w:rsidRPr="007E372D" w:rsidRDefault="00AE1230" w:rsidP="007E372D">
      <w:pPr>
        <w:shd w:val="clear" w:color="auto" w:fill="5C9CCC"/>
        <w:spacing w:after="0" w:line="240" w:lineRule="auto"/>
        <w:rPr>
          <w:ins w:id="2703" w:author="Unknown"/>
          <w:rFonts w:ascii="Arial" w:hAnsi="Arial" w:cs="Arial"/>
          <w:b/>
          <w:bCs/>
          <w:color w:val="FFFFFF"/>
          <w:sz w:val="18"/>
          <w:szCs w:val="18"/>
        </w:rPr>
      </w:pPr>
      <w:ins w:id="2704"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705" w:author="Unknown"/>
          <w:rFonts w:ascii="Arial" w:hAnsi="Arial" w:cs="Arial"/>
          <w:color w:val="222222"/>
          <w:sz w:val="18"/>
          <w:szCs w:val="18"/>
        </w:rPr>
      </w:pPr>
      <w:ins w:id="2706"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2707" w:author="Unknown">
        <w:r w:rsidRPr="007E372D">
          <w:rPr>
            <w:rFonts w:ascii="Arial" w:hAnsi="Arial" w:cs="Arial"/>
            <w:color w:val="222222"/>
            <w:sz w:val="18"/>
            <w:szCs w:val="18"/>
          </w:rPr>
          <w:fldChar w:fldCharType="separate"/>
        </w:r>
        <w:r w:rsidRPr="007E372D">
          <w:rPr>
            <w:rFonts w:ascii="Arial" w:hAnsi="Arial" w:cs="Arial"/>
            <w:color w:val="000000"/>
            <w:sz w:val="18"/>
            <w:u w:val="single"/>
          </w:rPr>
          <w:t>drpciv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2708"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709" w:author="Unknown"/>
          <w:rFonts w:ascii="Arial" w:hAnsi="Arial" w:cs="Arial"/>
          <w:color w:val="222222"/>
          <w:sz w:val="18"/>
          <w:szCs w:val="18"/>
        </w:rPr>
      </w:pPr>
      <w:ins w:id="2710"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"http://e-drpciv.ro/poze2/512.jpg" </w:instrText>
        </w:r>
      </w:ins>
      <w:r w:rsidRPr="009316C1">
        <w:rPr>
          <w:rFonts w:ascii="Arial" w:hAnsi="Arial" w:cs="Arial"/>
          <w:color w:val="222222"/>
          <w:sz w:val="18"/>
          <w:szCs w:val="18"/>
        </w:rPr>
      </w:r>
      <w:ins w:id="2711" w:author="Unknown">
        <w:r w:rsidRPr="007E372D">
          <w:rPr>
            <w:rFonts w:ascii="Arial" w:hAnsi="Arial" w:cs="Arial"/>
            <w:color w:val="222222"/>
            <w:sz w:val="18"/>
            <w:szCs w:val="18"/>
          </w:rPr>
          <w:fldChar w:fldCharType="separate"/>
        </w:r>
      </w:ins>
      <w:r>
        <w:rPr>
          <w:noProof/>
        </w:rPr>
        <w:pict>
          <v:shape id="Picture 223" o:spid="_x0000_s1241" type="#_x0000_t75" alt="http://e-drpciv.ro/poze2/512.jpg" href="http://e-drpciv.ro/poze2/512.j" style="position:absolute;margin-left:65pt;margin-top:0;width:105pt;height:78.75pt;z-index:251878400;visibility:visible;mso-wrap-distance-left:0;mso-wrap-distance-right:0;mso-position-horizontal:right;mso-position-horizontal-relative:text;mso-position-vertical-relative:line" o:allowoverlap="f" o:button="t">
            <v:fill o:detectmouseclick="t"/>
            <v:imagedata r:id="rId2008" o:title=""/>
            <w10:wrap type="square"/>
          </v:shape>
        </w:pict>
      </w:r>
      <w:ins w:id="2712"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713" w:author="Unknown"/>
          <w:rFonts w:ascii="Tahoma" w:hAnsi="Tahoma" w:cs="Tahoma"/>
          <w:b/>
          <w:bCs/>
          <w:color w:val="222222"/>
          <w:sz w:val="21"/>
          <w:szCs w:val="21"/>
        </w:rPr>
      </w:pPr>
      <w:ins w:id="271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"http://e-drpciv.ro/intrebare/512/cum_procedati_in_situatia_data" </w:instrText>
        </w:r>
      </w:ins>
      <w:r w:rsidRPr="009316C1">
        <w:rPr>
          <w:rFonts w:ascii="Tahoma" w:hAnsi="Tahoma" w:cs="Tahoma"/>
          <w:b/>
          <w:bCs/>
          <w:color w:val="222222"/>
          <w:sz w:val="21"/>
          <w:szCs w:val="21"/>
        </w:rPr>
      </w:r>
      <w:ins w:id="271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512. Cum procedaţi în situaţia dată?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716" w:author="Unknown"/>
          <w:rFonts w:ascii="Arial" w:hAnsi="Arial" w:cs="Arial"/>
          <w:color w:val="222222"/>
          <w:sz w:val="18"/>
          <w:szCs w:val="18"/>
        </w:rPr>
      </w:pPr>
      <w:ins w:id="271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acordaţi prioritate autoturismului din stânga;</w:t>
        </w:r>
      </w:ins>
    </w:p>
    <w:p w:rsidR="00AE1230" w:rsidRPr="007E372D" w:rsidRDefault="00AE1230" w:rsidP="007E372D">
      <w:pPr>
        <w:shd w:val="clear" w:color="auto" w:fill="33FF33"/>
        <w:spacing w:after="30" w:line="240" w:lineRule="auto"/>
        <w:rPr>
          <w:ins w:id="2718" w:author="Unknown"/>
          <w:rFonts w:ascii="Arial" w:hAnsi="Arial" w:cs="Arial"/>
          <w:color w:val="222222"/>
          <w:sz w:val="18"/>
          <w:szCs w:val="18"/>
        </w:rPr>
      </w:pPr>
      <w:ins w:id="271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vă continuaţi drumul;</w:t>
        </w:r>
      </w:ins>
    </w:p>
    <w:p w:rsidR="00AE1230" w:rsidRPr="007E372D" w:rsidRDefault="00AE1230" w:rsidP="007E372D">
      <w:pPr>
        <w:shd w:val="clear" w:color="auto" w:fill="FCFDFD"/>
        <w:spacing w:after="30" w:line="240" w:lineRule="auto"/>
        <w:rPr>
          <w:ins w:id="2720" w:author="Unknown"/>
          <w:rFonts w:ascii="Arial" w:hAnsi="Arial" w:cs="Arial"/>
          <w:color w:val="222222"/>
          <w:sz w:val="18"/>
          <w:szCs w:val="18"/>
        </w:rPr>
      </w:pPr>
      <w:ins w:id="272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acordaţi prioritate autoturismului din dreapta.</w:t>
        </w:r>
      </w:ins>
    </w:p>
    <w:p w:rsidR="00AE1230" w:rsidRPr="007E372D" w:rsidRDefault="00AE1230" w:rsidP="007E372D">
      <w:pPr>
        <w:shd w:val="clear" w:color="auto" w:fill="5C9CCC"/>
        <w:spacing w:after="0" w:line="240" w:lineRule="auto"/>
        <w:rPr>
          <w:ins w:id="2722" w:author="Unknown"/>
          <w:rFonts w:ascii="Arial" w:hAnsi="Arial" w:cs="Arial"/>
          <w:b/>
          <w:bCs/>
          <w:color w:val="FFFFFF"/>
          <w:sz w:val="18"/>
          <w:szCs w:val="18"/>
        </w:rPr>
      </w:pPr>
      <w:ins w:id="2723"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724" w:author="Unknown"/>
          <w:rFonts w:ascii="Arial" w:hAnsi="Arial" w:cs="Arial"/>
          <w:color w:val="222222"/>
          <w:sz w:val="18"/>
          <w:szCs w:val="18"/>
        </w:rPr>
      </w:pPr>
      <w:ins w:id="272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2726" w:author="Unknown">
        <w:r w:rsidRPr="007E372D">
          <w:rPr>
            <w:rFonts w:ascii="Arial" w:hAnsi="Arial" w:cs="Arial"/>
            <w:color w:val="222222"/>
            <w:sz w:val="18"/>
            <w:szCs w:val="18"/>
          </w:rPr>
          <w:fldChar w:fldCharType="separate"/>
        </w:r>
        <w:r w:rsidRPr="007E372D">
          <w:rPr>
            <w:rFonts w:ascii="Arial" w:hAnsi="Arial" w:cs="Arial"/>
            <w:color w:val="000000"/>
            <w:sz w:val="18"/>
            <w:u w:val="single"/>
          </w:rPr>
          <w:t>drpciv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"http://e-drpciv.ro/tag/permis-cat-tr" </w:instrText>
        </w:r>
      </w:ins>
      <w:r w:rsidRPr="009316C1">
        <w:rPr>
          <w:rFonts w:ascii="Arial" w:hAnsi="Arial" w:cs="Arial"/>
          <w:color w:val="222222"/>
          <w:sz w:val="18"/>
          <w:szCs w:val="18"/>
        </w:rPr>
      </w:r>
      <w:ins w:id="2727"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cat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728" w:author="Unknown"/>
          <w:rFonts w:ascii="Arial" w:hAnsi="Arial" w:cs="Arial"/>
          <w:color w:val="222222"/>
          <w:sz w:val="18"/>
          <w:szCs w:val="18"/>
        </w:rPr>
      </w:pPr>
      <w:ins w:id="2729"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"http://e-drpciv.ro/poze2/443.jpg" </w:instrText>
        </w:r>
      </w:ins>
      <w:r w:rsidRPr="009316C1">
        <w:rPr>
          <w:rFonts w:ascii="Arial" w:hAnsi="Arial" w:cs="Arial"/>
          <w:color w:val="222222"/>
          <w:sz w:val="18"/>
          <w:szCs w:val="18"/>
        </w:rPr>
      </w:r>
      <w:ins w:id="2730" w:author="Unknown">
        <w:r w:rsidRPr="007E372D">
          <w:rPr>
            <w:rFonts w:ascii="Arial" w:hAnsi="Arial" w:cs="Arial"/>
            <w:color w:val="222222"/>
            <w:sz w:val="18"/>
            <w:szCs w:val="18"/>
          </w:rPr>
          <w:fldChar w:fldCharType="separate"/>
        </w:r>
      </w:ins>
      <w:r>
        <w:rPr>
          <w:noProof/>
        </w:rPr>
        <w:pict>
          <v:shape id="Picture 224" o:spid="_x0000_s1242" type="#_x0000_t75" alt="http://e-drpciv.ro/poze2/443.jpg" href="http://e-drpciv.ro/poze2/443.j" style="position:absolute;margin-left:65pt;margin-top:0;width:105pt;height:78.75pt;z-index:251879424;visibility:visible;mso-wrap-distance-left:0;mso-wrap-distance-right:0;mso-position-horizontal:right;mso-position-horizontal-relative:text;mso-position-vertical-relative:line" o:allowoverlap="f" o:button="t">
            <v:fill o:detectmouseclick="t"/>
            <v:imagedata r:id="rId2009" o:title=""/>
            <w10:wrap type="square"/>
          </v:shape>
        </w:pict>
      </w:r>
      <w:ins w:id="2731"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732" w:author="Unknown"/>
          <w:rFonts w:ascii="Tahoma" w:hAnsi="Tahoma" w:cs="Tahoma"/>
          <w:b/>
          <w:bCs/>
          <w:color w:val="222222"/>
          <w:sz w:val="21"/>
          <w:szCs w:val="21"/>
        </w:rPr>
      </w:pPr>
      <w:ins w:id="2733"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"http://e-drpciv.ro/intrebare/443/cum_procedati_in_situatia_data" </w:instrText>
        </w:r>
      </w:ins>
      <w:r w:rsidRPr="009316C1">
        <w:rPr>
          <w:rFonts w:ascii="Tahoma" w:hAnsi="Tahoma" w:cs="Tahoma"/>
          <w:b/>
          <w:bCs/>
          <w:color w:val="222222"/>
          <w:sz w:val="21"/>
          <w:szCs w:val="21"/>
        </w:rPr>
      </w:r>
      <w:ins w:id="2734"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443. Cum procedaţi în situaţia dată?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735" w:author="Unknown"/>
          <w:rFonts w:ascii="Arial" w:hAnsi="Arial" w:cs="Arial"/>
          <w:color w:val="222222"/>
          <w:sz w:val="18"/>
          <w:szCs w:val="18"/>
        </w:rPr>
      </w:pPr>
      <w:ins w:id="2736"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circulaţi cu viteză redusă şi, la nevoie, opriţi pentru a permite autobuzului să reintre în trafic;</w:t>
        </w:r>
      </w:ins>
    </w:p>
    <w:p w:rsidR="00AE1230" w:rsidRPr="007E372D" w:rsidRDefault="00AE1230" w:rsidP="007E372D">
      <w:pPr>
        <w:shd w:val="clear" w:color="auto" w:fill="FCFDFD"/>
        <w:spacing w:after="30" w:line="240" w:lineRule="auto"/>
        <w:rPr>
          <w:ins w:id="2737" w:author="Unknown"/>
          <w:rFonts w:ascii="Arial" w:hAnsi="Arial" w:cs="Arial"/>
          <w:color w:val="222222"/>
          <w:sz w:val="18"/>
          <w:szCs w:val="18"/>
        </w:rPr>
      </w:pPr>
      <w:ins w:id="2738"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depăşiţi autobuzul;</w:t>
        </w:r>
      </w:ins>
    </w:p>
    <w:p w:rsidR="00AE1230" w:rsidRPr="007E372D" w:rsidRDefault="00AE1230" w:rsidP="007E372D">
      <w:pPr>
        <w:shd w:val="clear" w:color="auto" w:fill="FCFDFD"/>
        <w:spacing w:after="30" w:line="240" w:lineRule="auto"/>
        <w:rPr>
          <w:ins w:id="2739" w:author="Unknown"/>
          <w:rFonts w:ascii="Arial" w:hAnsi="Arial" w:cs="Arial"/>
          <w:color w:val="222222"/>
          <w:sz w:val="18"/>
          <w:szCs w:val="18"/>
        </w:rPr>
      </w:pPr>
      <w:ins w:id="2740"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sunteţi obligat să opriţi.</w:t>
        </w:r>
      </w:ins>
    </w:p>
    <w:p w:rsidR="00AE1230" w:rsidRPr="007E372D" w:rsidRDefault="00AE1230" w:rsidP="007E372D">
      <w:pPr>
        <w:shd w:val="clear" w:color="auto" w:fill="5C9CCC"/>
        <w:spacing w:after="0" w:line="240" w:lineRule="auto"/>
        <w:rPr>
          <w:ins w:id="2741" w:author="Unknown"/>
          <w:rFonts w:ascii="Arial" w:hAnsi="Arial" w:cs="Arial"/>
          <w:b/>
          <w:bCs/>
          <w:color w:val="FFFFFF"/>
          <w:sz w:val="18"/>
          <w:szCs w:val="18"/>
        </w:rPr>
      </w:pPr>
      <w:ins w:id="2742"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743" w:author="Unknown"/>
          <w:rFonts w:ascii="Arial" w:hAnsi="Arial" w:cs="Arial"/>
          <w:color w:val="222222"/>
          <w:sz w:val="18"/>
          <w:szCs w:val="18"/>
        </w:rPr>
      </w:pPr>
      <w:ins w:id="2744"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"http://e-drpciv.ro/tag/examen-auto-categoria-B" </w:instrText>
        </w:r>
      </w:ins>
      <w:r w:rsidRPr="009316C1">
        <w:rPr>
          <w:rFonts w:ascii="Arial" w:hAnsi="Arial" w:cs="Arial"/>
          <w:color w:val="222222"/>
          <w:sz w:val="18"/>
          <w:szCs w:val="18"/>
        </w:rPr>
      </w:r>
      <w:ins w:id="2745"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 </w:instrText>
        </w:r>
      </w:ins>
      <w:r w:rsidRPr="009316C1">
        <w:rPr>
          <w:rFonts w:ascii="Arial" w:hAnsi="Arial" w:cs="Arial"/>
          <w:color w:val="222222"/>
          <w:sz w:val="18"/>
          <w:szCs w:val="18"/>
        </w:rPr>
      </w:r>
      <w:ins w:id="2746" w:author="Unknown">
        <w:r w:rsidRPr="007E372D">
          <w:rPr>
            <w:rFonts w:ascii="Arial" w:hAnsi="Arial" w:cs="Arial"/>
            <w:color w:val="222222"/>
            <w:sz w:val="18"/>
            <w:szCs w:val="18"/>
          </w:rPr>
          <w:fldChar w:fldCharType="separate"/>
        </w:r>
        <w:r w:rsidRPr="007E372D">
          <w:rPr>
            <w:rFonts w:ascii="Arial" w:hAnsi="Arial" w:cs="Arial"/>
            <w:b/>
            <w:bCs/>
            <w:color w:val="000000"/>
            <w:sz w:val="18"/>
          </w:rPr>
          <w:t>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747" w:author="Unknown"/>
          <w:rFonts w:ascii="Tahoma" w:hAnsi="Tahoma" w:cs="Tahoma"/>
          <w:b/>
          <w:bCs/>
          <w:color w:val="222222"/>
          <w:sz w:val="21"/>
          <w:szCs w:val="21"/>
        </w:rPr>
      </w:pPr>
      <w:ins w:id="2748"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"http://e-drpciv.ro/intrebare/244/care_sunt_sanctiunile_ce_se_aplica_in_cazul_depasirii_unei_coloane_de_vehicule_in_asteptare_daca_prin_aceasta_se_intra_pe_sensul_opus_de_circulatie" </w:instrText>
        </w:r>
      </w:ins>
      <w:r w:rsidRPr="009316C1">
        <w:rPr>
          <w:rFonts w:ascii="Tahoma" w:hAnsi="Tahoma" w:cs="Tahoma"/>
          <w:b/>
          <w:bCs/>
          <w:color w:val="222222"/>
          <w:sz w:val="21"/>
          <w:szCs w:val="21"/>
        </w:rPr>
      </w:r>
      <w:ins w:id="2749"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244. Care sunt sancţiunile ce se aplică în cazul depăşirii unei coloane de vehicule în aşteptare, dacă prin aceasta se intră pe sensul opus de circulaţie?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750" w:author="Unknown"/>
          <w:rFonts w:ascii="Arial" w:hAnsi="Arial" w:cs="Arial"/>
          <w:color w:val="222222"/>
          <w:sz w:val="18"/>
          <w:szCs w:val="18"/>
        </w:rPr>
      </w:pPr>
      <w:ins w:id="2751"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suspendarea certificatului de înmatriculare;</w:t>
        </w:r>
      </w:ins>
    </w:p>
    <w:p w:rsidR="00AE1230" w:rsidRPr="007E372D" w:rsidRDefault="00AE1230" w:rsidP="007E372D">
      <w:pPr>
        <w:shd w:val="clear" w:color="auto" w:fill="33FF33"/>
        <w:spacing w:after="30" w:line="240" w:lineRule="auto"/>
        <w:rPr>
          <w:ins w:id="2752" w:author="Unknown"/>
          <w:rFonts w:ascii="Arial" w:hAnsi="Arial" w:cs="Arial"/>
          <w:color w:val="222222"/>
          <w:sz w:val="18"/>
          <w:szCs w:val="18"/>
        </w:rPr>
      </w:pPr>
      <w:ins w:id="2753"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amendă contravenţională şi suspendarea exercitării dreptului de a conduce;</w:t>
        </w:r>
      </w:ins>
    </w:p>
    <w:p w:rsidR="00AE1230" w:rsidRPr="007E372D" w:rsidRDefault="00AE1230" w:rsidP="007E372D">
      <w:pPr>
        <w:shd w:val="clear" w:color="auto" w:fill="FCFDFD"/>
        <w:spacing w:after="30" w:line="240" w:lineRule="auto"/>
        <w:rPr>
          <w:ins w:id="2754" w:author="Unknown"/>
          <w:rFonts w:ascii="Arial" w:hAnsi="Arial" w:cs="Arial"/>
          <w:color w:val="222222"/>
          <w:sz w:val="18"/>
          <w:szCs w:val="18"/>
        </w:rPr>
      </w:pPr>
      <w:ins w:id="2755"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amendă contravenţională.</w:t>
        </w:r>
      </w:ins>
    </w:p>
    <w:p w:rsidR="00AE1230" w:rsidRPr="007E372D" w:rsidRDefault="00AE1230" w:rsidP="007E372D">
      <w:pPr>
        <w:shd w:val="clear" w:color="auto" w:fill="5C9CCC"/>
        <w:spacing w:after="0" w:line="240" w:lineRule="auto"/>
        <w:rPr>
          <w:ins w:id="2756" w:author="Unknown"/>
          <w:rFonts w:ascii="Arial" w:hAnsi="Arial" w:cs="Arial"/>
          <w:b/>
          <w:bCs/>
          <w:color w:val="FFFFFF"/>
          <w:sz w:val="18"/>
          <w:szCs w:val="18"/>
        </w:rPr>
      </w:pPr>
      <w:ins w:id="2757"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758" w:author="Unknown"/>
          <w:rFonts w:ascii="Arial" w:hAnsi="Arial" w:cs="Arial"/>
          <w:color w:val="222222"/>
          <w:sz w:val="18"/>
          <w:szCs w:val="18"/>
        </w:rPr>
      </w:pPr>
      <w:ins w:id="2759"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"http://e-drpciv.ro/tag/intrebari-categoria-B" </w:instrText>
        </w:r>
      </w:ins>
      <w:r w:rsidRPr="009316C1">
        <w:rPr>
          <w:rFonts w:ascii="Arial" w:hAnsi="Arial" w:cs="Arial"/>
          <w:color w:val="222222"/>
          <w:sz w:val="18"/>
          <w:szCs w:val="18"/>
        </w:rPr>
      </w:r>
      <w:ins w:id="2760"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2761" w:author="Unknown">
        <w:r w:rsidRPr="007E372D">
          <w:rPr>
            <w:rFonts w:ascii="Arial" w:hAnsi="Arial" w:cs="Arial"/>
            <w:color w:val="222222"/>
            <w:sz w:val="18"/>
            <w:szCs w:val="18"/>
          </w:rPr>
          <w:fldChar w:fldCharType="separate"/>
        </w:r>
        <w:r w:rsidRPr="007E372D">
          <w:rPr>
            <w:rFonts w:ascii="Arial" w:hAnsi="Arial" w:cs="Arial"/>
            <w:color w:val="000000"/>
            <w:sz w:val="18"/>
            <w:u w:val="single"/>
          </w:rPr>
          <w:t>teste auto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762" w:author="Unknown"/>
          <w:rFonts w:ascii="Tahoma" w:hAnsi="Tahoma" w:cs="Tahoma"/>
          <w:b/>
          <w:bCs/>
          <w:color w:val="222222"/>
          <w:sz w:val="21"/>
          <w:szCs w:val="21"/>
        </w:rPr>
      </w:pPr>
      <w:ins w:id="2763"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"http://e-drpciv.ro/intrebare/721/pentru_a_fi_conduse_pe_drumurile_publice_autovehiculele_trebuie_sa_fie_dotate_cu" </w:instrText>
        </w:r>
      </w:ins>
      <w:r w:rsidRPr="009316C1">
        <w:rPr>
          <w:rFonts w:ascii="Tahoma" w:hAnsi="Tahoma" w:cs="Tahoma"/>
          <w:b/>
          <w:bCs/>
          <w:color w:val="222222"/>
          <w:sz w:val="21"/>
          <w:szCs w:val="21"/>
        </w:rPr>
      </w:r>
      <w:ins w:id="2764"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721. Pentru a fi conduse pe drumurile publice, autovehiculele trebuie să fie dotate cu:</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765" w:author="Unknown"/>
          <w:rFonts w:ascii="Arial" w:hAnsi="Arial" w:cs="Arial"/>
          <w:color w:val="222222"/>
          <w:sz w:val="18"/>
          <w:szCs w:val="18"/>
        </w:rPr>
      </w:pPr>
      <w:ins w:id="2766"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stingător de incendiu;</w:t>
        </w:r>
      </w:ins>
    </w:p>
    <w:p w:rsidR="00AE1230" w:rsidRPr="007E372D" w:rsidRDefault="00AE1230" w:rsidP="007E372D">
      <w:pPr>
        <w:shd w:val="clear" w:color="auto" w:fill="33FF33"/>
        <w:spacing w:after="30" w:line="240" w:lineRule="auto"/>
        <w:rPr>
          <w:ins w:id="2767" w:author="Unknown"/>
          <w:rFonts w:ascii="Arial" w:hAnsi="Arial" w:cs="Arial"/>
          <w:color w:val="222222"/>
          <w:sz w:val="18"/>
          <w:szCs w:val="18"/>
        </w:rPr>
      </w:pPr>
      <w:ins w:id="2768"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trusă medicală de prim ajutor;</w:t>
        </w:r>
      </w:ins>
    </w:p>
    <w:p w:rsidR="00AE1230" w:rsidRPr="007E372D" w:rsidRDefault="00AE1230" w:rsidP="007E372D">
      <w:pPr>
        <w:shd w:val="clear" w:color="auto" w:fill="33FF33"/>
        <w:spacing w:after="30" w:line="240" w:lineRule="auto"/>
        <w:rPr>
          <w:ins w:id="2769" w:author="Unknown"/>
          <w:rFonts w:ascii="Arial" w:hAnsi="Arial" w:cs="Arial"/>
          <w:color w:val="222222"/>
          <w:sz w:val="18"/>
          <w:szCs w:val="18"/>
        </w:rPr>
      </w:pPr>
      <w:ins w:id="2770"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două triunghiuri reflectorizante.</w:t>
        </w:r>
      </w:ins>
    </w:p>
    <w:p w:rsidR="00AE1230" w:rsidRPr="007E372D" w:rsidRDefault="00AE1230" w:rsidP="007E372D">
      <w:pPr>
        <w:shd w:val="clear" w:color="auto" w:fill="5C9CCC"/>
        <w:spacing w:after="0" w:line="240" w:lineRule="auto"/>
        <w:rPr>
          <w:ins w:id="2771" w:author="Unknown"/>
          <w:rFonts w:ascii="Arial" w:hAnsi="Arial" w:cs="Arial"/>
          <w:b/>
          <w:bCs/>
          <w:color w:val="FFFFFF"/>
          <w:sz w:val="18"/>
          <w:szCs w:val="18"/>
        </w:rPr>
      </w:pPr>
      <w:ins w:id="2772"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773" w:author="Unknown"/>
          <w:rFonts w:ascii="Arial" w:hAnsi="Arial" w:cs="Arial"/>
          <w:color w:val="222222"/>
          <w:sz w:val="18"/>
          <w:szCs w:val="18"/>
        </w:rPr>
      </w:pPr>
      <w:ins w:id="2774"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2775" w:author="Unknown">
        <w:r w:rsidRPr="007E372D">
          <w:rPr>
            <w:rFonts w:ascii="Arial" w:hAnsi="Arial" w:cs="Arial"/>
            <w:color w:val="222222"/>
            <w:sz w:val="18"/>
            <w:szCs w:val="18"/>
          </w:rPr>
          <w:fldChar w:fldCharType="separate"/>
        </w:r>
        <w:r w:rsidRPr="007E372D">
          <w:rPr>
            <w:rFonts w:ascii="Arial" w:hAnsi="Arial" w:cs="Arial"/>
            <w:b/>
            <w:bCs/>
            <w:color w:val="000000"/>
            <w:sz w:val="18"/>
          </w:rPr>
          <w:t>drpciv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2776" w:author="Unknown">
        <w:r w:rsidRPr="007E372D">
          <w:rPr>
            <w:rFonts w:ascii="Arial" w:hAnsi="Arial" w:cs="Arial"/>
            <w:color w:val="222222"/>
            <w:sz w:val="18"/>
            <w:szCs w:val="18"/>
          </w:rPr>
          <w:fldChar w:fldCharType="separate"/>
        </w:r>
        <w:r w:rsidRPr="007E372D">
          <w:rPr>
            <w:rFonts w:ascii="Arial" w:hAnsi="Arial" w:cs="Arial"/>
            <w:b/>
            <w:bCs/>
            <w:color w:val="000000"/>
            <w:sz w:val="18"/>
          </w:rPr>
          <w:t>auto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777" w:author="Unknown"/>
          <w:rFonts w:ascii="Tahoma" w:hAnsi="Tahoma" w:cs="Tahoma"/>
          <w:b/>
          <w:bCs/>
          <w:color w:val="222222"/>
          <w:sz w:val="21"/>
          <w:szCs w:val="21"/>
        </w:rPr>
      </w:pPr>
      <w:ins w:id="2778"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"http://e-drpciv.ro/intrebare/47/in_cazul_in_care_intr-o_intersectie_langa_semaforul_in_stare_de_functionare_este_instalat_indicatorul_oprire_sunteti_obligat_sa_respectati" </w:instrText>
        </w:r>
      </w:ins>
      <w:r w:rsidRPr="009316C1">
        <w:rPr>
          <w:rFonts w:ascii="Tahoma" w:hAnsi="Tahoma" w:cs="Tahoma"/>
          <w:b/>
          <w:bCs/>
          <w:color w:val="222222"/>
          <w:sz w:val="21"/>
          <w:szCs w:val="21"/>
        </w:rPr>
      </w:r>
      <w:ins w:id="2779"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47. În cazul în care, într-o intersecţie, lângă semaforul în stare de funcţionare este instalat indicatorul „Oprire“, sunteţi obligat să respectaţi:</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780" w:author="Unknown"/>
          <w:rFonts w:ascii="Arial" w:hAnsi="Arial" w:cs="Arial"/>
          <w:color w:val="222222"/>
          <w:sz w:val="18"/>
          <w:szCs w:val="18"/>
        </w:rPr>
      </w:pPr>
      <w:ins w:id="2781"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semnificaţia indicatorului;</w:t>
        </w:r>
      </w:ins>
    </w:p>
    <w:p w:rsidR="00AE1230" w:rsidRPr="007E372D" w:rsidRDefault="00AE1230" w:rsidP="007E372D">
      <w:pPr>
        <w:shd w:val="clear" w:color="auto" w:fill="FCFDFD"/>
        <w:spacing w:after="30" w:line="240" w:lineRule="auto"/>
        <w:rPr>
          <w:ins w:id="2782" w:author="Unknown"/>
          <w:rFonts w:ascii="Arial" w:hAnsi="Arial" w:cs="Arial"/>
          <w:color w:val="222222"/>
          <w:sz w:val="18"/>
          <w:szCs w:val="18"/>
        </w:rPr>
      </w:pPr>
      <w:ins w:id="2783"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regula priorităţii de dreapta;</w:t>
        </w:r>
      </w:ins>
    </w:p>
    <w:p w:rsidR="00AE1230" w:rsidRPr="007E372D" w:rsidRDefault="00AE1230" w:rsidP="007E372D">
      <w:pPr>
        <w:shd w:val="clear" w:color="auto" w:fill="33FF33"/>
        <w:spacing w:after="30" w:line="240" w:lineRule="auto"/>
        <w:rPr>
          <w:ins w:id="2784" w:author="Unknown"/>
          <w:rFonts w:ascii="Arial" w:hAnsi="Arial" w:cs="Arial"/>
          <w:color w:val="222222"/>
          <w:sz w:val="18"/>
          <w:szCs w:val="18"/>
        </w:rPr>
      </w:pPr>
      <w:ins w:id="2785"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semnificaţia luminii semaforului.</w:t>
        </w:r>
      </w:ins>
    </w:p>
    <w:p w:rsidR="00AE1230" w:rsidRPr="007E372D" w:rsidRDefault="00AE1230" w:rsidP="007E372D">
      <w:pPr>
        <w:shd w:val="clear" w:color="auto" w:fill="5C9CCC"/>
        <w:spacing w:after="0" w:line="240" w:lineRule="auto"/>
        <w:rPr>
          <w:ins w:id="2786" w:author="Unknown"/>
          <w:rFonts w:ascii="Arial" w:hAnsi="Arial" w:cs="Arial"/>
          <w:b/>
          <w:bCs/>
          <w:color w:val="FFFFFF"/>
          <w:sz w:val="18"/>
          <w:szCs w:val="18"/>
        </w:rPr>
      </w:pPr>
      <w:ins w:id="2787"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788" w:author="Unknown"/>
          <w:rFonts w:ascii="Arial" w:hAnsi="Arial" w:cs="Arial"/>
          <w:color w:val="222222"/>
          <w:sz w:val="18"/>
          <w:szCs w:val="18"/>
        </w:rPr>
      </w:pPr>
      <w:ins w:id="2789"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"http://e-drpciv.ro/tag/permis-categoria-b" </w:instrText>
        </w:r>
      </w:ins>
      <w:r w:rsidRPr="009316C1">
        <w:rPr>
          <w:rFonts w:ascii="Arial" w:hAnsi="Arial" w:cs="Arial"/>
          <w:color w:val="222222"/>
          <w:sz w:val="18"/>
          <w:szCs w:val="18"/>
        </w:rPr>
      </w:r>
      <w:ins w:id="2790"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2791" w:author="Unknown">
        <w:r w:rsidRPr="007E372D">
          <w:rPr>
            <w:rFonts w:ascii="Arial" w:hAnsi="Arial" w:cs="Arial"/>
            <w:color w:val="222222"/>
            <w:sz w:val="18"/>
            <w:szCs w:val="18"/>
          </w:rPr>
          <w:fldChar w:fldCharType="separate"/>
        </w:r>
        <w:r w:rsidRPr="007E372D">
          <w:rPr>
            <w:rFonts w:ascii="Arial" w:hAnsi="Arial" w:cs="Arial"/>
            <w:color w:val="000000"/>
            <w:sz w:val="18"/>
            <w:u w:val="single"/>
          </w:rPr>
          <w:t>auto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792" w:author="Unknown"/>
          <w:rFonts w:ascii="Tahoma" w:hAnsi="Tahoma" w:cs="Tahoma"/>
          <w:b/>
          <w:bCs/>
          <w:color w:val="222222"/>
          <w:sz w:val="21"/>
          <w:szCs w:val="21"/>
        </w:rPr>
      </w:pPr>
      <w:ins w:id="2793"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"http://e-drpciv.ro/intrebare/519/ce_substante_au_efect_asemanator_cu_cel_al_alcoolului_si_pot_reduce_capacitatea_de_concentrare_a_unui_conducator_auto" </w:instrText>
        </w:r>
      </w:ins>
      <w:r w:rsidRPr="009316C1">
        <w:rPr>
          <w:rFonts w:ascii="Tahoma" w:hAnsi="Tahoma" w:cs="Tahoma"/>
          <w:b/>
          <w:bCs/>
          <w:color w:val="222222"/>
          <w:sz w:val="21"/>
          <w:szCs w:val="21"/>
        </w:rPr>
      </w:r>
      <w:ins w:id="2794"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519. Ce substanţe au efect asemănător cu cel al alcoolului şi pot reduce capacitatea de concentrare a unui conducător auto?</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795" w:author="Unknown"/>
          <w:rFonts w:ascii="Arial" w:hAnsi="Arial" w:cs="Arial"/>
          <w:color w:val="222222"/>
          <w:sz w:val="18"/>
          <w:szCs w:val="18"/>
        </w:rPr>
      </w:pPr>
      <w:ins w:id="2796"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condimentele foarte iuţi;</w:t>
        </w:r>
      </w:ins>
    </w:p>
    <w:p w:rsidR="00AE1230" w:rsidRPr="007E372D" w:rsidRDefault="00AE1230" w:rsidP="007E372D">
      <w:pPr>
        <w:shd w:val="clear" w:color="auto" w:fill="33FF33"/>
        <w:spacing w:after="30" w:line="240" w:lineRule="auto"/>
        <w:rPr>
          <w:ins w:id="2797" w:author="Unknown"/>
          <w:rFonts w:ascii="Arial" w:hAnsi="Arial" w:cs="Arial"/>
          <w:color w:val="222222"/>
          <w:sz w:val="18"/>
          <w:szCs w:val="18"/>
        </w:rPr>
      </w:pPr>
      <w:ins w:id="2798"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medicamentele sau substanţele cu efect psihoactiv;</w:t>
        </w:r>
      </w:ins>
    </w:p>
    <w:p w:rsidR="00AE1230" w:rsidRPr="007E372D" w:rsidRDefault="00AE1230" w:rsidP="007E372D">
      <w:pPr>
        <w:shd w:val="clear" w:color="auto" w:fill="FCFDFD"/>
        <w:spacing w:after="30" w:line="240" w:lineRule="auto"/>
        <w:rPr>
          <w:ins w:id="2799" w:author="Unknown"/>
          <w:rFonts w:ascii="Arial" w:hAnsi="Arial" w:cs="Arial"/>
          <w:color w:val="222222"/>
          <w:sz w:val="18"/>
          <w:szCs w:val="18"/>
        </w:rPr>
      </w:pPr>
      <w:ins w:id="2800"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cofeina.</w:t>
        </w:r>
      </w:ins>
    </w:p>
    <w:p w:rsidR="00AE1230" w:rsidRPr="007E372D" w:rsidRDefault="00AE1230" w:rsidP="007E372D">
      <w:pPr>
        <w:shd w:val="clear" w:color="auto" w:fill="C9DBE7"/>
        <w:spacing w:after="0" w:line="240" w:lineRule="auto"/>
        <w:rPr>
          <w:ins w:id="2801" w:author="Unknown"/>
          <w:rFonts w:ascii="Arial" w:hAnsi="Arial" w:cs="Arial"/>
          <w:color w:val="000000"/>
          <w:sz w:val="18"/>
          <w:szCs w:val="18"/>
        </w:rPr>
      </w:pPr>
    </w:p>
    <w:p w:rsidR="00AE1230" w:rsidRPr="007E372D" w:rsidRDefault="00AE1230" w:rsidP="007E372D">
      <w:pPr>
        <w:shd w:val="clear" w:color="auto" w:fill="FCFDFD"/>
        <w:spacing w:after="0" w:line="240" w:lineRule="auto"/>
        <w:rPr>
          <w:ins w:id="2802" w:author="Unknown"/>
          <w:rFonts w:ascii="Arial" w:hAnsi="Arial" w:cs="Arial"/>
          <w:color w:val="222222"/>
          <w:sz w:val="18"/>
          <w:szCs w:val="18"/>
        </w:rPr>
      </w:pPr>
      <w:ins w:id="2803"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"http://e-drpciv.ro/poze2/1044.jpg" </w:instrText>
        </w:r>
      </w:ins>
      <w:r w:rsidRPr="009316C1">
        <w:rPr>
          <w:rFonts w:ascii="Arial" w:hAnsi="Arial" w:cs="Arial"/>
          <w:color w:val="222222"/>
          <w:sz w:val="18"/>
          <w:szCs w:val="18"/>
        </w:rPr>
      </w:r>
      <w:ins w:id="2804" w:author="Unknown">
        <w:r w:rsidRPr="007E372D">
          <w:rPr>
            <w:rFonts w:ascii="Arial" w:hAnsi="Arial" w:cs="Arial"/>
            <w:color w:val="222222"/>
            <w:sz w:val="18"/>
            <w:szCs w:val="18"/>
          </w:rPr>
          <w:fldChar w:fldCharType="separate"/>
        </w:r>
      </w:ins>
      <w:r>
        <w:rPr>
          <w:noProof/>
        </w:rPr>
        <w:pict>
          <v:shape id="Picture 225" o:spid="_x0000_s1243" type="#_x0000_t75" alt="http://e-drpciv.ro/poze2/1044.jpg" href="http://e-drpciv.ro/poze2/1044.j" style="position:absolute;margin-left:65pt;margin-top:0;width:105pt;height:78.75pt;z-index:251880448;visibility:visible;mso-wrap-distance-left:0;mso-wrap-distance-right:0;mso-position-horizontal:right;mso-position-horizontal-relative:text;mso-position-vertical-relative:line" o:allowoverlap="f" o:button="t">
            <v:fill o:detectmouseclick="t"/>
            <v:imagedata r:id="rId2010" o:title=""/>
            <w10:wrap type="square"/>
          </v:shape>
        </w:pict>
      </w:r>
      <w:ins w:id="2805"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806" w:author="Unknown"/>
          <w:rFonts w:ascii="Tahoma" w:hAnsi="Tahoma" w:cs="Tahoma"/>
          <w:b/>
          <w:bCs/>
          <w:color w:val="222222"/>
          <w:sz w:val="21"/>
          <w:szCs w:val="21"/>
        </w:rPr>
      </w:pPr>
      <w:ins w:id="2807"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"http://e-drpciv.ro/intrebare/1044/cum_trebuie_sa_procedeze_conducatorul_autoturismului_verde_in_situatia_data" </w:instrText>
        </w:r>
      </w:ins>
      <w:r w:rsidRPr="009316C1">
        <w:rPr>
          <w:rFonts w:ascii="Tahoma" w:hAnsi="Tahoma" w:cs="Tahoma"/>
          <w:b/>
          <w:bCs/>
          <w:color w:val="222222"/>
          <w:sz w:val="21"/>
          <w:szCs w:val="21"/>
        </w:rPr>
      </w:r>
      <w:ins w:id="2808"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1044. Cum trebuie să procedeze conducătorul autoturismului verde în situaţia dată?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809" w:author="Unknown"/>
          <w:rFonts w:ascii="Arial" w:hAnsi="Arial" w:cs="Arial"/>
          <w:color w:val="222222"/>
          <w:sz w:val="18"/>
          <w:szCs w:val="18"/>
        </w:rPr>
      </w:pPr>
      <w:ins w:id="2810"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depăşeşte prin partea dreaptă autobuzul, după ce a trecut autoturismul roşu;</w:t>
        </w:r>
      </w:ins>
    </w:p>
    <w:p w:rsidR="00AE1230" w:rsidRPr="007E372D" w:rsidRDefault="00AE1230" w:rsidP="007E372D">
      <w:pPr>
        <w:shd w:val="clear" w:color="auto" w:fill="FCFDFD"/>
        <w:spacing w:after="30" w:line="240" w:lineRule="auto"/>
        <w:rPr>
          <w:ins w:id="2811" w:author="Unknown"/>
          <w:rFonts w:ascii="Arial" w:hAnsi="Arial" w:cs="Arial"/>
          <w:color w:val="222222"/>
          <w:sz w:val="18"/>
          <w:szCs w:val="18"/>
        </w:rPr>
      </w:pPr>
      <w:ins w:id="2812"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trece printre autobuz şi autoturismul roşu, deoarece se deplasează înainte;</w:t>
        </w:r>
      </w:ins>
    </w:p>
    <w:p w:rsidR="00AE1230" w:rsidRPr="007E372D" w:rsidRDefault="00AE1230" w:rsidP="007E372D">
      <w:pPr>
        <w:shd w:val="clear" w:color="auto" w:fill="FCFDFD"/>
        <w:spacing w:after="30" w:line="240" w:lineRule="auto"/>
        <w:rPr>
          <w:ins w:id="2813" w:author="Unknown"/>
          <w:rFonts w:ascii="Arial" w:hAnsi="Arial" w:cs="Arial"/>
          <w:color w:val="222222"/>
          <w:sz w:val="18"/>
          <w:szCs w:val="18"/>
        </w:rPr>
      </w:pPr>
      <w:ins w:id="2814"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semnalizează autobuzul să elibereze banda.</w:t>
        </w:r>
      </w:ins>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11" w:history="1">
        <w:r w:rsidRPr="007E372D">
          <w:rPr>
            <w:rFonts w:ascii="Tahoma" w:hAnsi="Tahoma" w:cs="Tahoma"/>
            <w:b/>
            <w:bCs/>
            <w:color w:val="000000"/>
            <w:sz w:val="21"/>
          </w:rPr>
          <w:t>669. Ce obligaţii are conducătorul unui autovehicul, dacă pe drumul pe care circulă observă evenimente de natură a pune în pericol siguranţa circulaţiei?</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semnalizeze participanţii la trafic care circulă din sens opus, schimbând alternativ lumina de drum cu lumina de întâlnire;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emită semnale acustice ori de câte ori se întâlneşte cu un alt vehicul circulând din sens opus;</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sesizeze cea mai apropiată unitate de poliţie în legătură cu obstacolele sau situaţiile care pun în pericol siguranţa circulaţiei.</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2 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hyperlink r:id="rId2012" w:history="1">
        <w:r w:rsidRPr="007E372D">
          <w:rPr>
            <w:rFonts w:ascii="Arial" w:hAnsi="Arial" w:cs="Arial"/>
            <w:color w:val="000000"/>
            <w:sz w:val="18"/>
          </w:rPr>
          <w:t>teste auto chestionare</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13" w:history="1">
        <w:r w:rsidRPr="007E372D">
          <w:rPr>
            <w:rFonts w:ascii="Arial" w:hAnsi="Arial" w:cs="Arial"/>
            <w:b/>
            <w:bCs/>
            <w:color w:val="000000"/>
            <w:sz w:val="18"/>
          </w:rPr>
          <w:t>permis auto cat tr</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14" w:history="1">
        <w:r w:rsidRPr="007E372D">
          <w:rPr>
            <w:rFonts w:ascii="Tahoma" w:hAnsi="Tahoma" w:cs="Tahoma"/>
            <w:b/>
            <w:bCs/>
            <w:color w:val="000000"/>
            <w:sz w:val="21"/>
          </w:rPr>
          <w:t>148. Un vehicul are luminile de avarie aprinse. Ce trebuie să aveţi în vedere?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vehiculul va vira la dreapta sau la stânga;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vehiculul este parcat;</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vehiculul a rămas în pană sau este remorcat.</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hyperlink r:id="rId2015" w:history="1">
        <w:r w:rsidRPr="007E372D">
          <w:rPr>
            <w:rFonts w:ascii="Arial" w:hAnsi="Arial" w:cs="Arial"/>
            <w:b/>
            <w:bCs/>
            <w:color w:val="000000"/>
            <w:sz w:val="18"/>
          </w:rPr>
          <w:t>permis cat B</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16" w:history="1">
        <w:r w:rsidRPr="007E372D">
          <w:rPr>
            <w:rFonts w:ascii="Arial" w:hAnsi="Arial" w:cs="Arial"/>
            <w:b/>
            <w:bCs/>
            <w:color w:val="000000"/>
            <w:sz w:val="18"/>
          </w:rPr>
          <w:t>examen permis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17" w:history="1">
        <w:r w:rsidRPr="007E372D">
          <w:rPr>
            <w:rFonts w:ascii="Tahoma" w:hAnsi="Tahoma" w:cs="Tahoma"/>
            <w:b/>
            <w:bCs/>
            <w:color w:val="000000"/>
            <w:sz w:val="21"/>
          </w:rPr>
          <w:t>920. Intraţi cu autovehiculul de pe o stradă bine iluminată pe una neiluminată. Ce trebuie să aveţi în vedere?</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viteza trebuie adaptată noilor condiţii de iluminare;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aveţi obligaţii legale;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vederea se adaptează instantaneu.</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hyperlink r:id="rId2018" w:history="1">
        <w:r w:rsidRPr="007E372D">
          <w:rPr>
            <w:rFonts w:ascii="Arial" w:hAnsi="Arial" w:cs="Arial"/>
            <w:color w:val="000000"/>
            <w:sz w:val="18"/>
          </w:rPr>
          <w:t>examen sala</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19" w:history="1">
        <w:r w:rsidRPr="007E372D">
          <w:rPr>
            <w:rFonts w:ascii="Arial" w:hAnsi="Arial" w:cs="Arial"/>
            <w:color w:val="000000"/>
            <w:sz w:val="18"/>
          </w:rPr>
          <w:t>permis cat B</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020" w:history="1">
        <w:r>
          <w:rPr>
            <w:noProof/>
          </w:rPr>
          <w:pict>
            <v:shape id="Picture 226" o:spid="_x0000_s1244" type="#_x0000_t75" alt="http://e-drpciv.ro/poze2/2493.jpg" href="http://e-drpciv.ro/poze2/2493.j" style="position:absolute;margin-left:65pt;margin-top:0;width:105pt;height:78.75pt;z-index:251881472;visibility:visible;mso-wrap-distance-left:0;mso-wrap-distance-right:0;mso-position-horizontal:right;mso-position-horizontal-relative:text;mso-position-vertical-relative:line" o:allowoverlap="f" o:button="t">
              <v:fill o:detectmouseclick="t"/>
              <v:imagedata r:id="rId2021"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22" w:history="1">
        <w:r w:rsidRPr="007E372D">
          <w:rPr>
            <w:rFonts w:ascii="Tahoma" w:hAnsi="Tahoma" w:cs="Tahoma"/>
            <w:b/>
            <w:bCs/>
            <w:color w:val="000000"/>
            <w:sz w:val="21"/>
          </w:rPr>
          <w:t>2493. Indicatorul rutier alăturat semnifică:</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refugiu rezervat depanării;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refugiu pentru stationarea de urgenţă;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bandă de parcare.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25% | Tags:</w:t>
      </w:r>
      <w:r w:rsidRPr="007E372D">
        <w:rPr>
          <w:rFonts w:ascii="Arial" w:hAnsi="Arial" w:cs="Arial"/>
          <w:color w:val="222222"/>
          <w:sz w:val="18"/>
        </w:rPr>
        <w:t> </w:t>
      </w:r>
      <w:hyperlink r:id="rId2023" w:history="1">
        <w:r w:rsidRPr="007E372D">
          <w:rPr>
            <w:rFonts w:ascii="Arial" w:hAnsi="Arial" w:cs="Arial"/>
            <w:color w:val="000000"/>
            <w:sz w:val="18"/>
          </w:rPr>
          <w:t>teste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24" w:history="1">
        <w:r w:rsidRPr="007E372D">
          <w:rPr>
            <w:rFonts w:ascii="Arial" w:hAnsi="Arial" w:cs="Arial"/>
            <w:b/>
            <w:bCs/>
            <w:color w:val="000000"/>
            <w:sz w:val="18"/>
          </w:rPr>
          <w:t>examen drpciv</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25" w:history="1">
        <w:r w:rsidRPr="007E372D">
          <w:rPr>
            <w:rFonts w:ascii="Tahoma" w:hAnsi="Tahoma" w:cs="Tahoma"/>
            <w:b/>
            <w:bCs/>
            <w:color w:val="000000"/>
            <w:sz w:val="21"/>
          </w:rPr>
          <w:t>86. Semnalul roşu al semaforului:</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obligă conducătorii vehiculelor care circulă pe direcţia înainte să oprească;</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obligă conducătorii vehiculelor, indiferent de direcţia de deplasare, să oprească;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permite trecerea autovehiculelor care schimbă direcţia de mers spre stânga.</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hyperlink r:id="rId2026" w:history="1">
        <w:r w:rsidRPr="007E372D">
          <w:rPr>
            <w:rFonts w:ascii="Arial" w:hAnsi="Arial" w:cs="Arial"/>
            <w:color w:val="000000"/>
            <w:sz w:val="18"/>
          </w:rPr>
          <w:t>intrebari 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27" w:history="1">
        <w:r w:rsidRPr="007E372D">
          <w:rPr>
            <w:rFonts w:ascii="Arial" w:hAnsi="Arial" w:cs="Arial"/>
            <w:color w:val="000000"/>
            <w:sz w:val="18"/>
          </w:rPr>
          <w:t>chestionare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028" w:history="1">
        <w:r>
          <w:rPr>
            <w:noProof/>
          </w:rPr>
          <w:pict>
            <v:shape id="Picture 227" o:spid="_x0000_s1245" type="#_x0000_t75" alt="http://e-drpciv.ro/poze2/499.jpg" href="http://e-drpciv.ro/poze2/499.j" style="position:absolute;margin-left:65pt;margin-top:0;width:105pt;height:78.75pt;z-index:251882496;visibility:visible;mso-wrap-distance-left:0;mso-wrap-distance-right:0;mso-position-horizontal:right;mso-position-horizontal-relative:text;mso-position-vertical-relative:line" o:allowoverlap="f" o:button="t">
              <v:fill o:detectmouseclick="t"/>
              <v:imagedata r:id="rId2029"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30" w:history="1">
        <w:r w:rsidRPr="007E372D">
          <w:rPr>
            <w:rFonts w:ascii="Tahoma" w:hAnsi="Tahoma" w:cs="Tahoma"/>
            <w:b/>
            <w:bCs/>
            <w:color w:val="000000"/>
            <w:sz w:val="21"/>
          </w:rPr>
          <w:t>499. Ce semnificaţie are un astfel de marcaj rutier?</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marcaj pe o bandă de decelerare;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deviere temporară a circulaţiei;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marcaj pentru spaţii interzise.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hyperlink r:id="rId2031" w:history="1">
        <w:r w:rsidRPr="007E372D">
          <w:rPr>
            <w:rFonts w:ascii="Arial" w:hAnsi="Arial" w:cs="Arial"/>
            <w:color w:val="000000"/>
            <w:sz w:val="18"/>
          </w:rPr>
          <w:t>www.drpciv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32" w:history="1">
        <w:r w:rsidRPr="007E372D">
          <w:rPr>
            <w:rFonts w:ascii="Arial" w:hAnsi="Arial" w:cs="Arial"/>
            <w:b/>
            <w:bCs/>
            <w:color w:val="000000"/>
            <w:sz w:val="18"/>
          </w:rPr>
          <w:t>examen permis</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033" w:history="1">
        <w:r>
          <w:rPr>
            <w:noProof/>
          </w:rPr>
          <w:pict>
            <v:shape id="Picture 228" o:spid="_x0000_s1246" type="#_x0000_t75" alt="http://e-drpciv.ro/poze2/754.jpg" href="http://e-drpciv.ro/poze2/754.j" style="position:absolute;margin-left:65pt;margin-top:0;width:105pt;height:78.75pt;z-index:251883520;visibility:visible;mso-wrap-distance-left:0;mso-wrap-distance-right:0;mso-position-horizontal:right;mso-position-horizontal-relative:text;mso-position-vertical-relative:line" o:allowoverlap="f" o:button="t">
              <v:fill o:detectmouseclick="t"/>
              <v:imagedata r:id="rId2034"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35" w:history="1">
        <w:r w:rsidRPr="007E372D">
          <w:rPr>
            <w:rFonts w:ascii="Tahoma" w:hAnsi="Tahoma" w:cs="Tahoma"/>
            <w:b/>
            <w:bCs/>
            <w:color w:val="000000"/>
            <w:sz w:val="21"/>
          </w:rPr>
          <w:t>754. Indicatorul semnifică:</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sfârşitul interzicerii de a depăşi;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sfârşitul tuturor restricţiilor;</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interzicerea depăşirii autovehiculelor, cu excepţia motocicletelor fără ataş.</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hyperlink r:id="rId2036" w:history="1">
        <w:r w:rsidRPr="007E372D">
          <w:rPr>
            <w:rFonts w:ascii="Arial" w:hAnsi="Arial" w:cs="Arial"/>
            <w:color w:val="000000"/>
            <w:sz w:val="18"/>
          </w:rPr>
          <w:t>chestionare auto TR</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37" w:history="1">
        <w:r w:rsidRPr="007E372D">
          <w:rPr>
            <w:rFonts w:ascii="Arial" w:hAnsi="Arial" w:cs="Arial"/>
            <w:color w:val="000000"/>
            <w:sz w:val="18"/>
          </w:rPr>
          <w:t>teste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038" w:history="1">
        <w:r>
          <w:rPr>
            <w:noProof/>
          </w:rPr>
          <w:pict>
            <v:shape id="Picture 229" o:spid="_x0000_s1247" type="#_x0000_t75" alt="http://e-drpciv.ro/poze2/907.jpg" href="http://e-drpciv.ro/poze2/907.j" style="position:absolute;margin-left:65pt;margin-top:0;width:105pt;height:78.75pt;z-index:251884544;visibility:visible;mso-wrap-distance-left:0;mso-wrap-distance-right:0;mso-position-horizontal:right;mso-position-horizontal-relative:text;mso-position-vertical-relative:line" o:allowoverlap="f" o:button="t">
              <v:fill o:detectmouseclick="t"/>
              <v:imagedata r:id="rId2039"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40" w:history="1">
        <w:r w:rsidRPr="007E372D">
          <w:rPr>
            <w:rFonts w:ascii="Tahoma" w:hAnsi="Tahoma" w:cs="Tahoma"/>
            <w:b/>
            <w:bCs/>
            <w:color w:val="000000"/>
            <w:sz w:val="21"/>
          </w:rPr>
          <w:t>907. Cum veţi proceda în intersecţie, dacă circulaţi pe drumul prioritar?</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cedaţi trecerea vehiculelor care vin din dreapta;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cedaţi trecerea tututor vehiculelor;</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cedaţi trecerea niciunui vehicul.</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hyperlink r:id="rId2041" w:history="1">
        <w:r w:rsidRPr="007E372D">
          <w:rPr>
            <w:rFonts w:ascii="Arial" w:hAnsi="Arial" w:cs="Arial"/>
            <w:color w:val="000000"/>
            <w:sz w:val="18"/>
          </w:rPr>
          <w:t>intrebari 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42" w:history="1">
        <w:r w:rsidRPr="007E372D">
          <w:rPr>
            <w:rFonts w:ascii="Arial" w:hAnsi="Arial" w:cs="Arial"/>
            <w:b/>
            <w:bCs/>
            <w:color w:val="000000"/>
            <w:sz w:val="18"/>
          </w:rPr>
          <w:t>examen permis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043" w:history="1">
        <w:r>
          <w:rPr>
            <w:noProof/>
          </w:rPr>
          <w:pict>
            <v:shape id="Picture 230" o:spid="_x0000_s1248" type="#_x0000_t75" alt="http://e-drpciv.ro/poze2/983.jpg" href="http://e-drpciv.ro/poze2/983.j" style="position:absolute;margin-left:65pt;margin-top:0;width:105pt;height:78.75pt;z-index:251885568;visibility:visible;mso-wrap-distance-left:0;mso-wrap-distance-right:0;mso-position-horizontal:right;mso-position-horizontal-relative:text;mso-position-vertical-relative:line" o:allowoverlap="f" o:button="t">
              <v:fill o:detectmouseclick="t"/>
              <v:imagedata r:id="rId2044"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45" w:history="1">
        <w:r w:rsidRPr="007E372D">
          <w:rPr>
            <w:rFonts w:ascii="Tahoma" w:hAnsi="Tahoma" w:cs="Tahoma"/>
            <w:b/>
            <w:bCs/>
            <w:color w:val="000000"/>
            <w:sz w:val="21"/>
          </w:rPr>
          <w:t>983. Ce semnifică indicatorul ?</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urmează un sector de drum pe care se execută lucrări pe partea carosabilă;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urmează un sector de drum pe care există pericolul de împroşcare cu pietriş;</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presemnalizarea unui sector de drum cu circulaţie alternantă.</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1 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hyperlink r:id="rId2046" w:history="1">
        <w:r w:rsidRPr="007E372D">
          <w:rPr>
            <w:rFonts w:ascii="Arial" w:hAnsi="Arial" w:cs="Arial"/>
            <w:b/>
            <w:bCs/>
            <w:color w:val="000000"/>
            <w:sz w:val="18"/>
          </w:rPr>
          <w:t>permis categoria b1</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47" w:history="1">
        <w:r w:rsidRPr="007E372D">
          <w:rPr>
            <w:rFonts w:ascii="Arial" w:hAnsi="Arial" w:cs="Arial"/>
            <w:color w:val="000000"/>
            <w:sz w:val="18"/>
          </w:rPr>
          <w:t>chestionare drpciv</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48" w:history="1">
        <w:r w:rsidRPr="007E372D">
          <w:rPr>
            <w:rFonts w:ascii="Tahoma" w:hAnsi="Tahoma" w:cs="Tahoma"/>
            <w:b/>
            <w:bCs/>
            <w:color w:val="000000"/>
            <w:sz w:val="21"/>
          </w:rPr>
          <w:t>316. Cum veţi proceda corect atunci când efectuaţi un viraj spre stânga sau spre dreapta şi intersectaţi un biciclist care circulă pe o pistă pentru biciclete, semnalizată ca atare?</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acordaţi prioritate de trecere biciclistului;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acordaţi prioritate de trecere biciclistului;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adaptaţi viteza, astfel încât să nu vă intersectaţi cu acesta în timpul manevrelor.</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hyperlink r:id="rId2049" w:history="1">
        <w:r w:rsidRPr="007E372D">
          <w:rPr>
            <w:rFonts w:ascii="Arial" w:hAnsi="Arial" w:cs="Arial"/>
            <w:color w:val="000000"/>
            <w:sz w:val="18"/>
          </w:rPr>
          <w:t>permis categoria B</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50" w:history="1">
        <w:r w:rsidRPr="007E372D">
          <w:rPr>
            <w:rFonts w:ascii="Arial" w:hAnsi="Arial" w:cs="Arial"/>
            <w:b/>
            <w:bCs/>
            <w:color w:val="000000"/>
            <w:sz w:val="18"/>
          </w:rPr>
          <w:t>examen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051" w:history="1">
        <w:r>
          <w:rPr>
            <w:noProof/>
          </w:rPr>
          <w:pict>
            <v:shape id="Picture 231" o:spid="_x0000_s1249" type="#_x0000_t75" alt="http://e-drpciv.ro/poze2/1017.jpg" href="http://e-drpciv.ro/poze2/1017.j" style="position:absolute;margin-left:65pt;margin-top:0;width:105pt;height:78.75pt;z-index:251886592;visibility:visible;mso-wrap-distance-left:0;mso-wrap-distance-right:0;mso-position-horizontal:right;mso-position-horizontal-relative:text;mso-position-vertical-relative:line" o:allowoverlap="f" o:button="t">
              <v:fill o:detectmouseclick="t"/>
              <v:imagedata r:id="rId2052"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53" w:history="1">
        <w:r w:rsidRPr="007E372D">
          <w:rPr>
            <w:rFonts w:ascii="Tahoma" w:hAnsi="Tahoma" w:cs="Tahoma"/>
            <w:b/>
            <w:bCs/>
            <w:color w:val="000000"/>
            <w:sz w:val="21"/>
          </w:rPr>
          <w:t>1017. Care este ordinea de trecere prin intersecţie?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autoturismul, autocamionul, motocicleta;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autoturismul, motocicleta, autocamionul;</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autocamionul, autoturismul, motocicleta.</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8 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hyperlink r:id="rId2054" w:history="1">
        <w:r w:rsidRPr="007E372D">
          <w:rPr>
            <w:rFonts w:ascii="Arial" w:hAnsi="Arial" w:cs="Arial"/>
            <w:b/>
            <w:bCs/>
            <w:color w:val="000000"/>
            <w:sz w:val="18"/>
          </w:rPr>
          <w:t>teste 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55" w:history="1">
        <w:r w:rsidRPr="007E372D">
          <w:rPr>
            <w:rFonts w:ascii="Arial" w:hAnsi="Arial" w:cs="Arial"/>
            <w:b/>
            <w:bCs/>
            <w:color w:val="000000"/>
            <w:sz w:val="18"/>
          </w:rPr>
          <w:t>examen permis</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56" w:history="1">
        <w:r w:rsidRPr="007E372D">
          <w:rPr>
            <w:rFonts w:ascii="Tahoma" w:hAnsi="Tahoma" w:cs="Tahoma"/>
            <w:b/>
            <w:bCs/>
            <w:color w:val="000000"/>
            <w:sz w:val="21"/>
          </w:rPr>
          <w:t>659. În ce situaţii se interzice circulaţia autoturismelor pe drumurile publice?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când nu au montate faruri de ceaţă;</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când motorul emite noxe peste limita legală;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când nu sunt echipate cu cârlig pentru remorcare.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hyperlink r:id="rId2057" w:history="1">
        <w:r w:rsidRPr="007E372D">
          <w:rPr>
            <w:rFonts w:ascii="Arial" w:hAnsi="Arial" w:cs="Arial"/>
            <w:b/>
            <w:bCs/>
            <w:color w:val="000000"/>
            <w:sz w:val="18"/>
          </w:rPr>
          <w:t>examen auto categoria tr</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58" w:history="1">
        <w:r w:rsidRPr="007E372D">
          <w:rPr>
            <w:rFonts w:ascii="Arial" w:hAnsi="Arial" w:cs="Arial"/>
            <w:b/>
            <w:bCs/>
            <w:color w:val="000000"/>
            <w:sz w:val="18"/>
          </w:rPr>
          <w:t>chestionare auto 2014</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59" w:history="1">
        <w:r w:rsidRPr="007E372D">
          <w:rPr>
            <w:rFonts w:ascii="Tahoma" w:hAnsi="Tahoma" w:cs="Tahoma"/>
            <w:b/>
            <w:bCs/>
            <w:color w:val="000000"/>
            <w:sz w:val="21"/>
          </w:rPr>
          <w:t>843. Ce obligaţii aveţi la trecerea pentru pietoni, pe sensul dvs. de mers?</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acordaţi prioritate de trecere şi pietonilor care circulă pe celălalt sens de mers;</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reduceţi viteza şi să vă strecuraţi printre pietoni;</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acordaţi prioritate de trecere pietonilor aflaţi în traversare.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3 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060" w:history="1">
        <w:r w:rsidRPr="007E372D">
          <w:rPr>
            <w:rFonts w:ascii="Arial" w:hAnsi="Arial" w:cs="Arial"/>
            <w:color w:val="000000"/>
            <w:sz w:val="18"/>
          </w:rPr>
          <w:t>www.drpciv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61" w:history="1">
        <w:r w:rsidRPr="007E372D">
          <w:rPr>
            <w:rFonts w:ascii="Arial" w:hAnsi="Arial" w:cs="Arial"/>
            <w:b/>
            <w:bCs/>
            <w:color w:val="000000"/>
            <w:sz w:val="18"/>
          </w:rPr>
          <w:t>examen permis</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62" w:history="1">
        <w:r w:rsidRPr="007E372D">
          <w:rPr>
            <w:rFonts w:ascii="Tahoma" w:hAnsi="Tahoma" w:cs="Tahoma"/>
            <w:b/>
            <w:bCs/>
            <w:color w:val="000000"/>
            <w:sz w:val="21"/>
          </w:rPr>
          <w:t>902. La ce trebuie să vă aşteptaţi atunci când, în faţa dvs., a oprit în staţie un autobuz destinat transportului de călători?</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urmează o intersecţie, întrucât majoritatea staţiilor mijloacelor de transport în comun se amenajează în astfel de locuri;</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este posibil ca unii călători să coboare şi să traverseze prin faţa autobuzului, fără a se asigura în mod corespunzător;</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la plecarea din staţie, autobuzul poate să-şi schimbe direcţia de mers spre stânga, fără să se asigure.</w:t>
      </w:r>
    </w:p>
    <w:p w:rsidR="00AE1230" w:rsidRPr="007E372D" w:rsidRDefault="00AE1230" w:rsidP="007E372D">
      <w:pPr>
        <w:spacing w:after="0" w:line="240" w:lineRule="auto"/>
        <w:outlineLvl w:val="1"/>
        <w:rPr>
          <w:rFonts w:ascii="Tahoma" w:hAnsi="Tahoma" w:cs="Tahoma"/>
          <w:b/>
          <w:bCs/>
          <w:color w:val="222222"/>
          <w:sz w:val="21"/>
          <w:szCs w:val="21"/>
        </w:rPr>
      </w:pPr>
      <w:hyperlink r:id="rId2063" w:history="1">
        <w:r w:rsidRPr="007E372D">
          <w:rPr>
            <w:rFonts w:ascii="Tahoma" w:hAnsi="Tahoma" w:cs="Tahoma"/>
            <w:b/>
            <w:bCs/>
            <w:color w:val="000000"/>
            <w:sz w:val="21"/>
          </w:rPr>
          <w:t>333. În care dintre următoarele situaţii vă este interzis să măriţi viteza de deplasare?</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când urmează să fiţi depăşit;</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la sesizarea aparaturii de detectare a sistemelor radar;</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pe timp de noapte.</w:t>
      </w:r>
    </w:p>
    <w:p w:rsidR="00AE1230" w:rsidRPr="007E372D" w:rsidRDefault="00AE1230" w:rsidP="007E372D">
      <w:pPr>
        <w:shd w:val="clear" w:color="auto" w:fill="C9DBE7"/>
        <w:spacing w:after="0" w:line="240" w:lineRule="auto"/>
        <w:jc w:val="center"/>
        <w:rPr>
          <w:ins w:id="2815" w:author="Unknown"/>
          <w:rFonts w:ascii="Arial" w:hAnsi="Arial" w:cs="Arial"/>
          <w:color w:val="000000"/>
          <w:sz w:val="18"/>
          <w:szCs w:val="18"/>
        </w:rPr>
      </w:pPr>
      <w:ins w:id="2816" w:author="Unknown">
        <w:r w:rsidRPr="007E372D">
          <w:rPr>
            <w:rFonts w:ascii="Arial" w:hAnsi="Arial" w:cs="Arial"/>
            <w:color w:val="000000"/>
            <w:sz w:val="18"/>
            <w:szCs w:val="18"/>
            <w:bdr w:val="none" w:sz="0" w:space="0" w:color="auto" w:frame="1"/>
          </w:rPr>
          <w:br/>
        </w:r>
      </w:ins>
    </w:p>
    <w:p w:rsidR="00AE1230" w:rsidRPr="007E372D" w:rsidRDefault="00AE1230" w:rsidP="007E372D">
      <w:pPr>
        <w:shd w:val="clear" w:color="auto" w:fill="FCFDFD"/>
        <w:spacing w:after="0" w:line="240" w:lineRule="auto"/>
        <w:rPr>
          <w:ins w:id="2817" w:author="Unknown"/>
          <w:rFonts w:ascii="Arial" w:hAnsi="Arial" w:cs="Arial"/>
          <w:color w:val="222222"/>
          <w:sz w:val="18"/>
          <w:szCs w:val="18"/>
        </w:rPr>
      </w:pPr>
      <w:ins w:id="2818"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"http://e-drpciv.ro/poze2/874.jpg" </w:instrText>
        </w:r>
      </w:ins>
      <w:r w:rsidRPr="009316C1">
        <w:rPr>
          <w:rFonts w:ascii="Arial" w:hAnsi="Arial" w:cs="Arial"/>
          <w:color w:val="222222"/>
          <w:sz w:val="18"/>
          <w:szCs w:val="18"/>
        </w:rPr>
      </w:r>
      <w:ins w:id="2819" w:author="Unknown">
        <w:r w:rsidRPr="007E372D">
          <w:rPr>
            <w:rFonts w:ascii="Arial" w:hAnsi="Arial" w:cs="Arial"/>
            <w:color w:val="222222"/>
            <w:sz w:val="18"/>
            <w:szCs w:val="18"/>
          </w:rPr>
          <w:fldChar w:fldCharType="separate"/>
        </w:r>
      </w:ins>
      <w:r>
        <w:rPr>
          <w:noProof/>
        </w:rPr>
        <w:pict>
          <v:shape id="Picture 232" o:spid="_x0000_s1250" type="#_x0000_t75" alt="http://e-drpciv.ro/poze2/874.jpg" href="http://e-drpciv.ro/poze2/874.j" style="position:absolute;margin-left:65pt;margin-top:0;width:105pt;height:78.75pt;z-index:251887616;visibility:visible;mso-wrap-distance-left:0;mso-wrap-distance-right:0;mso-position-horizontal:right;mso-position-horizontal-relative:text;mso-position-vertical-relative:line" o:allowoverlap="f" o:button="t">
            <v:fill o:detectmouseclick="t"/>
            <v:imagedata r:id="rId2064" o:title=""/>
            <w10:wrap type="square"/>
          </v:shape>
        </w:pict>
      </w:r>
      <w:ins w:id="2820"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821" w:author="Unknown"/>
          <w:rFonts w:ascii="Tahoma" w:hAnsi="Tahoma" w:cs="Tahoma"/>
          <w:b/>
          <w:bCs/>
          <w:color w:val="222222"/>
          <w:sz w:val="21"/>
          <w:szCs w:val="21"/>
        </w:rPr>
      </w:pPr>
      <w:ins w:id="2822"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"http://e-drpciv.ro/intrebare/874/care_este_ordinea_de_trecere_prin_intersectia_din_imagine" </w:instrText>
        </w:r>
      </w:ins>
      <w:r w:rsidRPr="009316C1">
        <w:rPr>
          <w:rFonts w:ascii="Tahoma" w:hAnsi="Tahoma" w:cs="Tahoma"/>
          <w:b/>
          <w:bCs/>
          <w:color w:val="222222"/>
          <w:sz w:val="21"/>
          <w:szCs w:val="21"/>
        </w:rPr>
      </w:r>
      <w:ins w:id="2823"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874. Care este ordinea de trecere prin intersecţia din imagine?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824" w:author="Unknown"/>
          <w:rFonts w:ascii="Arial" w:hAnsi="Arial" w:cs="Arial"/>
          <w:color w:val="222222"/>
          <w:sz w:val="18"/>
          <w:szCs w:val="18"/>
        </w:rPr>
      </w:pPr>
      <w:ins w:id="2825"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tramvaiul, motocicleta, autoturismul;</w:t>
        </w:r>
      </w:ins>
    </w:p>
    <w:p w:rsidR="00AE1230" w:rsidRPr="007E372D" w:rsidRDefault="00AE1230" w:rsidP="007E372D">
      <w:pPr>
        <w:shd w:val="clear" w:color="auto" w:fill="33FF33"/>
        <w:spacing w:after="30" w:line="240" w:lineRule="auto"/>
        <w:rPr>
          <w:ins w:id="2826" w:author="Unknown"/>
          <w:rFonts w:ascii="Arial" w:hAnsi="Arial" w:cs="Arial"/>
          <w:color w:val="222222"/>
          <w:sz w:val="18"/>
          <w:szCs w:val="18"/>
        </w:rPr>
      </w:pPr>
      <w:ins w:id="2827"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motocicleta, autoturismul, tramvaiul;</w:t>
        </w:r>
      </w:ins>
    </w:p>
    <w:p w:rsidR="00AE1230" w:rsidRPr="007E372D" w:rsidRDefault="00AE1230" w:rsidP="007E372D">
      <w:pPr>
        <w:shd w:val="clear" w:color="auto" w:fill="FCFDFD"/>
        <w:spacing w:after="30" w:line="240" w:lineRule="auto"/>
        <w:rPr>
          <w:ins w:id="2828" w:author="Unknown"/>
          <w:rFonts w:ascii="Arial" w:hAnsi="Arial" w:cs="Arial"/>
          <w:color w:val="222222"/>
          <w:sz w:val="18"/>
          <w:szCs w:val="18"/>
        </w:rPr>
      </w:pPr>
      <w:ins w:id="2829"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motocicleta, tramvaiul, autoturismul.</w:t>
        </w:r>
      </w:ins>
    </w:p>
    <w:p w:rsidR="00AE1230" w:rsidRPr="007E372D" w:rsidRDefault="00AE1230" w:rsidP="007E372D">
      <w:pPr>
        <w:shd w:val="clear" w:color="auto" w:fill="5C9CCC"/>
        <w:spacing w:after="0" w:line="240" w:lineRule="auto"/>
        <w:rPr>
          <w:ins w:id="2830" w:author="Unknown"/>
          <w:rFonts w:ascii="Arial" w:hAnsi="Arial" w:cs="Arial"/>
          <w:b/>
          <w:bCs/>
          <w:color w:val="FFFFFF"/>
          <w:sz w:val="18"/>
          <w:szCs w:val="18"/>
        </w:rPr>
      </w:pPr>
      <w:ins w:id="2831" w:author="Unknown">
        <w:r w:rsidRPr="007E372D">
          <w:rPr>
            <w:rFonts w:ascii="Arial" w:hAnsi="Arial" w:cs="Arial"/>
            <w:b/>
            <w:bCs/>
            <w:color w:val="FFFFFF"/>
            <w:sz w:val="18"/>
          </w:rPr>
          <w:t>4 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832" w:author="Unknown"/>
          <w:rFonts w:ascii="Arial" w:hAnsi="Arial" w:cs="Arial"/>
          <w:color w:val="222222"/>
          <w:sz w:val="18"/>
          <w:szCs w:val="18"/>
        </w:rPr>
      </w:pPr>
      <w:ins w:id="2833"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"http://e-drpciv.ro/tag/permis-auto-cat-b1" </w:instrText>
        </w:r>
      </w:ins>
      <w:r w:rsidRPr="009316C1">
        <w:rPr>
          <w:rFonts w:ascii="Arial" w:hAnsi="Arial" w:cs="Arial"/>
          <w:color w:val="222222"/>
          <w:sz w:val="18"/>
          <w:szCs w:val="18"/>
        </w:rPr>
      </w:r>
      <w:ins w:id="2834" w:author="Unknown">
        <w:r w:rsidRPr="007E372D">
          <w:rPr>
            <w:rFonts w:ascii="Arial" w:hAnsi="Arial" w:cs="Arial"/>
            <w:color w:val="222222"/>
            <w:sz w:val="18"/>
            <w:szCs w:val="18"/>
          </w:rPr>
          <w:fldChar w:fldCharType="separate"/>
        </w:r>
        <w:r w:rsidRPr="007E372D">
          <w:rPr>
            <w:rFonts w:ascii="Arial" w:hAnsi="Arial" w:cs="Arial"/>
            <w:b/>
            <w:bCs/>
            <w:color w:val="000000"/>
            <w:sz w:val="18"/>
          </w:rPr>
          <w:t>permis auto cat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2835"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836" w:author="Unknown"/>
          <w:rFonts w:ascii="Tahoma" w:hAnsi="Tahoma" w:cs="Tahoma"/>
          <w:b/>
          <w:bCs/>
          <w:color w:val="222222"/>
          <w:sz w:val="21"/>
          <w:szCs w:val="21"/>
        </w:rPr>
      </w:pPr>
      <w:ins w:id="2837"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"http://e-drpciv.ro/intrebare/171/bastonul_alb_ridicat_de_un_pieton_care_traverseaza_strada_printr-un_loc_nesemnalizat_si_nemarcat_va_obliga" </w:instrText>
        </w:r>
      </w:ins>
      <w:r w:rsidRPr="009316C1">
        <w:rPr>
          <w:rFonts w:ascii="Tahoma" w:hAnsi="Tahoma" w:cs="Tahoma"/>
          <w:b/>
          <w:bCs/>
          <w:color w:val="222222"/>
          <w:sz w:val="21"/>
          <w:szCs w:val="21"/>
        </w:rPr>
      </w:r>
      <w:ins w:id="2838"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171. Bastonul alb, ridicat de un pieton care traversează strada printr-un loc nesemnalizat şi nemarcat, vă obligă: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839" w:author="Unknown"/>
          <w:rFonts w:ascii="Arial" w:hAnsi="Arial" w:cs="Arial"/>
          <w:color w:val="222222"/>
          <w:sz w:val="18"/>
          <w:szCs w:val="18"/>
        </w:rPr>
      </w:pPr>
      <w:ins w:id="2840"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nu aveţi nicio obligaţie, întrucât locul nu este marcat sau semnalizat;</w:t>
        </w:r>
      </w:ins>
    </w:p>
    <w:p w:rsidR="00AE1230" w:rsidRPr="007E372D" w:rsidRDefault="00AE1230" w:rsidP="007E372D">
      <w:pPr>
        <w:shd w:val="clear" w:color="auto" w:fill="33FF33"/>
        <w:spacing w:after="30" w:line="240" w:lineRule="auto"/>
        <w:rPr>
          <w:ins w:id="2841" w:author="Unknown"/>
          <w:rFonts w:ascii="Arial" w:hAnsi="Arial" w:cs="Arial"/>
          <w:color w:val="222222"/>
          <w:sz w:val="18"/>
          <w:szCs w:val="18"/>
        </w:rPr>
      </w:pPr>
      <w:ins w:id="2842"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opriţi imediat autovehiculul, pentru a permite trecerea pietonului;</w:t>
        </w:r>
      </w:ins>
    </w:p>
    <w:p w:rsidR="00AE1230" w:rsidRPr="007E372D" w:rsidRDefault="00AE1230" w:rsidP="007E372D">
      <w:pPr>
        <w:shd w:val="clear" w:color="auto" w:fill="FCFDFD"/>
        <w:spacing w:after="30" w:line="240" w:lineRule="auto"/>
        <w:rPr>
          <w:ins w:id="2843" w:author="Unknown"/>
          <w:rFonts w:ascii="Arial" w:hAnsi="Arial" w:cs="Arial"/>
          <w:color w:val="222222"/>
          <w:sz w:val="18"/>
          <w:szCs w:val="18"/>
        </w:rPr>
      </w:pPr>
      <w:ins w:id="2844"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reduceţi viteza şi să circulaţi cu atenţie.</w:t>
        </w:r>
      </w:ins>
    </w:p>
    <w:p w:rsidR="00AE1230" w:rsidRPr="007E372D" w:rsidRDefault="00AE1230" w:rsidP="007E372D">
      <w:pPr>
        <w:shd w:val="clear" w:color="auto" w:fill="5C9CCC"/>
        <w:spacing w:after="0" w:line="240" w:lineRule="auto"/>
        <w:rPr>
          <w:ins w:id="2845" w:author="Unknown"/>
          <w:rFonts w:ascii="Arial" w:hAnsi="Arial" w:cs="Arial"/>
          <w:b/>
          <w:bCs/>
          <w:color w:val="FFFFFF"/>
          <w:sz w:val="18"/>
          <w:szCs w:val="18"/>
        </w:rPr>
      </w:pPr>
      <w:ins w:id="2846"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847" w:author="Unknown"/>
          <w:rFonts w:ascii="Arial" w:hAnsi="Arial" w:cs="Arial"/>
          <w:color w:val="222222"/>
          <w:sz w:val="18"/>
          <w:szCs w:val="18"/>
        </w:rPr>
      </w:pPr>
      <w:ins w:id="2848"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2849"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"http://e-drpciv.ro/tag/intrebari-cat-TR" </w:instrText>
        </w:r>
      </w:ins>
      <w:r w:rsidRPr="009316C1">
        <w:rPr>
          <w:rFonts w:ascii="Arial" w:hAnsi="Arial" w:cs="Arial"/>
          <w:color w:val="222222"/>
          <w:sz w:val="18"/>
          <w:szCs w:val="18"/>
        </w:rPr>
      </w:r>
      <w:ins w:id="2850"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cat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851" w:author="Unknown"/>
          <w:rFonts w:ascii="Tahoma" w:hAnsi="Tahoma" w:cs="Tahoma"/>
          <w:b/>
          <w:bCs/>
          <w:color w:val="222222"/>
          <w:sz w:val="21"/>
          <w:szCs w:val="21"/>
        </w:rPr>
      </w:pPr>
      <w:ins w:id="2852"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"http://e-drpciv.ro/intrebare/913/un_autoturism_este_prevazut_cu_centuri_de_siguranta_pentru_toate_locurile_ce_persoane_sunt_obligate_sa_le_foloseasca" </w:instrText>
        </w:r>
      </w:ins>
      <w:r w:rsidRPr="009316C1">
        <w:rPr>
          <w:rFonts w:ascii="Tahoma" w:hAnsi="Tahoma" w:cs="Tahoma"/>
          <w:b/>
          <w:bCs/>
          <w:color w:val="222222"/>
          <w:sz w:val="21"/>
          <w:szCs w:val="21"/>
        </w:rPr>
      </w:r>
      <w:ins w:id="2853"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913. Un autoturism este prevăzut cu centuri de siguranţă pentru toate locurile. Ce persoane sunt obligate să le folosească?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854" w:author="Unknown"/>
          <w:rFonts w:ascii="Arial" w:hAnsi="Arial" w:cs="Arial"/>
          <w:color w:val="222222"/>
          <w:sz w:val="18"/>
          <w:szCs w:val="18"/>
        </w:rPr>
      </w:pPr>
      <w:ins w:id="2855"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persoanele de pe scaunele din spate;</w:t>
        </w:r>
      </w:ins>
    </w:p>
    <w:p w:rsidR="00AE1230" w:rsidRPr="007E372D" w:rsidRDefault="00AE1230" w:rsidP="007E372D">
      <w:pPr>
        <w:shd w:val="clear" w:color="auto" w:fill="33FF33"/>
        <w:spacing w:after="30" w:line="240" w:lineRule="auto"/>
        <w:rPr>
          <w:ins w:id="2856" w:author="Unknown"/>
          <w:rFonts w:ascii="Arial" w:hAnsi="Arial" w:cs="Arial"/>
          <w:color w:val="222222"/>
          <w:sz w:val="18"/>
          <w:szCs w:val="18"/>
        </w:rPr>
      </w:pPr>
      <w:ins w:id="2857"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toate persoanele;</w:t>
        </w:r>
      </w:ins>
    </w:p>
    <w:p w:rsidR="00AE1230" w:rsidRPr="007E372D" w:rsidRDefault="00AE1230" w:rsidP="007E372D">
      <w:pPr>
        <w:shd w:val="clear" w:color="auto" w:fill="FCFDFD"/>
        <w:spacing w:after="30" w:line="240" w:lineRule="auto"/>
        <w:rPr>
          <w:ins w:id="2858" w:author="Unknown"/>
          <w:rFonts w:ascii="Arial" w:hAnsi="Arial" w:cs="Arial"/>
          <w:color w:val="222222"/>
          <w:sz w:val="18"/>
          <w:szCs w:val="18"/>
        </w:rPr>
      </w:pPr>
      <w:ins w:id="2859"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persoanele de pe scaunele din faţă.</w:t>
        </w:r>
      </w:ins>
    </w:p>
    <w:p w:rsidR="00AE1230" w:rsidRPr="007E372D" w:rsidRDefault="00AE1230" w:rsidP="007E372D">
      <w:pPr>
        <w:shd w:val="clear" w:color="auto" w:fill="5C9CCC"/>
        <w:spacing w:after="0" w:line="240" w:lineRule="auto"/>
        <w:rPr>
          <w:ins w:id="2860" w:author="Unknown"/>
          <w:rFonts w:ascii="Arial" w:hAnsi="Arial" w:cs="Arial"/>
          <w:b/>
          <w:bCs/>
          <w:color w:val="FFFFFF"/>
          <w:sz w:val="18"/>
          <w:szCs w:val="18"/>
        </w:rPr>
      </w:pPr>
      <w:ins w:id="2861"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862" w:author="Unknown"/>
          <w:rFonts w:ascii="Arial" w:hAnsi="Arial" w:cs="Arial"/>
          <w:color w:val="222222"/>
          <w:sz w:val="18"/>
          <w:szCs w:val="18"/>
        </w:rPr>
      </w:pPr>
      <w:ins w:id="2863"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8%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2864"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2865" w:author="Unknown">
        <w:r w:rsidRPr="007E372D">
          <w:rPr>
            <w:rFonts w:ascii="Arial" w:hAnsi="Arial" w:cs="Arial"/>
            <w:color w:val="222222"/>
            <w:sz w:val="18"/>
            <w:szCs w:val="18"/>
          </w:rPr>
          <w:fldChar w:fldCharType="separate"/>
        </w:r>
        <w:r w:rsidRPr="007E372D">
          <w:rPr>
            <w:rFonts w:ascii="Arial" w:hAnsi="Arial" w:cs="Arial"/>
            <w:b/>
            <w:bCs/>
            <w:color w:val="000000"/>
            <w:sz w:val="18"/>
          </w:rPr>
          <w:t>teste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866" w:author="Unknown"/>
          <w:rFonts w:ascii="Tahoma" w:hAnsi="Tahoma" w:cs="Tahoma"/>
          <w:b/>
          <w:bCs/>
          <w:color w:val="222222"/>
          <w:sz w:val="21"/>
          <w:szCs w:val="21"/>
        </w:rPr>
      </w:pPr>
      <w:ins w:id="2867"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"http://e-drpciv.ro/intrebare/928/intentionati_sa_va_puneti_in_miscare_dintr-o_parcare_de_pe_marginea_soselei_in_spatele_dvs_parcheaza_un_autoturism_ce_pericol_prezinta_aceasta_situatie" </w:instrText>
        </w:r>
      </w:ins>
      <w:r w:rsidRPr="009316C1">
        <w:rPr>
          <w:rFonts w:ascii="Tahoma" w:hAnsi="Tahoma" w:cs="Tahoma"/>
          <w:b/>
          <w:bCs/>
          <w:color w:val="222222"/>
          <w:sz w:val="21"/>
          <w:szCs w:val="21"/>
        </w:rPr>
      </w:r>
      <w:ins w:id="2868"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928. Intenţionaţi să vă puneţi în mişcare dintr-o parcare de pe marginea şoselei. În spatele dvs. parchează un autoturism. Ce pericol prezintă această situaţie?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869" w:author="Unknown"/>
          <w:rFonts w:ascii="Arial" w:hAnsi="Arial" w:cs="Arial"/>
          <w:color w:val="222222"/>
          <w:sz w:val="18"/>
          <w:szCs w:val="18"/>
        </w:rPr>
      </w:pPr>
      <w:ins w:id="2870"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niciun pericol;</w:t>
        </w:r>
      </w:ins>
    </w:p>
    <w:p w:rsidR="00AE1230" w:rsidRPr="007E372D" w:rsidRDefault="00AE1230" w:rsidP="007E372D">
      <w:pPr>
        <w:shd w:val="clear" w:color="auto" w:fill="FCFDFD"/>
        <w:spacing w:after="30" w:line="240" w:lineRule="auto"/>
        <w:rPr>
          <w:ins w:id="2871" w:author="Unknown"/>
          <w:rFonts w:ascii="Arial" w:hAnsi="Arial" w:cs="Arial"/>
          <w:color w:val="222222"/>
          <w:sz w:val="18"/>
          <w:szCs w:val="18"/>
        </w:rPr>
      </w:pPr>
      <w:ins w:id="2872"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vehiculele care circulă din sens opus vă pot observa cu întârziere;</w:t>
        </w:r>
      </w:ins>
    </w:p>
    <w:p w:rsidR="00AE1230" w:rsidRPr="007E372D" w:rsidRDefault="00AE1230" w:rsidP="007E372D">
      <w:pPr>
        <w:shd w:val="clear" w:color="auto" w:fill="33FF33"/>
        <w:spacing w:after="30" w:line="240" w:lineRule="auto"/>
        <w:rPr>
          <w:ins w:id="2873" w:author="Unknown"/>
          <w:rFonts w:ascii="Arial" w:hAnsi="Arial" w:cs="Arial"/>
          <w:color w:val="222222"/>
          <w:sz w:val="18"/>
          <w:szCs w:val="18"/>
        </w:rPr>
      </w:pPr>
      <w:ins w:id="2874"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din cauza vizibilităţii reduse din spate, vehiculele care vin din urmă pot observa cu întârziere semnalizarea vehiculului dvs.</w:t>
        </w:r>
      </w:ins>
    </w:p>
    <w:p w:rsidR="00AE1230" w:rsidRPr="007E372D" w:rsidRDefault="00AE1230" w:rsidP="007E372D">
      <w:pPr>
        <w:shd w:val="clear" w:color="auto" w:fill="5C9CCC"/>
        <w:spacing w:after="0" w:line="240" w:lineRule="auto"/>
        <w:rPr>
          <w:ins w:id="2875" w:author="Unknown"/>
          <w:rFonts w:ascii="Arial" w:hAnsi="Arial" w:cs="Arial"/>
          <w:b/>
          <w:bCs/>
          <w:color w:val="FFFFFF"/>
          <w:sz w:val="18"/>
          <w:szCs w:val="18"/>
        </w:rPr>
      </w:pPr>
      <w:ins w:id="2876"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877" w:author="Unknown"/>
          <w:rFonts w:ascii="Arial" w:hAnsi="Arial" w:cs="Arial"/>
          <w:color w:val="222222"/>
          <w:sz w:val="18"/>
          <w:szCs w:val="18"/>
        </w:rPr>
      </w:pPr>
      <w:ins w:id="2878"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2879"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sala</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"http://e-drpciv.ro/tag/intrebari-cat-TR" </w:instrText>
        </w:r>
      </w:ins>
      <w:r w:rsidRPr="009316C1">
        <w:rPr>
          <w:rFonts w:ascii="Arial" w:hAnsi="Arial" w:cs="Arial"/>
          <w:color w:val="222222"/>
          <w:sz w:val="18"/>
          <w:szCs w:val="18"/>
        </w:rPr>
      </w:r>
      <w:ins w:id="2880"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cat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881" w:author="Unknown"/>
          <w:rFonts w:ascii="Arial" w:hAnsi="Arial" w:cs="Arial"/>
          <w:color w:val="222222"/>
          <w:sz w:val="18"/>
          <w:szCs w:val="18"/>
        </w:rPr>
      </w:pPr>
      <w:ins w:id="2882"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"http://e-drpciv.ro/poze2/331.jpg" </w:instrText>
        </w:r>
      </w:ins>
      <w:r w:rsidRPr="009316C1">
        <w:rPr>
          <w:rFonts w:ascii="Arial" w:hAnsi="Arial" w:cs="Arial"/>
          <w:color w:val="222222"/>
          <w:sz w:val="18"/>
          <w:szCs w:val="18"/>
        </w:rPr>
      </w:r>
      <w:ins w:id="2883" w:author="Unknown">
        <w:r w:rsidRPr="007E372D">
          <w:rPr>
            <w:rFonts w:ascii="Arial" w:hAnsi="Arial" w:cs="Arial"/>
            <w:color w:val="222222"/>
            <w:sz w:val="18"/>
            <w:szCs w:val="18"/>
          </w:rPr>
          <w:fldChar w:fldCharType="separate"/>
        </w:r>
      </w:ins>
      <w:r>
        <w:rPr>
          <w:noProof/>
        </w:rPr>
        <w:pict>
          <v:shape id="Picture 233" o:spid="_x0000_s1251" type="#_x0000_t75" alt="http://e-drpciv.ro/poze2/331.jpg" href="http://e-drpciv.ro/poze2/331.j" style="position:absolute;margin-left:65pt;margin-top:0;width:105pt;height:78.75pt;z-index:251888640;visibility:visible;mso-wrap-distance-left:0;mso-wrap-distance-right:0;mso-position-horizontal:right;mso-position-horizontal-relative:text;mso-position-vertical-relative:line" o:allowoverlap="f" o:button="t">
            <v:fill o:detectmouseclick="t"/>
            <v:imagedata r:id="rId2065" o:title=""/>
            <w10:wrap type="square"/>
          </v:shape>
        </w:pict>
      </w:r>
      <w:ins w:id="2884"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885" w:author="Unknown"/>
          <w:rFonts w:ascii="Tahoma" w:hAnsi="Tahoma" w:cs="Tahoma"/>
          <w:b/>
          <w:bCs/>
          <w:color w:val="222222"/>
          <w:sz w:val="21"/>
          <w:szCs w:val="21"/>
        </w:rPr>
      </w:pPr>
      <w:ins w:id="2886"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"http://e-drpciv.ro/intrebare/331/trebuie_sa_acordati_prioritate_autoturismului_negru_daca_acesta_vireaza_la_stanga" </w:instrText>
        </w:r>
      </w:ins>
      <w:r w:rsidRPr="009316C1">
        <w:rPr>
          <w:rFonts w:ascii="Tahoma" w:hAnsi="Tahoma" w:cs="Tahoma"/>
          <w:b/>
          <w:bCs/>
          <w:color w:val="222222"/>
          <w:sz w:val="21"/>
          <w:szCs w:val="21"/>
        </w:rPr>
      </w:r>
      <w:ins w:id="2887"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331. Trebuie să acordaţi prioritate autoturismului negru dacă acesta virează la stânga?</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888" w:author="Unknown"/>
          <w:rFonts w:ascii="Arial" w:hAnsi="Arial" w:cs="Arial"/>
          <w:color w:val="222222"/>
          <w:sz w:val="18"/>
          <w:szCs w:val="18"/>
        </w:rPr>
      </w:pPr>
      <w:ins w:id="2889"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în funcţie de viteza celor două vehicule;</w:t>
        </w:r>
      </w:ins>
    </w:p>
    <w:p w:rsidR="00AE1230" w:rsidRPr="007E372D" w:rsidRDefault="00AE1230" w:rsidP="007E372D">
      <w:pPr>
        <w:shd w:val="clear" w:color="auto" w:fill="FCFDFD"/>
        <w:spacing w:after="30" w:line="240" w:lineRule="auto"/>
        <w:rPr>
          <w:ins w:id="2890" w:author="Unknown"/>
          <w:rFonts w:ascii="Arial" w:hAnsi="Arial" w:cs="Arial"/>
          <w:color w:val="222222"/>
          <w:sz w:val="18"/>
          <w:szCs w:val="18"/>
        </w:rPr>
      </w:pPr>
      <w:ins w:id="2891"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da;</w:t>
        </w:r>
      </w:ins>
    </w:p>
    <w:p w:rsidR="00AE1230" w:rsidRPr="007E372D" w:rsidRDefault="00AE1230" w:rsidP="007E372D">
      <w:pPr>
        <w:shd w:val="clear" w:color="auto" w:fill="33FF33"/>
        <w:spacing w:after="30" w:line="240" w:lineRule="auto"/>
        <w:rPr>
          <w:ins w:id="2892" w:author="Unknown"/>
          <w:rFonts w:ascii="Arial" w:hAnsi="Arial" w:cs="Arial"/>
          <w:color w:val="222222"/>
          <w:sz w:val="18"/>
          <w:szCs w:val="18"/>
        </w:rPr>
      </w:pPr>
      <w:ins w:id="2893"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w:t>
        </w:r>
      </w:ins>
    </w:p>
    <w:p w:rsidR="00AE1230" w:rsidRPr="007E372D" w:rsidRDefault="00AE1230" w:rsidP="007E372D">
      <w:pPr>
        <w:shd w:val="clear" w:color="auto" w:fill="5C9CCC"/>
        <w:spacing w:after="0" w:line="240" w:lineRule="auto"/>
        <w:rPr>
          <w:ins w:id="2894" w:author="Unknown"/>
          <w:rFonts w:ascii="Arial" w:hAnsi="Arial" w:cs="Arial"/>
          <w:b/>
          <w:bCs/>
          <w:color w:val="FFFFFF"/>
          <w:sz w:val="18"/>
          <w:szCs w:val="18"/>
        </w:rPr>
      </w:pPr>
      <w:ins w:id="2895" w:author="Unknown">
        <w:r w:rsidRPr="007E372D">
          <w:rPr>
            <w:rFonts w:ascii="Arial" w:hAnsi="Arial" w:cs="Arial"/>
            <w:b/>
            <w:bCs/>
            <w:color w:val="FFFFFF"/>
            <w:sz w:val="18"/>
          </w:rPr>
          <w:t>7 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896" w:author="Unknown"/>
          <w:rFonts w:ascii="Arial" w:hAnsi="Arial" w:cs="Arial"/>
          <w:color w:val="222222"/>
          <w:sz w:val="18"/>
          <w:szCs w:val="18"/>
        </w:rPr>
      </w:pPr>
      <w:ins w:id="2897"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2898"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"http://e-drpciv.ro/tag/raspunsuri-drpciv" </w:instrText>
        </w:r>
      </w:ins>
      <w:r w:rsidRPr="009316C1">
        <w:rPr>
          <w:rFonts w:ascii="Arial" w:hAnsi="Arial" w:cs="Arial"/>
          <w:color w:val="222222"/>
          <w:sz w:val="18"/>
          <w:szCs w:val="18"/>
        </w:rPr>
      </w:r>
      <w:ins w:id="2899" w:author="Unknown">
        <w:r w:rsidRPr="007E372D">
          <w:rPr>
            <w:rFonts w:ascii="Arial" w:hAnsi="Arial" w:cs="Arial"/>
            <w:color w:val="222222"/>
            <w:sz w:val="18"/>
            <w:szCs w:val="18"/>
          </w:rPr>
          <w:fldChar w:fldCharType="separate"/>
        </w:r>
        <w:r w:rsidRPr="007E372D">
          <w:rPr>
            <w:rFonts w:ascii="Arial" w:hAnsi="Arial" w:cs="Arial"/>
            <w:b/>
            <w:bCs/>
            <w:color w:val="000000"/>
            <w:sz w:val="18"/>
          </w:rPr>
          <w:t>raspunsuri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900" w:author="Unknown"/>
          <w:rFonts w:ascii="Arial" w:hAnsi="Arial" w:cs="Arial"/>
          <w:color w:val="222222"/>
          <w:sz w:val="18"/>
          <w:szCs w:val="18"/>
        </w:rPr>
      </w:pPr>
      <w:ins w:id="2901"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"http://e-drpciv.ro/poze2/329.jpg" </w:instrText>
        </w:r>
      </w:ins>
      <w:r w:rsidRPr="009316C1">
        <w:rPr>
          <w:rFonts w:ascii="Arial" w:hAnsi="Arial" w:cs="Arial"/>
          <w:color w:val="222222"/>
          <w:sz w:val="18"/>
          <w:szCs w:val="18"/>
        </w:rPr>
      </w:r>
      <w:ins w:id="2902" w:author="Unknown">
        <w:r w:rsidRPr="007E372D">
          <w:rPr>
            <w:rFonts w:ascii="Arial" w:hAnsi="Arial" w:cs="Arial"/>
            <w:color w:val="222222"/>
            <w:sz w:val="18"/>
            <w:szCs w:val="18"/>
          </w:rPr>
          <w:fldChar w:fldCharType="separate"/>
        </w:r>
      </w:ins>
      <w:r>
        <w:rPr>
          <w:noProof/>
        </w:rPr>
        <w:pict>
          <v:shape id="Picture 234" o:spid="_x0000_s1252" type="#_x0000_t75" alt="http://e-drpciv.ro/poze2/329.jpg" href="http://e-drpciv.ro/poze2/329.j" style="position:absolute;margin-left:65pt;margin-top:0;width:105pt;height:78.75pt;z-index:251889664;visibility:visible;mso-wrap-distance-left:0;mso-wrap-distance-right:0;mso-position-horizontal:right;mso-position-horizontal-relative:text;mso-position-vertical-relative:line" o:allowoverlap="f" o:button="t">
            <v:fill o:detectmouseclick="t"/>
            <v:imagedata r:id="rId2066" o:title=""/>
            <w10:wrap type="square"/>
          </v:shape>
        </w:pict>
      </w:r>
      <w:ins w:id="2903"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904" w:author="Unknown"/>
          <w:rFonts w:ascii="Tahoma" w:hAnsi="Tahoma" w:cs="Tahoma"/>
          <w:b/>
          <w:bCs/>
          <w:color w:val="222222"/>
          <w:sz w:val="21"/>
          <w:szCs w:val="21"/>
        </w:rPr>
      </w:pPr>
      <w:ins w:id="2905"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"http://e-drpciv.ro/intrebare/329/ce_veti_respecta_in_intersectia_prezentata" </w:instrText>
        </w:r>
      </w:ins>
      <w:r w:rsidRPr="009316C1">
        <w:rPr>
          <w:rFonts w:ascii="Tahoma" w:hAnsi="Tahoma" w:cs="Tahoma"/>
          <w:b/>
          <w:bCs/>
          <w:color w:val="222222"/>
          <w:sz w:val="21"/>
          <w:szCs w:val="21"/>
        </w:rPr>
      </w:r>
      <w:ins w:id="2906"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329. Ce veţi respecta în intersecţia prezentată?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907" w:author="Unknown"/>
          <w:rFonts w:ascii="Arial" w:hAnsi="Arial" w:cs="Arial"/>
          <w:color w:val="222222"/>
          <w:sz w:val="18"/>
          <w:szCs w:val="18"/>
        </w:rPr>
      </w:pPr>
      <w:ins w:id="2908"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semnificaţia luminii semaforului;</w:t>
        </w:r>
      </w:ins>
    </w:p>
    <w:p w:rsidR="00AE1230" w:rsidRPr="007E372D" w:rsidRDefault="00AE1230" w:rsidP="007E372D">
      <w:pPr>
        <w:shd w:val="clear" w:color="auto" w:fill="FCFDFD"/>
        <w:spacing w:after="30" w:line="240" w:lineRule="auto"/>
        <w:rPr>
          <w:ins w:id="2909" w:author="Unknown"/>
          <w:rFonts w:ascii="Arial" w:hAnsi="Arial" w:cs="Arial"/>
          <w:color w:val="222222"/>
          <w:sz w:val="18"/>
          <w:szCs w:val="18"/>
        </w:rPr>
      </w:pPr>
      <w:ins w:id="2910"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regula priorităţii de dreapta;</w:t>
        </w:r>
      </w:ins>
    </w:p>
    <w:p w:rsidR="00AE1230" w:rsidRPr="007E372D" w:rsidRDefault="00AE1230" w:rsidP="007E372D">
      <w:pPr>
        <w:shd w:val="clear" w:color="auto" w:fill="FCFDFD"/>
        <w:spacing w:after="30" w:line="240" w:lineRule="auto"/>
        <w:rPr>
          <w:ins w:id="2911" w:author="Unknown"/>
          <w:rFonts w:ascii="Arial" w:hAnsi="Arial" w:cs="Arial"/>
          <w:color w:val="222222"/>
          <w:sz w:val="18"/>
          <w:szCs w:val="18"/>
        </w:rPr>
      </w:pPr>
      <w:ins w:id="2912"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semnificaţia indicatoarelor.</w:t>
        </w:r>
      </w:ins>
    </w:p>
    <w:p w:rsidR="00AE1230" w:rsidRPr="007E372D" w:rsidRDefault="00AE1230" w:rsidP="007E372D">
      <w:pPr>
        <w:shd w:val="clear" w:color="auto" w:fill="5C9CCC"/>
        <w:spacing w:after="0" w:line="240" w:lineRule="auto"/>
        <w:rPr>
          <w:ins w:id="2913" w:author="Unknown"/>
          <w:rFonts w:ascii="Arial" w:hAnsi="Arial" w:cs="Arial"/>
          <w:b/>
          <w:bCs/>
          <w:color w:val="FFFFFF"/>
          <w:sz w:val="18"/>
          <w:szCs w:val="18"/>
        </w:rPr>
      </w:pPr>
      <w:ins w:id="2914"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915" w:author="Unknown"/>
          <w:rFonts w:ascii="Arial" w:hAnsi="Arial" w:cs="Arial"/>
          <w:color w:val="222222"/>
          <w:sz w:val="18"/>
          <w:szCs w:val="18"/>
        </w:rPr>
      </w:pPr>
      <w:ins w:id="2916"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"http://e-drpciv.ro/tag/permis-cat-tr" </w:instrText>
        </w:r>
      </w:ins>
      <w:r w:rsidRPr="009316C1">
        <w:rPr>
          <w:rFonts w:ascii="Arial" w:hAnsi="Arial" w:cs="Arial"/>
          <w:color w:val="222222"/>
          <w:sz w:val="18"/>
          <w:szCs w:val="18"/>
        </w:rPr>
      </w:r>
      <w:ins w:id="2917"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cat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2918"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919" w:author="Unknown"/>
          <w:rFonts w:ascii="Tahoma" w:hAnsi="Tahoma" w:cs="Tahoma"/>
          <w:b/>
          <w:bCs/>
          <w:color w:val="222222"/>
          <w:sz w:val="21"/>
          <w:szCs w:val="21"/>
        </w:rPr>
      </w:pPr>
      <w:ins w:id="2920"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"http://e-drpciv.ro/intrebare/842/ce_tip_de_hemoragie_este_mai_periculoasa" </w:instrText>
        </w:r>
      </w:ins>
      <w:r w:rsidRPr="009316C1">
        <w:rPr>
          <w:rFonts w:ascii="Tahoma" w:hAnsi="Tahoma" w:cs="Tahoma"/>
          <w:b/>
          <w:bCs/>
          <w:color w:val="222222"/>
          <w:sz w:val="21"/>
          <w:szCs w:val="21"/>
        </w:rPr>
      </w:r>
      <w:ins w:id="2921"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842. Ce tip de hemoragie este mai periculoasă?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922" w:author="Unknown"/>
          <w:rFonts w:ascii="Arial" w:hAnsi="Arial" w:cs="Arial"/>
          <w:color w:val="222222"/>
          <w:sz w:val="18"/>
          <w:szCs w:val="18"/>
        </w:rPr>
      </w:pPr>
      <w:ins w:id="2923"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cea care determină o sângerare lentă şi continuă;</w:t>
        </w:r>
      </w:ins>
    </w:p>
    <w:p w:rsidR="00AE1230" w:rsidRPr="007E372D" w:rsidRDefault="00AE1230" w:rsidP="007E372D">
      <w:pPr>
        <w:shd w:val="clear" w:color="auto" w:fill="33FF33"/>
        <w:spacing w:after="30" w:line="240" w:lineRule="auto"/>
        <w:rPr>
          <w:ins w:id="2924" w:author="Unknown"/>
          <w:rFonts w:ascii="Arial" w:hAnsi="Arial" w:cs="Arial"/>
          <w:color w:val="222222"/>
          <w:sz w:val="18"/>
          <w:szCs w:val="18"/>
        </w:rPr>
      </w:pPr>
      <w:ins w:id="2925"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cea care determină o pierdere rapidă a sângelui;</w:t>
        </w:r>
      </w:ins>
    </w:p>
    <w:p w:rsidR="00AE1230" w:rsidRPr="007E372D" w:rsidRDefault="00AE1230" w:rsidP="007E372D">
      <w:pPr>
        <w:shd w:val="clear" w:color="auto" w:fill="FCFDFD"/>
        <w:spacing w:after="30" w:line="240" w:lineRule="auto"/>
        <w:rPr>
          <w:ins w:id="2926" w:author="Unknown"/>
          <w:rFonts w:ascii="Arial" w:hAnsi="Arial" w:cs="Arial"/>
          <w:color w:val="222222"/>
          <w:sz w:val="18"/>
          <w:szCs w:val="18"/>
        </w:rPr>
      </w:pPr>
      <w:ins w:id="2927"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orice mică sângerare vizibilă.</w:t>
        </w:r>
      </w:ins>
    </w:p>
    <w:p w:rsidR="00AE1230" w:rsidRPr="007E372D" w:rsidRDefault="00AE1230" w:rsidP="007E372D">
      <w:pPr>
        <w:shd w:val="clear" w:color="auto" w:fill="5C9CCC"/>
        <w:spacing w:after="0" w:line="240" w:lineRule="auto"/>
        <w:rPr>
          <w:ins w:id="2928" w:author="Unknown"/>
          <w:rFonts w:ascii="Arial" w:hAnsi="Arial" w:cs="Arial"/>
          <w:b/>
          <w:bCs/>
          <w:color w:val="FFFFFF"/>
          <w:sz w:val="18"/>
          <w:szCs w:val="18"/>
        </w:rPr>
      </w:pPr>
      <w:ins w:id="2929"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930" w:author="Unknown"/>
          <w:rFonts w:ascii="Arial" w:hAnsi="Arial" w:cs="Arial"/>
          <w:color w:val="222222"/>
          <w:sz w:val="18"/>
          <w:szCs w:val="18"/>
        </w:rPr>
      </w:pPr>
      <w:ins w:id="2931"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"http://e-drpciv.ro/tag/drpciv.ro" </w:instrText>
        </w:r>
      </w:ins>
      <w:r w:rsidRPr="009316C1">
        <w:rPr>
          <w:rFonts w:ascii="Arial" w:hAnsi="Arial" w:cs="Arial"/>
          <w:color w:val="222222"/>
          <w:sz w:val="18"/>
          <w:szCs w:val="18"/>
        </w:rPr>
      </w:r>
      <w:ins w:id="2932" w:author="Unknown">
        <w:r w:rsidRPr="007E372D">
          <w:rPr>
            <w:rFonts w:ascii="Arial" w:hAnsi="Arial" w:cs="Arial"/>
            <w:color w:val="222222"/>
            <w:sz w:val="18"/>
            <w:szCs w:val="18"/>
          </w:rPr>
          <w:fldChar w:fldCharType="separate"/>
        </w:r>
        <w:r w:rsidRPr="007E372D">
          <w:rPr>
            <w:rFonts w:ascii="Arial" w:hAnsi="Arial" w:cs="Arial"/>
            <w:color w:val="000000"/>
            <w:sz w:val="18"/>
            <w:u w:val="single"/>
          </w:rPr>
          <w:t>drpciv.ro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"http://e-drpciv.ro/tag/intrebari-categoria-tr" </w:instrText>
        </w:r>
      </w:ins>
      <w:r w:rsidRPr="009316C1">
        <w:rPr>
          <w:rFonts w:ascii="Arial" w:hAnsi="Arial" w:cs="Arial"/>
          <w:color w:val="222222"/>
          <w:sz w:val="18"/>
          <w:szCs w:val="18"/>
        </w:rPr>
      </w:r>
      <w:ins w:id="2933" w:author="Unknown">
        <w:r w:rsidRPr="007E372D">
          <w:rPr>
            <w:rFonts w:ascii="Arial" w:hAnsi="Arial" w:cs="Arial"/>
            <w:color w:val="222222"/>
            <w:sz w:val="18"/>
            <w:szCs w:val="18"/>
          </w:rPr>
          <w:fldChar w:fldCharType="separate"/>
        </w:r>
        <w:r w:rsidRPr="007E372D">
          <w:rPr>
            <w:rFonts w:ascii="Arial" w:hAnsi="Arial" w:cs="Arial"/>
            <w:color w:val="000000"/>
            <w:sz w:val="18"/>
            <w:u w:val="single"/>
          </w:rPr>
          <w:t>intrebari categoria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934" w:author="Unknown"/>
          <w:rFonts w:ascii="Tahoma" w:hAnsi="Tahoma" w:cs="Tahoma"/>
          <w:b/>
          <w:bCs/>
          <w:color w:val="222222"/>
          <w:sz w:val="21"/>
          <w:szCs w:val="21"/>
        </w:rPr>
      </w:pPr>
      <w:ins w:id="2935"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"http://e-drpciv.ro/intrebare/584/cum_procedati_in_cazul_in_care_aveti_o_defectiune_la_sistemul_de_rulare_pe_autostrada" </w:instrText>
        </w:r>
      </w:ins>
      <w:r w:rsidRPr="009316C1">
        <w:rPr>
          <w:rFonts w:ascii="Tahoma" w:hAnsi="Tahoma" w:cs="Tahoma"/>
          <w:b/>
          <w:bCs/>
          <w:color w:val="222222"/>
          <w:sz w:val="21"/>
          <w:szCs w:val="21"/>
        </w:rPr>
      </w:r>
      <w:ins w:id="2936"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584. Cum procedaţi în cazul în care aveţi o defecţiune la sistemul de rulare pe autostradă?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937" w:author="Unknown"/>
          <w:rFonts w:ascii="Arial" w:hAnsi="Arial" w:cs="Arial"/>
          <w:color w:val="222222"/>
          <w:sz w:val="18"/>
          <w:szCs w:val="18"/>
        </w:rPr>
      </w:pPr>
      <w:ins w:id="2938"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părăsiţi carosabilul în timp ce rulează autovehiculul, opriţi pe banda de urgenţă şi îl semnalizaţi;</w:t>
        </w:r>
      </w:ins>
    </w:p>
    <w:p w:rsidR="00AE1230" w:rsidRPr="007E372D" w:rsidRDefault="00AE1230" w:rsidP="007E372D">
      <w:pPr>
        <w:shd w:val="clear" w:color="auto" w:fill="FCFDFD"/>
        <w:spacing w:after="30" w:line="240" w:lineRule="auto"/>
        <w:rPr>
          <w:ins w:id="2939" w:author="Unknown"/>
          <w:rFonts w:ascii="Arial" w:hAnsi="Arial" w:cs="Arial"/>
          <w:color w:val="222222"/>
          <w:sz w:val="18"/>
          <w:szCs w:val="18"/>
        </w:rPr>
      </w:pPr>
      <w:ins w:id="2940"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aprindeţi luminile de poziţie;</w:t>
        </w:r>
      </w:ins>
    </w:p>
    <w:p w:rsidR="00AE1230" w:rsidRPr="007E372D" w:rsidRDefault="00AE1230" w:rsidP="007E372D">
      <w:pPr>
        <w:shd w:val="clear" w:color="auto" w:fill="FCFDFD"/>
        <w:spacing w:after="30" w:line="240" w:lineRule="auto"/>
        <w:rPr>
          <w:ins w:id="2941" w:author="Unknown"/>
          <w:rFonts w:ascii="Arial" w:hAnsi="Arial" w:cs="Arial"/>
          <w:color w:val="222222"/>
          <w:sz w:val="18"/>
          <w:szCs w:val="18"/>
        </w:rPr>
      </w:pPr>
      <w:ins w:id="2942"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aprindeţi proiectoarele.</w:t>
        </w:r>
      </w:ins>
    </w:p>
    <w:p w:rsidR="00AE1230" w:rsidRPr="007E372D" w:rsidRDefault="00AE1230" w:rsidP="007E372D">
      <w:pPr>
        <w:shd w:val="clear" w:color="auto" w:fill="5C9CCC"/>
        <w:spacing w:after="0" w:line="240" w:lineRule="auto"/>
        <w:rPr>
          <w:ins w:id="2943" w:author="Unknown"/>
          <w:rFonts w:ascii="Arial" w:hAnsi="Arial" w:cs="Arial"/>
          <w:b/>
          <w:bCs/>
          <w:color w:val="FFFFFF"/>
          <w:sz w:val="18"/>
          <w:szCs w:val="18"/>
        </w:rPr>
      </w:pPr>
      <w:ins w:id="2944"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945" w:author="Unknown"/>
          <w:rFonts w:ascii="Arial" w:hAnsi="Arial" w:cs="Arial"/>
          <w:color w:val="222222"/>
          <w:sz w:val="18"/>
          <w:szCs w:val="18"/>
        </w:rPr>
      </w:pPr>
      <w:ins w:id="2946"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"http://e-drpciv.ro/tag/permis-categoria-B" </w:instrText>
        </w:r>
      </w:ins>
      <w:r w:rsidRPr="009316C1">
        <w:rPr>
          <w:rFonts w:ascii="Arial" w:hAnsi="Arial" w:cs="Arial"/>
          <w:color w:val="222222"/>
          <w:sz w:val="18"/>
          <w:szCs w:val="18"/>
        </w:rPr>
      </w:r>
      <w:ins w:id="2947"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"http://e-drpciv.ro/tag/drpciv.ro" </w:instrText>
        </w:r>
      </w:ins>
      <w:r w:rsidRPr="009316C1">
        <w:rPr>
          <w:rFonts w:ascii="Arial" w:hAnsi="Arial" w:cs="Arial"/>
          <w:color w:val="222222"/>
          <w:sz w:val="18"/>
          <w:szCs w:val="18"/>
        </w:rPr>
      </w:r>
      <w:ins w:id="2948" w:author="Unknown">
        <w:r w:rsidRPr="007E372D">
          <w:rPr>
            <w:rFonts w:ascii="Arial" w:hAnsi="Arial" w:cs="Arial"/>
            <w:color w:val="222222"/>
            <w:sz w:val="18"/>
            <w:szCs w:val="18"/>
          </w:rPr>
          <w:fldChar w:fldCharType="separate"/>
        </w:r>
        <w:r w:rsidRPr="007E372D">
          <w:rPr>
            <w:rFonts w:ascii="Arial" w:hAnsi="Arial" w:cs="Arial"/>
            <w:b/>
            <w:bCs/>
            <w:color w:val="000000"/>
            <w:sz w:val="18"/>
          </w:rPr>
          <w:t>drpciv.ro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949" w:author="Unknown"/>
          <w:rFonts w:ascii="Arial" w:hAnsi="Arial" w:cs="Arial"/>
          <w:color w:val="222222"/>
          <w:sz w:val="18"/>
          <w:szCs w:val="18"/>
        </w:rPr>
      </w:pPr>
      <w:ins w:id="2950"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"http://e-drpciv.ro/poze2/3725.jpg" </w:instrText>
        </w:r>
      </w:ins>
      <w:r w:rsidRPr="009316C1">
        <w:rPr>
          <w:rFonts w:ascii="Arial" w:hAnsi="Arial" w:cs="Arial"/>
          <w:color w:val="222222"/>
          <w:sz w:val="18"/>
          <w:szCs w:val="18"/>
        </w:rPr>
      </w:r>
      <w:ins w:id="2951" w:author="Unknown">
        <w:r w:rsidRPr="007E372D">
          <w:rPr>
            <w:rFonts w:ascii="Arial" w:hAnsi="Arial" w:cs="Arial"/>
            <w:color w:val="222222"/>
            <w:sz w:val="18"/>
            <w:szCs w:val="18"/>
          </w:rPr>
          <w:fldChar w:fldCharType="separate"/>
        </w:r>
      </w:ins>
      <w:r>
        <w:rPr>
          <w:noProof/>
        </w:rPr>
        <w:pict>
          <v:shape id="Picture 235" o:spid="_x0000_s1253" type="#_x0000_t75" alt="http://e-drpciv.ro/poze2/3725.jpg" href="http://e-drpciv.ro/poze2/3725.j" style="position:absolute;margin-left:65pt;margin-top:0;width:105pt;height:78.75pt;z-index:251890688;visibility:visible;mso-wrap-distance-left:0;mso-wrap-distance-right:0;mso-position-horizontal:right;mso-position-horizontal-relative:text;mso-position-vertical-relative:line" o:allowoverlap="f" o:button="t">
            <v:fill o:detectmouseclick="t"/>
            <v:imagedata r:id="rId2067" o:title=""/>
            <w10:wrap type="square"/>
          </v:shape>
        </w:pict>
      </w:r>
      <w:ins w:id="2952"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2953" w:author="Unknown"/>
          <w:rFonts w:ascii="Tahoma" w:hAnsi="Tahoma" w:cs="Tahoma"/>
          <w:b/>
          <w:bCs/>
          <w:color w:val="222222"/>
          <w:sz w:val="21"/>
          <w:szCs w:val="21"/>
        </w:rPr>
      </w:pPr>
      <w:ins w:id="295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"http://e-drpciv.ro/intrebare/3725/indicatorul_semnifica" </w:instrText>
        </w:r>
      </w:ins>
      <w:r w:rsidRPr="009316C1">
        <w:rPr>
          <w:rFonts w:ascii="Tahoma" w:hAnsi="Tahoma" w:cs="Tahoma"/>
          <w:b/>
          <w:bCs/>
          <w:color w:val="222222"/>
          <w:sz w:val="21"/>
          <w:szCs w:val="21"/>
        </w:rPr>
      </w:r>
      <w:ins w:id="295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3725. Indicatorul semnifică: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956" w:author="Unknown"/>
          <w:rFonts w:ascii="Arial" w:hAnsi="Arial" w:cs="Arial"/>
          <w:color w:val="222222"/>
          <w:sz w:val="18"/>
          <w:szCs w:val="18"/>
        </w:rPr>
      </w:pPr>
      <w:ins w:id="295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drum obligatoriu pentru vehiculele cu două roţi;</w:t>
        </w:r>
      </w:ins>
    </w:p>
    <w:p w:rsidR="00AE1230" w:rsidRPr="007E372D" w:rsidRDefault="00AE1230" w:rsidP="007E372D">
      <w:pPr>
        <w:shd w:val="clear" w:color="auto" w:fill="FCFDFD"/>
        <w:spacing w:after="30" w:line="240" w:lineRule="auto"/>
        <w:rPr>
          <w:ins w:id="2958" w:author="Unknown"/>
          <w:rFonts w:ascii="Arial" w:hAnsi="Arial" w:cs="Arial"/>
          <w:color w:val="222222"/>
          <w:sz w:val="18"/>
          <w:szCs w:val="18"/>
        </w:rPr>
      </w:pPr>
      <w:ins w:id="295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accesul interzis mopedelor;</w:t>
        </w:r>
      </w:ins>
    </w:p>
    <w:p w:rsidR="00AE1230" w:rsidRPr="007E372D" w:rsidRDefault="00AE1230" w:rsidP="007E372D">
      <w:pPr>
        <w:shd w:val="clear" w:color="auto" w:fill="33FF33"/>
        <w:spacing w:after="30" w:line="240" w:lineRule="auto"/>
        <w:rPr>
          <w:ins w:id="2960" w:author="Unknown"/>
          <w:rFonts w:ascii="Arial" w:hAnsi="Arial" w:cs="Arial"/>
          <w:color w:val="222222"/>
          <w:sz w:val="18"/>
          <w:szCs w:val="18"/>
        </w:rPr>
      </w:pPr>
      <w:ins w:id="296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accesul interzis motocicletelor.</w:t>
        </w:r>
      </w:ins>
    </w:p>
    <w:p w:rsidR="00AE1230" w:rsidRPr="007E372D" w:rsidRDefault="00AE1230" w:rsidP="007E372D">
      <w:pPr>
        <w:shd w:val="clear" w:color="auto" w:fill="5C9CCC"/>
        <w:spacing w:after="0" w:line="240" w:lineRule="auto"/>
        <w:rPr>
          <w:ins w:id="2962" w:author="Unknown"/>
          <w:rFonts w:ascii="Arial" w:hAnsi="Arial" w:cs="Arial"/>
          <w:b/>
          <w:bCs/>
          <w:color w:val="FFFFFF"/>
          <w:sz w:val="18"/>
          <w:szCs w:val="18"/>
        </w:rPr>
      </w:pPr>
      <w:ins w:id="2963"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964" w:author="Unknown"/>
          <w:rFonts w:ascii="Arial" w:hAnsi="Arial" w:cs="Arial"/>
          <w:color w:val="222222"/>
          <w:sz w:val="18"/>
          <w:szCs w:val="18"/>
        </w:rPr>
      </w:pPr>
      <w:ins w:id="296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24%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2966"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"http://e-drpciv.ro/tag/permis-auto-categoria-TR" </w:instrText>
        </w:r>
      </w:ins>
      <w:r w:rsidRPr="009316C1">
        <w:rPr>
          <w:rFonts w:ascii="Arial" w:hAnsi="Arial" w:cs="Arial"/>
          <w:color w:val="222222"/>
          <w:sz w:val="18"/>
          <w:szCs w:val="18"/>
        </w:rPr>
      </w:r>
      <w:ins w:id="2967"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auto categoria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968" w:author="Unknown"/>
          <w:rFonts w:ascii="Tahoma" w:hAnsi="Tahoma" w:cs="Tahoma"/>
          <w:b/>
          <w:bCs/>
          <w:color w:val="222222"/>
          <w:sz w:val="21"/>
          <w:szCs w:val="21"/>
        </w:rPr>
      </w:pPr>
      <w:ins w:id="296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"http://e-drpciv.ro/intrebare/407/conducatorul_auto_prevazator_are_in_vedere" </w:instrText>
        </w:r>
      </w:ins>
      <w:r w:rsidRPr="009316C1">
        <w:rPr>
          <w:rFonts w:ascii="Tahoma" w:hAnsi="Tahoma" w:cs="Tahoma"/>
          <w:b/>
          <w:bCs/>
          <w:color w:val="222222"/>
          <w:sz w:val="21"/>
          <w:szCs w:val="21"/>
        </w:rPr>
      </w:r>
      <w:ins w:id="297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407. Conducătorul auto prevăzător are în vedere:</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2971" w:author="Unknown"/>
          <w:rFonts w:ascii="Arial" w:hAnsi="Arial" w:cs="Arial"/>
          <w:color w:val="222222"/>
          <w:sz w:val="18"/>
          <w:szCs w:val="18"/>
        </w:rPr>
      </w:pPr>
      <w:ins w:id="297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fie odihnit, iar autovehiculul să corespundă din punct de vedere tehnic pentru circulaţia pe drumurile publice;</w:t>
        </w:r>
      </w:ins>
    </w:p>
    <w:p w:rsidR="00AE1230" w:rsidRPr="007E372D" w:rsidRDefault="00AE1230" w:rsidP="007E372D">
      <w:pPr>
        <w:shd w:val="clear" w:color="auto" w:fill="FCFDFD"/>
        <w:spacing w:after="30" w:line="240" w:lineRule="auto"/>
        <w:rPr>
          <w:ins w:id="2973" w:author="Unknown"/>
          <w:rFonts w:ascii="Arial" w:hAnsi="Arial" w:cs="Arial"/>
          <w:color w:val="222222"/>
          <w:sz w:val="18"/>
          <w:szCs w:val="18"/>
        </w:rPr>
      </w:pPr>
      <w:ins w:id="297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aibă asigurată presiunea normală la roata de rezervă;</w:t>
        </w:r>
      </w:ins>
    </w:p>
    <w:p w:rsidR="00AE1230" w:rsidRPr="007E372D" w:rsidRDefault="00AE1230" w:rsidP="007E372D">
      <w:pPr>
        <w:shd w:val="clear" w:color="auto" w:fill="FCFDFD"/>
        <w:spacing w:after="30" w:line="240" w:lineRule="auto"/>
        <w:rPr>
          <w:ins w:id="2975" w:author="Unknown"/>
          <w:rFonts w:ascii="Arial" w:hAnsi="Arial" w:cs="Arial"/>
          <w:color w:val="222222"/>
          <w:sz w:val="18"/>
          <w:szCs w:val="18"/>
        </w:rPr>
      </w:pPr>
      <w:ins w:id="297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observe înaintea altora locurile în care este amplasat aparatul RADAR.</w:t>
        </w:r>
      </w:ins>
    </w:p>
    <w:p w:rsidR="00AE1230" w:rsidRPr="007E372D" w:rsidRDefault="00AE1230" w:rsidP="007E372D">
      <w:pPr>
        <w:shd w:val="clear" w:color="auto" w:fill="5C9CCC"/>
        <w:spacing w:after="0" w:line="240" w:lineRule="auto"/>
        <w:rPr>
          <w:ins w:id="2977" w:author="Unknown"/>
          <w:rFonts w:ascii="Arial" w:hAnsi="Arial" w:cs="Arial"/>
          <w:b/>
          <w:bCs/>
          <w:color w:val="FFFFFF"/>
          <w:sz w:val="18"/>
          <w:szCs w:val="18"/>
        </w:rPr>
      </w:pPr>
      <w:ins w:id="2978"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979" w:author="Unknown"/>
          <w:rFonts w:ascii="Arial" w:hAnsi="Arial" w:cs="Arial"/>
          <w:color w:val="222222"/>
          <w:sz w:val="18"/>
          <w:szCs w:val="18"/>
        </w:rPr>
      </w:pPr>
      <w:ins w:id="2980"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2981"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"http://e-drpciv.ro/tag/intrebari-categoria-B" </w:instrText>
        </w:r>
      </w:ins>
      <w:r w:rsidRPr="009316C1">
        <w:rPr>
          <w:rFonts w:ascii="Arial" w:hAnsi="Arial" w:cs="Arial"/>
          <w:color w:val="222222"/>
          <w:sz w:val="18"/>
          <w:szCs w:val="18"/>
        </w:rPr>
      </w:r>
      <w:ins w:id="2982"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2983" w:author="Unknown"/>
          <w:rFonts w:ascii="Tahoma" w:hAnsi="Tahoma" w:cs="Tahoma"/>
          <w:b/>
          <w:bCs/>
          <w:color w:val="222222"/>
          <w:sz w:val="21"/>
          <w:szCs w:val="21"/>
        </w:rPr>
      </w:pPr>
      <w:ins w:id="298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"http://e-drpciv.ro/intrebare/176/ce_simptome_ale_stopului_cardiac_prezinta_o_persoana_victima_a_unui_accident_de_circulatie" </w:instrText>
        </w:r>
      </w:ins>
      <w:r w:rsidRPr="009316C1">
        <w:rPr>
          <w:rFonts w:ascii="Tahoma" w:hAnsi="Tahoma" w:cs="Tahoma"/>
          <w:b/>
          <w:bCs/>
          <w:color w:val="222222"/>
          <w:sz w:val="21"/>
          <w:szCs w:val="21"/>
        </w:rPr>
      </w:r>
      <w:ins w:id="298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176. Ce simptome ale stopului cardiac prezintă o persoană, victimă a unui accident de circulaţie?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2986" w:author="Unknown"/>
          <w:rFonts w:ascii="Arial" w:hAnsi="Arial" w:cs="Arial"/>
          <w:color w:val="222222"/>
          <w:sz w:val="18"/>
          <w:szCs w:val="18"/>
        </w:rPr>
      </w:pPr>
      <w:ins w:id="298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leziuni profunde în zona toracelui;</w:t>
        </w:r>
      </w:ins>
    </w:p>
    <w:p w:rsidR="00AE1230" w:rsidRPr="007E372D" w:rsidRDefault="00AE1230" w:rsidP="007E372D">
      <w:pPr>
        <w:shd w:val="clear" w:color="auto" w:fill="33FF33"/>
        <w:spacing w:after="30" w:line="240" w:lineRule="auto"/>
        <w:rPr>
          <w:ins w:id="2988" w:author="Unknown"/>
          <w:rFonts w:ascii="Arial" w:hAnsi="Arial" w:cs="Arial"/>
          <w:color w:val="222222"/>
          <w:sz w:val="18"/>
          <w:szCs w:val="18"/>
        </w:rPr>
      </w:pPr>
      <w:ins w:id="298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lipsa pulsului;</w:t>
        </w:r>
      </w:ins>
    </w:p>
    <w:p w:rsidR="00AE1230" w:rsidRPr="007E372D" w:rsidRDefault="00AE1230" w:rsidP="007E372D">
      <w:pPr>
        <w:shd w:val="clear" w:color="auto" w:fill="FCFDFD"/>
        <w:spacing w:after="30" w:line="240" w:lineRule="auto"/>
        <w:rPr>
          <w:ins w:id="2990" w:author="Unknown"/>
          <w:rFonts w:ascii="Arial" w:hAnsi="Arial" w:cs="Arial"/>
          <w:color w:val="222222"/>
          <w:sz w:val="18"/>
          <w:szCs w:val="18"/>
        </w:rPr>
      </w:pPr>
      <w:ins w:id="299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apariţia hemoragiei pe gură.</w:t>
        </w:r>
      </w:ins>
    </w:p>
    <w:p w:rsidR="00AE1230" w:rsidRPr="007E372D" w:rsidRDefault="00AE1230" w:rsidP="007E372D">
      <w:pPr>
        <w:shd w:val="clear" w:color="auto" w:fill="5C9CCC"/>
        <w:spacing w:after="0" w:line="240" w:lineRule="auto"/>
        <w:rPr>
          <w:ins w:id="2992" w:author="Unknown"/>
          <w:rFonts w:ascii="Arial" w:hAnsi="Arial" w:cs="Arial"/>
          <w:b/>
          <w:bCs/>
          <w:color w:val="FFFFFF"/>
          <w:sz w:val="18"/>
          <w:szCs w:val="18"/>
        </w:rPr>
      </w:pPr>
      <w:ins w:id="2993"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2994" w:author="Unknown"/>
          <w:rFonts w:ascii="Arial" w:hAnsi="Arial" w:cs="Arial"/>
          <w:color w:val="222222"/>
          <w:sz w:val="18"/>
          <w:szCs w:val="18"/>
        </w:rPr>
      </w:pPr>
      <w:ins w:id="299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"http://e-drpciv.ro/tag/permis-cat-tr" </w:instrText>
        </w:r>
      </w:ins>
      <w:r w:rsidRPr="009316C1">
        <w:rPr>
          <w:rFonts w:ascii="Arial" w:hAnsi="Arial" w:cs="Arial"/>
          <w:color w:val="222222"/>
          <w:sz w:val="18"/>
          <w:szCs w:val="18"/>
        </w:rPr>
      </w:r>
      <w:ins w:id="2996" w:author="Unknown">
        <w:r w:rsidRPr="007E372D">
          <w:rPr>
            <w:rFonts w:ascii="Arial" w:hAnsi="Arial" w:cs="Arial"/>
            <w:color w:val="222222"/>
            <w:sz w:val="18"/>
            <w:szCs w:val="18"/>
          </w:rPr>
          <w:fldChar w:fldCharType="separate"/>
        </w:r>
        <w:r w:rsidRPr="007E372D">
          <w:rPr>
            <w:rFonts w:ascii="Arial" w:hAnsi="Arial" w:cs="Arial"/>
            <w:b/>
            <w:bCs/>
            <w:color w:val="000000"/>
            <w:sz w:val="18"/>
          </w:rPr>
          <w:t>permis cat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2997"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2998" w:author="Unknown"/>
          <w:rFonts w:ascii="Arial" w:hAnsi="Arial" w:cs="Arial"/>
          <w:color w:val="222222"/>
          <w:sz w:val="18"/>
          <w:szCs w:val="18"/>
        </w:rPr>
      </w:pPr>
      <w:ins w:id="2999"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"http://e-drpciv.ro/poze2/771.jpg" </w:instrText>
        </w:r>
      </w:ins>
      <w:r w:rsidRPr="009316C1">
        <w:rPr>
          <w:rFonts w:ascii="Arial" w:hAnsi="Arial" w:cs="Arial"/>
          <w:color w:val="222222"/>
          <w:sz w:val="18"/>
          <w:szCs w:val="18"/>
        </w:rPr>
      </w:r>
      <w:ins w:id="3000" w:author="Unknown">
        <w:r w:rsidRPr="007E372D">
          <w:rPr>
            <w:rFonts w:ascii="Arial" w:hAnsi="Arial" w:cs="Arial"/>
            <w:color w:val="222222"/>
            <w:sz w:val="18"/>
            <w:szCs w:val="18"/>
          </w:rPr>
          <w:fldChar w:fldCharType="separate"/>
        </w:r>
      </w:ins>
      <w:r>
        <w:rPr>
          <w:noProof/>
        </w:rPr>
        <w:pict>
          <v:shape id="Picture 236" o:spid="_x0000_s1254" type="#_x0000_t75" alt="http://e-drpciv.ro/poze2/771.jpg" href="http://e-drpciv.ro/poze2/771.j" style="position:absolute;margin-left:65pt;margin-top:0;width:105pt;height:78.75pt;z-index:251891712;visibility:visible;mso-wrap-distance-left:0;mso-wrap-distance-right:0;mso-position-horizontal:right;mso-position-horizontal-relative:text;mso-position-vertical-relative:line" o:allowoverlap="f" o:button="t">
            <v:fill o:detectmouseclick="t"/>
            <v:imagedata r:id="rId2068" o:title=""/>
            <w10:wrap type="square"/>
          </v:shape>
        </w:pict>
      </w:r>
      <w:ins w:id="3001"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002" w:author="Unknown"/>
          <w:rFonts w:ascii="Tahoma" w:hAnsi="Tahoma" w:cs="Tahoma"/>
          <w:b/>
          <w:bCs/>
          <w:color w:val="222222"/>
          <w:sz w:val="21"/>
          <w:szCs w:val="21"/>
        </w:rPr>
      </w:pPr>
      <w:ins w:id="3003"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"http://e-drpciv.ro/intrebare/771/cum_veti_proceda_daca_intentionati_sa_schimbati_directia_de_mers_spre_dreapta" </w:instrText>
        </w:r>
      </w:ins>
      <w:r w:rsidRPr="009316C1">
        <w:rPr>
          <w:rFonts w:ascii="Tahoma" w:hAnsi="Tahoma" w:cs="Tahoma"/>
          <w:b/>
          <w:bCs/>
          <w:color w:val="222222"/>
          <w:sz w:val="21"/>
          <w:szCs w:val="21"/>
        </w:rPr>
      </w:r>
      <w:ins w:id="3004"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771. Cum veţi proceda dacă intenţionaţi să schimbaţi direcţia de mers spre dreapta?</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005" w:author="Unknown"/>
          <w:rFonts w:ascii="Arial" w:hAnsi="Arial" w:cs="Arial"/>
          <w:color w:val="222222"/>
          <w:sz w:val="18"/>
          <w:szCs w:val="18"/>
        </w:rPr>
      </w:pPr>
      <w:ins w:id="3006"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semnalizaţi schimbarea direcţiei de mers; pietonii vă vor acorda prioritate;</w:t>
        </w:r>
      </w:ins>
    </w:p>
    <w:p w:rsidR="00AE1230" w:rsidRPr="007E372D" w:rsidRDefault="00AE1230" w:rsidP="007E372D">
      <w:pPr>
        <w:shd w:val="clear" w:color="auto" w:fill="FCFDFD"/>
        <w:spacing w:after="30" w:line="240" w:lineRule="auto"/>
        <w:rPr>
          <w:ins w:id="3007" w:author="Unknown"/>
          <w:rFonts w:ascii="Arial" w:hAnsi="Arial" w:cs="Arial"/>
          <w:color w:val="222222"/>
          <w:sz w:val="18"/>
          <w:szCs w:val="18"/>
        </w:rPr>
      </w:pPr>
      <w:ins w:id="3008"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semnalizaţi schimbarea direcţiei de mers; acordaţi prioritate vehiculelor care circulă din partea stângă;</w:t>
        </w:r>
      </w:ins>
    </w:p>
    <w:p w:rsidR="00AE1230" w:rsidRPr="007E372D" w:rsidRDefault="00AE1230" w:rsidP="007E372D">
      <w:pPr>
        <w:shd w:val="clear" w:color="auto" w:fill="33FF33"/>
        <w:spacing w:after="30" w:line="240" w:lineRule="auto"/>
        <w:rPr>
          <w:ins w:id="3009" w:author="Unknown"/>
          <w:rFonts w:ascii="Arial" w:hAnsi="Arial" w:cs="Arial"/>
          <w:color w:val="222222"/>
          <w:sz w:val="18"/>
          <w:szCs w:val="18"/>
        </w:rPr>
      </w:pPr>
      <w:ins w:id="3010"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semnalizaţi schimbarea direcţiei de mers şi acordaţi prioritate de trecere pietonilor.</w:t>
        </w:r>
      </w:ins>
    </w:p>
    <w:p w:rsidR="00AE1230" w:rsidRPr="007E372D" w:rsidRDefault="00AE1230" w:rsidP="007E372D">
      <w:pPr>
        <w:shd w:val="clear" w:color="auto" w:fill="5C9CCC"/>
        <w:spacing w:after="0" w:line="240" w:lineRule="auto"/>
        <w:rPr>
          <w:ins w:id="3011" w:author="Unknown"/>
          <w:rFonts w:ascii="Arial" w:hAnsi="Arial" w:cs="Arial"/>
          <w:b/>
          <w:bCs/>
          <w:color w:val="FFFFFF"/>
          <w:sz w:val="18"/>
          <w:szCs w:val="18"/>
        </w:rPr>
      </w:pPr>
      <w:ins w:id="3012" w:author="Unknown">
        <w:r w:rsidRPr="007E372D">
          <w:rPr>
            <w:rFonts w:ascii="Arial" w:hAnsi="Arial" w:cs="Arial"/>
            <w:b/>
            <w:bCs/>
            <w:color w:val="FFFFFF"/>
            <w:sz w:val="18"/>
          </w:rPr>
          <w:t>2 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013" w:author="Unknown"/>
          <w:rFonts w:ascii="Arial" w:hAnsi="Arial" w:cs="Arial"/>
          <w:color w:val="222222"/>
          <w:sz w:val="18"/>
          <w:szCs w:val="18"/>
        </w:rPr>
      </w:pPr>
      <w:ins w:id="3014"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3015" w:author="Unknown">
        <w:r w:rsidRPr="007E372D">
          <w:rPr>
            <w:rFonts w:ascii="Arial" w:hAnsi="Arial" w:cs="Arial"/>
            <w:color w:val="222222"/>
            <w:sz w:val="18"/>
            <w:szCs w:val="18"/>
          </w:rPr>
          <w:fldChar w:fldCharType="separate"/>
        </w:r>
        <w:r w:rsidRPr="007E372D">
          <w:rPr>
            <w:rFonts w:ascii="Arial" w:hAnsi="Arial" w:cs="Arial"/>
            <w:b/>
            <w:bCs/>
            <w:color w:val="000000"/>
            <w:sz w:val="18"/>
          </w:rPr>
          <w:t>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3016"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cat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017" w:author="Unknown"/>
          <w:rFonts w:ascii="Tahoma" w:hAnsi="Tahoma" w:cs="Tahoma"/>
          <w:b/>
          <w:bCs/>
          <w:color w:val="222222"/>
          <w:sz w:val="21"/>
          <w:szCs w:val="21"/>
        </w:rPr>
      </w:pPr>
      <w:ins w:id="3018"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"http://e-drpciv.ro/intrebare/6/circulati_in_spatele_unui_autobuz_si_va_apropiati_de_o_intersectie_semnalizata_cu_indicatorul_oprire_cum_veti_proceda_in_aceasta_situatie_pentru_a_traversa_in_siguranta_intersectia" </w:instrText>
        </w:r>
      </w:ins>
      <w:r w:rsidRPr="009316C1">
        <w:rPr>
          <w:rFonts w:ascii="Tahoma" w:hAnsi="Tahoma" w:cs="Tahoma"/>
          <w:b/>
          <w:bCs/>
          <w:color w:val="222222"/>
          <w:sz w:val="21"/>
          <w:szCs w:val="21"/>
        </w:rPr>
      </w:r>
      <w:ins w:id="3019"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6. Circulaţi în spatele unui autobuz şi vă apropiaţi de o intersecţie semnalizată cu indicatorul „Oprire“. Cum veţi proceda în această situaţie pentru a traversa în siguranţă intersecţia?</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020" w:author="Unknown"/>
          <w:rFonts w:ascii="Arial" w:hAnsi="Arial" w:cs="Arial"/>
          <w:color w:val="222222"/>
          <w:sz w:val="18"/>
          <w:szCs w:val="18"/>
        </w:rPr>
      </w:pPr>
      <w:ins w:id="3021"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vă continuaţi deplasarea, traversând intersecţia o dată cu autobuzul, în cazul în care conducătorul acestuia a oprit şi s-a asigurat că prin intersecţie nu circulă alte vehicule;</w:t>
        </w:r>
      </w:ins>
    </w:p>
    <w:p w:rsidR="00AE1230" w:rsidRPr="007E372D" w:rsidRDefault="00AE1230" w:rsidP="007E372D">
      <w:pPr>
        <w:shd w:val="clear" w:color="auto" w:fill="FCFDFD"/>
        <w:spacing w:after="30" w:line="240" w:lineRule="auto"/>
        <w:rPr>
          <w:ins w:id="3022" w:author="Unknown"/>
          <w:rFonts w:ascii="Arial" w:hAnsi="Arial" w:cs="Arial"/>
          <w:color w:val="222222"/>
          <w:sz w:val="18"/>
          <w:szCs w:val="18"/>
        </w:rPr>
      </w:pPr>
      <w:ins w:id="3023"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vă opriţi în dreptul indicatorului, după care vă continuaţi drumul întrucât, dacă a trecut autobuzul, nu sunt pericole;</w:t>
        </w:r>
      </w:ins>
    </w:p>
    <w:p w:rsidR="00AE1230" w:rsidRPr="007E372D" w:rsidRDefault="00AE1230" w:rsidP="007E372D">
      <w:pPr>
        <w:shd w:val="clear" w:color="auto" w:fill="33FF33"/>
        <w:spacing w:after="30" w:line="240" w:lineRule="auto"/>
        <w:rPr>
          <w:ins w:id="3024" w:author="Unknown"/>
          <w:rFonts w:ascii="Arial" w:hAnsi="Arial" w:cs="Arial"/>
          <w:color w:val="222222"/>
          <w:sz w:val="18"/>
          <w:szCs w:val="18"/>
        </w:rPr>
      </w:pPr>
      <w:ins w:id="3025"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vă opriţi în locul în care aveţi vizibilitate maximă şi vă asiguraţi, chiar dacă în acelaşi mod a procedat şi conducătorul autobuzului.</w:t>
        </w:r>
      </w:ins>
    </w:p>
    <w:p w:rsidR="00AE1230" w:rsidRPr="007E372D" w:rsidRDefault="00AE1230" w:rsidP="007E372D">
      <w:pPr>
        <w:shd w:val="clear" w:color="auto" w:fill="5C9CCC"/>
        <w:spacing w:after="0" w:line="240" w:lineRule="auto"/>
        <w:rPr>
          <w:ins w:id="3026" w:author="Unknown"/>
          <w:rFonts w:ascii="Arial" w:hAnsi="Arial" w:cs="Arial"/>
          <w:b/>
          <w:bCs/>
          <w:color w:val="FFFFFF"/>
          <w:sz w:val="18"/>
          <w:szCs w:val="18"/>
        </w:rPr>
      </w:pPr>
      <w:ins w:id="3027"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028" w:author="Unknown"/>
          <w:rFonts w:ascii="Arial" w:hAnsi="Arial" w:cs="Arial"/>
          <w:color w:val="222222"/>
          <w:sz w:val="18"/>
          <w:szCs w:val="18"/>
        </w:rPr>
      </w:pPr>
      <w:ins w:id="3029"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"http://e-drpciv.ro/tag/intrebari-categoria-b1" </w:instrText>
        </w:r>
      </w:ins>
      <w:r w:rsidRPr="009316C1">
        <w:rPr>
          <w:rFonts w:ascii="Arial" w:hAnsi="Arial" w:cs="Arial"/>
          <w:color w:val="222222"/>
          <w:sz w:val="18"/>
          <w:szCs w:val="18"/>
        </w:rPr>
      </w:r>
      <w:ins w:id="3030"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categoria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3031"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permis</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032" w:author="Unknown"/>
          <w:rFonts w:ascii="Arial" w:hAnsi="Arial" w:cs="Arial"/>
          <w:color w:val="222222"/>
          <w:sz w:val="18"/>
          <w:szCs w:val="18"/>
        </w:rPr>
      </w:pPr>
      <w:ins w:id="3033"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"http://e-drpciv.ro/poze2/868.jpg" </w:instrText>
        </w:r>
      </w:ins>
      <w:r w:rsidRPr="009316C1">
        <w:rPr>
          <w:rFonts w:ascii="Arial" w:hAnsi="Arial" w:cs="Arial"/>
          <w:color w:val="222222"/>
          <w:sz w:val="18"/>
          <w:szCs w:val="18"/>
        </w:rPr>
      </w:r>
      <w:ins w:id="3034" w:author="Unknown">
        <w:r w:rsidRPr="007E372D">
          <w:rPr>
            <w:rFonts w:ascii="Arial" w:hAnsi="Arial" w:cs="Arial"/>
            <w:color w:val="222222"/>
            <w:sz w:val="18"/>
            <w:szCs w:val="18"/>
          </w:rPr>
          <w:fldChar w:fldCharType="separate"/>
        </w:r>
      </w:ins>
      <w:r>
        <w:rPr>
          <w:noProof/>
        </w:rPr>
        <w:pict>
          <v:shape id="Picture 237" o:spid="_x0000_s1255" type="#_x0000_t75" alt="http://e-drpciv.ro/poze2/868.jpg" href="http://e-drpciv.ro/poze2/868.j" style="position:absolute;margin-left:65pt;margin-top:0;width:105pt;height:78.75pt;z-index:251892736;visibility:visible;mso-wrap-distance-left:0;mso-wrap-distance-right:0;mso-position-horizontal:right;mso-position-horizontal-relative:text;mso-position-vertical-relative:line" o:allowoverlap="f" o:button="t">
            <v:fill o:detectmouseclick="t"/>
            <v:imagedata r:id="rId2069" o:title=""/>
            <w10:wrap type="square"/>
          </v:shape>
        </w:pict>
      </w:r>
      <w:ins w:id="3035"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036" w:author="Unknown"/>
          <w:rFonts w:ascii="Tahoma" w:hAnsi="Tahoma" w:cs="Tahoma"/>
          <w:b/>
          <w:bCs/>
          <w:color w:val="222222"/>
          <w:sz w:val="21"/>
          <w:szCs w:val="21"/>
        </w:rPr>
      </w:pPr>
      <w:ins w:id="3037"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"http://e-drpciv.ro/intrebare/868/cum_procedati_in_intersectia_care_urmeaza" </w:instrText>
        </w:r>
      </w:ins>
      <w:r w:rsidRPr="009316C1">
        <w:rPr>
          <w:rFonts w:ascii="Tahoma" w:hAnsi="Tahoma" w:cs="Tahoma"/>
          <w:b/>
          <w:bCs/>
          <w:color w:val="222222"/>
          <w:sz w:val="21"/>
          <w:szCs w:val="21"/>
        </w:rPr>
      </w:r>
      <w:ins w:id="3038"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868. Cum procedaţi în intersecţia care urmează?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039" w:author="Unknown"/>
          <w:rFonts w:ascii="Arial" w:hAnsi="Arial" w:cs="Arial"/>
          <w:color w:val="222222"/>
          <w:sz w:val="18"/>
          <w:szCs w:val="18"/>
        </w:rPr>
      </w:pPr>
      <w:ins w:id="3040"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opriţi şi acordaţi prioritate pietonilor;</w:t>
        </w:r>
      </w:ins>
    </w:p>
    <w:p w:rsidR="00AE1230" w:rsidRPr="007E372D" w:rsidRDefault="00AE1230" w:rsidP="007E372D">
      <w:pPr>
        <w:shd w:val="clear" w:color="auto" w:fill="33FF33"/>
        <w:spacing w:after="30" w:line="240" w:lineRule="auto"/>
        <w:rPr>
          <w:ins w:id="3041" w:author="Unknown"/>
          <w:rFonts w:ascii="Arial" w:hAnsi="Arial" w:cs="Arial"/>
          <w:color w:val="222222"/>
          <w:sz w:val="18"/>
          <w:szCs w:val="18"/>
        </w:rPr>
      </w:pPr>
      <w:ins w:id="3042"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opriţi la marcajul transversal de oprire şi vă asiguraţi, după care viraţi la dreapta;</w:t>
        </w:r>
      </w:ins>
    </w:p>
    <w:p w:rsidR="00AE1230" w:rsidRPr="007E372D" w:rsidRDefault="00AE1230" w:rsidP="007E372D">
      <w:pPr>
        <w:shd w:val="clear" w:color="auto" w:fill="FCFDFD"/>
        <w:spacing w:after="30" w:line="240" w:lineRule="auto"/>
        <w:rPr>
          <w:ins w:id="3043" w:author="Unknown"/>
          <w:rFonts w:ascii="Arial" w:hAnsi="Arial" w:cs="Arial"/>
          <w:color w:val="222222"/>
          <w:sz w:val="18"/>
          <w:szCs w:val="18"/>
        </w:rPr>
      </w:pPr>
      <w:ins w:id="3044"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reduceţi viteza şi viraţi la dreapta.</w:t>
        </w:r>
      </w:ins>
    </w:p>
    <w:p w:rsidR="00AE1230" w:rsidRPr="007E372D" w:rsidRDefault="00AE1230" w:rsidP="007E372D">
      <w:pPr>
        <w:spacing w:after="0" w:line="240" w:lineRule="auto"/>
        <w:outlineLvl w:val="1"/>
        <w:rPr>
          <w:rFonts w:ascii="Tahoma" w:hAnsi="Tahoma" w:cs="Tahoma"/>
          <w:b/>
          <w:bCs/>
          <w:color w:val="222222"/>
          <w:sz w:val="21"/>
          <w:szCs w:val="21"/>
        </w:rPr>
      </w:pPr>
      <w:hyperlink r:id="rId2070" w:history="1">
        <w:r w:rsidRPr="007E372D">
          <w:rPr>
            <w:rFonts w:ascii="Tahoma" w:hAnsi="Tahoma" w:cs="Tahoma"/>
            <w:b/>
            <w:bCs/>
            <w:color w:val="000000"/>
            <w:sz w:val="21"/>
          </w:rPr>
          <w:t>340. În faţa dvs. circulă un tractor cu două remorci, pe ultima fiind scris „FĂRĂ SEMNALIZARE“. Intenţionaţi să-l depăşiţi în apropierea unei intersecţii. Cum procedaţi?</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aşteptaţi să treceţi de respectiva intersecţie, chiar dacă pierdeţi din timpul planificat al călătoriei;</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vă angajaţi în depăşire, întrucât autovehiculul dvs. vă permite să rulaţi, în mod legal, cu o viteză mai mare;</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semnalizaţi efectuarea depăşirii şi acceleraţi, pentru ca manevra să dureze cât mai puţin.</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71" w:history="1">
        <w:r w:rsidRPr="007E372D">
          <w:rPr>
            <w:rFonts w:ascii="Tahoma" w:hAnsi="Tahoma" w:cs="Tahoma"/>
            <w:b/>
            <w:bCs/>
            <w:color w:val="000000"/>
            <w:sz w:val="21"/>
          </w:rPr>
          <w:t>1000. Este permisă staţionarea în dreptul căilor de acces care deservesc proprietăţile alăturate drumurilor publice?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legal, nu este prevăzut;</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da, dar numai a autovehiculelor având o masă totală maximă autorizată de până la 1,5 t;</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deoarece staţionarea în astfel de locuri este interzisă.</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072" w:history="1">
        <w:r w:rsidRPr="007E372D">
          <w:rPr>
            <w:rFonts w:ascii="Arial" w:hAnsi="Arial" w:cs="Arial"/>
            <w:color w:val="000000"/>
            <w:sz w:val="18"/>
          </w:rPr>
          <w:t>teste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73" w:history="1">
        <w:r w:rsidRPr="007E372D">
          <w:rPr>
            <w:rFonts w:ascii="Arial" w:hAnsi="Arial" w:cs="Arial"/>
            <w:color w:val="000000"/>
            <w:sz w:val="18"/>
          </w:rPr>
          <w:t>examen sala</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074" w:history="1">
        <w:r>
          <w:rPr>
            <w:noProof/>
          </w:rPr>
          <w:pict>
            <v:shape id="Picture 238" o:spid="_x0000_s1256" type="#_x0000_t75" alt="http://e-drpciv.ro/poze2/14.jpg" href="http://e-drpciv.ro/poze2/14.j" style="position:absolute;margin-left:65pt;margin-top:0;width:105pt;height:78.75pt;z-index:251893760;visibility:visible;mso-wrap-distance-left:0;mso-wrap-distance-right:0;mso-position-horizontal:right;mso-position-horizontal-relative:text;mso-position-vertical-relative:line" o:allowoverlap="f" o:button="t">
              <v:fill o:detectmouseclick="t"/>
              <v:imagedata r:id="rId2075"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76" w:history="1">
        <w:r w:rsidRPr="007E372D">
          <w:rPr>
            <w:rFonts w:ascii="Tahoma" w:hAnsi="Tahoma" w:cs="Tahoma"/>
            <w:b/>
            <w:bCs/>
            <w:color w:val="000000"/>
            <w:sz w:val="21"/>
          </w:rPr>
          <w:t>14. Ce semnifică indicatorul?</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drum aglomerat;</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interval obligatoriu între autovehicule;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distanţă obligatorie de oprire.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077" w:history="1">
        <w:r w:rsidRPr="007E372D">
          <w:rPr>
            <w:rFonts w:ascii="Arial" w:hAnsi="Arial" w:cs="Arial"/>
            <w:b/>
            <w:bCs/>
            <w:color w:val="000000"/>
            <w:sz w:val="18"/>
          </w:rPr>
          <w:t>intrebari categoria b1</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78" w:history="1">
        <w:r w:rsidRPr="007E372D">
          <w:rPr>
            <w:rFonts w:ascii="Arial" w:hAnsi="Arial" w:cs="Arial"/>
            <w:b/>
            <w:bCs/>
            <w:color w:val="000000"/>
            <w:sz w:val="18"/>
          </w:rPr>
          <w:t>chestionare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79" w:history="1">
        <w:r w:rsidRPr="007E372D">
          <w:rPr>
            <w:rFonts w:ascii="Tahoma" w:hAnsi="Tahoma" w:cs="Tahoma"/>
            <w:b/>
            <w:bCs/>
            <w:color w:val="000000"/>
            <w:sz w:val="21"/>
          </w:rPr>
          <w:t>766. Este permisă deschiderea portierelor autoturismului pe timpul opririi sau staţionării pe un drum public?</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 numai după ce conducătorul sau pasagerul s-a asigurat că aceasta nu prezintă pericol pentru trafic;</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da, numai pe drumurile cu trafic redus;</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da, dar numai pe partea dreaptă.</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080" w:history="1">
        <w:r w:rsidRPr="007E372D">
          <w:rPr>
            <w:rFonts w:ascii="Arial" w:hAnsi="Arial" w:cs="Arial"/>
            <w:color w:val="000000"/>
            <w:sz w:val="18"/>
          </w:rPr>
          <w:t>examen permis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81" w:history="1">
        <w:r w:rsidRPr="007E372D">
          <w:rPr>
            <w:rFonts w:ascii="Arial" w:hAnsi="Arial" w:cs="Arial"/>
            <w:color w:val="000000"/>
            <w:sz w:val="18"/>
          </w:rPr>
          <w:t>teste auto chestionare</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82" w:history="1">
        <w:r w:rsidRPr="007E372D">
          <w:rPr>
            <w:rFonts w:ascii="Tahoma" w:hAnsi="Tahoma" w:cs="Tahoma"/>
            <w:b/>
            <w:bCs/>
            <w:color w:val="000000"/>
            <w:sz w:val="21"/>
          </w:rPr>
          <w:t>3748. În ce situaţii viteza de deplasare se va reduce până la limita legală?</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pe drumurile cu denivelări semnalizate ca atare;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în perimetrul pieţelor aglomerate;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în momentul în care eşti depăşit de un alt vehicul.</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24% | Tags:</w:t>
      </w:r>
      <w:r w:rsidRPr="007E372D">
        <w:rPr>
          <w:rFonts w:ascii="Arial" w:hAnsi="Arial" w:cs="Arial"/>
          <w:color w:val="222222"/>
          <w:sz w:val="18"/>
        </w:rPr>
        <w:t> </w:t>
      </w:r>
      <w:hyperlink r:id="rId2083" w:history="1">
        <w:r w:rsidRPr="007E372D">
          <w:rPr>
            <w:rFonts w:ascii="Arial" w:hAnsi="Arial" w:cs="Arial"/>
            <w:b/>
            <w:bCs/>
            <w:color w:val="000000"/>
            <w:sz w:val="18"/>
          </w:rPr>
          <w:t>permis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84" w:history="1">
        <w:r w:rsidRPr="007E372D">
          <w:rPr>
            <w:rFonts w:ascii="Arial" w:hAnsi="Arial" w:cs="Arial"/>
            <w:color w:val="000000"/>
            <w:sz w:val="18"/>
          </w:rPr>
          <w:t>examen drpciv</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85" w:history="1">
        <w:r w:rsidRPr="007E372D">
          <w:rPr>
            <w:rFonts w:ascii="Tahoma" w:hAnsi="Tahoma" w:cs="Tahoma"/>
            <w:b/>
            <w:bCs/>
            <w:color w:val="000000"/>
            <w:sz w:val="21"/>
          </w:rPr>
          <w:t>824. Aţi accidentat un pieton care traversa strada neregulamentar. Ce obligaţii legale vă revin?</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anunţaţi imediat poliţia, nu modificaţi sau ştergeţi urmele accidentului şi rămâneţi pe loc;</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vă prezentaţi de urgenţă la cea mai apropiată unitate de poliţie;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deoarece vinovăţia nu vă aparţine, puteţi continua drumul dacă accidentul nu este grav.</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086" w:history="1">
        <w:r w:rsidRPr="007E372D">
          <w:rPr>
            <w:rFonts w:ascii="Arial" w:hAnsi="Arial" w:cs="Arial"/>
            <w:color w:val="000000"/>
            <w:sz w:val="18"/>
          </w:rPr>
          <w:t>auto chestionare</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87" w:history="1">
        <w:r w:rsidRPr="007E372D">
          <w:rPr>
            <w:rFonts w:ascii="Arial" w:hAnsi="Arial" w:cs="Arial"/>
            <w:b/>
            <w:bCs/>
            <w:color w:val="000000"/>
            <w:sz w:val="18"/>
          </w:rPr>
          <w:t>examen auto cat b1</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088" w:history="1">
        <w:r>
          <w:rPr>
            <w:noProof/>
          </w:rPr>
          <w:pict>
            <v:shape id="Picture 239" o:spid="_x0000_s1257" type="#_x0000_t75" alt="http://e-drpciv.ro/poze2/2860.jpg" href="http://e-drpciv.ro/poze2/2860.j" style="position:absolute;margin-left:65pt;margin-top:0;width:105pt;height:78.75pt;z-index:251894784;visibility:visible;mso-wrap-distance-left:0;mso-wrap-distance-right:0;mso-position-horizontal:right;mso-position-horizontal-relative:text;mso-position-vertical-relative:line" o:allowoverlap="f" o:button="t">
              <v:fill o:detectmouseclick="t"/>
              <v:imagedata r:id="rId2089"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90" w:history="1">
        <w:r w:rsidRPr="007E372D">
          <w:rPr>
            <w:rFonts w:ascii="Tahoma" w:hAnsi="Tahoma" w:cs="Tahoma"/>
            <w:b/>
            <w:bCs/>
            <w:color w:val="000000"/>
            <w:sz w:val="21"/>
          </w:rPr>
          <w:t>2860. Care este semnificaţia indicatorului şi a panoului adiţional alăturate?</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se interzice staţionarea vehiculelor , în zilele impare (fără soţ), între orele menţionate;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se permite staţionarea vehiculelor , în zilele impare (fără soţ), între orele menţionate;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se permite staţionarea vehiculelor în afara orelor menţionate.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23% | Tags:</w:t>
      </w:r>
      <w:r w:rsidRPr="007E372D">
        <w:rPr>
          <w:rFonts w:ascii="Arial" w:hAnsi="Arial" w:cs="Arial"/>
          <w:color w:val="222222"/>
          <w:sz w:val="18"/>
        </w:rPr>
        <w:t> </w:t>
      </w:r>
      <w:hyperlink r:id="rId2091" w:history="1">
        <w:r w:rsidRPr="007E372D">
          <w:rPr>
            <w:rFonts w:ascii="Arial" w:hAnsi="Arial" w:cs="Arial"/>
            <w:color w:val="000000"/>
            <w:sz w:val="18"/>
          </w:rPr>
          <w:t>examen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92" w:history="1">
        <w:r w:rsidRPr="007E372D">
          <w:rPr>
            <w:rFonts w:ascii="Arial" w:hAnsi="Arial" w:cs="Arial"/>
            <w:b/>
            <w:bCs/>
            <w:color w:val="000000"/>
            <w:sz w:val="18"/>
          </w:rPr>
          <w:t>teste auto chestionare</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93" w:history="1">
        <w:r w:rsidRPr="007E372D">
          <w:rPr>
            <w:rFonts w:ascii="Tahoma" w:hAnsi="Tahoma" w:cs="Tahoma"/>
            <w:b/>
            <w:bCs/>
            <w:color w:val="000000"/>
            <w:sz w:val="21"/>
          </w:rPr>
          <w:t>894. În timpul deplasării, conducătorului de autovehicul îi este interzis:</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fumeze;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aibă preocupări care i-ar putea distrage, într-o manieră periculoasă, atenţia;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acţioneze asupra comenzilor instalaţiei de sonorizare.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094" w:history="1">
        <w:r w:rsidRPr="007E372D">
          <w:rPr>
            <w:rFonts w:ascii="Arial" w:hAnsi="Arial" w:cs="Arial"/>
            <w:b/>
            <w:bCs/>
            <w:color w:val="000000"/>
            <w:sz w:val="18"/>
          </w:rPr>
          <w:t>examen sala</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095" w:history="1">
        <w:r w:rsidRPr="007E372D">
          <w:rPr>
            <w:rFonts w:ascii="Arial" w:hAnsi="Arial" w:cs="Arial"/>
            <w:b/>
            <w:bCs/>
            <w:color w:val="000000"/>
            <w:sz w:val="18"/>
          </w:rPr>
          <w:t>intrebari cat B</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096" w:history="1">
        <w:r>
          <w:rPr>
            <w:noProof/>
          </w:rPr>
          <w:pict>
            <v:shape id="Picture 240" o:spid="_x0000_s1258" type="#_x0000_t75" alt="http://e-drpciv.ro/poze2/349.jpg" href="http://e-drpciv.ro/poze2/349.j" style="position:absolute;margin-left:65pt;margin-top:0;width:105pt;height:78.75pt;z-index:251895808;visibility:visible;mso-wrap-distance-left:0;mso-wrap-distance-right:0;mso-position-horizontal:right;mso-position-horizontal-relative:text;mso-position-vertical-relative:line" o:allowoverlap="f" o:button="t">
              <v:fill o:detectmouseclick="t"/>
              <v:imagedata r:id="rId2097"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098" w:history="1">
        <w:r w:rsidRPr="007E372D">
          <w:rPr>
            <w:rFonts w:ascii="Tahoma" w:hAnsi="Tahoma" w:cs="Tahoma"/>
            <w:b/>
            <w:bCs/>
            <w:color w:val="000000"/>
            <w:sz w:val="21"/>
          </w:rPr>
          <w:t>349. În ce ordine vor circula autoturismele prin intersecţiile prezentate?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albastru, roşu, galben;</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roşu, albastru, galben;</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galben, roşu, albastru.</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099" w:history="1">
        <w:r w:rsidRPr="007E372D">
          <w:rPr>
            <w:rFonts w:ascii="Arial" w:hAnsi="Arial" w:cs="Arial"/>
            <w:color w:val="000000"/>
            <w:sz w:val="18"/>
          </w:rPr>
          <w:t>examen permis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00" w:history="1">
        <w:r w:rsidRPr="007E372D">
          <w:rPr>
            <w:rFonts w:ascii="Arial" w:hAnsi="Arial" w:cs="Arial"/>
            <w:b/>
            <w:bCs/>
            <w:color w:val="000000"/>
            <w:sz w:val="18"/>
          </w:rPr>
          <w:t>permis auto categoria tr</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101" w:history="1">
        <w:r>
          <w:rPr>
            <w:noProof/>
          </w:rPr>
          <w:pict>
            <v:shape id="Picture 241" o:spid="_x0000_s1259" type="#_x0000_t75" alt="http://e-drpciv.ro/poze2/567.jpg" href="http://e-drpciv.ro/poze2/567.j" style="position:absolute;margin-left:65pt;margin-top:0;width:105pt;height:78.75pt;z-index:251896832;visibility:visible;mso-wrap-distance-left:0;mso-wrap-distance-right:0;mso-position-horizontal:right;mso-position-horizontal-relative:text;mso-position-vertical-relative:line" o:allowoverlap="f" o:button="t">
              <v:fill o:detectmouseclick="t"/>
              <v:imagedata r:id="rId2102"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03" w:history="1">
        <w:r w:rsidRPr="007E372D">
          <w:rPr>
            <w:rFonts w:ascii="Tahoma" w:hAnsi="Tahoma" w:cs="Tahoma"/>
            <w:b/>
            <w:bCs/>
            <w:color w:val="000000"/>
            <w:sz w:val="21"/>
          </w:rPr>
          <w:t>567. Cui îi permite trecerea poliţistul din intersecţie?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niciunui vehicul;</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tramvaiului;</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motocicletei.</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04" w:history="1">
        <w:r w:rsidRPr="007E372D">
          <w:rPr>
            <w:rFonts w:ascii="Arial" w:hAnsi="Arial" w:cs="Arial"/>
            <w:color w:val="000000"/>
            <w:sz w:val="18"/>
          </w:rPr>
          <w:t>www drpciv chestionare</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05" w:history="1">
        <w:r w:rsidRPr="007E372D">
          <w:rPr>
            <w:rFonts w:ascii="Arial" w:hAnsi="Arial" w:cs="Arial"/>
            <w:color w:val="000000"/>
            <w:sz w:val="18"/>
          </w:rPr>
          <w:t>examen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06" w:history="1">
        <w:r w:rsidRPr="007E372D">
          <w:rPr>
            <w:rFonts w:ascii="Tahoma" w:hAnsi="Tahoma" w:cs="Tahoma"/>
            <w:b/>
            <w:bCs/>
            <w:color w:val="000000"/>
            <w:sz w:val="21"/>
          </w:rPr>
          <w:t>861. Circulaţi printr-o localitate, în spatele unui vehicul cu număr de înmatriculare din altă localitate sau din străinătate. La ce vă puteţi aştepta?</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vehiculul care circulă în faţă merge corect;</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înainte de a vira, conducătorul vehiculului respectiv va semnaliza din timp schimbarea direcţiei de mers;</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conducătorul care circulă în faţă poate să frâneze şi să oprească în mod neaşteptat, pentru a cere informaţii privind drumul.</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07" w:history="1">
        <w:r w:rsidRPr="007E372D">
          <w:rPr>
            <w:rFonts w:ascii="Arial" w:hAnsi="Arial" w:cs="Arial"/>
            <w:color w:val="000000"/>
            <w:sz w:val="18"/>
          </w:rPr>
          <w:t>intrebari categoria B1</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08" w:history="1">
        <w:r w:rsidRPr="007E372D">
          <w:rPr>
            <w:rFonts w:ascii="Arial" w:hAnsi="Arial" w:cs="Arial"/>
            <w:b/>
            <w:bCs/>
            <w:color w:val="000000"/>
            <w:sz w:val="18"/>
          </w:rPr>
          <w:t>drpciv chestionare</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09" w:history="1">
        <w:r w:rsidRPr="007E372D">
          <w:rPr>
            <w:rFonts w:ascii="Tahoma" w:hAnsi="Tahoma" w:cs="Tahoma"/>
            <w:b/>
            <w:bCs/>
            <w:color w:val="000000"/>
            <w:sz w:val="21"/>
          </w:rPr>
          <w:t>1019. Într-o intersecţie întâlniţi semnalul de culoare verde al semaforului, precum şi indicatorul „Oprire“. Cum veţi proceda?</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respectaţi semnificaţia indicatorului rutier;</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respectaţi semnificaţia culorii semaforului;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circulaţi cu atenţie şi acordaţi prioritate de trecere vehiculelor de pe drumul transversal.</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10" w:history="1">
        <w:r w:rsidRPr="007E372D">
          <w:rPr>
            <w:rFonts w:ascii="Arial" w:hAnsi="Arial" w:cs="Arial"/>
            <w:color w:val="000000"/>
            <w:sz w:val="18"/>
          </w:rPr>
          <w:t>www.drpciv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11" w:history="1">
        <w:r w:rsidRPr="007E372D">
          <w:rPr>
            <w:rFonts w:ascii="Arial" w:hAnsi="Arial" w:cs="Arial"/>
            <w:color w:val="000000"/>
            <w:sz w:val="18"/>
          </w:rPr>
          <w:t>teste auto chestionare</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12" w:history="1">
        <w:r w:rsidRPr="007E372D">
          <w:rPr>
            <w:rFonts w:ascii="Tahoma" w:hAnsi="Tahoma" w:cs="Tahoma"/>
            <w:b/>
            <w:bCs/>
            <w:color w:val="000000"/>
            <w:sz w:val="21"/>
          </w:rPr>
          <w:t>119. Utilizarea sistemului de climatizare are ca efect:</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creşterea consumului de combustibil;</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reducerea consumului de combustibil;</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scăderea puternică a gradului de confort.</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13" w:history="1">
        <w:r w:rsidRPr="007E372D">
          <w:rPr>
            <w:rFonts w:ascii="Arial" w:hAnsi="Arial" w:cs="Arial"/>
            <w:color w:val="000000"/>
            <w:sz w:val="18"/>
          </w:rPr>
          <w:t>chestionare auto 2014</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14" w:history="1">
        <w:r w:rsidRPr="007E372D">
          <w:rPr>
            <w:rFonts w:ascii="Arial" w:hAnsi="Arial" w:cs="Arial"/>
            <w:color w:val="000000"/>
            <w:sz w:val="18"/>
          </w:rPr>
          <w:t>www.drpciv</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15" w:history="1">
        <w:r w:rsidRPr="007E372D">
          <w:rPr>
            <w:rFonts w:ascii="Tahoma" w:hAnsi="Tahoma" w:cs="Tahoma"/>
            <w:b/>
            <w:bCs/>
            <w:color w:val="000000"/>
            <w:sz w:val="21"/>
          </w:rPr>
          <w:t>411. În cazul unui accident de circulaţie cu victime şi cu deformarea accentuată a caroseriei sau a blocării uşilor, ocupanţii vehiculelor pot fi imobilizaţi. Cum se acţionează în astfel de situaţii?</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se extrag victimele rapid şi ferm;</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se apelează la serviciile specializate ale unităţilor de pompieri, care intervin cu utilaje de descarcerare;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se cere ajutorul celor din jur şi se scot rapid victimele dintre fiarele contorsionate.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16" w:history="1">
        <w:r w:rsidRPr="007E372D">
          <w:rPr>
            <w:rFonts w:ascii="Arial" w:hAnsi="Arial" w:cs="Arial"/>
            <w:color w:val="000000"/>
            <w:sz w:val="18"/>
          </w:rPr>
          <w:t>chestionare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17" w:history="1">
        <w:r w:rsidRPr="007E372D">
          <w:rPr>
            <w:rFonts w:ascii="Arial" w:hAnsi="Arial" w:cs="Arial"/>
            <w:b/>
            <w:bCs/>
            <w:color w:val="000000"/>
            <w:sz w:val="18"/>
          </w:rPr>
          <w:t>examen sala</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118" w:history="1">
        <w:r>
          <w:rPr>
            <w:noProof/>
          </w:rPr>
          <w:pict>
            <v:shape id="Picture 242" o:spid="_x0000_s1260" type="#_x0000_t75" alt="http://e-drpciv.ro/poze2/1063.jpg" href="http://e-drpciv.ro/poze2/1063.j" style="position:absolute;margin-left:65pt;margin-top:0;width:105pt;height:78.75pt;z-index:251897856;visibility:visible;mso-wrap-distance-left:0;mso-wrap-distance-right:0;mso-position-horizontal:right;mso-position-horizontal-relative:text;mso-position-vertical-relative:line" o:allowoverlap="f" o:button="t">
              <v:fill o:detectmouseclick="t"/>
              <v:imagedata r:id="rId2119"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20" w:history="1">
        <w:r w:rsidRPr="007E372D">
          <w:rPr>
            <w:rFonts w:ascii="Tahoma" w:hAnsi="Tahoma" w:cs="Tahoma"/>
            <w:b/>
            <w:bCs/>
            <w:color w:val="000000"/>
            <w:sz w:val="21"/>
          </w:rPr>
          <w:t>1063. Ce obligaţii aveţi dacă vă aflaţi la volanul autoturismului albastru?</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vă continuaţi deplasarea pe direcţia înainte, fără nicio obligaţie;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acordaţi prioritate autoturismului roşu şi autoturismului verde;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acordaţi prioritate numai autoturismului verde.</w:t>
      </w:r>
    </w:p>
    <w:p w:rsidR="00AE1230" w:rsidRPr="007E372D" w:rsidRDefault="00AE1230" w:rsidP="007E372D">
      <w:pPr>
        <w:spacing w:after="0" w:line="240" w:lineRule="auto"/>
        <w:outlineLvl w:val="1"/>
        <w:rPr>
          <w:rFonts w:ascii="Tahoma" w:hAnsi="Tahoma" w:cs="Tahoma"/>
          <w:b/>
          <w:bCs/>
          <w:color w:val="222222"/>
          <w:sz w:val="21"/>
          <w:szCs w:val="21"/>
        </w:rPr>
      </w:pPr>
      <w:hyperlink r:id="rId2121" w:history="1">
        <w:r w:rsidRPr="007E372D">
          <w:rPr>
            <w:rFonts w:ascii="Tahoma" w:hAnsi="Tahoma" w:cs="Tahoma"/>
            <w:b/>
            <w:bCs/>
            <w:color w:val="000000"/>
            <w:sz w:val="21"/>
          </w:rPr>
          <w:t>757. Este permisă oprirea voluntară a autovehiculului în tuneluri?</w:t>
        </w:r>
      </w:hyperlink>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numai dacă lungimea tunelului depăşeşte 1000 m.</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22" w:history="1">
        <w:r w:rsidRPr="007E372D">
          <w:rPr>
            <w:rFonts w:ascii="Tahoma" w:hAnsi="Tahoma" w:cs="Tahoma"/>
            <w:b/>
            <w:bCs/>
            <w:color w:val="000000"/>
            <w:sz w:val="21"/>
          </w:rPr>
          <w:t>389. Care dintre participanţii la traficul rutier au obligaţia de a respecta regulile de circulaţie pe drumurile publice din interiorul localităţilor?</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toţi participanţii la traficul rutier, indiferent de situaţie;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conducătorii auto, atât cei amatori, cât şi cei profesionişti, atât ziua, cât şi noaptea;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conducătorii autovehiculelor destinate transportului în comun, având în vedere destinaţia autovehiculelor pe care le conduc.</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23" w:history="1">
        <w:r w:rsidRPr="007E372D">
          <w:rPr>
            <w:rFonts w:ascii="Arial" w:hAnsi="Arial" w:cs="Arial"/>
            <w:b/>
            <w:bCs/>
            <w:color w:val="000000"/>
            <w:sz w:val="18"/>
          </w:rPr>
          <w:t>simulare examen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24" w:history="1">
        <w:r w:rsidRPr="007E372D">
          <w:rPr>
            <w:rFonts w:ascii="Arial" w:hAnsi="Arial" w:cs="Arial"/>
            <w:color w:val="000000"/>
            <w:sz w:val="18"/>
          </w:rPr>
          <w:t>permis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25" w:history="1">
        <w:r w:rsidRPr="007E372D">
          <w:rPr>
            <w:rFonts w:ascii="Tahoma" w:hAnsi="Tahoma" w:cs="Tahoma"/>
            <w:b/>
            <w:bCs/>
            <w:color w:val="000000"/>
            <w:sz w:val="21"/>
          </w:rPr>
          <w:t>900. Există situaţii când conducătorul de autovehicul acordă prioritate de trecere bicicletei sau unui vehicul cu tracţiune animală?</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nu, legislaţia rutieră nu prevede asemenea situaţii;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conducătorii de autovehicule au întotdeauna prioritate;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da.</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26" w:history="1">
        <w:r w:rsidRPr="007E372D">
          <w:rPr>
            <w:rFonts w:ascii="Arial" w:hAnsi="Arial" w:cs="Arial"/>
            <w:color w:val="000000"/>
            <w:sz w:val="18"/>
          </w:rPr>
          <w:t>examen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27" w:history="1">
        <w:r w:rsidRPr="007E372D">
          <w:rPr>
            <w:rFonts w:ascii="Arial" w:hAnsi="Arial" w:cs="Arial"/>
            <w:b/>
            <w:bCs/>
            <w:color w:val="000000"/>
            <w:sz w:val="18"/>
          </w:rPr>
          <w:t>chestionare auto 2014</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28" w:history="1">
        <w:r w:rsidRPr="007E372D">
          <w:rPr>
            <w:rFonts w:ascii="Tahoma" w:hAnsi="Tahoma" w:cs="Tahoma"/>
            <w:b/>
            <w:bCs/>
            <w:color w:val="000000"/>
            <w:sz w:val="21"/>
          </w:rPr>
          <w:t>2840. Care este rolul termostatului?</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permite pornirea uşoară a motorului la temperaturi scăzute;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închide şi deschide circuitul lichidului de răcire la anumite temperaturi;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asigură răcirea lichidului de frânare.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23% | Tags:</w:t>
      </w:r>
      <w:r w:rsidRPr="007E372D">
        <w:rPr>
          <w:rFonts w:ascii="Arial" w:hAnsi="Arial" w:cs="Arial"/>
          <w:color w:val="222222"/>
          <w:sz w:val="18"/>
        </w:rPr>
        <w:t> </w:t>
      </w:r>
      <w:hyperlink r:id="rId2129" w:history="1">
        <w:r w:rsidRPr="007E372D">
          <w:rPr>
            <w:rFonts w:ascii="Arial" w:hAnsi="Arial" w:cs="Arial"/>
            <w:b/>
            <w:bCs/>
            <w:color w:val="000000"/>
            <w:sz w:val="18"/>
          </w:rPr>
          <w:t>www drpciv chestionare</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30" w:history="1">
        <w:r w:rsidRPr="007E372D">
          <w:rPr>
            <w:rFonts w:ascii="Arial" w:hAnsi="Arial" w:cs="Arial"/>
            <w:b/>
            <w:bCs/>
            <w:color w:val="000000"/>
            <w:sz w:val="18"/>
          </w:rPr>
          <w:t>simulare examen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31" w:history="1">
        <w:r w:rsidRPr="007E372D">
          <w:rPr>
            <w:rFonts w:ascii="Tahoma" w:hAnsi="Tahoma" w:cs="Tahoma"/>
            <w:b/>
            <w:bCs/>
            <w:color w:val="000000"/>
            <w:sz w:val="21"/>
          </w:rPr>
          <w:t>25. Ce obligaţie aveţi dacă întâlniţi într-o intersecţie indicatorul „Înainte sau la stânga“ şi semaforul se află pe culoarea verde?</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circulaţi înainte sau la stânga;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circulaţi numai înainte;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circulaţi în orice direcţie, deoarece semnalul verde vă permite acest lucru.</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32" w:history="1">
        <w:r w:rsidRPr="007E372D">
          <w:rPr>
            <w:rFonts w:ascii="Arial" w:hAnsi="Arial" w:cs="Arial"/>
            <w:b/>
            <w:bCs/>
            <w:color w:val="000000"/>
            <w:sz w:val="18"/>
          </w:rPr>
          <w:t>examen permis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33" w:history="1">
        <w:r w:rsidRPr="007E372D">
          <w:rPr>
            <w:rFonts w:ascii="Arial" w:hAnsi="Arial" w:cs="Arial"/>
            <w:color w:val="000000"/>
            <w:sz w:val="18"/>
          </w:rPr>
          <w:t>permis auto categoria B1</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134" w:history="1">
        <w:r>
          <w:rPr>
            <w:noProof/>
          </w:rPr>
          <w:pict>
            <v:shape id="Picture 243" o:spid="_x0000_s1261" type="#_x0000_t75" alt="http://e-drpciv.ro/poze2/908.jpg" href="http://e-drpciv.ro/poze2/908.j" style="position:absolute;margin-left:65pt;margin-top:0;width:105pt;height:78.75pt;z-index:251898880;visibility:visible;mso-wrap-distance-left:0;mso-wrap-distance-right:0;mso-position-horizontal:right;mso-position-horizontal-relative:text;mso-position-vertical-relative:line" o:allowoverlap="f" o:button="t">
              <v:fill o:detectmouseclick="t"/>
              <v:imagedata r:id="rId2135"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36" w:history="1">
        <w:r w:rsidRPr="007E372D">
          <w:rPr>
            <w:rFonts w:ascii="Tahoma" w:hAnsi="Tahoma" w:cs="Tahoma"/>
            <w:b/>
            <w:bCs/>
            <w:color w:val="000000"/>
            <w:sz w:val="21"/>
          </w:rPr>
          <w:t>908. Care este ordinea de trecere prin intersecţie a autoturismelor?</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roşu, verde, albastru;</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verde, albastru, roşu;</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albastru, verde, roşu.</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37" w:history="1">
        <w:r w:rsidRPr="007E372D">
          <w:rPr>
            <w:rFonts w:ascii="Arial" w:hAnsi="Arial" w:cs="Arial"/>
            <w:b/>
            <w:bCs/>
            <w:color w:val="000000"/>
            <w:sz w:val="18"/>
          </w:rPr>
          <w:t>examen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38" w:history="1">
        <w:r w:rsidRPr="007E372D">
          <w:rPr>
            <w:rFonts w:ascii="Arial" w:hAnsi="Arial" w:cs="Arial"/>
            <w:color w:val="000000"/>
            <w:sz w:val="18"/>
          </w:rPr>
          <w:t>intrebari drpciv</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39" w:history="1">
        <w:r w:rsidRPr="007E372D">
          <w:rPr>
            <w:rFonts w:ascii="Tahoma" w:hAnsi="Tahoma" w:cs="Tahoma"/>
            <w:b/>
            <w:bCs/>
            <w:color w:val="000000"/>
            <w:sz w:val="21"/>
          </w:rPr>
          <w:t>667. Cum procedează conducătorul de autovehicul când, la apropierea de o trecere la nivel cu calea ferată fără bariere, luminile roşii din dreptul indicatorului de atenţie în cruce se aprind şi se sting alternativ?</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reduce viteza şi opreşte numai în cazul apropierii trenului;</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opreşte vehiculul fără a depăşi indicatorul;</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reduce viteza şi, după ce se asigură, îşi continuă deplasarea.</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40" w:history="1">
        <w:r w:rsidRPr="007E372D">
          <w:rPr>
            <w:rFonts w:ascii="Arial" w:hAnsi="Arial" w:cs="Arial"/>
            <w:b/>
            <w:bCs/>
            <w:color w:val="000000"/>
            <w:sz w:val="18"/>
          </w:rPr>
          <w:t>chestionare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41" w:history="1">
        <w:r w:rsidRPr="007E372D">
          <w:rPr>
            <w:rFonts w:ascii="Arial" w:hAnsi="Arial" w:cs="Arial"/>
            <w:color w:val="000000"/>
            <w:sz w:val="18"/>
          </w:rPr>
          <w:t>intrebari cat b1</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42" w:history="1">
        <w:r w:rsidRPr="007E372D">
          <w:rPr>
            <w:rFonts w:ascii="Tahoma" w:hAnsi="Tahoma" w:cs="Tahoma"/>
            <w:b/>
            <w:bCs/>
            <w:color w:val="000000"/>
            <w:sz w:val="21"/>
          </w:rPr>
          <w:t>236. La întâlnirea unui vehicul cu un ansamblu de vehicule, pe un drum public îngust, unde trecerea din sensuri opuse este imposibilă sau periculoasă, va manevra cu spatele: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ansamblul de vehicule;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vehiculul;</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la libera înţelegere.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3 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43" w:history="1">
        <w:r w:rsidRPr="007E372D">
          <w:rPr>
            <w:rFonts w:ascii="Arial" w:hAnsi="Arial" w:cs="Arial"/>
            <w:color w:val="000000"/>
            <w:sz w:val="18"/>
          </w:rPr>
          <w:t>teste auto chestionare</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44" w:history="1">
        <w:r w:rsidRPr="007E372D">
          <w:rPr>
            <w:rFonts w:ascii="Arial" w:hAnsi="Arial" w:cs="Arial"/>
            <w:color w:val="000000"/>
            <w:sz w:val="18"/>
          </w:rPr>
          <w:t>permis auto categoria B</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45" w:history="1">
        <w:r w:rsidRPr="007E372D">
          <w:rPr>
            <w:rFonts w:ascii="Tahoma" w:hAnsi="Tahoma" w:cs="Tahoma"/>
            <w:b/>
            <w:bCs/>
            <w:color w:val="000000"/>
            <w:sz w:val="21"/>
          </w:rPr>
          <w:t>1028. Cum trebuie să procedaţi când ajungeţi în spatele unui tramvai oprit într-o staţie fără refugiu pentru pietoni?</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opriţi în dreptul ultimei uşi;</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opriţi în spatele acestuia şi să vă reluaţi deplasarea numai după ce uşile tramvaiului au fost închise;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opriţi la o distanţă de 25 m de tramvai.</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1 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46" w:history="1">
        <w:r w:rsidRPr="007E372D">
          <w:rPr>
            <w:rFonts w:ascii="Arial" w:hAnsi="Arial" w:cs="Arial"/>
            <w:b/>
            <w:bCs/>
            <w:color w:val="000000"/>
            <w:sz w:val="18"/>
          </w:rPr>
          <w:t>intrebari cat TR</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47" w:history="1">
        <w:r w:rsidRPr="007E372D">
          <w:rPr>
            <w:rFonts w:ascii="Arial" w:hAnsi="Arial" w:cs="Arial"/>
            <w:b/>
            <w:bCs/>
            <w:color w:val="000000"/>
            <w:sz w:val="18"/>
          </w:rPr>
          <w:t>chestionare drpciv</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48" w:history="1">
        <w:r w:rsidRPr="007E372D">
          <w:rPr>
            <w:rFonts w:ascii="Tahoma" w:hAnsi="Tahoma" w:cs="Tahoma"/>
            <w:b/>
            <w:bCs/>
            <w:color w:val="000000"/>
            <w:sz w:val="21"/>
          </w:rPr>
          <w:t>616. Imobilizarea unui vehicul de către poliţistul rutier se dispune: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pentru lipsa triunghiurilor reflectorizante;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pentru lipsa trusei medicale de prim ajutor;</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pentru refuzul de legitimare.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6 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49" w:history="1">
        <w:r w:rsidRPr="007E372D">
          <w:rPr>
            <w:rFonts w:ascii="Arial" w:hAnsi="Arial" w:cs="Arial"/>
            <w:b/>
            <w:bCs/>
            <w:color w:val="000000"/>
            <w:sz w:val="18"/>
          </w:rPr>
          <w:t>chestionare auto tr</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50" w:history="1">
        <w:r w:rsidRPr="007E372D">
          <w:rPr>
            <w:rFonts w:ascii="Arial" w:hAnsi="Arial" w:cs="Arial"/>
            <w:color w:val="000000"/>
            <w:sz w:val="18"/>
          </w:rPr>
          <w:t>chestionare auto 2014</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51" w:history="1">
        <w:r w:rsidRPr="007E372D">
          <w:rPr>
            <w:rFonts w:ascii="Tahoma" w:hAnsi="Tahoma" w:cs="Tahoma"/>
            <w:b/>
            <w:bCs/>
            <w:color w:val="000000"/>
            <w:sz w:val="21"/>
          </w:rPr>
          <w:t>181. Ce obligaţii vă revin la executarea manevrei de trecere a vehiculului de pe o bandă pe alta?</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semnalizaţi din timp şi să vă asiguraţi că puteţi efectua manevra fără a perturba circulaţia sau fără a pune în pericol siguranţa celorlalţi participanţi la trafic;</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vă asiguraţi din spate;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vă asiguraţi din faţă şi din spate.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52" w:history="1">
        <w:r w:rsidRPr="007E372D">
          <w:rPr>
            <w:rFonts w:ascii="Arial" w:hAnsi="Arial" w:cs="Arial"/>
            <w:color w:val="000000"/>
            <w:sz w:val="18"/>
          </w:rPr>
          <w:t>chestionare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53" w:history="1">
        <w:r w:rsidRPr="007E372D">
          <w:rPr>
            <w:rFonts w:ascii="Arial" w:hAnsi="Arial" w:cs="Arial"/>
            <w:color w:val="000000"/>
            <w:sz w:val="18"/>
          </w:rPr>
          <w:t>examen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154" w:history="1">
        <w:r>
          <w:rPr>
            <w:noProof/>
          </w:rPr>
          <w:pict>
            <v:shape id="Picture 244" o:spid="_x0000_s1262" type="#_x0000_t75" alt="http://e-drpciv.ro/poze2/924.jpg" href="http://e-drpciv.ro/poze2/924.j" style="position:absolute;margin-left:65pt;margin-top:0;width:105pt;height:78.75pt;z-index:251899904;visibility:visible;mso-wrap-distance-left:0;mso-wrap-distance-right:0;mso-position-horizontal:right;mso-position-horizontal-relative:text;mso-position-vertical-relative:line" o:allowoverlap="f" o:button="t">
              <v:fill o:detectmouseclick="t"/>
              <v:imagedata r:id="rId2155"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56" w:history="1">
        <w:r w:rsidRPr="007E372D">
          <w:rPr>
            <w:rFonts w:ascii="Tahoma" w:hAnsi="Tahoma" w:cs="Tahoma"/>
            <w:b/>
            <w:bCs/>
            <w:color w:val="000000"/>
            <w:sz w:val="21"/>
          </w:rPr>
          <w:t>924. Indicatorul din imagine vă avertizează că:</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aveţi prioritate de trecere faţă de circulaţia din sens invers;</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trebuie să acordaţi prioritate de trecere autovehiculelor care circulă din sens invers;</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intraţi pe un sector de drum pe care circulaţia se desfăşoară în ambele sensuri.</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7% | Tags:</w:t>
      </w:r>
      <w:r w:rsidRPr="007E372D">
        <w:rPr>
          <w:rFonts w:ascii="Arial" w:hAnsi="Arial" w:cs="Arial"/>
          <w:color w:val="222222"/>
          <w:sz w:val="18"/>
        </w:rPr>
        <w:t> </w:t>
      </w:r>
      <w:hyperlink r:id="rId2157" w:history="1">
        <w:r w:rsidRPr="007E372D">
          <w:rPr>
            <w:rFonts w:ascii="Arial" w:hAnsi="Arial" w:cs="Arial"/>
            <w:color w:val="000000"/>
            <w:sz w:val="18"/>
          </w:rPr>
          <w:t>chestionare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58" w:history="1">
        <w:r w:rsidRPr="007E372D">
          <w:rPr>
            <w:rFonts w:ascii="Arial" w:hAnsi="Arial" w:cs="Arial"/>
            <w:color w:val="000000"/>
            <w:sz w:val="18"/>
          </w:rPr>
          <w:t>permis auto categoria TR</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159" w:history="1">
        <w:r>
          <w:rPr>
            <w:noProof/>
          </w:rPr>
          <w:pict>
            <v:shape id="Picture 245" o:spid="_x0000_s1263" type="#_x0000_t75" alt="http://e-drpciv.ro/poze2/748.jpg" href="http://e-drpciv.ro/poze2/748.j" style="position:absolute;margin-left:65pt;margin-top:0;width:105pt;height:78.75pt;z-index:251900928;visibility:visible;mso-wrap-distance-left:0;mso-wrap-distance-right:0;mso-position-horizontal:right;mso-position-horizontal-relative:text;mso-position-vertical-relative:line" o:allowoverlap="f" o:button="t">
              <v:fill o:detectmouseclick="t"/>
              <v:imagedata r:id="rId2160"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61" w:history="1">
        <w:r w:rsidRPr="007E372D">
          <w:rPr>
            <w:rFonts w:ascii="Tahoma" w:hAnsi="Tahoma" w:cs="Tahoma"/>
            <w:b/>
            <w:bCs/>
            <w:color w:val="000000"/>
            <w:sz w:val="21"/>
          </w:rPr>
          <w:t>748. Camionul execută corect depăşirea autoturismului?</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 deoarece conducătorul autoturismului a semnalizat intenţia de a vira la stânga, iar spaţiul rămas liber permite trecerea camionului prin partea dreaptă;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deoarece în intersecţii depăşirea este interzisă;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deoarece depăşirea se execută numai pe partea stângă.</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3 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162" w:history="1">
        <w:r w:rsidRPr="007E372D">
          <w:rPr>
            <w:rFonts w:ascii="Arial" w:hAnsi="Arial" w:cs="Arial"/>
            <w:b/>
            <w:bCs/>
            <w:color w:val="000000"/>
            <w:sz w:val="18"/>
          </w:rPr>
          <w:t>examen 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63" w:history="1">
        <w:r w:rsidRPr="007E372D">
          <w:rPr>
            <w:rFonts w:ascii="Arial" w:hAnsi="Arial" w:cs="Arial"/>
            <w:color w:val="000000"/>
            <w:sz w:val="18"/>
          </w:rPr>
          <w:t>permis categoria b</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164" w:history="1">
        <w:r>
          <w:rPr>
            <w:noProof/>
          </w:rPr>
          <w:pict>
            <v:shape id="Picture 246" o:spid="_x0000_s1264" type="#_x0000_t75" alt="http://e-drpciv.ro/poze2/759.jpg" href="http://e-drpciv.ro/poze2/759.j" style="position:absolute;margin-left:65pt;margin-top:0;width:105pt;height:78.75pt;z-index:251901952;visibility:visible;mso-wrap-distance-left:0;mso-wrap-distance-right:0;mso-position-horizontal:right;mso-position-horizontal-relative:text;mso-position-vertical-relative:line" o:allowoverlap="f" o:button="t">
              <v:fill o:detectmouseclick="t"/>
              <v:imagedata r:id="rId2165"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66" w:history="1">
        <w:r w:rsidRPr="007E372D">
          <w:rPr>
            <w:rFonts w:ascii="Tahoma" w:hAnsi="Tahoma" w:cs="Tahoma"/>
            <w:b/>
            <w:bCs/>
            <w:color w:val="000000"/>
            <w:sz w:val="21"/>
          </w:rPr>
          <w:t>759. Ce semnificaţie are indicatorul din imagine?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urmează un sector de drum îngustat temporar;</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este interzisă schimbarea direcţiei de mers la dreapta în prima intersecţie;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urmează o intersecţie cu un drum fără prioritate.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167" w:history="1">
        <w:r w:rsidRPr="007E372D">
          <w:rPr>
            <w:rFonts w:ascii="Arial" w:hAnsi="Arial" w:cs="Arial"/>
            <w:color w:val="000000"/>
            <w:sz w:val="18"/>
          </w:rPr>
          <w:t>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68" w:history="1">
        <w:r w:rsidRPr="007E372D">
          <w:rPr>
            <w:rFonts w:ascii="Arial" w:hAnsi="Arial" w:cs="Arial"/>
            <w:color w:val="000000"/>
            <w:sz w:val="18"/>
          </w:rPr>
          <w:t>simulare examen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69" w:history="1">
        <w:r w:rsidRPr="007E372D">
          <w:rPr>
            <w:rFonts w:ascii="Tahoma" w:hAnsi="Tahoma" w:cs="Tahoma"/>
            <w:b/>
            <w:bCs/>
            <w:color w:val="000000"/>
            <w:sz w:val="21"/>
          </w:rPr>
          <w:t>746. O funcţie a bandajului este:</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de a opri hemoragia;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de a preveni murdărirea hainelor;</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de a acoperi aspectul neplăcut al rănii.</w:t>
      </w:r>
    </w:p>
    <w:p w:rsidR="00AE1230" w:rsidRPr="007E372D" w:rsidRDefault="00AE1230" w:rsidP="007E372D">
      <w:pPr>
        <w:spacing w:after="0" w:line="240" w:lineRule="auto"/>
        <w:outlineLvl w:val="1"/>
        <w:rPr>
          <w:rFonts w:ascii="Tahoma" w:hAnsi="Tahoma" w:cs="Tahoma"/>
          <w:b/>
          <w:bCs/>
          <w:color w:val="222222"/>
          <w:sz w:val="21"/>
          <w:szCs w:val="21"/>
        </w:rPr>
      </w:pPr>
      <w:hyperlink r:id="rId2170" w:history="1">
        <w:r w:rsidRPr="007E372D">
          <w:rPr>
            <w:rFonts w:ascii="Tahoma" w:hAnsi="Tahoma" w:cs="Tahoma"/>
            <w:b/>
            <w:bCs/>
            <w:color w:val="000000"/>
            <w:sz w:val="21"/>
          </w:rPr>
          <w:t>949. Pentru a acorda primul ajutor în caz de fracturi, se fac următoarele manevre:</w:t>
        </w:r>
      </w:hyperlink>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se împing fragmentele osoase care au perforat pielea;</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se fixează focarul de fractură, pentru a preveni mişcarea fragmentelor osoase în timpul imobilizării membrului, în atele care să fie destul de lungi pentru a prinde articulaţia de deasupra şi cea de dedesubtul focarului de fractură;</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se imobilizează fractura cu feşe sterile.</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71" w:history="1">
        <w:r w:rsidRPr="007E372D">
          <w:rPr>
            <w:rFonts w:ascii="Tahoma" w:hAnsi="Tahoma" w:cs="Tahoma"/>
            <w:b/>
            <w:bCs/>
            <w:color w:val="000000"/>
            <w:sz w:val="21"/>
          </w:rPr>
          <w:t>2490. Ce rol are ambreajul?</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comandă mărirea turaţiei motorului, în funcţie de sarcina transportată;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asigură viteze diferite ale roţilor motoare la parcurgerea curbelor;</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realizează cuplarea progresivă şi decuplarea motorului de restul transmisiei.</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3 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22% | Tags:</w:t>
      </w:r>
      <w:r w:rsidRPr="007E372D">
        <w:rPr>
          <w:rFonts w:ascii="Arial" w:hAnsi="Arial" w:cs="Arial"/>
          <w:color w:val="222222"/>
          <w:sz w:val="18"/>
        </w:rPr>
        <w:t> </w:t>
      </w:r>
      <w:hyperlink r:id="rId2172" w:history="1">
        <w:r w:rsidRPr="007E372D">
          <w:rPr>
            <w:rFonts w:ascii="Arial" w:hAnsi="Arial" w:cs="Arial"/>
            <w:color w:val="000000"/>
            <w:sz w:val="18"/>
          </w:rPr>
          <w:t>teste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73" w:history="1">
        <w:r w:rsidRPr="007E372D">
          <w:rPr>
            <w:rFonts w:ascii="Arial" w:hAnsi="Arial" w:cs="Arial"/>
            <w:b/>
            <w:bCs/>
            <w:color w:val="000000"/>
            <w:sz w:val="18"/>
          </w:rPr>
          <w:t>examen permis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74" w:history="1">
        <w:r w:rsidRPr="007E372D">
          <w:rPr>
            <w:rFonts w:ascii="Tahoma" w:hAnsi="Tahoma" w:cs="Tahoma"/>
            <w:b/>
            <w:bCs/>
            <w:color w:val="000000"/>
            <w:sz w:val="21"/>
          </w:rPr>
          <w:t>10. În rănile cu hemoragie se va avea în vedere, în faza iniţială:</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curăţarea şi pansarea rănii;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pansarea rănii;</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oprirea hemoragiei.</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175" w:history="1">
        <w:r w:rsidRPr="007E372D">
          <w:rPr>
            <w:rFonts w:ascii="Arial" w:hAnsi="Arial" w:cs="Arial"/>
            <w:color w:val="000000"/>
            <w:sz w:val="18"/>
          </w:rPr>
          <w:t>intrebari categoria tr</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76" w:history="1">
        <w:r w:rsidRPr="007E372D">
          <w:rPr>
            <w:rFonts w:ascii="Arial" w:hAnsi="Arial" w:cs="Arial"/>
            <w:color w:val="000000"/>
            <w:sz w:val="18"/>
          </w:rPr>
          <w:t>examen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77" w:history="1">
        <w:r w:rsidRPr="007E372D">
          <w:rPr>
            <w:rFonts w:ascii="Tahoma" w:hAnsi="Tahoma" w:cs="Tahoma"/>
            <w:b/>
            <w:bCs/>
            <w:color w:val="000000"/>
            <w:sz w:val="21"/>
          </w:rPr>
          <w:t>197. Ce semnificaţie are marcajul longitudinal aplicat sub forma unei linii continue pe axul drumurilor publice?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ajută conducătorii auto să se orienteze pe timp de noapte;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permite încălcarea lui de către conducătorii de vehicule;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permite depăşirea vehiculelor.</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178" w:history="1">
        <w:r w:rsidRPr="007E372D">
          <w:rPr>
            <w:rFonts w:ascii="Arial" w:hAnsi="Arial" w:cs="Arial"/>
            <w:b/>
            <w:bCs/>
            <w:color w:val="000000"/>
            <w:sz w:val="18"/>
          </w:rPr>
          <w:t>examen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79" w:history="1">
        <w:r w:rsidRPr="007E372D">
          <w:rPr>
            <w:rFonts w:ascii="Arial" w:hAnsi="Arial" w:cs="Arial"/>
            <w:b/>
            <w:bCs/>
            <w:color w:val="000000"/>
            <w:sz w:val="18"/>
          </w:rPr>
          <w:t>permis auto cat tr</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80" w:history="1">
        <w:r w:rsidRPr="007E372D">
          <w:rPr>
            <w:rFonts w:ascii="Tahoma" w:hAnsi="Tahoma" w:cs="Tahoma"/>
            <w:b/>
            <w:bCs/>
            <w:color w:val="000000"/>
            <w:sz w:val="21"/>
          </w:rPr>
          <w:t>848. Este permisă staţionarea vehiculelor în zona de acţiune a indicatorului „Drum îngustat“?</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legea nu prevede nimic cu privire la acest aspect.</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181" w:history="1">
        <w:r w:rsidRPr="007E372D">
          <w:rPr>
            <w:rFonts w:ascii="Arial" w:hAnsi="Arial" w:cs="Arial"/>
            <w:b/>
            <w:bCs/>
            <w:color w:val="000000"/>
            <w:sz w:val="18"/>
          </w:rPr>
          <w:t>examen auto categoria B</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82" w:history="1">
        <w:r w:rsidRPr="007E372D">
          <w:rPr>
            <w:rFonts w:ascii="Arial" w:hAnsi="Arial" w:cs="Arial"/>
            <w:color w:val="000000"/>
            <w:sz w:val="18"/>
          </w:rPr>
          <w:t>simulare examen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83" w:history="1">
        <w:r w:rsidRPr="007E372D">
          <w:rPr>
            <w:rFonts w:ascii="Tahoma" w:hAnsi="Tahoma" w:cs="Tahoma"/>
            <w:b/>
            <w:bCs/>
            <w:color w:val="000000"/>
            <w:sz w:val="21"/>
          </w:rPr>
          <w:t>3761. Cui îi revine obligaţia efectuării inspecţiilor tehnice periodice, precum şi a respectării periodicităţii acestora?</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unităţilor service;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deţinătorului legal al autovehiculului;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Registrului Auto Român.</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1 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21% | Tags:</w:t>
      </w:r>
      <w:r w:rsidRPr="007E372D">
        <w:rPr>
          <w:rFonts w:ascii="Arial" w:hAnsi="Arial" w:cs="Arial"/>
          <w:color w:val="222222"/>
          <w:sz w:val="18"/>
        </w:rPr>
        <w:t> </w:t>
      </w:r>
      <w:hyperlink r:id="rId2184" w:history="1">
        <w:r w:rsidRPr="007E372D">
          <w:rPr>
            <w:rFonts w:ascii="Arial" w:hAnsi="Arial" w:cs="Arial"/>
            <w:color w:val="000000"/>
            <w:sz w:val="18"/>
          </w:rPr>
          <w:t>drpciv.ro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85" w:history="1">
        <w:r w:rsidRPr="007E372D">
          <w:rPr>
            <w:rFonts w:ascii="Arial" w:hAnsi="Arial" w:cs="Arial"/>
            <w:b/>
            <w:bCs/>
            <w:color w:val="000000"/>
            <w:sz w:val="18"/>
          </w:rPr>
          <w:t>examen permis</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186" w:history="1">
        <w:r>
          <w:rPr>
            <w:noProof/>
          </w:rPr>
          <w:pict>
            <v:shape id="Picture 247" o:spid="_x0000_s1265" type="#_x0000_t75" alt="http://e-drpciv.ro/poze2/311.jpg" href="http://e-drpciv.ro/poze2/311.j" style="position:absolute;margin-left:65pt;margin-top:0;width:105pt;height:78.75pt;z-index:251902976;visibility:visible;mso-wrap-distance-left:0;mso-wrap-distance-right:0;mso-position-horizontal:right;mso-position-horizontal-relative:text;mso-position-vertical-relative:line" o:allowoverlap="f" o:button="t">
              <v:fill o:detectmouseclick="t"/>
              <v:imagedata r:id="rId2187"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88" w:history="1">
        <w:r w:rsidRPr="007E372D">
          <w:rPr>
            <w:rFonts w:ascii="Tahoma" w:hAnsi="Tahoma" w:cs="Tahoma"/>
            <w:b/>
            <w:bCs/>
            <w:color w:val="000000"/>
            <w:sz w:val="21"/>
          </w:rPr>
          <w:t>311. Este permisă depăşirea în situaţia dată?</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 deoarece axul drumului este marcat cu linie continuă;</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da, deoarece linia discontinuă vă este cea mai apropiată de direcţia de mers;</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deoarece autovehiculul din faţă nu vă permite depăşirea.</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189" w:history="1">
        <w:r w:rsidRPr="007E372D">
          <w:rPr>
            <w:rFonts w:ascii="Arial" w:hAnsi="Arial" w:cs="Arial"/>
            <w:b/>
            <w:bCs/>
            <w:color w:val="000000"/>
            <w:sz w:val="18"/>
          </w:rPr>
          <w:t>examen auto cat B1</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90" w:history="1">
        <w:r w:rsidRPr="007E372D">
          <w:rPr>
            <w:rFonts w:ascii="Arial" w:hAnsi="Arial" w:cs="Arial"/>
            <w:color w:val="000000"/>
            <w:sz w:val="18"/>
          </w:rPr>
          <w:t>permis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91" w:history="1">
        <w:r w:rsidRPr="007E372D">
          <w:rPr>
            <w:rFonts w:ascii="Tahoma" w:hAnsi="Tahoma" w:cs="Tahoma"/>
            <w:b/>
            <w:bCs/>
            <w:color w:val="000000"/>
            <w:sz w:val="21"/>
          </w:rPr>
          <w:t>450. Cum trebuie să aveţi reglat sistemul de lumini pentru circulaţia pe timp de noapte?</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astfel încât să vedeţi şi să fiţi văzut, fără a-i stânjeni pe ceilalţi participanţi la trafic;</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vedeţi cât mai bine în faţă, indiferent dacă sunt deranjaţi ceilalţi participanţi la trafic cu care vă întersectaţi;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asiguraţi, cel puţin, funcţionarea farului din partea dreaptă.</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192" w:history="1">
        <w:r w:rsidRPr="007E372D">
          <w:rPr>
            <w:rFonts w:ascii="Arial" w:hAnsi="Arial" w:cs="Arial"/>
            <w:b/>
            <w:bCs/>
            <w:color w:val="000000"/>
            <w:sz w:val="18"/>
          </w:rPr>
          <w:t>examen auto cat TR</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93" w:history="1">
        <w:r w:rsidRPr="007E372D">
          <w:rPr>
            <w:rFonts w:ascii="Arial" w:hAnsi="Arial" w:cs="Arial"/>
            <w:b/>
            <w:bCs/>
            <w:color w:val="000000"/>
            <w:sz w:val="18"/>
          </w:rPr>
          <w:t>examen permis</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94" w:history="1">
        <w:r w:rsidRPr="007E372D">
          <w:rPr>
            <w:rFonts w:ascii="Tahoma" w:hAnsi="Tahoma" w:cs="Tahoma"/>
            <w:b/>
            <w:bCs/>
            <w:color w:val="000000"/>
            <w:sz w:val="21"/>
          </w:rPr>
          <w:t>745. Care dintre faptele de mai jos, comise într-un interval de 12 luni de la restituirea permisului de conducere, atrag sancţiunea contravenţională de suspendare a exercitării dreptului de a conduce autovehicule, pentru 60 de zile?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încălcarea dispoziţiilor legale cu privire la semnalizarea schimbării direcţiei de mers;</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încălcarea dispoziţiilor legale cu privire la folosirea luminilor din dotare pe timp de noapte;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acumularea din nou a cel puţin 15 puncte de penalizare.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195" w:history="1">
        <w:r w:rsidRPr="007E372D">
          <w:rPr>
            <w:rFonts w:ascii="Arial" w:hAnsi="Arial" w:cs="Arial"/>
            <w:b/>
            <w:bCs/>
            <w:color w:val="000000"/>
            <w:sz w:val="18"/>
          </w:rPr>
          <w:t>examen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96" w:history="1">
        <w:r w:rsidRPr="007E372D">
          <w:rPr>
            <w:rFonts w:ascii="Arial" w:hAnsi="Arial" w:cs="Arial"/>
            <w:color w:val="000000"/>
            <w:sz w:val="18"/>
          </w:rPr>
          <w:t>examen auto cat tr</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197" w:history="1">
        <w:r w:rsidRPr="007E372D">
          <w:rPr>
            <w:rFonts w:ascii="Tahoma" w:hAnsi="Tahoma" w:cs="Tahoma"/>
            <w:b/>
            <w:bCs/>
            <w:color w:val="000000"/>
            <w:sz w:val="21"/>
          </w:rPr>
          <w:t>20. Ce obligaţii are conducătorul de vehicul care intenţionează să intre pe prima stradă la dreapta, într-o intersecţie cu sens giratoriu?</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ocoleşte sensul giratoriu, apoi schimbă direcţia de mers spre dreapta;</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semnalizează intenţia de a executa manevra, se asigură, se angajează cât mai aproape de marginea din dreapta, apoi intră pe strada respectivă;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opreşte autovehiculul, se asigură şi execută schimbarea direcţiei de mers spre dreapta.</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198" w:history="1">
        <w:r w:rsidRPr="007E372D">
          <w:rPr>
            <w:rFonts w:ascii="Arial" w:hAnsi="Arial" w:cs="Arial"/>
            <w:color w:val="000000"/>
            <w:sz w:val="18"/>
          </w:rPr>
          <w:t>examen auto cat B1</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199" w:history="1">
        <w:r w:rsidRPr="007E372D">
          <w:rPr>
            <w:rFonts w:ascii="Arial" w:hAnsi="Arial" w:cs="Arial"/>
            <w:b/>
            <w:bCs/>
            <w:color w:val="000000"/>
            <w:sz w:val="18"/>
          </w:rPr>
          <w:t>raspunsuri drpciv</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00" w:history="1">
        <w:r w:rsidRPr="007E372D">
          <w:rPr>
            <w:rFonts w:ascii="Tahoma" w:hAnsi="Tahoma" w:cs="Tahoma"/>
            <w:b/>
            <w:bCs/>
            <w:color w:val="000000"/>
            <w:sz w:val="21"/>
          </w:rPr>
          <w:t>603. Într-o intersecţie, prezenţa unei ambulanţe ce se deplasează la o intervenţie obligă pe ceilalţi conducători:</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reducă viteza şi să-şi continue drumul cu atenţie;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respecte semnificaţia culorii semaforului;</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acorde prioritate de trecere ambulanţei.</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201" w:history="1">
        <w:r w:rsidRPr="007E372D">
          <w:rPr>
            <w:rFonts w:ascii="Arial" w:hAnsi="Arial" w:cs="Arial"/>
            <w:b/>
            <w:bCs/>
            <w:color w:val="000000"/>
            <w:sz w:val="18"/>
          </w:rPr>
          <w:t>examen sala</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02" w:history="1">
        <w:r w:rsidRPr="007E372D">
          <w:rPr>
            <w:rFonts w:ascii="Arial" w:hAnsi="Arial" w:cs="Arial"/>
            <w:color w:val="000000"/>
            <w:sz w:val="18"/>
          </w:rPr>
          <w:t>chestionare drpciv</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03" w:history="1">
        <w:r w:rsidRPr="007E372D">
          <w:rPr>
            <w:rFonts w:ascii="Tahoma" w:hAnsi="Tahoma" w:cs="Tahoma"/>
            <w:b/>
            <w:bCs/>
            <w:color w:val="000000"/>
            <w:sz w:val="21"/>
          </w:rPr>
          <w:t>3716. După o pană de cauciuc, ai fost nevoit să montezi roata de rezervă. Ce trebuie să ai în vedere la continuarea drumului?</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nu conduci cu o viteză mai mare de 80 km/h;</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nu conduci cu roata de rezervă mai mult decât este necesar;</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nu iei persoane de ocazie în autovehicul.</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4 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21% | Tags:</w:t>
      </w:r>
      <w:r w:rsidRPr="007E372D">
        <w:rPr>
          <w:rFonts w:ascii="Arial" w:hAnsi="Arial" w:cs="Arial"/>
          <w:color w:val="222222"/>
          <w:sz w:val="18"/>
        </w:rPr>
        <w:t> </w:t>
      </w:r>
      <w:hyperlink r:id="rId2204" w:history="1">
        <w:r w:rsidRPr="007E372D">
          <w:rPr>
            <w:rFonts w:ascii="Arial" w:hAnsi="Arial" w:cs="Arial"/>
            <w:color w:val="000000"/>
            <w:sz w:val="18"/>
          </w:rPr>
          <w:t>chestionare auto B</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05" w:history="1">
        <w:r w:rsidRPr="007E372D">
          <w:rPr>
            <w:rFonts w:ascii="Arial" w:hAnsi="Arial" w:cs="Arial"/>
            <w:color w:val="000000"/>
            <w:sz w:val="18"/>
          </w:rPr>
          <w:t>examen drpciv</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06" w:history="1">
        <w:r w:rsidRPr="007E372D">
          <w:rPr>
            <w:rFonts w:ascii="Tahoma" w:hAnsi="Tahoma" w:cs="Tahoma"/>
            <w:b/>
            <w:bCs/>
            <w:color w:val="000000"/>
            <w:sz w:val="21"/>
          </w:rPr>
          <w:t>322. Copiii cu vârste de până la 12 ani pot fi transportaţi:</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pe scaunul din faţă al autovehiculului, dacă sunt ţinuţi în braţe de persoane majore;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pe scaunul din faţă al autovehiculului, având fixată centura de siguranţă;</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pe bancheta din spate a autovehiculului, având fixată centura de siguranţă, adaptată greutăţii şi dimensiunilor lor.</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7 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207" w:history="1">
        <w:r w:rsidRPr="007E372D">
          <w:rPr>
            <w:rFonts w:ascii="Arial" w:hAnsi="Arial" w:cs="Arial"/>
            <w:color w:val="000000"/>
            <w:sz w:val="18"/>
          </w:rPr>
          <w:t>examen 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08" w:history="1">
        <w:r w:rsidRPr="007E372D">
          <w:rPr>
            <w:rFonts w:ascii="Arial" w:hAnsi="Arial" w:cs="Arial"/>
            <w:b/>
            <w:bCs/>
            <w:color w:val="000000"/>
            <w:sz w:val="18"/>
          </w:rPr>
          <w:t>examen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209" w:history="1">
        <w:r>
          <w:rPr>
            <w:noProof/>
          </w:rPr>
          <w:pict>
            <v:shape id="Picture 248" o:spid="_x0000_s1266" type="#_x0000_t75" alt="http://e-drpciv.ro/poze2/663.jpg" href="http://e-drpciv.ro/poze2/663.j" style="position:absolute;margin-left:65pt;margin-top:0;width:105pt;height:78.75pt;z-index:251904000;visibility:visible;mso-wrap-distance-left:0;mso-wrap-distance-right:0;mso-position-horizontal:right;mso-position-horizontal-relative:text;mso-position-vertical-relative:line" o:allowoverlap="f" o:button="t">
              <v:fill o:detectmouseclick="t"/>
              <v:imagedata r:id="rId2210"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11" w:history="1">
        <w:r w:rsidRPr="007E372D">
          <w:rPr>
            <w:rFonts w:ascii="Tahoma" w:hAnsi="Tahoma" w:cs="Tahoma"/>
            <w:b/>
            <w:bCs/>
            <w:color w:val="000000"/>
            <w:sz w:val="21"/>
          </w:rPr>
          <w:t>663. Ce indică semnalul poliţistului?</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oprire;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măriţi viteza;</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reduceţi viteza.</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212" w:history="1">
        <w:r w:rsidRPr="007E372D">
          <w:rPr>
            <w:rFonts w:ascii="Arial" w:hAnsi="Arial" w:cs="Arial"/>
            <w:b/>
            <w:bCs/>
            <w:color w:val="000000"/>
            <w:sz w:val="18"/>
          </w:rPr>
          <w:t>drpciv.ro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13" w:history="1">
        <w:r w:rsidRPr="007E372D">
          <w:rPr>
            <w:rFonts w:ascii="Arial" w:hAnsi="Arial" w:cs="Arial"/>
            <w:b/>
            <w:bCs/>
            <w:color w:val="000000"/>
            <w:sz w:val="18"/>
          </w:rPr>
          <w:t>permis categoria tr</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214" w:history="1">
        <w:r>
          <w:rPr>
            <w:noProof/>
          </w:rPr>
          <w:pict>
            <v:shape id="Picture 249" o:spid="_x0000_s1267" type="#_x0000_t75" alt="http://e-drpciv.ro/poze2/960.jpg" href="http://e-drpciv.ro/poze2/960.j" style="position:absolute;margin-left:65pt;margin-top:0;width:105pt;height:78.75pt;z-index:251905024;visibility:visible;mso-wrap-distance-left:0;mso-wrap-distance-right:0;mso-position-horizontal:right;mso-position-horizontal-relative:text;mso-position-vertical-relative:line" o:allowoverlap="f" o:button="t">
              <v:fill o:detectmouseclick="t"/>
              <v:imagedata r:id="rId2215"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16" w:history="1">
        <w:r w:rsidRPr="007E372D">
          <w:rPr>
            <w:rFonts w:ascii="Tahoma" w:hAnsi="Tahoma" w:cs="Tahoma"/>
            <w:b/>
            <w:bCs/>
            <w:color w:val="000000"/>
            <w:sz w:val="21"/>
          </w:rPr>
          <w:t>960. În ce ordine vor trece autovehiculele prin intersecţia prezentată?</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autoturismul, autocamionul, motocicleta;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autocamionul, autoturismul, motocicleta;</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autoturismul, motocicleta, autocamionul.</w:t>
      </w:r>
    </w:p>
    <w:p w:rsidR="00AE1230" w:rsidRPr="007E372D" w:rsidRDefault="00AE1230" w:rsidP="007E372D">
      <w:pPr>
        <w:shd w:val="clear" w:color="auto" w:fill="C9DBE7"/>
        <w:spacing w:after="0" w:line="240" w:lineRule="auto"/>
        <w:rPr>
          <w:ins w:id="3045" w:author="Unknown"/>
          <w:rFonts w:ascii="Arial" w:hAnsi="Arial" w:cs="Arial"/>
          <w:color w:val="000000"/>
          <w:sz w:val="18"/>
          <w:szCs w:val="18"/>
        </w:rPr>
      </w:pPr>
    </w:p>
    <w:p w:rsidR="00AE1230" w:rsidRPr="007E372D" w:rsidRDefault="00AE1230" w:rsidP="007E372D">
      <w:pPr>
        <w:shd w:val="clear" w:color="auto" w:fill="FCFDFD"/>
        <w:spacing w:after="0" w:line="240" w:lineRule="auto"/>
        <w:rPr>
          <w:ins w:id="3046" w:author="Unknown"/>
          <w:rFonts w:ascii="Arial" w:hAnsi="Arial" w:cs="Arial"/>
          <w:color w:val="222222"/>
          <w:sz w:val="18"/>
          <w:szCs w:val="18"/>
        </w:rPr>
      </w:pPr>
      <w:ins w:id="3047"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"http://e-drpciv.ro/poze2/547.jpg" </w:instrText>
        </w:r>
      </w:ins>
      <w:r w:rsidRPr="009316C1">
        <w:rPr>
          <w:rFonts w:ascii="Arial" w:hAnsi="Arial" w:cs="Arial"/>
          <w:color w:val="222222"/>
          <w:sz w:val="18"/>
          <w:szCs w:val="18"/>
        </w:rPr>
      </w:r>
      <w:ins w:id="3048" w:author="Unknown">
        <w:r w:rsidRPr="007E372D">
          <w:rPr>
            <w:rFonts w:ascii="Arial" w:hAnsi="Arial" w:cs="Arial"/>
            <w:color w:val="222222"/>
            <w:sz w:val="18"/>
            <w:szCs w:val="18"/>
          </w:rPr>
          <w:fldChar w:fldCharType="separate"/>
        </w:r>
      </w:ins>
      <w:r>
        <w:rPr>
          <w:noProof/>
        </w:rPr>
        <w:pict>
          <v:shape id="Picture 250" o:spid="_x0000_s1268" type="#_x0000_t75" alt="http://e-drpciv.ro/poze2/547.jpg" href="http://e-drpciv.ro/poze2/547.j" style="position:absolute;margin-left:65pt;margin-top:0;width:105pt;height:78.75pt;z-index:251906048;visibility:visible;mso-wrap-distance-left:0;mso-wrap-distance-right:0;mso-position-horizontal:right;mso-position-horizontal-relative:text;mso-position-vertical-relative:line" o:allowoverlap="f" o:button="t">
            <v:fill o:detectmouseclick="t"/>
            <v:imagedata r:id="rId2217" o:title=""/>
            <w10:wrap type="square"/>
          </v:shape>
        </w:pict>
      </w:r>
      <w:ins w:id="3049"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050" w:author="Unknown"/>
          <w:rFonts w:ascii="Tahoma" w:hAnsi="Tahoma" w:cs="Tahoma"/>
          <w:b/>
          <w:bCs/>
          <w:color w:val="222222"/>
          <w:sz w:val="21"/>
          <w:szCs w:val="21"/>
        </w:rPr>
      </w:pPr>
      <w:ins w:id="3051"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"http://e-drpciv.ro/intrebare/547/cum_trebuie_sa_procedati_in_aceasta_situatie" </w:instrText>
        </w:r>
      </w:ins>
      <w:r w:rsidRPr="009316C1">
        <w:rPr>
          <w:rFonts w:ascii="Tahoma" w:hAnsi="Tahoma" w:cs="Tahoma"/>
          <w:b/>
          <w:bCs/>
          <w:color w:val="222222"/>
          <w:sz w:val="21"/>
          <w:szCs w:val="21"/>
        </w:rPr>
      </w:r>
      <w:ins w:id="3052"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547. Cum trebuie să procedaţi în această situaţie?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053" w:author="Unknown"/>
          <w:rFonts w:ascii="Arial" w:hAnsi="Arial" w:cs="Arial"/>
          <w:color w:val="222222"/>
          <w:sz w:val="18"/>
          <w:szCs w:val="18"/>
        </w:rPr>
      </w:pPr>
      <w:ins w:id="3054"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reduceţi viteza şi vă continuaţi deplasarea;</w:t>
        </w:r>
      </w:ins>
    </w:p>
    <w:p w:rsidR="00AE1230" w:rsidRPr="007E372D" w:rsidRDefault="00AE1230" w:rsidP="007E372D">
      <w:pPr>
        <w:shd w:val="clear" w:color="auto" w:fill="33FF33"/>
        <w:spacing w:after="30" w:line="240" w:lineRule="auto"/>
        <w:rPr>
          <w:ins w:id="3055" w:author="Unknown"/>
          <w:rFonts w:ascii="Arial" w:hAnsi="Arial" w:cs="Arial"/>
          <w:color w:val="222222"/>
          <w:sz w:val="18"/>
          <w:szCs w:val="18"/>
        </w:rPr>
      </w:pPr>
      <w:ins w:id="3056"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opriţi şi aşteptaţi următorul semnal al poliţistului;</w:t>
        </w:r>
      </w:ins>
    </w:p>
    <w:p w:rsidR="00AE1230" w:rsidRPr="007E372D" w:rsidRDefault="00AE1230" w:rsidP="007E372D">
      <w:pPr>
        <w:shd w:val="clear" w:color="auto" w:fill="FCFDFD"/>
        <w:spacing w:after="30" w:line="240" w:lineRule="auto"/>
        <w:rPr>
          <w:ins w:id="3057" w:author="Unknown"/>
          <w:rFonts w:ascii="Arial" w:hAnsi="Arial" w:cs="Arial"/>
          <w:color w:val="222222"/>
          <w:sz w:val="18"/>
          <w:szCs w:val="18"/>
        </w:rPr>
      </w:pPr>
      <w:ins w:id="3058"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circulaţi obligatoriu pe direcţia indicată de braţul poliţistului.</w:t>
        </w:r>
      </w:ins>
    </w:p>
    <w:p w:rsidR="00AE1230" w:rsidRPr="007E372D" w:rsidRDefault="00AE1230" w:rsidP="007E372D">
      <w:pPr>
        <w:shd w:val="clear" w:color="auto" w:fill="C9DBE7"/>
        <w:spacing w:after="0" w:line="240" w:lineRule="auto"/>
        <w:jc w:val="center"/>
        <w:rPr>
          <w:ins w:id="3059" w:author="Unknown"/>
          <w:rFonts w:ascii="Arial" w:hAnsi="Arial" w:cs="Arial"/>
          <w:color w:val="000000"/>
          <w:sz w:val="18"/>
          <w:szCs w:val="18"/>
        </w:rPr>
      </w:pPr>
      <w:ins w:id="3060" w:author="Unknown">
        <w:r w:rsidRPr="007E372D">
          <w:rPr>
            <w:rFonts w:ascii="Arial" w:hAnsi="Arial" w:cs="Arial"/>
            <w:color w:val="000000"/>
            <w:sz w:val="18"/>
            <w:szCs w:val="18"/>
            <w:bdr w:val="none" w:sz="0" w:space="0" w:color="auto" w:frame="1"/>
          </w:rPr>
          <w:br/>
        </w:r>
      </w:ins>
    </w:p>
    <w:p w:rsidR="00AE1230" w:rsidRPr="007E372D" w:rsidRDefault="00AE1230" w:rsidP="007E372D">
      <w:pPr>
        <w:shd w:val="clear" w:color="auto" w:fill="FCFDFD"/>
        <w:spacing w:after="0" w:line="240" w:lineRule="auto"/>
        <w:rPr>
          <w:ins w:id="3061" w:author="Unknown"/>
          <w:rFonts w:ascii="Arial" w:hAnsi="Arial" w:cs="Arial"/>
          <w:color w:val="222222"/>
          <w:sz w:val="18"/>
          <w:szCs w:val="18"/>
        </w:rPr>
      </w:pPr>
      <w:ins w:id="3062"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"http://e-drpciv.ro/poze2/599.jpg" </w:instrText>
        </w:r>
      </w:ins>
      <w:r w:rsidRPr="009316C1">
        <w:rPr>
          <w:rFonts w:ascii="Arial" w:hAnsi="Arial" w:cs="Arial"/>
          <w:color w:val="222222"/>
          <w:sz w:val="18"/>
          <w:szCs w:val="18"/>
        </w:rPr>
      </w:r>
      <w:ins w:id="3063" w:author="Unknown">
        <w:r w:rsidRPr="007E372D">
          <w:rPr>
            <w:rFonts w:ascii="Arial" w:hAnsi="Arial" w:cs="Arial"/>
            <w:color w:val="222222"/>
            <w:sz w:val="18"/>
            <w:szCs w:val="18"/>
          </w:rPr>
          <w:fldChar w:fldCharType="separate"/>
        </w:r>
      </w:ins>
      <w:r>
        <w:rPr>
          <w:noProof/>
        </w:rPr>
        <w:pict>
          <v:shape id="Picture 251" o:spid="_x0000_s1269" type="#_x0000_t75" alt="http://e-drpciv.ro/poze2/599.jpg" href="http://e-drpciv.ro/poze2/599.j" style="position:absolute;margin-left:65pt;margin-top:0;width:105pt;height:78.75pt;z-index:251907072;visibility:visible;mso-wrap-distance-left:0;mso-wrap-distance-right:0;mso-position-horizontal:right;mso-position-horizontal-relative:text;mso-position-vertical-relative:line" o:allowoverlap="f" o:button="t">
            <v:fill o:detectmouseclick="t"/>
            <v:imagedata r:id="rId2218" o:title=""/>
            <w10:wrap type="square"/>
          </v:shape>
        </w:pict>
      </w:r>
      <w:ins w:id="3064"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065" w:author="Unknown"/>
          <w:rFonts w:ascii="Tahoma" w:hAnsi="Tahoma" w:cs="Tahoma"/>
          <w:b/>
          <w:bCs/>
          <w:color w:val="222222"/>
          <w:sz w:val="21"/>
          <w:szCs w:val="21"/>
        </w:rPr>
      </w:pPr>
      <w:ins w:id="3066"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"http://e-drpciv.ro/intrebare/599/ce_semnifica_indicatoarele_de_semnalizare_din_imagine" </w:instrText>
        </w:r>
      </w:ins>
      <w:r w:rsidRPr="009316C1">
        <w:rPr>
          <w:rFonts w:ascii="Tahoma" w:hAnsi="Tahoma" w:cs="Tahoma"/>
          <w:b/>
          <w:bCs/>
          <w:color w:val="222222"/>
          <w:sz w:val="21"/>
          <w:szCs w:val="21"/>
        </w:rPr>
      </w:r>
      <w:ins w:id="3067"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599. Ce semnifică indicatoarele de semnalizare din imagine?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068" w:author="Unknown"/>
          <w:rFonts w:ascii="Arial" w:hAnsi="Arial" w:cs="Arial"/>
          <w:color w:val="222222"/>
          <w:sz w:val="18"/>
          <w:szCs w:val="18"/>
        </w:rPr>
      </w:pPr>
      <w:ins w:id="3069"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„Ocolire prin stânga“;</w:t>
        </w:r>
      </w:ins>
    </w:p>
    <w:p w:rsidR="00AE1230" w:rsidRPr="007E372D" w:rsidRDefault="00AE1230" w:rsidP="007E372D">
      <w:pPr>
        <w:shd w:val="clear" w:color="auto" w:fill="33FF33"/>
        <w:spacing w:after="30" w:line="240" w:lineRule="auto"/>
        <w:rPr>
          <w:ins w:id="3070" w:author="Unknown"/>
          <w:rFonts w:ascii="Arial" w:hAnsi="Arial" w:cs="Arial"/>
          <w:color w:val="222222"/>
          <w:sz w:val="18"/>
          <w:szCs w:val="18"/>
        </w:rPr>
      </w:pPr>
      <w:ins w:id="3071"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„Panouri succesive pentru curbe deosebit de periculoase, la stânga“;</w:t>
        </w:r>
      </w:ins>
    </w:p>
    <w:p w:rsidR="00AE1230" w:rsidRPr="007E372D" w:rsidRDefault="00AE1230" w:rsidP="007E372D">
      <w:pPr>
        <w:shd w:val="clear" w:color="auto" w:fill="FCFDFD"/>
        <w:spacing w:after="30" w:line="240" w:lineRule="auto"/>
        <w:rPr>
          <w:ins w:id="3072" w:author="Unknown"/>
          <w:rFonts w:ascii="Arial" w:hAnsi="Arial" w:cs="Arial"/>
          <w:color w:val="222222"/>
          <w:sz w:val="18"/>
          <w:szCs w:val="18"/>
        </w:rPr>
      </w:pPr>
      <w:ins w:id="3073"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„Curbă la stânga“.</w:t>
        </w:r>
      </w:ins>
    </w:p>
    <w:p w:rsidR="00AE1230" w:rsidRPr="007E372D" w:rsidRDefault="00AE1230" w:rsidP="007E372D">
      <w:pPr>
        <w:shd w:val="clear" w:color="auto" w:fill="5C9CCC"/>
        <w:spacing w:after="0" w:line="240" w:lineRule="auto"/>
        <w:rPr>
          <w:ins w:id="3074" w:author="Unknown"/>
          <w:rFonts w:ascii="Arial" w:hAnsi="Arial" w:cs="Arial"/>
          <w:b/>
          <w:bCs/>
          <w:color w:val="FFFFFF"/>
          <w:sz w:val="18"/>
          <w:szCs w:val="18"/>
        </w:rPr>
      </w:pPr>
      <w:ins w:id="3075"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076" w:author="Unknown"/>
          <w:rFonts w:ascii="Arial" w:hAnsi="Arial" w:cs="Arial"/>
          <w:color w:val="222222"/>
          <w:sz w:val="18"/>
          <w:szCs w:val="18"/>
        </w:rPr>
      </w:pPr>
      <w:ins w:id="3077"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"http://e-drpciv.ro/tag/permis-categoria-b1" </w:instrText>
        </w:r>
      </w:ins>
      <w:r w:rsidRPr="009316C1">
        <w:rPr>
          <w:rFonts w:ascii="Arial" w:hAnsi="Arial" w:cs="Arial"/>
          <w:color w:val="222222"/>
          <w:sz w:val="18"/>
          <w:szCs w:val="18"/>
        </w:rPr>
      </w:r>
      <w:ins w:id="3078"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categoria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3079"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080" w:author="Unknown"/>
          <w:rFonts w:ascii="Tahoma" w:hAnsi="Tahoma" w:cs="Tahoma"/>
          <w:b/>
          <w:bCs/>
          <w:color w:val="222222"/>
          <w:sz w:val="21"/>
          <w:szCs w:val="21"/>
        </w:rPr>
      </w:pPr>
      <w:ins w:id="3081"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"http://e-drpciv.ro/intrebare/585/ce_tendinta_prezinta_un_autoturism_cu_tractiune_pe_spate_daca_accelerati_prea_puternic_in_curba" </w:instrText>
        </w:r>
      </w:ins>
      <w:r w:rsidRPr="009316C1">
        <w:rPr>
          <w:rFonts w:ascii="Tahoma" w:hAnsi="Tahoma" w:cs="Tahoma"/>
          <w:b/>
          <w:bCs/>
          <w:color w:val="222222"/>
          <w:sz w:val="21"/>
          <w:szCs w:val="21"/>
        </w:rPr>
      </w:r>
      <w:ins w:id="3082"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585. Ce tendinţă prezintă un autoturism cu tracţiune pe spate, dacă acceleraţi prea puternic în curbă?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083" w:author="Unknown"/>
          <w:rFonts w:ascii="Arial" w:hAnsi="Arial" w:cs="Arial"/>
          <w:color w:val="222222"/>
          <w:sz w:val="18"/>
          <w:szCs w:val="18"/>
        </w:rPr>
      </w:pPr>
      <w:ins w:id="3084"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autoturismul urmează, fără deviere, cursa volanului;</w:t>
        </w:r>
      </w:ins>
    </w:p>
    <w:p w:rsidR="00AE1230" w:rsidRPr="007E372D" w:rsidRDefault="00AE1230" w:rsidP="007E372D">
      <w:pPr>
        <w:shd w:val="clear" w:color="auto" w:fill="33FF33"/>
        <w:spacing w:after="30" w:line="240" w:lineRule="auto"/>
        <w:rPr>
          <w:ins w:id="3085" w:author="Unknown"/>
          <w:rFonts w:ascii="Arial" w:hAnsi="Arial" w:cs="Arial"/>
          <w:color w:val="222222"/>
          <w:sz w:val="18"/>
          <w:szCs w:val="18"/>
        </w:rPr>
      </w:pPr>
      <w:ins w:id="3086"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autoturismul tinde să derapeze cu spatele spre exteriorul curbei;</w:t>
        </w:r>
      </w:ins>
    </w:p>
    <w:p w:rsidR="00AE1230" w:rsidRPr="007E372D" w:rsidRDefault="00AE1230" w:rsidP="007E372D">
      <w:pPr>
        <w:shd w:val="clear" w:color="auto" w:fill="FCFDFD"/>
        <w:spacing w:after="30" w:line="240" w:lineRule="auto"/>
        <w:rPr>
          <w:ins w:id="3087" w:author="Unknown"/>
          <w:rFonts w:ascii="Arial" w:hAnsi="Arial" w:cs="Arial"/>
          <w:color w:val="222222"/>
          <w:sz w:val="18"/>
          <w:szCs w:val="18"/>
        </w:rPr>
      </w:pPr>
      <w:ins w:id="3088"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roţile din faţă se învârtesc în gol.</w:t>
        </w:r>
      </w:ins>
    </w:p>
    <w:p w:rsidR="00AE1230" w:rsidRPr="007E372D" w:rsidRDefault="00AE1230" w:rsidP="007E372D">
      <w:pPr>
        <w:shd w:val="clear" w:color="auto" w:fill="5C9CCC"/>
        <w:spacing w:after="0" w:line="240" w:lineRule="auto"/>
        <w:rPr>
          <w:ins w:id="3089" w:author="Unknown"/>
          <w:rFonts w:ascii="Arial" w:hAnsi="Arial" w:cs="Arial"/>
          <w:b/>
          <w:bCs/>
          <w:color w:val="FFFFFF"/>
          <w:sz w:val="18"/>
          <w:szCs w:val="18"/>
        </w:rPr>
      </w:pPr>
      <w:ins w:id="3090"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091" w:author="Unknown"/>
          <w:rFonts w:ascii="Arial" w:hAnsi="Arial" w:cs="Arial"/>
          <w:color w:val="222222"/>
          <w:sz w:val="18"/>
          <w:szCs w:val="18"/>
        </w:rPr>
      </w:pPr>
      <w:ins w:id="3092"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3093"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"http://e-drpciv.ro/tag/permis-auto-cat-B" </w:instrText>
        </w:r>
      </w:ins>
      <w:r w:rsidRPr="009316C1">
        <w:rPr>
          <w:rFonts w:ascii="Arial" w:hAnsi="Arial" w:cs="Arial"/>
          <w:color w:val="222222"/>
          <w:sz w:val="18"/>
          <w:szCs w:val="18"/>
        </w:rPr>
      </w:r>
      <w:ins w:id="3094"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auto cat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095" w:author="Unknown"/>
          <w:rFonts w:ascii="Arial" w:hAnsi="Arial" w:cs="Arial"/>
          <w:color w:val="222222"/>
          <w:sz w:val="18"/>
          <w:szCs w:val="18"/>
        </w:rPr>
      </w:pPr>
      <w:ins w:id="3096"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"http://e-drpciv.ro/poze2/674.jpg" </w:instrText>
        </w:r>
      </w:ins>
      <w:r w:rsidRPr="009316C1">
        <w:rPr>
          <w:rFonts w:ascii="Arial" w:hAnsi="Arial" w:cs="Arial"/>
          <w:color w:val="222222"/>
          <w:sz w:val="18"/>
          <w:szCs w:val="18"/>
        </w:rPr>
      </w:r>
      <w:ins w:id="3097" w:author="Unknown">
        <w:r w:rsidRPr="007E372D">
          <w:rPr>
            <w:rFonts w:ascii="Arial" w:hAnsi="Arial" w:cs="Arial"/>
            <w:color w:val="222222"/>
            <w:sz w:val="18"/>
            <w:szCs w:val="18"/>
          </w:rPr>
          <w:fldChar w:fldCharType="separate"/>
        </w:r>
      </w:ins>
      <w:r>
        <w:rPr>
          <w:noProof/>
        </w:rPr>
        <w:pict>
          <v:shape id="Picture 252" o:spid="_x0000_s1270" type="#_x0000_t75" alt="http://e-drpciv.ro/poze2/674.jpg" href="http://e-drpciv.ro/poze2/674.j" style="position:absolute;margin-left:65pt;margin-top:0;width:105pt;height:78.75pt;z-index:251908096;visibility:visible;mso-wrap-distance-left:0;mso-wrap-distance-right:0;mso-position-horizontal:right;mso-position-horizontal-relative:text;mso-position-vertical-relative:line" o:allowoverlap="f" o:button="t">
            <v:fill o:detectmouseclick="t"/>
            <v:imagedata r:id="rId2219" o:title=""/>
            <w10:wrap type="square"/>
          </v:shape>
        </w:pict>
      </w:r>
      <w:ins w:id="3098"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099" w:author="Unknown"/>
          <w:rFonts w:ascii="Tahoma" w:hAnsi="Tahoma" w:cs="Tahoma"/>
          <w:b/>
          <w:bCs/>
          <w:color w:val="222222"/>
          <w:sz w:val="21"/>
          <w:szCs w:val="21"/>
        </w:rPr>
      </w:pPr>
      <w:ins w:id="3100"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"http://e-drpciv.ro/intrebare/674/care_dintre_autoturismele_din_imagine_circula_corect_in_intersectie" </w:instrText>
        </w:r>
      </w:ins>
      <w:r w:rsidRPr="009316C1">
        <w:rPr>
          <w:rFonts w:ascii="Tahoma" w:hAnsi="Tahoma" w:cs="Tahoma"/>
          <w:b/>
          <w:bCs/>
          <w:color w:val="222222"/>
          <w:sz w:val="21"/>
          <w:szCs w:val="21"/>
        </w:rPr>
      </w:r>
      <w:ins w:id="3101"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674. Care dintre autoturismele din imagine circulă corect în intersecţie?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102" w:author="Unknown"/>
          <w:rFonts w:ascii="Arial" w:hAnsi="Arial" w:cs="Arial"/>
          <w:color w:val="222222"/>
          <w:sz w:val="18"/>
          <w:szCs w:val="18"/>
        </w:rPr>
      </w:pPr>
      <w:ins w:id="3103"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autoturismul mov şi cel roşu;</w:t>
        </w:r>
      </w:ins>
    </w:p>
    <w:p w:rsidR="00AE1230" w:rsidRPr="007E372D" w:rsidRDefault="00AE1230" w:rsidP="007E372D">
      <w:pPr>
        <w:shd w:val="clear" w:color="auto" w:fill="FCFDFD"/>
        <w:spacing w:after="30" w:line="240" w:lineRule="auto"/>
        <w:rPr>
          <w:ins w:id="3104" w:author="Unknown"/>
          <w:rFonts w:ascii="Arial" w:hAnsi="Arial" w:cs="Arial"/>
          <w:color w:val="222222"/>
          <w:sz w:val="18"/>
          <w:szCs w:val="18"/>
        </w:rPr>
      </w:pPr>
      <w:ins w:id="3105"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autoturismul albastru şi cel roşu;</w:t>
        </w:r>
      </w:ins>
    </w:p>
    <w:p w:rsidR="00AE1230" w:rsidRPr="007E372D" w:rsidRDefault="00AE1230" w:rsidP="007E372D">
      <w:pPr>
        <w:shd w:val="clear" w:color="auto" w:fill="33FF33"/>
        <w:spacing w:after="30" w:line="240" w:lineRule="auto"/>
        <w:rPr>
          <w:ins w:id="3106" w:author="Unknown"/>
          <w:rFonts w:ascii="Arial" w:hAnsi="Arial" w:cs="Arial"/>
          <w:color w:val="222222"/>
          <w:sz w:val="18"/>
          <w:szCs w:val="18"/>
        </w:rPr>
      </w:pPr>
      <w:ins w:id="3107"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toate cele patru autoturisme.</w:t>
        </w:r>
      </w:ins>
    </w:p>
    <w:p w:rsidR="00AE1230" w:rsidRPr="007E372D" w:rsidRDefault="00AE1230" w:rsidP="007E372D">
      <w:pPr>
        <w:shd w:val="clear" w:color="auto" w:fill="5C9CCC"/>
        <w:spacing w:after="0" w:line="240" w:lineRule="auto"/>
        <w:rPr>
          <w:ins w:id="3108" w:author="Unknown"/>
          <w:rFonts w:ascii="Arial" w:hAnsi="Arial" w:cs="Arial"/>
          <w:b/>
          <w:bCs/>
          <w:color w:val="FFFFFF"/>
          <w:sz w:val="18"/>
          <w:szCs w:val="18"/>
        </w:rPr>
      </w:pPr>
      <w:ins w:id="3109"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110" w:author="Unknown"/>
          <w:rFonts w:ascii="Arial" w:hAnsi="Arial" w:cs="Arial"/>
          <w:color w:val="222222"/>
          <w:sz w:val="18"/>
          <w:szCs w:val="18"/>
        </w:rPr>
      </w:pPr>
      <w:ins w:id="3111"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3112"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permis</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3113" w:author="Unknown">
        <w:r w:rsidRPr="007E372D">
          <w:rPr>
            <w:rFonts w:ascii="Arial" w:hAnsi="Arial" w:cs="Arial"/>
            <w:color w:val="222222"/>
            <w:sz w:val="18"/>
            <w:szCs w:val="18"/>
          </w:rPr>
          <w:fldChar w:fldCharType="separate"/>
        </w:r>
        <w:r w:rsidRPr="007E372D">
          <w:rPr>
            <w:rFonts w:ascii="Arial" w:hAnsi="Arial" w:cs="Arial"/>
            <w:color w:val="000000"/>
            <w:sz w:val="18"/>
            <w:u w:val="single"/>
          </w:rPr>
          <w:t>auto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114" w:author="Unknown"/>
          <w:rFonts w:ascii="Tahoma" w:hAnsi="Tahoma" w:cs="Tahoma"/>
          <w:b/>
          <w:bCs/>
          <w:color w:val="222222"/>
          <w:sz w:val="21"/>
          <w:szCs w:val="21"/>
        </w:rPr>
      </w:pPr>
      <w:ins w:id="3115"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"http://e-drpciv.ro/intrebare/2489/ce_determina_incalzirea_tamburilor_rotii_in_timpul_mersului" </w:instrText>
        </w:r>
      </w:ins>
      <w:r w:rsidRPr="009316C1">
        <w:rPr>
          <w:rFonts w:ascii="Tahoma" w:hAnsi="Tahoma" w:cs="Tahoma"/>
          <w:b/>
          <w:bCs/>
          <w:color w:val="222222"/>
          <w:sz w:val="21"/>
          <w:szCs w:val="21"/>
        </w:rPr>
      </w:r>
      <w:ins w:id="3116"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2489. Ce determină încălzirea tamburilor roţii în timpul mersului?</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117" w:author="Unknown"/>
          <w:rFonts w:ascii="Arial" w:hAnsi="Arial" w:cs="Arial"/>
          <w:color w:val="222222"/>
          <w:sz w:val="18"/>
          <w:szCs w:val="18"/>
        </w:rPr>
      </w:pPr>
      <w:ins w:id="3118"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griparea cilindrilor receptori şi a pistoanelor;</w:t>
        </w:r>
      </w:ins>
    </w:p>
    <w:p w:rsidR="00AE1230" w:rsidRPr="007E372D" w:rsidRDefault="00AE1230" w:rsidP="007E372D">
      <w:pPr>
        <w:shd w:val="clear" w:color="auto" w:fill="FCFDFD"/>
        <w:spacing w:after="30" w:line="240" w:lineRule="auto"/>
        <w:rPr>
          <w:ins w:id="3119" w:author="Unknown"/>
          <w:rFonts w:ascii="Arial" w:hAnsi="Arial" w:cs="Arial"/>
          <w:color w:val="222222"/>
          <w:sz w:val="18"/>
          <w:szCs w:val="18"/>
        </w:rPr>
      </w:pPr>
      <w:ins w:id="3120"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lipsa lichidului din instalaţia de frânare;</w:t>
        </w:r>
      </w:ins>
    </w:p>
    <w:p w:rsidR="00AE1230" w:rsidRPr="007E372D" w:rsidRDefault="00AE1230" w:rsidP="007E372D">
      <w:pPr>
        <w:shd w:val="clear" w:color="auto" w:fill="FCFDFD"/>
        <w:spacing w:after="30" w:line="240" w:lineRule="auto"/>
        <w:rPr>
          <w:ins w:id="3121" w:author="Unknown"/>
          <w:rFonts w:ascii="Arial" w:hAnsi="Arial" w:cs="Arial"/>
          <w:color w:val="222222"/>
          <w:sz w:val="18"/>
          <w:szCs w:val="18"/>
        </w:rPr>
      </w:pPr>
      <w:ins w:id="3122"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ruperea cablului frânei de staţionare.</w:t>
        </w:r>
      </w:ins>
    </w:p>
    <w:p w:rsidR="00AE1230" w:rsidRPr="007E372D" w:rsidRDefault="00AE1230" w:rsidP="007E372D">
      <w:pPr>
        <w:shd w:val="clear" w:color="auto" w:fill="5C9CCC"/>
        <w:spacing w:after="0" w:line="240" w:lineRule="auto"/>
        <w:rPr>
          <w:ins w:id="3123" w:author="Unknown"/>
          <w:rFonts w:ascii="Arial" w:hAnsi="Arial" w:cs="Arial"/>
          <w:b/>
          <w:bCs/>
          <w:color w:val="FFFFFF"/>
          <w:sz w:val="18"/>
          <w:szCs w:val="18"/>
        </w:rPr>
      </w:pPr>
      <w:ins w:id="3124" w:author="Unknown">
        <w:r w:rsidRPr="007E372D">
          <w:rPr>
            <w:rFonts w:ascii="Arial" w:hAnsi="Arial" w:cs="Arial"/>
            <w:b/>
            <w:bCs/>
            <w:color w:val="FFFFFF"/>
            <w:sz w:val="18"/>
          </w:rPr>
          <w:t>3 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125" w:author="Unknown"/>
          <w:rFonts w:ascii="Arial" w:hAnsi="Arial" w:cs="Arial"/>
          <w:color w:val="222222"/>
          <w:sz w:val="18"/>
          <w:szCs w:val="18"/>
        </w:rPr>
      </w:pPr>
      <w:ins w:id="3126"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20%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"http://e-drpciv.ro/tag/intrebari-cat-B" </w:instrText>
        </w:r>
      </w:ins>
      <w:r w:rsidRPr="009316C1">
        <w:rPr>
          <w:rFonts w:ascii="Arial" w:hAnsi="Arial" w:cs="Arial"/>
          <w:color w:val="222222"/>
          <w:sz w:val="18"/>
          <w:szCs w:val="18"/>
        </w:rPr>
      </w:r>
      <w:ins w:id="3127"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cat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3128"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129" w:author="Unknown"/>
          <w:rFonts w:ascii="Tahoma" w:hAnsi="Tahoma" w:cs="Tahoma"/>
          <w:b/>
          <w:bCs/>
          <w:color w:val="222222"/>
          <w:sz w:val="21"/>
          <w:szCs w:val="21"/>
        </w:rPr>
      </w:pPr>
      <w:ins w:id="3130"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"http://e-drpciv.ro/intrebare/671/care_autovehicule_pot_fi_echipate_cu_lumini_speciale_de_avertizare_de_culoare_albastra" </w:instrText>
        </w:r>
      </w:ins>
      <w:r w:rsidRPr="009316C1">
        <w:rPr>
          <w:rFonts w:ascii="Tahoma" w:hAnsi="Tahoma" w:cs="Tahoma"/>
          <w:b/>
          <w:bCs/>
          <w:color w:val="222222"/>
          <w:sz w:val="21"/>
          <w:szCs w:val="21"/>
        </w:rPr>
      </w:r>
      <w:ins w:id="3131"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671. Care autovehicule pot fi echipate cu lumini speciale de avertizare de culoare albastră?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132" w:author="Unknown"/>
          <w:rFonts w:ascii="Arial" w:hAnsi="Arial" w:cs="Arial"/>
          <w:color w:val="222222"/>
          <w:sz w:val="18"/>
          <w:szCs w:val="18"/>
        </w:rPr>
      </w:pPr>
      <w:ins w:id="3133"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legea nu prevede;</w:t>
        </w:r>
      </w:ins>
    </w:p>
    <w:p w:rsidR="00AE1230" w:rsidRPr="007E372D" w:rsidRDefault="00AE1230" w:rsidP="007E372D">
      <w:pPr>
        <w:shd w:val="clear" w:color="auto" w:fill="FCFDFD"/>
        <w:spacing w:after="30" w:line="240" w:lineRule="auto"/>
        <w:rPr>
          <w:ins w:id="3134" w:author="Unknown"/>
          <w:rFonts w:ascii="Arial" w:hAnsi="Arial" w:cs="Arial"/>
          <w:color w:val="222222"/>
          <w:sz w:val="18"/>
          <w:szCs w:val="18"/>
        </w:rPr>
      </w:pPr>
      <w:ins w:id="3135"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orice autovehicul pentru care se obţine aprobarea poliţiei rutiere;</w:t>
        </w:r>
      </w:ins>
    </w:p>
    <w:p w:rsidR="00AE1230" w:rsidRPr="007E372D" w:rsidRDefault="00AE1230" w:rsidP="007E372D">
      <w:pPr>
        <w:shd w:val="clear" w:color="auto" w:fill="33FF33"/>
        <w:spacing w:after="30" w:line="240" w:lineRule="auto"/>
        <w:rPr>
          <w:ins w:id="3136" w:author="Unknown"/>
          <w:rFonts w:ascii="Arial" w:hAnsi="Arial" w:cs="Arial"/>
          <w:color w:val="222222"/>
          <w:sz w:val="18"/>
          <w:szCs w:val="18"/>
        </w:rPr>
      </w:pPr>
      <w:ins w:id="3137"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vehiculele aparţinând poliţiei, jandarmeriei şi poliţiei de frontieră.</w:t>
        </w:r>
      </w:ins>
    </w:p>
    <w:p w:rsidR="00AE1230" w:rsidRPr="007E372D" w:rsidRDefault="00AE1230" w:rsidP="007E372D">
      <w:pPr>
        <w:shd w:val="clear" w:color="auto" w:fill="5C9CCC"/>
        <w:spacing w:after="0" w:line="240" w:lineRule="auto"/>
        <w:rPr>
          <w:ins w:id="3138" w:author="Unknown"/>
          <w:rFonts w:ascii="Arial" w:hAnsi="Arial" w:cs="Arial"/>
          <w:b/>
          <w:bCs/>
          <w:color w:val="FFFFFF"/>
          <w:sz w:val="18"/>
          <w:szCs w:val="18"/>
        </w:rPr>
      </w:pPr>
      <w:ins w:id="3139"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140" w:author="Unknown"/>
          <w:rFonts w:ascii="Arial" w:hAnsi="Arial" w:cs="Arial"/>
          <w:color w:val="222222"/>
          <w:sz w:val="18"/>
          <w:szCs w:val="18"/>
        </w:rPr>
      </w:pPr>
      <w:ins w:id="3141"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3142" w:author="Unknown">
        <w:r w:rsidRPr="007E372D">
          <w:rPr>
            <w:rFonts w:ascii="Arial" w:hAnsi="Arial" w:cs="Arial"/>
            <w:color w:val="222222"/>
            <w:sz w:val="18"/>
            <w:szCs w:val="18"/>
          </w:rPr>
          <w:fldChar w:fldCharType="separate"/>
        </w:r>
        <w:r w:rsidRPr="007E372D">
          <w:rPr>
            <w:rFonts w:ascii="Arial" w:hAnsi="Arial" w:cs="Arial"/>
            <w:b/>
            <w:bCs/>
            <w:color w:val="000000"/>
            <w:sz w:val="18"/>
          </w:rPr>
          <w:t>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3143" w:author="Unknown">
        <w:r w:rsidRPr="007E372D">
          <w:rPr>
            <w:rFonts w:ascii="Arial" w:hAnsi="Arial" w:cs="Arial"/>
            <w:color w:val="222222"/>
            <w:sz w:val="18"/>
            <w:szCs w:val="18"/>
          </w:rPr>
          <w:fldChar w:fldCharType="separate"/>
        </w:r>
        <w:r w:rsidRPr="007E372D">
          <w:rPr>
            <w:rFonts w:ascii="Arial" w:hAnsi="Arial" w:cs="Arial"/>
            <w:color w:val="000000"/>
            <w:sz w:val="18"/>
            <w:u w:val="single"/>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144" w:author="Unknown"/>
          <w:rFonts w:ascii="Arial" w:hAnsi="Arial" w:cs="Arial"/>
          <w:color w:val="222222"/>
          <w:sz w:val="18"/>
          <w:szCs w:val="18"/>
        </w:rPr>
      </w:pPr>
      <w:ins w:id="3145"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"http://e-drpciv.ro/poze2/522.jpg" </w:instrText>
        </w:r>
      </w:ins>
      <w:r w:rsidRPr="009316C1">
        <w:rPr>
          <w:rFonts w:ascii="Arial" w:hAnsi="Arial" w:cs="Arial"/>
          <w:color w:val="222222"/>
          <w:sz w:val="18"/>
          <w:szCs w:val="18"/>
        </w:rPr>
      </w:r>
      <w:ins w:id="3146" w:author="Unknown">
        <w:r w:rsidRPr="007E372D">
          <w:rPr>
            <w:rFonts w:ascii="Arial" w:hAnsi="Arial" w:cs="Arial"/>
            <w:color w:val="222222"/>
            <w:sz w:val="18"/>
            <w:szCs w:val="18"/>
          </w:rPr>
          <w:fldChar w:fldCharType="separate"/>
        </w:r>
      </w:ins>
      <w:r>
        <w:rPr>
          <w:noProof/>
        </w:rPr>
        <w:pict>
          <v:shape id="Picture 253" o:spid="_x0000_s1271" type="#_x0000_t75" alt="http://e-drpciv.ro/poze2/522.jpg" href="http://e-drpciv.ro/poze2/522.j" style="position:absolute;margin-left:65pt;margin-top:0;width:105pt;height:78.75pt;z-index:251909120;visibility:visible;mso-wrap-distance-left:0;mso-wrap-distance-right:0;mso-position-horizontal:right;mso-position-horizontal-relative:text;mso-position-vertical-relative:line" o:allowoverlap="f" o:button="t">
            <v:fill o:detectmouseclick="t"/>
            <v:imagedata r:id="rId2220" o:title=""/>
            <w10:wrap type="square"/>
          </v:shape>
        </w:pict>
      </w:r>
      <w:ins w:id="3147"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148" w:author="Unknown"/>
          <w:rFonts w:ascii="Tahoma" w:hAnsi="Tahoma" w:cs="Tahoma"/>
          <w:b/>
          <w:bCs/>
          <w:color w:val="222222"/>
          <w:sz w:val="21"/>
          <w:szCs w:val="21"/>
        </w:rPr>
      </w:pPr>
      <w:ins w:id="314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"http://e-drpciv.ro/intrebare/522/ati_executat_corect_oprirea_in_aceasta_situatie" </w:instrText>
        </w:r>
      </w:ins>
      <w:r w:rsidRPr="009316C1">
        <w:rPr>
          <w:rFonts w:ascii="Tahoma" w:hAnsi="Tahoma" w:cs="Tahoma"/>
          <w:b/>
          <w:bCs/>
          <w:color w:val="222222"/>
          <w:sz w:val="21"/>
          <w:szCs w:val="21"/>
        </w:rPr>
      </w:r>
      <w:ins w:id="315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522. Aţi executat corect oprirea în această situaţie?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151" w:author="Unknown"/>
          <w:rFonts w:ascii="Arial" w:hAnsi="Arial" w:cs="Arial"/>
          <w:color w:val="222222"/>
          <w:sz w:val="18"/>
          <w:szCs w:val="18"/>
        </w:rPr>
      </w:pPr>
      <w:ins w:id="315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 pentru că autobuzul nu se află în acest moment în staţie;</w:t>
        </w:r>
      </w:ins>
    </w:p>
    <w:p w:rsidR="00AE1230" w:rsidRPr="007E372D" w:rsidRDefault="00AE1230" w:rsidP="007E372D">
      <w:pPr>
        <w:shd w:val="clear" w:color="auto" w:fill="33FF33"/>
        <w:spacing w:after="30" w:line="240" w:lineRule="auto"/>
        <w:rPr>
          <w:ins w:id="3153" w:author="Unknown"/>
          <w:rFonts w:ascii="Arial" w:hAnsi="Arial" w:cs="Arial"/>
          <w:color w:val="222222"/>
          <w:sz w:val="18"/>
          <w:szCs w:val="18"/>
        </w:rPr>
      </w:pPr>
      <w:ins w:id="315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pentru că acest spaţiu este rezervat doar opririi autobuzului;</w:t>
        </w:r>
      </w:ins>
    </w:p>
    <w:p w:rsidR="00AE1230" w:rsidRPr="007E372D" w:rsidRDefault="00AE1230" w:rsidP="007E372D">
      <w:pPr>
        <w:shd w:val="clear" w:color="auto" w:fill="FCFDFD"/>
        <w:spacing w:after="30" w:line="240" w:lineRule="auto"/>
        <w:rPr>
          <w:ins w:id="3155" w:author="Unknown"/>
          <w:rFonts w:ascii="Arial" w:hAnsi="Arial" w:cs="Arial"/>
          <w:color w:val="222222"/>
          <w:sz w:val="18"/>
          <w:szCs w:val="18"/>
        </w:rPr>
      </w:pPr>
      <w:ins w:id="315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da, dacă semnalizaţi acest lucru cu lumina galbenă intermitentă.</w:t>
        </w:r>
      </w:ins>
    </w:p>
    <w:p w:rsidR="00AE1230" w:rsidRPr="007E372D" w:rsidRDefault="00AE1230" w:rsidP="007E372D">
      <w:pPr>
        <w:shd w:val="clear" w:color="auto" w:fill="5C9CCC"/>
        <w:spacing w:after="0" w:line="240" w:lineRule="auto"/>
        <w:rPr>
          <w:ins w:id="3157" w:author="Unknown"/>
          <w:rFonts w:ascii="Arial" w:hAnsi="Arial" w:cs="Arial"/>
          <w:b/>
          <w:bCs/>
          <w:color w:val="FFFFFF"/>
          <w:sz w:val="18"/>
          <w:szCs w:val="18"/>
        </w:rPr>
      </w:pPr>
      <w:ins w:id="3158"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159" w:author="Unknown"/>
          <w:rFonts w:ascii="Arial" w:hAnsi="Arial" w:cs="Arial"/>
          <w:color w:val="222222"/>
          <w:sz w:val="18"/>
          <w:szCs w:val="18"/>
        </w:rPr>
      </w:pPr>
      <w:ins w:id="3160"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3161" w:author="Unknown">
        <w:r w:rsidRPr="007E372D">
          <w:rPr>
            <w:rFonts w:ascii="Arial" w:hAnsi="Arial" w:cs="Arial"/>
            <w:color w:val="222222"/>
            <w:sz w:val="18"/>
            <w:szCs w:val="18"/>
          </w:rPr>
          <w:fldChar w:fldCharType="separate"/>
        </w:r>
        <w:r w:rsidRPr="007E372D">
          <w:rPr>
            <w:rFonts w:ascii="Arial" w:hAnsi="Arial" w:cs="Arial"/>
            <w:color w:val="000000"/>
            <w:sz w:val="18"/>
            <w:u w:val="single"/>
          </w:rPr>
          <w:t>www.drpciv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"http://e-drpciv.ro/tag/intrebari-cat-tr" </w:instrText>
        </w:r>
      </w:ins>
      <w:r w:rsidRPr="009316C1">
        <w:rPr>
          <w:rFonts w:ascii="Arial" w:hAnsi="Arial" w:cs="Arial"/>
          <w:color w:val="222222"/>
          <w:sz w:val="18"/>
          <w:szCs w:val="18"/>
        </w:rPr>
      </w:r>
      <w:ins w:id="3162" w:author="Unknown">
        <w:r w:rsidRPr="007E372D">
          <w:rPr>
            <w:rFonts w:ascii="Arial" w:hAnsi="Arial" w:cs="Arial"/>
            <w:color w:val="222222"/>
            <w:sz w:val="18"/>
            <w:szCs w:val="18"/>
          </w:rPr>
          <w:fldChar w:fldCharType="separate"/>
        </w:r>
        <w:r w:rsidRPr="007E372D">
          <w:rPr>
            <w:rFonts w:ascii="Arial" w:hAnsi="Arial" w:cs="Arial"/>
            <w:b/>
            <w:bCs/>
            <w:color w:val="000000"/>
            <w:sz w:val="18"/>
          </w:rPr>
          <w:t>intrebari cat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163" w:author="Unknown"/>
          <w:rFonts w:ascii="Arial" w:hAnsi="Arial" w:cs="Arial"/>
          <w:color w:val="222222"/>
          <w:sz w:val="18"/>
          <w:szCs w:val="18"/>
        </w:rPr>
      </w:pPr>
      <w:ins w:id="3164"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"http://e-drpciv.ro/poze2/998.jpg" </w:instrText>
        </w:r>
      </w:ins>
      <w:r w:rsidRPr="009316C1">
        <w:rPr>
          <w:rFonts w:ascii="Arial" w:hAnsi="Arial" w:cs="Arial"/>
          <w:color w:val="222222"/>
          <w:sz w:val="18"/>
          <w:szCs w:val="18"/>
        </w:rPr>
      </w:r>
      <w:ins w:id="3165" w:author="Unknown">
        <w:r w:rsidRPr="007E372D">
          <w:rPr>
            <w:rFonts w:ascii="Arial" w:hAnsi="Arial" w:cs="Arial"/>
            <w:color w:val="222222"/>
            <w:sz w:val="18"/>
            <w:szCs w:val="18"/>
          </w:rPr>
          <w:fldChar w:fldCharType="separate"/>
        </w:r>
      </w:ins>
      <w:r>
        <w:rPr>
          <w:noProof/>
        </w:rPr>
        <w:pict>
          <v:shape id="Picture 254" o:spid="_x0000_s1272" type="#_x0000_t75" alt="http://e-drpciv.ro/poze2/998.jpg" href="http://e-drpciv.ro/poze2/998.j" style="position:absolute;margin-left:65pt;margin-top:0;width:105pt;height:78.75pt;z-index:251910144;visibility:visible;mso-wrap-distance-left:0;mso-wrap-distance-right:0;mso-position-horizontal:right;mso-position-horizontal-relative:text;mso-position-vertical-relative:line" o:allowoverlap="f" o:button="t">
            <v:fill o:detectmouseclick="t"/>
            <v:imagedata r:id="rId2221" o:title=""/>
            <w10:wrap type="square"/>
          </v:shape>
        </w:pict>
      </w:r>
      <w:ins w:id="3166"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167" w:author="Unknown"/>
          <w:rFonts w:ascii="Tahoma" w:hAnsi="Tahoma" w:cs="Tahoma"/>
          <w:b/>
          <w:bCs/>
          <w:color w:val="222222"/>
          <w:sz w:val="21"/>
          <w:szCs w:val="21"/>
        </w:rPr>
      </w:pPr>
      <w:ins w:id="3168"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"http://e-drpciv.ro/intrebare/998/cum_trebuie_sa_procedati_corect_daca_va_aflati_la_volanul_autoturismului" </w:instrText>
        </w:r>
      </w:ins>
      <w:r w:rsidRPr="009316C1">
        <w:rPr>
          <w:rFonts w:ascii="Tahoma" w:hAnsi="Tahoma" w:cs="Tahoma"/>
          <w:b/>
          <w:bCs/>
          <w:color w:val="222222"/>
          <w:sz w:val="21"/>
          <w:szCs w:val="21"/>
        </w:rPr>
      </w:r>
      <w:ins w:id="3169"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998. Cum trebuie să procedaţi corect, dacă vă aflaţi la volanul autoturismului?</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170" w:author="Unknown"/>
          <w:rFonts w:ascii="Arial" w:hAnsi="Arial" w:cs="Arial"/>
          <w:color w:val="222222"/>
          <w:sz w:val="18"/>
          <w:szCs w:val="18"/>
        </w:rPr>
      </w:pPr>
      <w:ins w:id="3171"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permiteţi trecerea camionului;</w:t>
        </w:r>
      </w:ins>
    </w:p>
    <w:p w:rsidR="00AE1230" w:rsidRPr="007E372D" w:rsidRDefault="00AE1230" w:rsidP="007E372D">
      <w:pPr>
        <w:shd w:val="clear" w:color="auto" w:fill="33FF33"/>
        <w:spacing w:after="30" w:line="240" w:lineRule="auto"/>
        <w:rPr>
          <w:ins w:id="3172" w:author="Unknown"/>
          <w:rFonts w:ascii="Arial" w:hAnsi="Arial" w:cs="Arial"/>
          <w:color w:val="222222"/>
          <w:sz w:val="18"/>
          <w:szCs w:val="18"/>
        </w:rPr>
      </w:pPr>
      <w:ins w:id="3173"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permiteţi trecerea tramvaiului;</w:t>
        </w:r>
      </w:ins>
    </w:p>
    <w:p w:rsidR="00AE1230" w:rsidRPr="007E372D" w:rsidRDefault="00AE1230" w:rsidP="007E372D">
      <w:pPr>
        <w:shd w:val="clear" w:color="auto" w:fill="FCFDFD"/>
        <w:spacing w:after="30" w:line="240" w:lineRule="auto"/>
        <w:rPr>
          <w:ins w:id="3174" w:author="Unknown"/>
          <w:rFonts w:ascii="Arial" w:hAnsi="Arial" w:cs="Arial"/>
          <w:color w:val="222222"/>
          <w:sz w:val="18"/>
          <w:szCs w:val="18"/>
        </w:rPr>
      </w:pPr>
      <w:ins w:id="3175"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viraţi înaintea tramvaiului.</w:t>
        </w:r>
      </w:ins>
    </w:p>
    <w:p w:rsidR="00AE1230" w:rsidRPr="007E372D" w:rsidRDefault="00AE1230" w:rsidP="007E372D">
      <w:pPr>
        <w:shd w:val="clear" w:color="auto" w:fill="5C9CCC"/>
        <w:spacing w:after="0" w:line="240" w:lineRule="auto"/>
        <w:rPr>
          <w:ins w:id="3176" w:author="Unknown"/>
          <w:rFonts w:ascii="Arial" w:hAnsi="Arial" w:cs="Arial"/>
          <w:b/>
          <w:bCs/>
          <w:color w:val="FFFFFF"/>
          <w:sz w:val="18"/>
          <w:szCs w:val="18"/>
        </w:rPr>
      </w:pPr>
      <w:ins w:id="3177"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178" w:author="Unknown"/>
          <w:rFonts w:ascii="Arial" w:hAnsi="Arial" w:cs="Arial"/>
          <w:color w:val="222222"/>
          <w:sz w:val="18"/>
          <w:szCs w:val="18"/>
        </w:rPr>
      </w:pPr>
      <w:ins w:id="3179"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"http://e-drpciv.ro/tag/examen-auto-cat-b1" </w:instrText>
        </w:r>
      </w:ins>
      <w:r w:rsidRPr="009316C1">
        <w:rPr>
          <w:rFonts w:ascii="Arial" w:hAnsi="Arial" w:cs="Arial"/>
          <w:color w:val="222222"/>
          <w:sz w:val="18"/>
          <w:szCs w:val="18"/>
        </w:rPr>
      </w:r>
      <w:ins w:id="3180"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auto cat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3181"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sala</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182" w:author="Unknown"/>
          <w:rFonts w:ascii="Arial" w:hAnsi="Arial" w:cs="Arial"/>
          <w:color w:val="222222"/>
          <w:sz w:val="18"/>
          <w:szCs w:val="18"/>
        </w:rPr>
      </w:pPr>
      <w:ins w:id="3183"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"http://e-drpciv.ro/poze2/3750.jpg" </w:instrText>
        </w:r>
      </w:ins>
      <w:r w:rsidRPr="009316C1">
        <w:rPr>
          <w:rFonts w:ascii="Arial" w:hAnsi="Arial" w:cs="Arial"/>
          <w:color w:val="222222"/>
          <w:sz w:val="18"/>
          <w:szCs w:val="18"/>
        </w:rPr>
      </w:r>
      <w:ins w:id="3184" w:author="Unknown">
        <w:r w:rsidRPr="007E372D">
          <w:rPr>
            <w:rFonts w:ascii="Arial" w:hAnsi="Arial" w:cs="Arial"/>
            <w:color w:val="222222"/>
            <w:sz w:val="18"/>
            <w:szCs w:val="18"/>
          </w:rPr>
          <w:fldChar w:fldCharType="separate"/>
        </w:r>
      </w:ins>
      <w:r>
        <w:rPr>
          <w:noProof/>
        </w:rPr>
        <w:pict>
          <v:shape id="Picture 255" o:spid="_x0000_s1273" type="#_x0000_t75" alt="http://e-drpciv.ro/poze2/3750.jpg" href="http://e-drpciv.ro/poze2/3750.j" style="position:absolute;margin-left:65pt;margin-top:0;width:105pt;height:78.75pt;z-index:251911168;visibility:visible;mso-wrap-distance-left:0;mso-wrap-distance-right:0;mso-position-horizontal:right;mso-position-horizontal-relative:text;mso-position-vertical-relative:line" o:allowoverlap="f" o:button="t">
            <v:fill o:detectmouseclick="t"/>
            <v:imagedata r:id="rId2222" o:title=""/>
            <w10:wrap type="square"/>
          </v:shape>
        </w:pict>
      </w:r>
      <w:ins w:id="3185"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186" w:author="Unknown"/>
          <w:rFonts w:ascii="Tahoma" w:hAnsi="Tahoma" w:cs="Tahoma"/>
          <w:b/>
          <w:bCs/>
          <w:color w:val="222222"/>
          <w:sz w:val="21"/>
          <w:szCs w:val="21"/>
        </w:rPr>
      </w:pPr>
      <w:ins w:id="3187"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"http://e-drpciv.ro/intrebare/3750/ce_semnifica_indicatorul_alaturat" </w:instrText>
        </w:r>
      </w:ins>
      <w:r w:rsidRPr="009316C1">
        <w:rPr>
          <w:rFonts w:ascii="Tahoma" w:hAnsi="Tahoma" w:cs="Tahoma"/>
          <w:b/>
          <w:bCs/>
          <w:color w:val="222222"/>
          <w:sz w:val="21"/>
          <w:szCs w:val="21"/>
        </w:rPr>
      </w:r>
      <w:ins w:id="3188"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3750. Ce semnifică indicatorul alăturat?</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189" w:author="Unknown"/>
          <w:rFonts w:ascii="Arial" w:hAnsi="Arial" w:cs="Arial"/>
          <w:color w:val="222222"/>
          <w:sz w:val="18"/>
          <w:szCs w:val="18"/>
        </w:rPr>
      </w:pPr>
      <w:ins w:id="3190"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permisiunea de a încălca marcajul cu linie discontinuă;</w:t>
        </w:r>
      </w:ins>
    </w:p>
    <w:p w:rsidR="00AE1230" w:rsidRPr="007E372D" w:rsidRDefault="00AE1230" w:rsidP="007E372D">
      <w:pPr>
        <w:shd w:val="clear" w:color="auto" w:fill="33FF33"/>
        <w:spacing w:after="30" w:line="240" w:lineRule="auto"/>
        <w:rPr>
          <w:ins w:id="3191" w:author="Unknown"/>
          <w:rFonts w:ascii="Arial" w:hAnsi="Arial" w:cs="Arial"/>
          <w:color w:val="222222"/>
          <w:sz w:val="18"/>
          <w:szCs w:val="18"/>
        </w:rPr>
      </w:pPr>
      <w:ins w:id="3192"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distanţa de siguranţă dintre vehicule, pentru viteze mai mari de 60 km/h;</w:t>
        </w:r>
      </w:ins>
    </w:p>
    <w:p w:rsidR="00AE1230" w:rsidRPr="007E372D" w:rsidRDefault="00AE1230" w:rsidP="007E372D">
      <w:pPr>
        <w:shd w:val="clear" w:color="auto" w:fill="FCFDFD"/>
        <w:spacing w:after="30" w:line="240" w:lineRule="auto"/>
        <w:rPr>
          <w:ins w:id="3193" w:author="Unknown"/>
          <w:rFonts w:ascii="Arial" w:hAnsi="Arial" w:cs="Arial"/>
          <w:color w:val="222222"/>
          <w:sz w:val="18"/>
          <w:szCs w:val="18"/>
        </w:rPr>
      </w:pPr>
      <w:ins w:id="3194"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un drum cu circulaţie redusă.</w:t>
        </w:r>
      </w:ins>
    </w:p>
    <w:p w:rsidR="00AE1230" w:rsidRPr="007E372D" w:rsidRDefault="00AE1230" w:rsidP="007E372D">
      <w:pPr>
        <w:shd w:val="clear" w:color="auto" w:fill="5C9CCC"/>
        <w:spacing w:after="0" w:line="240" w:lineRule="auto"/>
        <w:rPr>
          <w:ins w:id="3195" w:author="Unknown"/>
          <w:rFonts w:ascii="Arial" w:hAnsi="Arial" w:cs="Arial"/>
          <w:b/>
          <w:bCs/>
          <w:color w:val="FFFFFF"/>
          <w:sz w:val="18"/>
          <w:szCs w:val="18"/>
        </w:rPr>
      </w:pPr>
      <w:ins w:id="3196" w:author="Unknown">
        <w:r w:rsidRPr="007E372D">
          <w:rPr>
            <w:rFonts w:ascii="Arial" w:hAnsi="Arial" w:cs="Arial"/>
            <w:b/>
            <w:bCs/>
            <w:color w:val="FFFFFF"/>
            <w:sz w:val="18"/>
          </w:rPr>
          <w:t>12 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197" w:author="Unknown"/>
          <w:rFonts w:ascii="Arial" w:hAnsi="Arial" w:cs="Arial"/>
          <w:color w:val="222222"/>
          <w:sz w:val="18"/>
          <w:szCs w:val="18"/>
        </w:rPr>
      </w:pPr>
      <w:ins w:id="3198"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19%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3199"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3200"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auto 2014</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201" w:author="Unknown"/>
          <w:rFonts w:ascii="Arial" w:hAnsi="Arial" w:cs="Arial"/>
          <w:color w:val="222222"/>
          <w:sz w:val="18"/>
          <w:szCs w:val="18"/>
        </w:rPr>
      </w:pPr>
      <w:ins w:id="3202"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"http://e-drpciv.ro/poze2/737.jpg" </w:instrText>
        </w:r>
      </w:ins>
      <w:r w:rsidRPr="009316C1">
        <w:rPr>
          <w:rFonts w:ascii="Arial" w:hAnsi="Arial" w:cs="Arial"/>
          <w:color w:val="222222"/>
          <w:sz w:val="18"/>
          <w:szCs w:val="18"/>
        </w:rPr>
      </w:r>
      <w:ins w:id="3203" w:author="Unknown">
        <w:r w:rsidRPr="007E372D">
          <w:rPr>
            <w:rFonts w:ascii="Arial" w:hAnsi="Arial" w:cs="Arial"/>
            <w:color w:val="222222"/>
            <w:sz w:val="18"/>
            <w:szCs w:val="18"/>
          </w:rPr>
          <w:fldChar w:fldCharType="separate"/>
        </w:r>
      </w:ins>
      <w:r>
        <w:rPr>
          <w:noProof/>
        </w:rPr>
        <w:pict>
          <v:shape id="Picture 256" o:spid="_x0000_s1274" type="#_x0000_t75" alt="http://e-drpciv.ro/poze2/737.jpg" href="http://e-drpciv.ro/poze2/737.j" style="position:absolute;margin-left:65pt;margin-top:0;width:105pt;height:78.75pt;z-index:251912192;visibility:visible;mso-wrap-distance-left:0;mso-wrap-distance-right:0;mso-position-horizontal:right;mso-position-horizontal-relative:text;mso-position-vertical-relative:line" o:allowoverlap="f" o:button="t">
            <v:fill o:detectmouseclick="t"/>
            <v:imagedata r:id="rId2223" o:title=""/>
            <w10:wrap type="square"/>
          </v:shape>
        </w:pict>
      </w:r>
      <w:ins w:id="3204"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205" w:author="Unknown"/>
          <w:rFonts w:ascii="Tahoma" w:hAnsi="Tahoma" w:cs="Tahoma"/>
          <w:b/>
          <w:bCs/>
          <w:color w:val="222222"/>
          <w:sz w:val="21"/>
          <w:szCs w:val="21"/>
        </w:rPr>
      </w:pPr>
      <w:ins w:id="3206"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"http://e-drpciv.ro/intrebare/737/cum_trebuie_sa_procedati_la_intalnirea_indicatorului" </w:instrText>
        </w:r>
      </w:ins>
      <w:r w:rsidRPr="009316C1">
        <w:rPr>
          <w:rFonts w:ascii="Tahoma" w:hAnsi="Tahoma" w:cs="Tahoma"/>
          <w:b/>
          <w:bCs/>
          <w:color w:val="222222"/>
          <w:sz w:val="21"/>
          <w:szCs w:val="21"/>
        </w:rPr>
      </w:r>
      <w:ins w:id="3207"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737. Cum trebuie să procedaţi la întâlnirea indicatorului?</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208" w:author="Unknown"/>
          <w:rFonts w:ascii="Arial" w:hAnsi="Arial" w:cs="Arial"/>
          <w:color w:val="222222"/>
          <w:sz w:val="18"/>
          <w:szCs w:val="18"/>
        </w:rPr>
      </w:pPr>
      <w:ins w:id="3209"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ocoliţi centrul intersecţiei prin stânga;</w:t>
        </w:r>
      </w:ins>
    </w:p>
    <w:p w:rsidR="00AE1230" w:rsidRPr="007E372D" w:rsidRDefault="00AE1230" w:rsidP="007E372D">
      <w:pPr>
        <w:shd w:val="clear" w:color="auto" w:fill="FCFDFD"/>
        <w:spacing w:after="30" w:line="240" w:lineRule="auto"/>
        <w:rPr>
          <w:ins w:id="3210" w:author="Unknown"/>
          <w:rFonts w:ascii="Arial" w:hAnsi="Arial" w:cs="Arial"/>
          <w:color w:val="222222"/>
          <w:sz w:val="18"/>
          <w:szCs w:val="18"/>
        </w:rPr>
      </w:pPr>
      <w:ins w:id="3211"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circulaţi cu o viteză maximă de 40 km/h;</w:t>
        </w:r>
      </w:ins>
    </w:p>
    <w:p w:rsidR="00AE1230" w:rsidRPr="007E372D" w:rsidRDefault="00AE1230" w:rsidP="007E372D">
      <w:pPr>
        <w:shd w:val="clear" w:color="auto" w:fill="33FF33"/>
        <w:spacing w:after="30" w:line="240" w:lineRule="auto"/>
        <w:rPr>
          <w:ins w:id="3212" w:author="Unknown"/>
          <w:rFonts w:ascii="Arial" w:hAnsi="Arial" w:cs="Arial"/>
          <w:color w:val="222222"/>
          <w:sz w:val="18"/>
          <w:szCs w:val="18"/>
        </w:rPr>
      </w:pPr>
      <w:ins w:id="3213"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acordaţi prioritate vehiculelor care circulă în interiorul intersecţiei.</w:t>
        </w:r>
      </w:ins>
    </w:p>
    <w:p w:rsidR="00AE1230" w:rsidRPr="007E372D" w:rsidRDefault="00AE1230" w:rsidP="007E372D">
      <w:pPr>
        <w:shd w:val="clear" w:color="auto" w:fill="5C9CCC"/>
        <w:spacing w:after="0" w:line="240" w:lineRule="auto"/>
        <w:rPr>
          <w:ins w:id="3214" w:author="Unknown"/>
          <w:rFonts w:ascii="Arial" w:hAnsi="Arial" w:cs="Arial"/>
          <w:b/>
          <w:bCs/>
          <w:color w:val="FFFFFF"/>
          <w:sz w:val="18"/>
          <w:szCs w:val="18"/>
        </w:rPr>
      </w:pPr>
      <w:ins w:id="3215"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216" w:author="Unknown"/>
          <w:rFonts w:ascii="Arial" w:hAnsi="Arial" w:cs="Arial"/>
          <w:color w:val="222222"/>
          <w:sz w:val="18"/>
          <w:szCs w:val="18"/>
        </w:rPr>
      </w:pPr>
      <w:ins w:id="3217"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"http://e-drpciv.ro/tag/permis-auto-categoria-b" </w:instrText>
        </w:r>
      </w:ins>
      <w:r w:rsidRPr="009316C1">
        <w:rPr>
          <w:rFonts w:ascii="Arial" w:hAnsi="Arial" w:cs="Arial"/>
          <w:color w:val="222222"/>
          <w:sz w:val="18"/>
          <w:szCs w:val="18"/>
        </w:rPr>
      </w:r>
      <w:ins w:id="3218"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auto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3219" w:author="Unknown">
        <w:r w:rsidRPr="007E372D">
          <w:rPr>
            <w:rFonts w:ascii="Arial" w:hAnsi="Arial" w:cs="Arial"/>
            <w:color w:val="222222"/>
            <w:sz w:val="18"/>
            <w:szCs w:val="18"/>
          </w:rPr>
          <w:fldChar w:fldCharType="separate"/>
        </w:r>
        <w:r w:rsidRPr="007E372D">
          <w:rPr>
            <w:rFonts w:ascii="Arial" w:hAnsi="Arial" w:cs="Arial"/>
            <w:color w:val="000000"/>
            <w:sz w:val="18"/>
            <w:u w:val="single"/>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220" w:author="Unknown"/>
          <w:rFonts w:ascii="Arial" w:hAnsi="Arial" w:cs="Arial"/>
          <w:color w:val="222222"/>
          <w:sz w:val="18"/>
          <w:szCs w:val="18"/>
        </w:rPr>
      </w:pPr>
      <w:ins w:id="3221"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"http://e-drpciv.ro/poze2/545.jpg" </w:instrText>
        </w:r>
      </w:ins>
      <w:r w:rsidRPr="009316C1">
        <w:rPr>
          <w:rFonts w:ascii="Arial" w:hAnsi="Arial" w:cs="Arial"/>
          <w:color w:val="222222"/>
          <w:sz w:val="18"/>
          <w:szCs w:val="18"/>
        </w:rPr>
      </w:r>
      <w:ins w:id="3222" w:author="Unknown">
        <w:r w:rsidRPr="007E372D">
          <w:rPr>
            <w:rFonts w:ascii="Arial" w:hAnsi="Arial" w:cs="Arial"/>
            <w:color w:val="222222"/>
            <w:sz w:val="18"/>
            <w:szCs w:val="18"/>
          </w:rPr>
          <w:fldChar w:fldCharType="separate"/>
        </w:r>
      </w:ins>
      <w:r>
        <w:rPr>
          <w:noProof/>
        </w:rPr>
        <w:pict>
          <v:shape id="Picture 257" o:spid="_x0000_s1275" type="#_x0000_t75" alt="http://e-drpciv.ro/poze2/545.jpg" href="http://e-drpciv.ro/poze2/545.j" style="position:absolute;margin-left:65pt;margin-top:0;width:105pt;height:78.75pt;z-index:251913216;visibility:visible;mso-wrap-distance-left:0;mso-wrap-distance-right:0;mso-position-horizontal:right;mso-position-horizontal-relative:text;mso-position-vertical-relative:line" o:allowoverlap="f" o:button="t">
            <v:fill o:detectmouseclick="t"/>
            <v:imagedata r:id="rId2224" o:title=""/>
            <w10:wrap type="square"/>
          </v:shape>
        </w:pict>
      </w:r>
      <w:ins w:id="3223"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224" w:author="Unknown"/>
          <w:rFonts w:ascii="Tahoma" w:hAnsi="Tahoma" w:cs="Tahoma"/>
          <w:b/>
          <w:bCs/>
          <w:color w:val="222222"/>
          <w:sz w:val="21"/>
          <w:szCs w:val="21"/>
        </w:rPr>
      </w:pPr>
      <w:ins w:id="3225"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"http://e-drpciv.ro/intrebare/545/cum_procedati_in_situatia_data" </w:instrText>
        </w:r>
      </w:ins>
      <w:r w:rsidRPr="009316C1">
        <w:rPr>
          <w:rFonts w:ascii="Tahoma" w:hAnsi="Tahoma" w:cs="Tahoma"/>
          <w:b/>
          <w:bCs/>
          <w:color w:val="222222"/>
          <w:sz w:val="21"/>
          <w:szCs w:val="21"/>
        </w:rPr>
      </w:r>
      <w:ins w:id="3226"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545. Cum procedaţi în situaţia dată: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227" w:author="Unknown"/>
          <w:rFonts w:ascii="Arial" w:hAnsi="Arial" w:cs="Arial"/>
          <w:color w:val="222222"/>
          <w:sz w:val="18"/>
          <w:szCs w:val="18"/>
        </w:rPr>
      </w:pPr>
      <w:ins w:id="3228"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acordaţi prioritate de trecere autocamionului;</w:t>
        </w:r>
      </w:ins>
    </w:p>
    <w:p w:rsidR="00AE1230" w:rsidRPr="007E372D" w:rsidRDefault="00AE1230" w:rsidP="007E372D">
      <w:pPr>
        <w:shd w:val="clear" w:color="auto" w:fill="FCFDFD"/>
        <w:spacing w:after="30" w:line="240" w:lineRule="auto"/>
        <w:rPr>
          <w:ins w:id="3229" w:author="Unknown"/>
          <w:rFonts w:ascii="Arial" w:hAnsi="Arial" w:cs="Arial"/>
          <w:color w:val="222222"/>
          <w:sz w:val="18"/>
          <w:szCs w:val="18"/>
        </w:rPr>
      </w:pPr>
      <w:ins w:id="3230"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reduceţi viteza şi să semnalizaţi luminos;</w:t>
        </w:r>
      </w:ins>
    </w:p>
    <w:p w:rsidR="00AE1230" w:rsidRPr="007E372D" w:rsidRDefault="00AE1230" w:rsidP="007E372D">
      <w:pPr>
        <w:shd w:val="clear" w:color="auto" w:fill="33FF33"/>
        <w:spacing w:after="30" w:line="240" w:lineRule="auto"/>
        <w:rPr>
          <w:ins w:id="3231" w:author="Unknown"/>
          <w:rFonts w:ascii="Arial" w:hAnsi="Arial" w:cs="Arial"/>
          <w:color w:val="222222"/>
          <w:sz w:val="18"/>
          <w:szCs w:val="18"/>
        </w:rPr>
      </w:pPr>
      <w:ins w:id="3232"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vă continuaţi drumul.</w:t>
        </w:r>
      </w:ins>
    </w:p>
    <w:p w:rsidR="00AE1230" w:rsidRPr="007E372D" w:rsidRDefault="00AE1230" w:rsidP="007E372D">
      <w:pPr>
        <w:shd w:val="clear" w:color="auto" w:fill="5C9CCC"/>
        <w:spacing w:after="0" w:line="240" w:lineRule="auto"/>
        <w:rPr>
          <w:ins w:id="3233" w:author="Unknown"/>
          <w:rFonts w:ascii="Arial" w:hAnsi="Arial" w:cs="Arial"/>
          <w:b/>
          <w:bCs/>
          <w:color w:val="FFFFFF"/>
          <w:sz w:val="18"/>
          <w:szCs w:val="18"/>
        </w:rPr>
      </w:pPr>
      <w:ins w:id="3234"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235" w:author="Unknown"/>
          <w:rFonts w:ascii="Arial" w:hAnsi="Arial" w:cs="Arial"/>
          <w:color w:val="222222"/>
          <w:sz w:val="18"/>
          <w:szCs w:val="18"/>
        </w:rPr>
      </w:pPr>
      <w:ins w:id="3236"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"http://e-drpciv.ro/tag/examen-auto-categoria-b" </w:instrText>
        </w:r>
      </w:ins>
      <w:r w:rsidRPr="009316C1">
        <w:rPr>
          <w:rFonts w:ascii="Arial" w:hAnsi="Arial" w:cs="Arial"/>
          <w:color w:val="222222"/>
          <w:sz w:val="18"/>
          <w:szCs w:val="18"/>
        </w:rPr>
      </w:r>
      <w:ins w:id="3237"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auto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3238" w:author="Unknown">
        <w:r w:rsidRPr="007E372D">
          <w:rPr>
            <w:rFonts w:ascii="Arial" w:hAnsi="Arial" w:cs="Arial"/>
            <w:color w:val="222222"/>
            <w:sz w:val="18"/>
            <w:szCs w:val="18"/>
          </w:rPr>
          <w:fldChar w:fldCharType="separate"/>
        </w:r>
        <w:r w:rsidRPr="007E372D">
          <w:rPr>
            <w:rFonts w:ascii="Arial" w:hAnsi="Arial" w:cs="Arial"/>
            <w:b/>
            <w:bCs/>
            <w:color w:val="000000"/>
            <w:sz w:val="18"/>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239" w:author="Unknown"/>
          <w:rFonts w:ascii="Tahoma" w:hAnsi="Tahoma" w:cs="Tahoma"/>
          <w:b/>
          <w:bCs/>
          <w:color w:val="222222"/>
          <w:sz w:val="21"/>
          <w:szCs w:val="21"/>
        </w:rPr>
      </w:pPr>
      <w:ins w:id="3240"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"http://e-drpciv.ro/intrebare/723/la_franare_vehiculul_derapeaza_cum_reactionati_corect" </w:instrText>
        </w:r>
      </w:ins>
      <w:r w:rsidRPr="009316C1">
        <w:rPr>
          <w:rFonts w:ascii="Tahoma" w:hAnsi="Tahoma" w:cs="Tahoma"/>
          <w:b/>
          <w:bCs/>
          <w:color w:val="222222"/>
          <w:sz w:val="21"/>
          <w:szCs w:val="21"/>
        </w:rPr>
      </w:r>
      <w:ins w:id="3241"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723. La frânare, vehiculul derapează. Cum reacţionaţi corect?</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242" w:author="Unknown"/>
          <w:rFonts w:ascii="Arial" w:hAnsi="Arial" w:cs="Arial"/>
          <w:color w:val="222222"/>
          <w:sz w:val="18"/>
          <w:szCs w:val="18"/>
        </w:rPr>
      </w:pPr>
      <w:ins w:id="3243"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frânaţi la maximum;</w:t>
        </w:r>
      </w:ins>
    </w:p>
    <w:p w:rsidR="00AE1230" w:rsidRPr="007E372D" w:rsidRDefault="00AE1230" w:rsidP="007E372D">
      <w:pPr>
        <w:shd w:val="clear" w:color="auto" w:fill="33FF33"/>
        <w:spacing w:after="30" w:line="240" w:lineRule="auto"/>
        <w:rPr>
          <w:ins w:id="3244" w:author="Unknown"/>
          <w:rFonts w:ascii="Arial" w:hAnsi="Arial" w:cs="Arial"/>
          <w:color w:val="222222"/>
          <w:sz w:val="18"/>
          <w:szCs w:val="18"/>
        </w:rPr>
      </w:pPr>
      <w:ins w:id="3245"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acţionaţi frâna şi rotiţi volanul în sens invers derapării;</w:t>
        </w:r>
      </w:ins>
    </w:p>
    <w:p w:rsidR="00AE1230" w:rsidRPr="007E372D" w:rsidRDefault="00AE1230" w:rsidP="007E372D">
      <w:pPr>
        <w:shd w:val="clear" w:color="auto" w:fill="FCFDFD"/>
        <w:spacing w:after="30" w:line="240" w:lineRule="auto"/>
        <w:rPr>
          <w:ins w:id="3246" w:author="Unknown"/>
          <w:rFonts w:ascii="Arial" w:hAnsi="Arial" w:cs="Arial"/>
          <w:color w:val="222222"/>
          <w:sz w:val="18"/>
          <w:szCs w:val="18"/>
        </w:rPr>
      </w:pPr>
      <w:ins w:id="3247"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opriţi motorul.</w:t>
        </w:r>
      </w:ins>
    </w:p>
    <w:p w:rsidR="00AE1230" w:rsidRPr="007E372D" w:rsidRDefault="00AE1230" w:rsidP="007E372D">
      <w:pPr>
        <w:shd w:val="clear" w:color="auto" w:fill="5C9CCC"/>
        <w:spacing w:after="0" w:line="240" w:lineRule="auto"/>
        <w:rPr>
          <w:ins w:id="3248" w:author="Unknown"/>
          <w:rFonts w:ascii="Arial" w:hAnsi="Arial" w:cs="Arial"/>
          <w:b/>
          <w:bCs/>
          <w:color w:val="FFFFFF"/>
          <w:sz w:val="18"/>
          <w:szCs w:val="18"/>
        </w:rPr>
      </w:pPr>
      <w:ins w:id="3249" w:author="Unknown">
        <w:r w:rsidRPr="007E372D">
          <w:rPr>
            <w:rFonts w:ascii="Arial" w:hAnsi="Arial" w:cs="Arial"/>
            <w:b/>
            <w:bCs/>
            <w:color w:val="FFFFFF"/>
            <w:sz w:val="18"/>
          </w:rPr>
          <w:t>2 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250" w:author="Unknown"/>
          <w:rFonts w:ascii="Arial" w:hAnsi="Arial" w:cs="Arial"/>
          <w:color w:val="222222"/>
          <w:sz w:val="18"/>
          <w:szCs w:val="18"/>
        </w:rPr>
      </w:pPr>
      <w:ins w:id="3251"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3252" w:author="Unknown">
        <w:r w:rsidRPr="007E372D">
          <w:rPr>
            <w:rFonts w:ascii="Arial" w:hAnsi="Arial" w:cs="Arial"/>
            <w:color w:val="222222"/>
            <w:sz w:val="18"/>
            <w:szCs w:val="18"/>
          </w:rPr>
          <w:fldChar w:fldCharType="separate"/>
        </w:r>
        <w:r w:rsidRPr="007E372D">
          <w:rPr>
            <w:rFonts w:ascii="Arial" w:hAnsi="Arial" w:cs="Arial"/>
            <w:b/>
            <w:bCs/>
            <w:color w:val="000000"/>
            <w:sz w:val="18"/>
          </w:rPr>
          <w:t>examen sala</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3253" w:author="Unknown">
        <w:r w:rsidRPr="007E372D">
          <w:rPr>
            <w:rFonts w:ascii="Arial" w:hAnsi="Arial" w:cs="Arial"/>
            <w:color w:val="222222"/>
            <w:sz w:val="18"/>
            <w:szCs w:val="18"/>
          </w:rPr>
          <w:fldChar w:fldCharType="separate"/>
        </w:r>
        <w:r w:rsidRPr="007E372D">
          <w:rPr>
            <w:rFonts w:ascii="Arial" w:hAnsi="Arial" w:cs="Arial"/>
            <w:b/>
            <w:bCs/>
            <w:color w:val="000000"/>
            <w:sz w:val="18"/>
          </w:rPr>
          <w:t>drpciv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254" w:author="Unknown"/>
          <w:rFonts w:ascii="Tahoma" w:hAnsi="Tahoma" w:cs="Tahoma"/>
          <w:b/>
          <w:bCs/>
          <w:color w:val="222222"/>
          <w:sz w:val="21"/>
          <w:szCs w:val="21"/>
        </w:rPr>
      </w:pPr>
      <w:ins w:id="3255"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"http://e-drpciv.ro/intrebare/18/la_semnalul_politistului_situat_intr-o_intersectie_cu_bratul_ridicat_vertical_aveti_obligatia" </w:instrText>
        </w:r>
      </w:ins>
      <w:r w:rsidRPr="009316C1">
        <w:rPr>
          <w:rFonts w:ascii="Tahoma" w:hAnsi="Tahoma" w:cs="Tahoma"/>
          <w:b/>
          <w:bCs/>
          <w:color w:val="222222"/>
          <w:sz w:val="21"/>
          <w:szCs w:val="21"/>
        </w:rPr>
      </w:r>
      <w:ins w:id="3256"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18. La semnalul poliţistului situat într-o intersecţie, cu braţul ridicat vertical, aveţi obligaţia:</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257" w:author="Unknown"/>
          <w:rFonts w:ascii="Arial" w:hAnsi="Arial" w:cs="Arial"/>
          <w:color w:val="222222"/>
          <w:sz w:val="18"/>
          <w:szCs w:val="18"/>
        </w:rPr>
      </w:pPr>
      <w:ins w:id="3258"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circulaţi cu prudenţă maximă;</w:t>
        </w:r>
      </w:ins>
    </w:p>
    <w:p w:rsidR="00AE1230" w:rsidRPr="007E372D" w:rsidRDefault="00AE1230" w:rsidP="007E372D">
      <w:pPr>
        <w:shd w:val="clear" w:color="auto" w:fill="FCFDFD"/>
        <w:spacing w:after="30" w:line="240" w:lineRule="auto"/>
        <w:rPr>
          <w:ins w:id="3259" w:author="Unknown"/>
          <w:rFonts w:ascii="Arial" w:hAnsi="Arial" w:cs="Arial"/>
          <w:color w:val="222222"/>
          <w:sz w:val="18"/>
          <w:szCs w:val="18"/>
        </w:rPr>
      </w:pPr>
      <w:ins w:id="3260"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reduceţi viteza;</w:t>
        </w:r>
      </w:ins>
    </w:p>
    <w:p w:rsidR="00AE1230" w:rsidRPr="007E372D" w:rsidRDefault="00AE1230" w:rsidP="007E372D">
      <w:pPr>
        <w:shd w:val="clear" w:color="auto" w:fill="33FF33"/>
        <w:spacing w:after="30" w:line="240" w:lineRule="auto"/>
        <w:rPr>
          <w:ins w:id="3261" w:author="Unknown"/>
          <w:rFonts w:ascii="Arial" w:hAnsi="Arial" w:cs="Arial"/>
          <w:color w:val="222222"/>
          <w:sz w:val="18"/>
          <w:szCs w:val="18"/>
        </w:rPr>
      </w:pPr>
      <w:ins w:id="3262"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opriţi, indiferent din ce direcţie circulaţi.</w:t>
        </w:r>
      </w:ins>
    </w:p>
    <w:p w:rsidR="00AE1230" w:rsidRPr="007E372D" w:rsidRDefault="00AE1230" w:rsidP="007E372D">
      <w:pPr>
        <w:shd w:val="clear" w:color="auto" w:fill="5C9CCC"/>
        <w:spacing w:after="0" w:line="240" w:lineRule="auto"/>
        <w:rPr>
          <w:ins w:id="3263" w:author="Unknown"/>
          <w:rFonts w:ascii="Arial" w:hAnsi="Arial" w:cs="Arial"/>
          <w:b/>
          <w:bCs/>
          <w:color w:val="FFFFFF"/>
          <w:sz w:val="18"/>
          <w:szCs w:val="18"/>
        </w:rPr>
      </w:pPr>
      <w:ins w:id="3264"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265" w:author="Unknown"/>
          <w:rFonts w:ascii="Arial" w:hAnsi="Arial" w:cs="Arial"/>
          <w:color w:val="222222"/>
          <w:sz w:val="18"/>
          <w:szCs w:val="18"/>
        </w:rPr>
      </w:pPr>
      <w:ins w:id="3266"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3267" w:author="Unknown">
        <w:r w:rsidRPr="007E372D">
          <w:rPr>
            <w:rFonts w:ascii="Arial" w:hAnsi="Arial" w:cs="Arial"/>
            <w:color w:val="222222"/>
            <w:sz w:val="18"/>
            <w:szCs w:val="18"/>
          </w:rPr>
          <w:fldChar w:fldCharType="separate"/>
        </w:r>
        <w:r w:rsidRPr="007E372D">
          <w:rPr>
            <w:rFonts w:ascii="Arial" w:hAnsi="Arial" w:cs="Arial"/>
            <w:b/>
            <w:bCs/>
            <w:color w:val="000000"/>
            <w:sz w:val="18"/>
          </w:rPr>
          <w:t>teste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"http://e-drpciv.ro/tag/chestionare-auto-b" </w:instrText>
        </w:r>
      </w:ins>
      <w:r w:rsidRPr="009316C1">
        <w:rPr>
          <w:rFonts w:ascii="Arial" w:hAnsi="Arial" w:cs="Arial"/>
          <w:color w:val="222222"/>
          <w:sz w:val="18"/>
          <w:szCs w:val="18"/>
        </w:rPr>
      </w:r>
      <w:ins w:id="3268"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auto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269" w:author="Unknown"/>
          <w:rFonts w:ascii="Arial" w:hAnsi="Arial" w:cs="Arial"/>
          <w:color w:val="222222"/>
          <w:sz w:val="18"/>
          <w:szCs w:val="18"/>
        </w:rPr>
      </w:pPr>
      <w:ins w:id="3270"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"http://e-drpciv.ro/poze2/470.jpg" </w:instrText>
        </w:r>
      </w:ins>
      <w:r w:rsidRPr="009316C1">
        <w:rPr>
          <w:rFonts w:ascii="Arial" w:hAnsi="Arial" w:cs="Arial"/>
          <w:color w:val="222222"/>
          <w:sz w:val="18"/>
          <w:szCs w:val="18"/>
        </w:rPr>
      </w:r>
      <w:ins w:id="3271" w:author="Unknown">
        <w:r w:rsidRPr="007E372D">
          <w:rPr>
            <w:rFonts w:ascii="Arial" w:hAnsi="Arial" w:cs="Arial"/>
            <w:color w:val="222222"/>
            <w:sz w:val="18"/>
            <w:szCs w:val="18"/>
          </w:rPr>
          <w:fldChar w:fldCharType="separate"/>
        </w:r>
      </w:ins>
      <w:r>
        <w:rPr>
          <w:noProof/>
        </w:rPr>
        <w:pict>
          <v:shape id="Picture 258" o:spid="_x0000_s1276" type="#_x0000_t75" alt="http://e-drpciv.ro/poze2/470.jpg" href="http://e-drpciv.ro/poze2/470.j" style="position:absolute;margin-left:65pt;margin-top:0;width:105pt;height:78.75pt;z-index:251914240;visibility:visible;mso-wrap-distance-left:0;mso-wrap-distance-right:0;mso-position-horizontal:right;mso-position-horizontal-relative:text;mso-position-vertical-relative:line" o:allowoverlap="f" o:button="t">
            <v:fill o:detectmouseclick="t"/>
            <v:imagedata r:id="rId2225" o:title=""/>
            <w10:wrap type="square"/>
          </v:shape>
        </w:pict>
      </w:r>
      <w:ins w:id="3272"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273" w:author="Unknown"/>
          <w:rFonts w:ascii="Tahoma" w:hAnsi="Tahoma" w:cs="Tahoma"/>
          <w:b/>
          <w:bCs/>
          <w:color w:val="222222"/>
          <w:sz w:val="21"/>
          <w:szCs w:val="21"/>
        </w:rPr>
      </w:pPr>
      <w:ins w:id="327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"http://e-drpciv.ro/intrebare/470/pentru_a_vira_la_stanga" </w:instrText>
        </w:r>
      </w:ins>
      <w:r w:rsidRPr="009316C1">
        <w:rPr>
          <w:rFonts w:ascii="Tahoma" w:hAnsi="Tahoma" w:cs="Tahoma"/>
          <w:b/>
          <w:bCs/>
          <w:color w:val="222222"/>
          <w:sz w:val="21"/>
          <w:szCs w:val="21"/>
        </w:rPr>
      </w:r>
      <w:ins w:id="327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470. Pentru a vira la stânga:</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276" w:author="Unknown"/>
          <w:rFonts w:ascii="Arial" w:hAnsi="Arial" w:cs="Arial"/>
          <w:color w:val="222222"/>
          <w:sz w:val="18"/>
          <w:szCs w:val="18"/>
        </w:rPr>
      </w:pPr>
      <w:ins w:id="327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autoturismele vor folosi traiectoriile care ocolesc prin stânga centrul imaginar al intersecţiei;</w:t>
        </w:r>
      </w:ins>
    </w:p>
    <w:p w:rsidR="00AE1230" w:rsidRPr="007E372D" w:rsidRDefault="00AE1230" w:rsidP="007E372D">
      <w:pPr>
        <w:shd w:val="clear" w:color="auto" w:fill="FCFDFD"/>
        <w:spacing w:after="30" w:line="240" w:lineRule="auto"/>
        <w:rPr>
          <w:ins w:id="3278" w:author="Unknown"/>
          <w:rFonts w:ascii="Arial" w:hAnsi="Arial" w:cs="Arial"/>
          <w:color w:val="222222"/>
          <w:sz w:val="18"/>
          <w:szCs w:val="18"/>
        </w:rPr>
      </w:pPr>
      <w:ins w:id="327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autoturismul roşu va ceda trecerea;</w:t>
        </w:r>
      </w:ins>
    </w:p>
    <w:p w:rsidR="00AE1230" w:rsidRPr="007E372D" w:rsidRDefault="00AE1230" w:rsidP="007E372D">
      <w:pPr>
        <w:shd w:val="clear" w:color="auto" w:fill="FCFDFD"/>
        <w:spacing w:after="30" w:line="240" w:lineRule="auto"/>
        <w:rPr>
          <w:ins w:id="3280" w:author="Unknown"/>
          <w:rFonts w:ascii="Arial" w:hAnsi="Arial" w:cs="Arial"/>
          <w:color w:val="222222"/>
          <w:sz w:val="18"/>
          <w:szCs w:val="18"/>
        </w:rPr>
      </w:pPr>
      <w:ins w:id="328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autoturismul roşu va trece prin spatele celui albastru.</w:t>
        </w:r>
      </w:ins>
    </w:p>
    <w:p w:rsidR="00AE1230" w:rsidRPr="007E372D" w:rsidRDefault="00AE1230" w:rsidP="007E372D">
      <w:pPr>
        <w:shd w:val="clear" w:color="auto" w:fill="5C9CCC"/>
        <w:spacing w:after="0" w:line="240" w:lineRule="auto"/>
        <w:rPr>
          <w:ins w:id="3282" w:author="Unknown"/>
          <w:rFonts w:ascii="Arial" w:hAnsi="Arial" w:cs="Arial"/>
          <w:b/>
          <w:bCs/>
          <w:color w:val="FFFFFF"/>
          <w:sz w:val="18"/>
          <w:szCs w:val="18"/>
        </w:rPr>
      </w:pPr>
      <w:ins w:id="3283"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284" w:author="Unknown"/>
          <w:rFonts w:ascii="Arial" w:hAnsi="Arial" w:cs="Arial"/>
          <w:color w:val="222222"/>
          <w:sz w:val="18"/>
          <w:szCs w:val="18"/>
        </w:rPr>
      </w:pPr>
      <w:ins w:id="328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"http://e-drpciv.ro/tag/chestionare-auto-B1" </w:instrText>
        </w:r>
      </w:ins>
      <w:r w:rsidRPr="009316C1">
        <w:rPr>
          <w:rFonts w:ascii="Arial" w:hAnsi="Arial" w:cs="Arial"/>
          <w:color w:val="222222"/>
          <w:sz w:val="18"/>
          <w:szCs w:val="18"/>
        </w:rPr>
      </w:r>
      <w:ins w:id="3286"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auto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3287"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auto 2014</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288" w:author="Unknown"/>
          <w:rFonts w:ascii="Tahoma" w:hAnsi="Tahoma" w:cs="Tahoma"/>
          <w:b/>
          <w:bCs/>
          <w:color w:val="222222"/>
          <w:sz w:val="21"/>
          <w:szCs w:val="21"/>
        </w:rPr>
      </w:pPr>
      <w:ins w:id="328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"http://e-drpciv.ro/intrebare/781/cu_ce_viteza_se_poate_circula_in_apropierea_unei_intersectii" </w:instrText>
        </w:r>
      </w:ins>
      <w:r w:rsidRPr="009316C1">
        <w:rPr>
          <w:rFonts w:ascii="Tahoma" w:hAnsi="Tahoma" w:cs="Tahoma"/>
          <w:b/>
          <w:bCs/>
          <w:color w:val="222222"/>
          <w:sz w:val="21"/>
          <w:szCs w:val="21"/>
        </w:rPr>
      </w:r>
      <w:ins w:id="329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781. Cu ce viteză se poate circula în apropierea unei intersecţii?</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291" w:author="Unknown"/>
          <w:rFonts w:ascii="Arial" w:hAnsi="Arial" w:cs="Arial"/>
          <w:color w:val="222222"/>
          <w:sz w:val="18"/>
          <w:szCs w:val="18"/>
        </w:rPr>
      </w:pPr>
      <w:ins w:id="329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limita maximă de viteză va fi respectată doar în cazul intersecţiilor dirijate;</w:t>
        </w:r>
      </w:ins>
    </w:p>
    <w:p w:rsidR="00AE1230" w:rsidRPr="007E372D" w:rsidRDefault="00AE1230" w:rsidP="007E372D">
      <w:pPr>
        <w:shd w:val="clear" w:color="auto" w:fill="33FF33"/>
        <w:spacing w:after="30" w:line="240" w:lineRule="auto"/>
        <w:rPr>
          <w:ins w:id="3293" w:author="Unknown"/>
          <w:rFonts w:ascii="Arial" w:hAnsi="Arial" w:cs="Arial"/>
          <w:color w:val="222222"/>
          <w:sz w:val="18"/>
          <w:szCs w:val="18"/>
        </w:rPr>
      </w:pPr>
      <w:ins w:id="329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cu o viteză care să permită oprirea, pentru a acorda prioritate de trecere participanţilor la trafic care au acest drept;</w:t>
        </w:r>
      </w:ins>
    </w:p>
    <w:p w:rsidR="00AE1230" w:rsidRPr="007E372D" w:rsidRDefault="00AE1230" w:rsidP="007E372D">
      <w:pPr>
        <w:shd w:val="clear" w:color="auto" w:fill="FCFDFD"/>
        <w:spacing w:after="30" w:line="240" w:lineRule="auto"/>
        <w:rPr>
          <w:ins w:id="3295" w:author="Unknown"/>
          <w:rFonts w:ascii="Arial" w:hAnsi="Arial" w:cs="Arial"/>
          <w:color w:val="222222"/>
          <w:sz w:val="18"/>
          <w:szCs w:val="18"/>
        </w:rPr>
      </w:pPr>
      <w:ins w:id="329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limita maximă de viteză în localităţi va fi de 50 km/h, iar în afara localităţilor de 130 km/h.</w:t>
        </w:r>
      </w:ins>
    </w:p>
    <w:p w:rsidR="00AE1230" w:rsidRPr="007E372D" w:rsidRDefault="00AE1230" w:rsidP="007E372D">
      <w:pPr>
        <w:spacing w:after="0" w:line="240" w:lineRule="auto"/>
        <w:outlineLvl w:val="1"/>
        <w:rPr>
          <w:rFonts w:ascii="Tahoma" w:hAnsi="Tahoma" w:cs="Tahoma"/>
          <w:b/>
          <w:bCs/>
          <w:color w:val="222222"/>
          <w:sz w:val="21"/>
          <w:szCs w:val="21"/>
        </w:rPr>
      </w:pPr>
      <w:hyperlink r:id="rId2226" w:history="1">
        <w:r w:rsidRPr="007E372D">
          <w:rPr>
            <w:rFonts w:ascii="Tahoma" w:hAnsi="Tahoma" w:cs="Tahoma"/>
            <w:b/>
            <w:bCs/>
            <w:color w:val="000000"/>
            <w:sz w:val="21"/>
          </w:rPr>
          <w:t>972. Ce obligaţii aveţi dacă, pe drumul pe care circulaţi, observaţi evenimente de natură a pune în pericol siguranţa circulaţiei?</w:t>
        </w:r>
      </w:hyperlink>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semnalizaţi participanţii la trafic care circulă din sens opus;</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emiteţi semnale acustice;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sesizaţi cea mai apropiată unitate de poliţie în legătură cu obstacolele care pun în pericol siguranţa circulaţiei.</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27" w:history="1">
        <w:r w:rsidRPr="007E372D">
          <w:rPr>
            <w:rFonts w:ascii="Tahoma" w:hAnsi="Tahoma" w:cs="Tahoma"/>
            <w:b/>
            <w:bCs/>
            <w:color w:val="000000"/>
            <w:sz w:val="21"/>
          </w:rPr>
          <w:t>2484. Blocarea unei roti in timpul mersului poate fi determinata de una dintre defectiunile: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ovalizarea tamburului;</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griparea rulmentilor;</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uzura exagerata a sabotilor.</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6 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19% | Tags:</w:t>
      </w:r>
      <w:r w:rsidRPr="007E372D">
        <w:rPr>
          <w:rFonts w:ascii="Arial" w:hAnsi="Arial" w:cs="Arial"/>
          <w:color w:val="222222"/>
          <w:sz w:val="18"/>
        </w:rPr>
        <w:t> </w:t>
      </w:r>
      <w:hyperlink r:id="rId2228" w:history="1">
        <w:r w:rsidRPr="007E372D">
          <w:rPr>
            <w:rFonts w:ascii="Arial" w:hAnsi="Arial" w:cs="Arial"/>
            <w:color w:val="000000"/>
            <w:sz w:val="18"/>
          </w:rPr>
          <w:t>intrebari 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29" w:history="1">
        <w:r w:rsidRPr="007E372D">
          <w:rPr>
            <w:rFonts w:ascii="Arial" w:hAnsi="Arial" w:cs="Arial"/>
            <w:color w:val="000000"/>
            <w:sz w:val="18"/>
          </w:rPr>
          <w:t>chestionare auto 2014</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230" w:history="1">
        <w:r>
          <w:rPr>
            <w:noProof/>
          </w:rPr>
          <w:pict>
            <v:shape id="Picture 259" o:spid="_x0000_s1277" type="#_x0000_t75" alt="http://e-drpciv.ro/poze2/2859.jpg" href="http://e-drpciv.ro/poze2/2859.j" style="position:absolute;margin-left:65pt;margin-top:0;width:105pt;height:78.75pt;z-index:251915264;visibility:visible;mso-wrap-distance-left:0;mso-wrap-distance-right:0;mso-position-horizontal:right;mso-position-horizontal-relative:text;mso-position-vertical-relative:line" o:allowoverlap="f" o:button="t">
              <v:fill o:detectmouseclick="t"/>
              <v:imagedata r:id="rId2231"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32" w:history="1">
        <w:r w:rsidRPr="007E372D">
          <w:rPr>
            <w:rFonts w:ascii="Tahoma" w:hAnsi="Tahoma" w:cs="Tahoma"/>
            <w:b/>
            <w:bCs/>
            <w:color w:val="000000"/>
            <w:sz w:val="21"/>
          </w:rPr>
          <w:t>2859. Indicatorul următor vă informează despre:</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limitele generale de viteză;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limitarea diferen</w:t>
      </w:r>
      <w:r w:rsidRPr="007E372D">
        <w:rPr>
          <w:rFonts w:ascii="Tahoma" w:hAnsi="Tahoma" w:cs="Tahoma"/>
          <w:color w:val="222222"/>
          <w:sz w:val="18"/>
          <w:szCs w:val="18"/>
        </w:rPr>
        <w:t>ț</w:t>
      </w:r>
      <w:r w:rsidRPr="007E372D">
        <w:rPr>
          <w:rFonts w:ascii="Arial" w:hAnsi="Arial" w:cs="Arial"/>
          <w:color w:val="222222"/>
          <w:sz w:val="18"/>
          <w:szCs w:val="18"/>
        </w:rPr>
        <w:t>iată de viteză;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limitările de viteză diferen</w:t>
      </w:r>
      <w:r w:rsidRPr="007E372D">
        <w:rPr>
          <w:rFonts w:ascii="Tahoma" w:hAnsi="Tahoma" w:cs="Tahoma"/>
          <w:color w:val="222222"/>
          <w:sz w:val="18"/>
          <w:szCs w:val="18"/>
        </w:rPr>
        <w:t>ț</w:t>
      </w:r>
      <w:r w:rsidRPr="007E372D">
        <w:rPr>
          <w:rFonts w:ascii="Arial" w:hAnsi="Arial" w:cs="Arial"/>
          <w:color w:val="222222"/>
          <w:sz w:val="18"/>
          <w:szCs w:val="18"/>
        </w:rPr>
        <w:t>iate pe benzi.</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19% | Tags:</w:t>
      </w:r>
      <w:r w:rsidRPr="007E372D">
        <w:rPr>
          <w:rFonts w:ascii="Arial" w:hAnsi="Arial" w:cs="Arial"/>
          <w:color w:val="222222"/>
          <w:sz w:val="18"/>
        </w:rPr>
        <w:t> </w:t>
      </w:r>
      <w:hyperlink r:id="rId2233" w:history="1">
        <w:r w:rsidRPr="007E372D">
          <w:rPr>
            <w:rFonts w:ascii="Arial" w:hAnsi="Arial" w:cs="Arial"/>
            <w:b/>
            <w:bCs/>
            <w:color w:val="000000"/>
            <w:sz w:val="18"/>
          </w:rPr>
          <w:t>teste 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34" w:history="1">
        <w:r w:rsidRPr="007E372D">
          <w:rPr>
            <w:rFonts w:ascii="Arial" w:hAnsi="Arial" w:cs="Arial"/>
            <w:b/>
            <w:bCs/>
            <w:color w:val="000000"/>
            <w:sz w:val="18"/>
          </w:rPr>
          <w:t>examen permis</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35" w:history="1">
        <w:r w:rsidRPr="007E372D">
          <w:rPr>
            <w:rFonts w:ascii="Tahoma" w:hAnsi="Tahoma" w:cs="Tahoma"/>
            <w:b/>
            <w:bCs/>
            <w:color w:val="000000"/>
            <w:sz w:val="21"/>
          </w:rPr>
          <w:t>886. Care este deosebirea dintre oprire şi staţionare?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niciuna;</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deosebirea constă în durata de imobilizare a vehiculului;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deosebirea constă în modul de aşezare şi asigurare a autovehiculului pe drum.</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236" w:history="1">
        <w:r w:rsidRPr="007E372D">
          <w:rPr>
            <w:rFonts w:ascii="Arial" w:hAnsi="Arial" w:cs="Arial"/>
            <w:b/>
            <w:bCs/>
            <w:color w:val="000000"/>
            <w:sz w:val="18"/>
          </w:rPr>
          <w:t>www.drpciv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37" w:history="1">
        <w:r w:rsidRPr="007E372D">
          <w:rPr>
            <w:rFonts w:ascii="Arial" w:hAnsi="Arial" w:cs="Arial"/>
            <w:color w:val="000000"/>
            <w:sz w:val="18"/>
          </w:rPr>
          <w:t>chestionare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38" w:history="1">
        <w:r w:rsidRPr="007E372D">
          <w:rPr>
            <w:rFonts w:ascii="Tahoma" w:hAnsi="Tahoma" w:cs="Tahoma"/>
            <w:b/>
            <w:bCs/>
            <w:color w:val="000000"/>
            <w:sz w:val="21"/>
          </w:rPr>
          <w:t>829. La apropierea de staţiile prevăzute cu alveolă, când circulaţi pe banda de lângă acostament, iar conducătorul autovehiculului de transport public de persoane semnalizează pornirea din staţie: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opriţi obligatoriu;</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reduceţi viteza şi, la nevoie, opriţi;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măriţi viteza.</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239" w:history="1">
        <w:r w:rsidRPr="007E372D">
          <w:rPr>
            <w:rFonts w:ascii="Arial" w:hAnsi="Arial" w:cs="Arial"/>
            <w:color w:val="000000"/>
            <w:sz w:val="18"/>
          </w:rPr>
          <w:t>intrebari cat b</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40" w:history="1">
        <w:r w:rsidRPr="007E372D">
          <w:rPr>
            <w:rFonts w:ascii="Arial" w:hAnsi="Arial" w:cs="Arial"/>
            <w:b/>
            <w:bCs/>
            <w:color w:val="000000"/>
            <w:sz w:val="18"/>
          </w:rPr>
          <w:t>permis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241" w:history="1">
        <w:r>
          <w:rPr>
            <w:noProof/>
          </w:rPr>
          <w:pict>
            <v:shape id="Picture 260" o:spid="_x0000_s1278" type="#_x0000_t75" alt="http://e-drpciv.ro/poze2/486.jpg" href="http://e-drpciv.ro/poze2/486.j" style="position:absolute;margin-left:65pt;margin-top:0;width:105pt;height:78.75pt;z-index:251916288;visibility:visible;mso-wrap-distance-left:0;mso-wrap-distance-right:0;mso-position-horizontal:right;mso-position-horizontal-relative:text;mso-position-vertical-relative:line" o:allowoverlap="f" o:button="t">
              <v:fill o:detectmouseclick="t"/>
              <v:imagedata r:id="rId2242"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43" w:history="1">
        <w:r w:rsidRPr="007E372D">
          <w:rPr>
            <w:rFonts w:ascii="Tahoma" w:hAnsi="Tahoma" w:cs="Tahoma"/>
            <w:b/>
            <w:bCs/>
            <w:color w:val="000000"/>
            <w:sz w:val="21"/>
          </w:rPr>
          <w:t>486. Care dintre autovehicule au dreptul să intre în intersecţie?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autocamionul şi motocicleta;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autoturismul şi autocamionul;</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autoturismul şi motocicleta.</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1 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244" w:history="1">
        <w:r w:rsidRPr="007E372D">
          <w:rPr>
            <w:rFonts w:ascii="Arial" w:hAnsi="Arial" w:cs="Arial"/>
            <w:b/>
            <w:bCs/>
            <w:color w:val="000000"/>
            <w:sz w:val="18"/>
          </w:rPr>
          <w:t>www drpciv chestionare</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45" w:history="1">
        <w:r w:rsidRPr="007E372D">
          <w:rPr>
            <w:rFonts w:ascii="Arial" w:hAnsi="Arial" w:cs="Arial"/>
            <w:b/>
            <w:bCs/>
            <w:color w:val="000000"/>
            <w:sz w:val="18"/>
          </w:rPr>
          <w:t>chestionare auto tr</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46" w:history="1">
        <w:r w:rsidRPr="007E372D">
          <w:rPr>
            <w:rFonts w:ascii="Tahoma" w:hAnsi="Tahoma" w:cs="Tahoma"/>
            <w:b/>
            <w:bCs/>
            <w:color w:val="000000"/>
            <w:sz w:val="21"/>
          </w:rPr>
          <w:t>164. La întâlnirea unui vehicul greu cu unul uşor, pe un drum public îngust, pentru a face posibilă trecerea va manevra cu spatele:</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vehiculul uşor;</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vehiculul greu;</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la libera înţelegere.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6% | Tags:</w:t>
      </w:r>
      <w:r w:rsidRPr="007E372D">
        <w:rPr>
          <w:rFonts w:ascii="Arial" w:hAnsi="Arial" w:cs="Arial"/>
          <w:color w:val="222222"/>
          <w:sz w:val="18"/>
        </w:rPr>
        <w:t> </w:t>
      </w:r>
      <w:hyperlink r:id="rId2247" w:history="1">
        <w:r w:rsidRPr="007E372D">
          <w:rPr>
            <w:rFonts w:ascii="Arial" w:hAnsi="Arial" w:cs="Arial"/>
            <w:color w:val="000000"/>
            <w:sz w:val="18"/>
          </w:rPr>
          <w:t>examen sala</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48" w:history="1">
        <w:r w:rsidRPr="007E372D">
          <w:rPr>
            <w:rFonts w:ascii="Arial" w:hAnsi="Arial" w:cs="Arial"/>
            <w:b/>
            <w:bCs/>
            <w:color w:val="000000"/>
            <w:sz w:val="18"/>
          </w:rPr>
          <w:t>permis auto cat TR</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249" w:history="1">
        <w:r>
          <w:rPr>
            <w:noProof/>
          </w:rPr>
          <w:pict>
            <v:shape id="Picture 261" o:spid="_x0000_s1279" type="#_x0000_t75" alt="http://e-drpciv.ro/poze2/635.jpg" href="http://e-drpciv.ro/poze2/635.j" style="position:absolute;margin-left:65pt;margin-top:0;width:105pt;height:78.75pt;z-index:251917312;visibility:visible;mso-wrap-distance-left:0;mso-wrap-distance-right:0;mso-position-horizontal:right;mso-position-horizontal-relative:text;mso-position-vertical-relative:line" o:allowoverlap="f" o:button="t">
              <v:fill o:detectmouseclick="t"/>
              <v:imagedata r:id="rId2250"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51" w:history="1">
        <w:r w:rsidRPr="007E372D">
          <w:rPr>
            <w:rFonts w:ascii="Tahoma" w:hAnsi="Tahoma" w:cs="Tahoma"/>
            <w:b/>
            <w:bCs/>
            <w:color w:val="000000"/>
            <w:sz w:val="21"/>
          </w:rPr>
          <w:t>635. La întâlnirea indicatorului aveţi obligaţia:</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de a circula cu atenţie, deoarece urmează o curbă la stânga;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de a schimba obligatoriu direcţia de mers spre stânga;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de a reduce viteza, deoarece urmează o intersecţie periculoasă.</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2 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252" w:history="1">
        <w:r w:rsidRPr="007E372D">
          <w:rPr>
            <w:rFonts w:ascii="Arial" w:hAnsi="Arial" w:cs="Arial"/>
            <w:color w:val="000000"/>
            <w:sz w:val="18"/>
          </w:rPr>
          <w:t>chestionare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53" w:history="1">
        <w:r w:rsidRPr="007E372D">
          <w:rPr>
            <w:rFonts w:ascii="Arial" w:hAnsi="Arial" w:cs="Arial"/>
            <w:color w:val="000000"/>
            <w:sz w:val="18"/>
          </w:rPr>
          <w:t>intrebari categoria b</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54" w:history="1">
        <w:r w:rsidRPr="007E372D">
          <w:rPr>
            <w:rFonts w:ascii="Tahoma" w:hAnsi="Tahoma" w:cs="Tahoma"/>
            <w:b/>
            <w:bCs/>
            <w:color w:val="000000"/>
            <w:sz w:val="21"/>
          </w:rPr>
          <w:t>376. Până la transportarea victimei la spital, poziţia de aşteptare poate fi:</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 poziţie cât mai comodă;</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 poziţie care să permită o bună respiraţie;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o poziţie comodă pentru transport.</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1 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255" w:history="1">
        <w:r w:rsidRPr="007E372D">
          <w:rPr>
            <w:rFonts w:ascii="Arial" w:hAnsi="Arial" w:cs="Arial"/>
            <w:b/>
            <w:bCs/>
            <w:color w:val="000000"/>
            <w:sz w:val="18"/>
          </w:rPr>
          <w:t>auto chestionare</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56" w:history="1">
        <w:r w:rsidRPr="007E372D">
          <w:rPr>
            <w:rFonts w:ascii="Arial" w:hAnsi="Arial" w:cs="Arial"/>
            <w:b/>
            <w:bCs/>
            <w:color w:val="000000"/>
            <w:sz w:val="18"/>
          </w:rPr>
          <w:t>examen auto categoria b</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57" w:history="1">
        <w:r w:rsidRPr="007E372D">
          <w:rPr>
            <w:rFonts w:ascii="Tahoma" w:hAnsi="Tahoma" w:cs="Tahoma"/>
            <w:b/>
            <w:bCs/>
            <w:color w:val="000000"/>
            <w:sz w:val="21"/>
          </w:rPr>
          <w:t>2487. Care este rolul bateriei de acumulatori?</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alimentează consumatorii cu energie electrică;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asigură funcţionarea instalaţiei de aprindere;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asigură funcţionarea instalaţiei de răcire.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7 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19% | Tags:</w:t>
      </w:r>
      <w:r w:rsidRPr="007E372D">
        <w:rPr>
          <w:rFonts w:ascii="Arial" w:hAnsi="Arial" w:cs="Arial"/>
          <w:color w:val="222222"/>
          <w:sz w:val="18"/>
        </w:rPr>
        <w:t> </w:t>
      </w:r>
      <w:hyperlink r:id="rId2258" w:history="1">
        <w:r w:rsidRPr="007E372D">
          <w:rPr>
            <w:rFonts w:ascii="Arial" w:hAnsi="Arial" w:cs="Arial"/>
            <w:b/>
            <w:bCs/>
            <w:color w:val="000000"/>
            <w:sz w:val="18"/>
          </w:rPr>
          <w:t>teste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59" w:history="1">
        <w:r w:rsidRPr="007E372D">
          <w:rPr>
            <w:rFonts w:ascii="Arial" w:hAnsi="Arial" w:cs="Arial"/>
            <w:b/>
            <w:bCs/>
            <w:color w:val="000000"/>
            <w:sz w:val="18"/>
          </w:rPr>
          <w:t>examen auto categoria tr</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60" w:history="1">
        <w:r w:rsidRPr="007E372D">
          <w:rPr>
            <w:rFonts w:ascii="Tahoma" w:hAnsi="Tahoma" w:cs="Tahoma"/>
            <w:b/>
            <w:bCs/>
            <w:color w:val="000000"/>
            <w:sz w:val="21"/>
          </w:rPr>
          <w:t>2412. Care este rolul catalizatorului?</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de a asigura depoluarea atmosferică, prin arderea completă a gazelor de evacuare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de a facilita arderea amestecului carburant in cilindrii motorului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de a filtra carburantul înainte de pulverizarea acestuia în cilindri</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2 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19% | Tags:</w:t>
      </w:r>
      <w:r w:rsidRPr="007E372D">
        <w:rPr>
          <w:rFonts w:ascii="Arial" w:hAnsi="Arial" w:cs="Arial"/>
          <w:color w:val="222222"/>
          <w:sz w:val="18"/>
        </w:rPr>
        <w:t> </w:t>
      </w:r>
      <w:hyperlink r:id="rId2261" w:history="1">
        <w:r w:rsidRPr="007E372D">
          <w:rPr>
            <w:rFonts w:ascii="Arial" w:hAnsi="Arial" w:cs="Arial"/>
            <w:b/>
            <w:bCs/>
            <w:color w:val="000000"/>
            <w:sz w:val="18"/>
          </w:rPr>
          <w:t>examen auto cat TR</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62" w:history="1">
        <w:r w:rsidRPr="007E372D">
          <w:rPr>
            <w:rFonts w:ascii="Arial" w:hAnsi="Arial" w:cs="Arial"/>
            <w:b/>
            <w:bCs/>
            <w:color w:val="000000"/>
            <w:sz w:val="18"/>
          </w:rPr>
          <w:t>examen permis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63" w:history="1">
        <w:r w:rsidRPr="007E372D">
          <w:rPr>
            <w:rFonts w:ascii="Tahoma" w:hAnsi="Tahoma" w:cs="Tahoma"/>
            <w:b/>
            <w:bCs/>
            <w:color w:val="000000"/>
            <w:sz w:val="21"/>
          </w:rPr>
          <w:t>2411. Conduci un autovehicul acţionat cu motor cu aprindere prin scânteie, dotat cu catalizator (dispozitiv antipoluant). Ce fel de benzine trebuie să foloseşti?</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numai benzine fara plumb</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numai benzine aditive cu tetraetil de plumb</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orice fel de benzine cu cifra octanică peste 90</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19% | Tags:</w:t>
      </w:r>
      <w:r w:rsidRPr="007E372D">
        <w:rPr>
          <w:rFonts w:ascii="Arial" w:hAnsi="Arial" w:cs="Arial"/>
          <w:color w:val="222222"/>
          <w:sz w:val="18"/>
        </w:rPr>
        <w:t> </w:t>
      </w:r>
      <w:hyperlink r:id="rId2264" w:history="1">
        <w:r w:rsidRPr="007E372D">
          <w:rPr>
            <w:rFonts w:ascii="Arial" w:hAnsi="Arial" w:cs="Arial"/>
            <w:b/>
            <w:bCs/>
            <w:color w:val="000000"/>
            <w:sz w:val="18"/>
          </w:rPr>
          <w:t>examen auto cat b1</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65" w:history="1">
        <w:r w:rsidRPr="007E372D">
          <w:rPr>
            <w:rFonts w:ascii="Arial" w:hAnsi="Arial" w:cs="Arial"/>
            <w:color w:val="000000"/>
            <w:sz w:val="18"/>
          </w:rPr>
          <w:t>examen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266" w:history="1">
        <w:r>
          <w:rPr>
            <w:noProof/>
          </w:rPr>
          <w:pict>
            <v:shape id="Picture 262" o:spid="_x0000_s1280" type="#_x0000_t75" alt="http://e-drpciv.ro/poze2/854.jpg" href="http://e-drpciv.ro/poze2/854.j" style="position:absolute;margin-left:65pt;margin-top:0;width:105pt;height:78.75pt;z-index:251918336;visibility:visible;mso-wrap-distance-left:0;mso-wrap-distance-right:0;mso-position-horizontal:right;mso-position-horizontal-relative:text;mso-position-vertical-relative:line" o:allowoverlap="f" o:button="t">
              <v:fill o:detectmouseclick="t"/>
              <v:imagedata r:id="rId2267"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68" w:history="1">
        <w:r w:rsidRPr="007E372D">
          <w:rPr>
            <w:rFonts w:ascii="Tahoma" w:hAnsi="Tahoma" w:cs="Tahoma"/>
            <w:b/>
            <w:bCs/>
            <w:color w:val="000000"/>
            <w:sz w:val="21"/>
          </w:rPr>
          <w:t>854. Vă este permis să executaţi depăşirea în situaţia prezentată?</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nu, deoarece efectuaţi manevra pe un pod;</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da, întrucât axul drumului nu este marcat cu o linie continuă;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deoarece podul nu are parapeţi din beton.</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269" w:history="1">
        <w:r w:rsidRPr="007E372D">
          <w:rPr>
            <w:rFonts w:ascii="Arial" w:hAnsi="Arial" w:cs="Arial"/>
            <w:b/>
            <w:bCs/>
            <w:color w:val="000000"/>
            <w:sz w:val="18"/>
          </w:rPr>
          <w:t>simulare examen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70" w:history="1">
        <w:r w:rsidRPr="007E372D">
          <w:rPr>
            <w:rFonts w:ascii="Arial" w:hAnsi="Arial" w:cs="Arial"/>
            <w:b/>
            <w:bCs/>
            <w:color w:val="000000"/>
            <w:sz w:val="18"/>
          </w:rPr>
          <w:t>drpciv chestionare</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71" w:history="1">
        <w:r w:rsidRPr="007E372D">
          <w:rPr>
            <w:rFonts w:ascii="Tahoma" w:hAnsi="Tahoma" w:cs="Tahoma"/>
            <w:b/>
            <w:bCs/>
            <w:color w:val="000000"/>
            <w:sz w:val="21"/>
          </w:rPr>
          <w:t>179. Cum procedează conducătorul autovehiculului când, aflându-se într-o comună, în imediata apropiere a unei treceri pentru pietoni semnalizate ca atare, intenţionează să depăşească un vehicul aflat în mişcare?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execută depăşirea cu viteză redusă;</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execută depăşirea;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execută depăşirea cu viteză sporită.</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272" w:history="1">
        <w:r w:rsidRPr="007E372D">
          <w:rPr>
            <w:rFonts w:ascii="Arial" w:hAnsi="Arial" w:cs="Arial"/>
            <w:color w:val="000000"/>
            <w:sz w:val="18"/>
          </w:rPr>
          <w:t>teste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73" w:history="1">
        <w:r w:rsidRPr="007E372D">
          <w:rPr>
            <w:rFonts w:ascii="Arial" w:hAnsi="Arial" w:cs="Arial"/>
            <w:b/>
            <w:bCs/>
            <w:color w:val="000000"/>
            <w:sz w:val="18"/>
          </w:rPr>
          <w:t>permis auto categoria b1</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274" w:history="1">
        <w:r>
          <w:rPr>
            <w:noProof/>
          </w:rPr>
          <w:pict>
            <v:shape id="Picture 263" o:spid="_x0000_s1281" type="#_x0000_t75" alt="http://e-drpciv.ro/poze2/565.jpg" href="http://e-drpciv.ro/poze2/565.j" style="position:absolute;margin-left:65pt;margin-top:0;width:105pt;height:78.75pt;z-index:251919360;visibility:visible;mso-wrap-distance-left:0;mso-wrap-distance-right:0;mso-position-horizontal:right;mso-position-horizontal-relative:text;mso-position-vertical-relative:line" o:allowoverlap="f" o:button="t">
              <v:fill o:detectmouseclick="t"/>
              <v:imagedata r:id="rId2275"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76" w:history="1">
        <w:r w:rsidRPr="007E372D">
          <w:rPr>
            <w:rFonts w:ascii="Tahoma" w:hAnsi="Tahoma" w:cs="Tahoma"/>
            <w:b/>
            <w:bCs/>
            <w:color w:val="000000"/>
            <w:sz w:val="21"/>
          </w:rPr>
          <w:t>565. Indicatorul vă avertizează că urmează:</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un depou de trenuri;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 trecere la nivel cu o cale ferată prevăzută cu bariere;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o trecere la nivel cu o cale ferată fără bariere, cu semnalizare luminoasă.</w:t>
      </w:r>
    </w:p>
    <w:p w:rsidR="00AE1230" w:rsidRPr="007E372D" w:rsidRDefault="00AE1230" w:rsidP="007E372D">
      <w:pPr>
        <w:spacing w:after="0" w:line="240" w:lineRule="auto"/>
        <w:outlineLvl w:val="1"/>
        <w:rPr>
          <w:rFonts w:ascii="Tahoma" w:hAnsi="Tahoma" w:cs="Tahoma"/>
          <w:b/>
          <w:bCs/>
          <w:color w:val="222222"/>
          <w:sz w:val="21"/>
          <w:szCs w:val="21"/>
        </w:rPr>
      </w:pPr>
      <w:hyperlink r:id="rId2277" w:history="1">
        <w:r w:rsidRPr="007E372D">
          <w:rPr>
            <w:rFonts w:ascii="Tahoma" w:hAnsi="Tahoma" w:cs="Tahoma"/>
            <w:b/>
            <w:bCs/>
            <w:color w:val="000000"/>
            <w:sz w:val="21"/>
          </w:rPr>
          <w:t>261. Ce obligaţii are conducătorul de autovehicule când circulă pe un drum public?</w:t>
        </w:r>
      </w:hyperlink>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circule numai dacă verificarea medicală lunară este efectuată;</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circule numai pe sectoarele de drum pe care îi este permis accesul şi să respecte normele referitoare la masele totale maxime autorizate admise de autoritatea competentă;</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se informeze din timp, la administratorii de drum, în legătură cu eventualele limite maxime şi minime de viteză.</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78" w:history="1">
        <w:r w:rsidRPr="007E372D">
          <w:rPr>
            <w:rFonts w:ascii="Tahoma" w:hAnsi="Tahoma" w:cs="Tahoma"/>
            <w:b/>
            <w:bCs/>
            <w:color w:val="000000"/>
            <w:sz w:val="21"/>
          </w:rPr>
          <w:t>415. Este permisă întoarcerea pe autostradă?</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nu;</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da, dacă sensul de mers este blocat.</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279" w:history="1">
        <w:r w:rsidRPr="007E372D">
          <w:rPr>
            <w:rFonts w:ascii="Arial" w:hAnsi="Arial" w:cs="Arial"/>
            <w:b/>
            <w:bCs/>
            <w:color w:val="000000"/>
            <w:sz w:val="18"/>
          </w:rPr>
          <w:t>examen permis</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80" w:history="1">
        <w:r w:rsidRPr="007E372D">
          <w:rPr>
            <w:rFonts w:ascii="Arial" w:hAnsi="Arial" w:cs="Arial"/>
            <w:color w:val="000000"/>
            <w:sz w:val="18"/>
          </w:rPr>
          <w:t>permis auto cat b</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281" w:history="1">
        <w:r>
          <w:rPr>
            <w:noProof/>
          </w:rPr>
          <w:pict>
            <v:shape id="Picture 264" o:spid="_x0000_s1282" type="#_x0000_t75" alt="http://e-drpciv.ro/poze2/946.jpg" href="http://e-drpciv.ro/poze2/946.j" style="position:absolute;margin-left:65pt;margin-top:0;width:105pt;height:78.75pt;z-index:251920384;visibility:visible;mso-wrap-distance-left:0;mso-wrap-distance-right:0;mso-position-horizontal:right;mso-position-horizontal-relative:text;mso-position-vertical-relative:line" o:allowoverlap="f" o:button="t">
              <v:fill o:detectmouseclick="t"/>
              <v:imagedata r:id="rId2282"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83" w:history="1">
        <w:r w:rsidRPr="007E372D">
          <w:rPr>
            <w:rFonts w:ascii="Tahoma" w:hAnsi="Tahoma" w:cs="Tahoma"/>
            <w:b/>
            <w:bCs/>
            <w:color w:val="000000"/>
            <w:sz w:val="21"/>
          </w:rPr>
          <w:t>946. Din punct de vedere al conduitei preventive, la ce vă puteţi aştepta în această situaţie?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biciclistul va opri;</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biciclistul poate schimba direcţia de mers spre stânga fără să se asigure;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biciclistul se va comporta corect.</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284" w:history="1">
        <w:r w:rsidRPr="007E372D">
          <w:rPr>
            <w:rFonts w:ascii="Arial" w:hAnsi="Arial" w:cs="Arial"/>
            <w:color w:val="000000"/>
            <w:sz w:val="18"/>
          </w:rPr>
          <w:t>examen permis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85" w:history="1">
        <w:r w:rsidRPr="007E372D">
          <w:rPr>
            <w:rFonts w:ascii="Arial" w:hAnsi="Arial" w:cs="Arial"/>
            <w:b/>
            <w:bCs/>
            <w:color w:val="000000"/>
            <w:sz w:val="18"/>
          </w:rPr>
          <w:t>chestionare auto 2014</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286" w:history="1">
        <w:r>
          <w:rPr>
            <w:noProof/>
          </w:rPr>
          <w:pict>
            <v:shape id="Picture 265" o:spid="_x0000_s1283" type="#_x0000_t75" alt="http://e-drpciv.ro/poze2/3711.jpg" href="http://e-drpciv.ro/poze2/3711.j" style="position:absolute;margin-left:65pt;margin-top:0;width:105pt;height:78.75pt;z-index:251921408;visibility:visible;mso-wrap-distance-left:0;mso-wrap-distance-right:0;mso-position-horizontal:right;mso-position-horizontal-relative:text;mso-position-vertical-relative:line" o:allowoverlap="f" o:button="t">
              <v:fill o:detectmouseclick="t"/>
              <v:imagedata r:id="rId2287"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88" w:history="1">
        <w:r w:rsidRPr="007E372D">
          <w:rPr>
            <w:rFonts w:ascii="Tahoma" w:hAnsi="Tahoma" w:cs="Tahoma"/>
            <w:b/>
            <w:bCs/>
            <w:color w:val="000000"/>
            <w:sz w:val="21"/>
          </w:rPr>
          <w:t>3711. Care dintre indicatoare te avertizează că urmează să intersectezi un drum fără prioritate?</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ambele;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indicatorul 1;</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indicatorul 2.</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18% | Tags:</w:t>
      </w:r>
      <w:r w:rsidRPr="007E372D">
        <w:rPr>
          <w:rFonts w:ascii="Arial" w:hAnsi="Arial" w:cs="Arial"/>
          <w:color w:val="222222"/>
          <w:sz w:val="18"/>
        </w:rPr>
        <w:t> </w:t>
      </w:r>
      <w:hyperlink r:id="rId2289" w:history="1">
        <w:r w:rsidRPr="007E372D">
          <w:rPr>
            <w:rFonts w:ascii="Arial" w:hAnsi="Arial" w:cs="Arial"/>
            <w:b/>
            <w:bCs/>
            <w:color w:val="000000"/>
            <w:sz w:val="18"/>
          </w:rPr>
          <w:t>examen permis</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90" w:history="1">
        <w:r w:rsidRPr="007E372D">
          <w:rPr>
            <w:rFonts w:ascii="Arial" w:hAnsi="Arial" w:cs="Arial"/>
            <w:color w:val="000000"/>
            <w:sz w:val="18"/>
          </w:rPr>
          <w:t>drpciv</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291" w:history="1">
        <w:r>
          <w:rPr>
            <w:noProof/>
          </w:rPr>
          <w:pict>
            <v:shape id="Picture 266" o:spid="_x0000_s1284" type="#_x0000_t75" alt="http://e-drpciv.ro/poze2/271.jpg" href="http://e-drpciv.ro/poze2/271.j" style="position:absolute;margin-left:65pt;margin-top:0;width:105pt;height:78.75pt;z-index:251922432;visibility:visible;mso-wrap-distance-left:0;mso-wrap-distance-right:0;mso-position-horizontal:right;mso-position-horizontal-relative:text;mso-position-vertical-relative:line" o:allowoverlap="f" o:button="t">
              <v:fill o:detectmouseclick="t"/>
              <v:imagedata r:id="rId2292"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93" w:history="1">
        <w:r w:rsidRPr="007E372D">
          <w:rPr>
            <w:rFonts w:ascii="Tahoma" w:hAnsi="Tahoma" w:cs="Tahoma"/>
            <w:b/>
            <w:bCs/>
            <w:color w:val="000000"/>
            <w:sz w:val="21"/>
          </w:rPr>
          <w:t>271. Ce autovehicul îşi poate continua deplasarea în imaginea prezentată?</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autocamionul;</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autoturismul verde;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autoturismul roşu.</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294" w:history="1">
        <w:r w:rsidRPr="007E372D">
          <w:rPr>
            <w:rFonts w:ascii="Arial" w:hAnsi="Arial" w:cs="Arial"/>
            <w:b/>
            <w:bCs/>
            <w:color w:val="000000"/>
            <w:sz w:val="18"/>
          </w:rPr>
          <w:t>www.drpciv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95" w:history="1">
        <w:r w:rsidRPr="007E372D">
          <w:rPr>
            <w:rFonts w:ascii="Arial" w:hAnsi="Arial" w:cs="Arial"/>
            <w:color w:val="000000"/>
            <w:sz w:val="18"/>
          </w:rPr>
          <w:t>simulare examen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96" w:history="1">
        <w:r w:rsidRPr="007E372D">
          <w:rPr>
            <w:rFonts w:ascii="Tahoma" w:hAnsi="Tahoma" w:cs="Tahoma"/>
            <w:b/>
            <w:bCs/>
            <w:color w:val="000000"/>
            <w:sz w:val="21"/>
          </w:rPr>
          <w:t>1056. Ce obligaţii are conducătorul unui autovehicul care circulă în zona de frontieră?</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oprească imediat autovehiculul la semnalele regulamentare ale poliţiştilor de frontieră aflaţi în zona de competenţă;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reducă viteza sub limita legală;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circule cu faza de întâlnire în funcţiune, deoarece se află în zona de frontieră.</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297" w:history="1">
        <w:r w:rsidRPr="007E372D">
          <w:rPr>
            <w:rFonts w:ascii="Arial" w:hAnsi="Arial" w:cs="Arial"/>
            <w:color w:val="000000"/>
            <w:sz w:val="18"/>
          </w:rPr>
          <w:t>permis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298" w:history="1">
        <w:r w:rsidRPr="007E372D">
          <w:rPr>
            <w:rFonts w:ascii="Arial" w:hAnsi="Arial" w:cs="Arial"/>
            <w:b/>
            <w:bCs/>
            <w:color w:val="000000"/>
            <w:sz w:val="18"/>
          </w:rPr>
          <w:t>permis cat tr</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299" w:history="1">
        <w:r w:rsidRPr="007E372D">
          <w:rPr>
            <w:rFonts w:ascii="Tahoma" w:hAnsi="Tahoma" w:cs="Tahoma"/>
            <w:b/>
            <w:bCs/>
            <w:color w:val="000000"/>
            <w:sz w:val="21"/>
          </w:rPr>
          <w:t>463. Dacă autovehiculul pe care îl conduceţi rămâne imobilizat pe calea ferată, aveţi următoarea obligaţie:</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scoateţi imediat pasagerii din vehicul şi să eliberaţi platforma căii ferate sau, când nu este posibil, să semnalizaţi prezenţa vehiculului cu orice mijloc adecvat;</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anunţaţi poliţia;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porniţi autovehiculul prin orice mijloace.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300" w:history="1">
        <w:r w:rsidRPr="007E372D">
          <w:rPr>
            <w:rFonts w:ascii="Arial" w:hAnsi="Arial" w:cs="Arial"/>
            <w:b/>
            <w:bCs/>
            <w:color w:val="000000"/>
            <w:sz w:val="18"/>
          </w:rPr>
          <w:t>chestionare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301" w:history="1">
        <w:r w:rsidRPr="007E372D">
          <w:rPr>
            <w:rFonts w:ascii="Arial" w:hAnsi="Arial" w:cs="Arial"/>
            <w:color w:val="000000"/>
            <w:sz w:val="18"/>
          </w:rPr>
          <w:t>examen drpciv</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302" w:history="1">
        <w:r w:rsidRPr="007E372D">
          <w:rPr>
            <w:rFonts w:ascii="Tahoma" w:hAnsi="Tahoma" w:cs="Tahoma"/>
            <w:b/>
            <w:bCs/>
            <w:color w:val="000000"/>
            <w:sz w:val="21"/>
          </w:rPr>
          <w:t>422. Este recomandabil să păstrăm sau să depozităm anumite obiecte pe podeaua autoveh</w:t>
        </w:r>
        <w:r>
          <w:rPr>
            <w:rFonts w:ascii="Tahoma" w:hAnsi="Tahoma" w:cs="Tahoma"/>
            <w:b/>
            <w:bCs/>
            <w:color w:val="000000"/>
            <w:sz w:val="21"/>
          </w:rPr>
          <w:t xml:space="preserve">v </w:t>
        </w:r>
        <w:r w:rsidRPr="007E372D">
          <w:rPr>
            <w:rFonts w:ascii="Tahoma" w:hAnsi="Tahoma" w:cs="Tahoma"/>
            <w:b/>
            <w:bCs/>
            <w:color w:val="000000"/>
            <w:sz w:val="21"/>
          </w:rPr>
          <w:t>iculului?</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 atâta vreme cât acestea nu ne stânjenesc în acţionarea comenzilor autovehiculului;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da, dacă nu mai există un alt loc în care să aşezăm obiectele de mici dimensiuni;</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întrucât există posibilitatea rostogolirii acestor obiecte, care pot ajunge sub pedale şi crea situaţii periculoase.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1 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303" w:history="1">
        <w:r w:rsidRPr="007E372D">
          <w:rPr>
            <w:rFonts w:ascii="Arial" w:hAnsi="Arial" w:cs="Arial"/>
            <w:color w:val="000000"/>
            <w:sz w:val="18"/>
          </w:rPr>
          <w:t>permis auto cat B</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304" w:history="1">
        <w:r w:rsidRPr="007E372D">
          <w:rPr>
            <w:rFonts w:ascii="Arial" w:hAnsi="Arial" w:cs="Arial"/>
            <w:b/>
            <w:bCs/>
            <w:color w:val="000000"/>
            <w:sz w:val="18"/>
          </w:rPr>
          <w:t>www.drpciv</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305" w:history="1">
        <w:r w:rsidRPr="007E372D">
          <w:rPr>
            <w:rFonts w:ascii="Tahoma" w:hAnsi="Tahoma" w:cs="Tahoma"/>
            <w:b/>
            <w:bCs/>
            <w:color w:val="000000"/>
            <w:sz w:val="21"/>
          </w:rPr>
          <w:t>540. Pe ce drumuri sunt permise oprirea şi staţionarea vehiculelor şi pe partea stângă, în sensul de mers?</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pe drumurile cu trafic redus;</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pe drumurile cu sens unic, dacă rămâne liberă cel puţin o bandă de circulaţie;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pe orice drum.</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1 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306" w:history="1">
        <w:r w:rsidRPr="007E372D">
          <w:rPr>
            <w:rFonts w:ascii="Arial" w:hAnsi="Arial" w:cs="Arial"/>
            <w:color w:val="000000"/>
            <w:sz w:val="18"/>
          </w:rPr>
          <w:t>examen sala</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307" w:history="1">
        <w:r w:rsidRPr="007E372D">
          <w:rPr>
            <w:rFonts w:ascii="Arial" w:hAnsi="Arial" w:cs="Arial"/>
            <w:color w:val="000000"/>
            <w:sz w:val="18"/>
          </w:rPr>
          <w:t>examen auto cat B1</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308" w:history="1">
        <w:r w:rsidRPr="007E372D">
          <w:rPr>
            <w:rFonts w:ascii="Tahoma" w:hAnsi="Tahoma" w:cs="Tahoma"/>
            <w:b/>
            <w:bCs/>
            <w:color w:val="000000"/>
            <w:sz w:val="21"/>
          </w:rPr>
          <w:t>937. Cum procedaţi în cazul în care observaţi în timp util o persoană în vârstă care traversează neregulamentar drumul public, în faţa dvs.?</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semnalizaţi cu claxonul şi cu luminile, pentru a împiedica persoana respectivă să traverseze;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reduceţi din timp viteza şi luaţi toate măsurile de evitare a lovirii persoanei care traversează;</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legal nu aveţi nicio obligaţie, iar în caz de accident, pietonul imprudent va răspunde, inclusiv pentru eventualele avarii produse.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309" w:history="1">
        <w:r w:rsidRPr="007E372D">
          <w:rPr>
            <w:rFonts w:ascii="Arial" w:hAnsi="Arial" w:cs="Arial"/>
            <w:b/>
            <w:bCs/>
            <w:color w:val="000000"/>
            <w:sz w:val="18"/>
          </w:rPr>
          <w:t>intrebari categoria TR</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310" w:history="1">
        <w:r w:rsidRPr="007E372D">
          <w:rPr>
            <w:rFonts w:ascii="Arial" w:hAnsi="Arial" w:cs="Arial"/>
            <w:color w:val="000000"/>
            <w:sz w:val="18"/>
          </w:rPr>
          <w:t>examen permis</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311" w:history="1">
        <w:r w:rsidRPr="007E372D">
          <w:rPr>
            <w:rFonts w:ascii="Tahoma" w:hAnsi="Tahoma" w:cs="Tahoma"/>
            <w:b/>
            <w:bCs/>
            <w:color w:val="000000"/>
            <w:sz w:val="21"/>
          </w:rPr>
          <w:t>461. Cum veţi proceda într-o curbă lipsită de vizibilitate, dacă în faţa dvs. circulă o bicicletă?</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reduceţi viteza şi vă deplasaţi în spatele bicicletei, până când drumul vă oferă condiţii bune de vizibilitate pentru depăşire;</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claxonaţi pentru a atrage atenţia biciclistului că îl depăşiţi;</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vă continuaţi deplasarea, deoarece în această situaţie bicicletele pot fi depăşite.</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312" w:history="1">
        <w:r w:rsidRPr="007E372D">
          <w:rPr>
            <w:rFonts w:ascii="Arial" w:hAnsi="Arial" w:cs="Arial"/>
            <w:color w:val="000000"/>
            <w:sz w:val="18"/>
          </w:rPr>
          <w:t>examen permis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313" w:history="1">
        <w:r w:rsidRPr="007E372D">
          <w:rPr>
            <w:rFonts w:ascii="Arial" w:hAnsi="Arial" w:cs="Arial"/>
            <w:b/>
            <w:bCs/>
            <w:color w:val="000000"/>
            <w:sz w:val="18"/>
          </w:rPr>
          <w:t>chestionare drpciv</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314" w:history="1">
        <w:r>
          <w:rPr>
            <w:noProof/>
          </w:rPr>
          <w:pict>
            <v:shape id="Picture 267" o:spid="_x0000_s1285" type="#_x0000_t75" alt="http://e-drpciv.ro/poze2/346.jpg" href="http://e-drpciv.ro/poze2/346.j" style="position:absolute;margin-left:65pt;margin-top:0;width:105pt;height:78.75pt;z-index:251923456;visibility:visible;mso-wrap-distance-left:0;mso-wrap-distance-right:0;mso-position-horizontal:right;mso-position-horizontal-relative:text;mso-position-vertical-relative:line" o:allowoverlap="f" o:button="t">
              <v:fill o:detectmouseclick="t"/>
              <v:imagedata r:id="rId2315" o:title=""/>
              <w10:wrap type="square"/>
            </v:shape>
          </w:pic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316" w:history="1">
        <w:r w:rsidRPr="007E372D">
          <w:rPr>
            <w:rFonts w:ascii="Tahoma" w:hAnsi="Tahoma" w:cs="Tahoma"/>
            <w:b/>
            <w:bCs/>
            <w:color w:val="000000"/>
            <w:sz w:val="21"/>
          </w:rPr>
          <w:t>346. În această situaţie, intenţionaţi să viraţi pe prima stradă la dreapta. Ce obligaţii aveţi?</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opriţi, vă asiguraţi, apoi schimbaţi direcţia de mers spre dreapta;</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ocoliţi sensul giratoriu, apoi schimbaţi direcţia de mers spre dreapta;</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semnalizaţi intenţia de a executa manevra, vă asiguraţi, vă angajaţi cât mai aproape de marginea din dreapta, apoi viraţi la dreapta.</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Pr>
          <w:noProof/>
        </w:rPr>
        <w:pict>
          <v:shape id="Picture 268" o:spid="_x0000_s1286" type="#_x0000_t75" alt="http://e-drpciv.ro/poze2/3744.jpg" href="http://e-drpciv.ro/poze2/3744.j" style="position:absolute;margin-left:64.7pt;margin-top:6.65pt;width:104.7pt;height:78.75pt;z-index:251924480;visibility:visible;mso-wrap-distance-left:0;mso-wrap-distance-right:0;mso-position-horizontal:right;mso-position-vertical-relative:line" o:allowoverlap="f" o:button="t">
            <v:fill o:detectmouseclick="t"/>
            <v:imagedata r:id="rId2317" o:title=""/>
            <w10:wrap type="square"/>
          </v:shape>
        </w:pict>
      </w: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318" w:history="1">
        <w:r w:rsidRPr="007E372D">
          <w:rPr>
            <w:rFonts w:ascii="Arial" w:hAnsi="Arial" w:cs="Arial"/>
            <w:b/>
            <w:bCs/>
            <w:color w:val="000000"/>
            <w:sz w:val="18"/>
          </w:rPr>
          <w:t>examen auto</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319" w:history="1">
        <w:r w:rsidRPr="007E372D">
          <w:rPr>
            <w:rFonts w:ascii="Arial" w:hAnsi="Arial" w:cs="Arial"/>
            <w:color w:val="000000"/>
            <w:sz w:val="18"/>
          </w:rPr>
          <w:t>permis auto categoria TR</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rPr>
          <w:rFonts w:ascii="Arial" w:hAnsi="Arial" w:cs="Arial"/>
          <w:color w:val="222222"/>
          <w:sz w:val="18"/>
          <w:szCs w:val="18"/>
        </w:rPr>
      </w:pPr>
      <w:hyperlink r:id="rId2320" w:history="1">
        <w:r w:rsidRPr="009316C1">
          <w:rPr>
            <w:rStyle w:val="Hyperlink"/>
          </w:rPr>
          <w:t>http://e-drpciv.ro/poze2/3744.jpg</w:t>
        </w:r>
      </w:hyperlink>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321" w:history="1">
        <w:r w:rsidRPr="007E372D">
          <w:rPr>
            <w:rFonts w:ascii="Tahoma" w:hAnsi="Tahoma" w:cs="Tahoma"/>
            <w:b/>
            <w:bCs/>
            <w:color w:val="000000"/>
            <w:sz w:val="21"/>
          </w:rPr>
          <w:t>3744. Ce semnifică indicatorul?</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drum interzis autovehiculelor cu greutatea pe osie mai mare de 7 t;</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presemnalizarea traseului de urmat în cazul unei restricţii de circulaţie</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presemnalizarea traseului de urmat în cazul în care masa autovehiculului este mai mare de 7 t</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16 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17% | Tags:</w:t>
      </w:r>
      <w:r w:rsidRPr="007E372D">
        <w:rPr>
          <w:rFonts w:ascii="Arial" w:hAnsi="Arial" w:cs="Arial"/>
          <w:color w:val="222222"/>
          <w:sz w:val="18"/>
        </w:rPr>
        <w:t> </w:t>
      </w:r>
      <w:hyperlink r:id="rId2322" w:history="1">
        <w:r w:rsidRPr="007E372D">
          <w:rPr>
            <w:rFonts w:ascii="Arial" w:hAnsi="Arial" w:cs="Arial"/>
            <w:color w:val="000000"/>
            <w:sz w:val="18"/>
          </w:rPr>
          <w:t>examen permis</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323" w:history="1">
        <w:r w:rsidRPr="007E372D">
          <w:rPr>
            <w:rFonts w:ascii="Arial" w:hAnsi="Arial" w:cs="Arial"/>
            <w:color w:val="000000"/>
            <w:sz w:val="18"/>
          </w:rPr>
          <w:t>chestionare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324" w:history="1">
        <w:r w:rsidRPr="007E372D">
          <w:rPr>
            <w:rFonts w:ascii="Tahoma" w:hAnsi="Tahoma" w:cs="Tahoma"/>
            <w:b/>
            <w:bCs/>
            <w:color w:val="000000"/>
            <w:sz w:val="21"/>
          </w:rPr>
          <w:t>182. Este permisă trecerea peste marcajul longitudinal format dintr-o linie continuă şi alta discontinuă?</w:t>
        </w:r>
      </w:hyperlink>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 dacă marcajul nu este într-o curbă;</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da, dacă linia discontinuă este cea mai apropiată de vehicul în direcţia de mers;</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chiar în cazul în care linia discontinuă este cea mai apropiată de vehicul.</w:t>
      </w:r>
    </w:p>
    <w:p w:rsidR="00AE1230" w:rsidRPr="007E372D" w:rsidRDefault="00AE1230" w:rsidP="007E372D">
      <w:pPr>
        <w:shd w:val="clear" w:color="auto" w:fill="5C9CCC"/>
        <w:spacing w:after="0" w:line="240" w:lineRule="auto"/>
        <w:rPr>
          <w:rFonts w:ascii="Arial" w:hAnsi="Arial" w:cs="Arial"/>
          <w:b/>
          <w:bCs/>
          <w:color w:val="FFFFFF"/>
          <w:sz w:val="18"/>
          <w:szCs w:val="18"/>
        </w:rPr>
      </w:pPr>
      <w:r w:rsidRPr="007E372D">
        <w:rPr>
          <w:rFonts w:ascii="Arial" w:hAnsi="Arial" w:cs="Arial"/>
          <w:b/>
          <w:bCs/>
          <w:color w:val="FFFFFF"/>
          <w:sz w:val="18"/>
        </w:rPr>
        <w:t>0 </w:t>
      </w:r>
      <w:r w:rsidRPr="007E372D">
        <w:rPr>
          <w:rFonts w:ascii="Arial" w:hAnsi="Arial" w:cs="Arial"/>
          <w:b/>
          <w:bCs/>
          <w:color w:val="FFFFFF"/>
          <w:sz w:val="18"/>
          <w:szCs w:val="18"/>
        </w:rPr>
        <w:t>comentarii</w:t>
      </w:r>
    </w:p>
    <w:p w:rsidR="00AE1230" w:rsidRPr="007E372D" w:rsidRDefault="00AE1230" w:rsidP="007E372D">
      <w:pPr>
        <w:shd w:val="clear" w:color="auto" w:fill="FCFDFD"/>
        <w:spacing w:after="0" w:line="240" w:lineRule="auto"/>
        <w:rPr>
          <w:rFonts w:ascii="Arial" w:hAnsi="Arial" w:cs="Arial"/>
          <w:color w:val="222222"/>
          <w:sz w:val="18"/>
          <w:szCs w:val="18"/>
        </w:rPr>
      </w:pPr>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hyperlink r:id="rId2325" w:history="1">
        <w:r w:rsidRPr="007E372D">
          <w:rPr>
            <w:rFonts w:ascii="Arial" w:hAnsi="Arial" w:cs="Arial"/>
            <w:color w:val="000000"/>
            <w:sz w:val="18"/>
          </w:rPr>
          <w:t>teste drpciv</w:t>
        </w:r>
      </w:hyperlink>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hyperlink r:id="rId2326" w:history="1">
        <w:r w:rsidRPr="007E372D">
          <w:rPr>
            <w:rFonts w:ascii="Arial" w:hAnsi="Arial" w:cs="Arial"/>
            <w:b/>
            <w:bCs/>
            <w:color w:val="000000"/>
            <w:sz w:val="18"/>
          </w:rPr>
          <w:t>chestionare auto</w:t>
        </w:r>
      </w:hyperlink>
      <w:r w:rsidRPr="007E372D">
        <w:rPr>
          <w:rFonts w:ascii="Arial" w:hAnsi="Arial" w:cs="Arial"/>
          <w:color w:val="222222"/>
          <w:sz w:val="18"/>
        </w:rPr>
        <w:t> </w:t>
      </w:r>
      <w:r w:rsidRPr="007E372D">
        <w:rPr>
          <w:rFonts w:ascii="Arial" w:hAnsi="Arial" w:cs="Arial"/>
          <w:color w:val="222222"/>
          <w:sz w:val="18"/>
          <w:szCs w:val="18"/>
        </w:rPr>
        <w:t> </w:t>
      </w:r>
    </w:p>
    <w:p w:rsidR="00AE1230" w:rsidRPr="007E372D" w:rsidRDefault="00AE1230" w:rsidP="007E372D">
      <w:pPr>
        <w:shd w:val="clear" w:color="auto" w:fill="FCFDFD"/>
        <w:spacing w:after="0" w:line="240" w:lineRule="auto"/>
        <w:outlineLvl w:val="1"/>
        <w:rPr>
          <w:rFonts w:ascii="Tahoma" w:hAnsi="Tahoma" w:cs="Tahoma"/>
          <w:b/>
          <w:bCs/>
          <w:color w:val="222222"/>
          <w:sz w:val="21"/>
          <w:szCs w:val="21"/>
        </w:rPr>
      </w:pPr>
      <w:hyperlink r:id="rId2327" w:history="1">
        <w:r w:rsidRPr="007E372D">
          <w:rPr>
            <w:rFonts w:ascii="Tahoma" w:hAnsi="Tahoma" w:cs="Tahoma"/>
            <w:b/>
            <w:bCs/>
            <w:color w:val="000000"/>
            <w:sz w:val="21"/>
          </w:rPr>
          <w:t>466. Dezinfecţia plăgilor ce necesită a fi pansate se face cu:</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apă oxigenată sau iod;</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ser fiziologic;</w:t>
      </w:r>
    </w:p>
    <w:p w:rsidR="00AE1230" w:rsidRPr="007E372D" w:rsidRDefault="00AE1230" w:rsidP="007E372D">
      <w:pPr>
        <w:shd w:val="clear" w:color="auto" w:fill="FCFDFD"/>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apă potabilă.</w:t>
      </w:r>
    </w:p>
    <w:p w:rsidR="00AE1230" w:rsidRPr="007E372D" w:rsidRDefault="00AE1230" w:rsidP="007E372D">
      <w:pPr>
        <w:spacing w:after="0" w:line="240" w:lineRule="auto"/>
        <w:outlineLvl w:val="1"/>
        <w:rPr>
          <w:rFonts w:ascii="Tahoma" w:hAnsi="Tahoma" w:cs="Tahoma"/>
          <w:b/>
          <w:bCs/>
          <w:color w:val="222222"/>
          <w:sz w:val="21"/>
          <w:szCs w:val="21"/>
        </w:rPr>
      </w:pPr>
      <w:hyperlink r:id="rId2328" w:history="1">
        <w:r w:rsidRPr="007E372D">
          <w:rPr>
            <w:rFonts w:ascii="Tahoma" w:hAnsi="Tahoma" w:cs="Tahoma"/>
            <w:b/>
            <w:bCs/>
            <w:color w:val="000000"/>
            <w:sz w:val="21"/>
          </w:rPr>
          <w:t>705. În ce locuri circulaţia cu viteză duce adeseori la accidente?</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în intersecţii;</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în parcări;</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în poligoanele auto</w:t>
      </w:r>
    </w:p>
    <w:p w:rsidR="00AE1230" w:rsidRPr="007E372D" w:rsidRDefault="00AE1230" w:rsidP="007E372D">
      <w:pPr>
        <w:shd w:val="clear" w:color="auto" w:fill="C9DBE7"/>
        <w:spacing w:after="0" w:line="240" w:lineRule="auto"/>
        <w:jc w:val="center"/>
        <w:rPr>
          <w:ins w:id="3297" w:author="Unknown"/>
          <w:rFonts w:ascii="Arial" w:hAnsi="Arial" w:cs="Arial"/>
          <w:color w:val="000000"/>
          <w:sz w:val="18"/>
          <w:szCs w:val="18"/>
        </w:rPr>
      </w:pPr>
      <w:ins w:id="3298" w:author="Unknown">
        <w:r w:rsidRPr="007E372D">
          <w:rPr>
            <w:rFonts w:ascii="Arial" w:hAnsi="Arial" w:cs="Arial"/>
            <w:color w:val="000000"/>
            <w:sz w:val="18"/>
            <w:szCs w:val="18"/>
            <w:bdr w:val="none" w:sz="0" w:space="0" w:color="auto" w:frame="1"/>
          </w:rPr>
          <w:br/>
        </w:r>
      </w:ins>
      <w:r>
        <w:rPr>
          <w:noProof/>
        </w:rPr>
        <w:pict>
          <v:shape id="Picture 269" o:spid="_x0000_s1287" type="#_x0000_t75" alt="http://e-drpciv.ro/poze2/941.jpg" href="http://e-drpciv.ro/poze2/941.j" style="position:absolute;left:0;text-align:left;margin-left:64.95pt;margin-top:10pt;width:104.95pt;height:78.75pt;z-index:251925504;visibility:visible;mso-wrap-distance-left:0;mso-wrap-distance-right:0;mso-position-horizontal:right;mso-position-horizontal-relative:text;mso-position-vertical-relative:line" o:allowoverlap="f" o:button="t">
            <v:fill o:detectmouseclick="t"/>
            <v:imagedata r:id="rId2329" o:title=""/>
            <w10:wrap type="square"/>
          </v:shape>
        </w:pict>
      </w:r>
    </w:p>
    <w:p w:rsidR="00AE1230" w:rsidRPr="007E372D" w:rsidRDefault="00AE1230" w:rsidP="007E372D">
      <w:pPr>
        <w:shd w:val="clear" w:color="auto" w:fill="FCFDFD"/>
        <w:spacing w:after="0" w:line="240" w:lineRule="auto"/>
        <w:rPr>
          <w:ins w:id="3299" w:author="Unknown"/>
          <w:rFonts w:ascii="Arial" w:hAnsi="Arial" w:cs="Arial"/>
          <w:color w:val="222222"/>
          <w:sz w:val="18"/>
          <w:szCs w:val="18"/>
        </w:rPr>
      </w:pPr>
      <w:ins w:id="3300"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"http://e-drpciv.ro/poze2/941.jpg" </w:instrText>
        </w:r>
      </w:ins>
      <w:r w:rsidRPr="009316C1">
        <w:rPr>
          <w:rFonts w:ascii="Arial" w:hAnsi="Arial" w:cs="Arial"/>
          <w:color w:val="222222"/>
          <w:sz w:val="18"/>
          <w:szCs w:val="18"/>
        </w:rPr>
      </w:r>
      <w:ins w:id="3301" w:author="Unknown">
        <w:r w:rsidRPr="007E372D">
          <w:rPr>
            <w:rFonts w:ascii="Arial" w:hAnsi="Arial" w:cs="Arial"/>
            <w:color w:val="222222"/>
            <w:sz w:val="18"/>
            <w:szCs w:val="18"/>
          </w:rPr>
          <w:fldChar w:fldCharType="separate"/>
        </w:r>
      </w:ins>
      <w:r w:rsidRPr="009316C1">
        <w:rPr>
          <w:rStyle w:val="Hyperlink"/>
        </w:rPr>
        <w:t>http://e-drpciv.ro/poze2/941.jpg</w:t>
      </w:r>
      <w:ins w:id="3302"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303" w:author="Unknown"/>
          <w:rFonts w:ascii="Tahoma" w:hAnsi="Tahoma" w:cs="Tahoma"/>
          <w:b/>
          <w:bCs/>
          <w:color w:val="222222"/>
          <w:sz w:val="21"/>
          <w:szCs w:val="21"/>
        </w:rPr>
      </w:pPr>
      <w:ins w:id="330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"http://e-drpciv.ro/intrebare/941/in_aceasta_situatie_opriti" </w:instrText>
        </w:r>
      </w:ins>
      <w:r w:rsidRPr="009316C1">
        <w:rPr>
          <w:rFonts w:ascii="Tahoma" w:hAnsi="Tahoma" w:cs="Tahoma"/>
          <w:b/>
          <w:bCs/>
          <w:color w:val="222222"/>
          <w:sz w:val="21"/>
          <w:szCs w:val="21"/>
        </w:rPr>
      </w:r>
      <w:ins w:id="330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941. În această situaţie opriţi:</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306" w:author="Unknown"/>
          <w:rFonts w:ascii="Arial" w:hAnsi="Arial" w:cs="Arial"/>
          <w:color w:val="222222"/>
          <w:sz w:val="18"/>
          <w:szCs w:val="18"/>
        </w:rPr>
      </w:pPr>
      <w:ins w:id="330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la linia transversală;</w:t>
        </w:r>
      </w:ins>
    </w:p>
    <w:p w:rsidR="00AE1230" w:rsidRPr="007E372D" w:rsidRDefault="00AE1230" w:rsidP="007E372D">
      <w:pPr>
        <w:shd w:val="clear" w:color="auto" w:fill="FCFDFD"/>
        <w:spacing w:after="30" w:line="240" w:lineRule="auto"/>
        <w:rPr>
          <w:ins w:id="3308" w:author="Unknown"/>
          <w:rFonts w:ascii="Arial" w:hAnsi="Arial" w:cs="Arial"/>
          <w:color w:val="222222"/>
          <w:sz w:val="18"/>
          <w:szCs w:val="18"/>
        </w:rPr>
      </w:pPr>
      <w:ins w:id="330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în dreptul semaforului;</w:t>
        </w:r>
      </w:ins>
    </w:p>
    <w:p w:rsidR="00AE1230" w:rsidRPr="007E372D" w:rsidRDefault="00AE1230" w:rsidP="007E372D">
      <w:pPr>
        <w:shd w:val="clear" w:color="auto" w:fill="FCFDFD"/>
        <w:spacing w:after="30" w:line="240" w:lineRule="auto"/>
        <w:rPr>
          <w:ins w:id="3310" w:author="Unknown"/>
          <w:rFonts w:ascii="Arial" w:hAnsi="Arial" w:cs="Arial"/>
          <w:color w:val="222222"/>
          <w:sz w:val="18"/>
          <w:szCs w:val="18"/>
        </w:rPr>
      </w:pPr>
      <w:ins w:id="331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pe trecerea pentru pietoni.</w:t>
        </w:r>
      </w:ins>
    </w:p>
    <w:p w:rsidR="00AE1230" w:rsidRPr="007E372D" w:rsidRDefault="00AE1230" w:rsidP="007E372D">
      <w:pPr>
        <w:shd w:val="clear" w:color="auto" w:fill="5C9CCC"/>
        <w:spacing w:after="0" w:line="240" w:lineRule="auto"/>
        <w:rPr>
          <w:ins w:id="3312" w:author="Unknown"/>
          <w:rFonts w:ascii="Arial" w:hAnsi="Arial" w:cs="Arial"/>
          <w:b/>
          <w:bCs/>
          <w:color w:val="FFFFFF"/>
          <w:sz w:val="18"/>
          <w:szCs w:val="18"/>
        </w:rPr>
      </w:pPr>
      <w:ins w:id="3313"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314" w:author="Unknown"/>
          <w:rFonts w:ascii="Arial" w:hAnsi="Arial" w:cs="Arial"/>
          <w:color w:val="222222"/>
          <w:sz w:val="18"/>
          <w:szCs w:val="18"/>
        </w:rPr>
      </w:pPr>
      <w:ins w:id="331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3316" w:author="Unknown">
        <w:r w:rsidRPr="007E372D">
          <w:rPr>
            <w:rFonts w:ascii="Arial" w:hAnsi="Arial" w:cs="Arial"/>
            <w:color w:val="222222"/>
            <w:sz w:val="18"/>
            <w:szCs w:val="18"/>
          </w:rPr>
          <w:fldChar w:fldCharType="separate"/>
        </w:r>
        <w:r w:rsidRPr="007E372D">
          <w:rPr>
            <w:rFonts w:ascii="Arial" w:hAnsi="Arial" w:cs="Arial"/>
            <w:color w:val="000000"/>
            <w:sz w:val="18"/>
            <w:u w:val="single"/>
          </w:rPr>
          <w:t>teste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"http://e-drpciv.ro/tag/permis-auto-categoria-B1" </w:instrText>
        </w:r>
      </w:ins>
      <w:r w:rsidRPr="009316C1">
        <w:rPr>
          <w:rFonts w:ascii="Arial" w:hAnsi="Arial" w:cs="Arial"/>
          <w:color w:val="222222"/>
          <w:sz w:val="18"/>
          <w:szCs w:val="18"/>
        </w:rPr>
      </w:r>
      <w:ins w:id="3317"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auto categoria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318" w:author="Unknown"/>
          <w:rFonts w:ascii="Tahoma" w:hAnsi="Tahoma" w:cs="Tahoma"/>
          <w:b/>
          <w:bCs/>
          <w:color w:val="222222"/>
          <w:sz w:val="21"/>
          <w:szCs w:val="21"/>
        </w:rPr>
      </w:pPr>
      <w:ins w:id="331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"http://e-drpciv.ro/intrebare/301/ce_pericole_pot_aparea_prin_nefolosirea_centurii_de_siguranta" </w:instrText>
        </w:r>
      </w:ins>
      <w:r w:rsidRPr="009316C1">
        <w:rPr>
          <w:rFonts w:ascii="Tahoma" w:hAnsi="Tahoma" w:cs="Tahoma"/>
          <w:b/>
          <w:bCs/>
          <w:color w:val="222222"/>
          <w:sz w:val="21"/>
          <w:szCs w:val="21"/>
        </w:rPr>
      </w:r>
      <w:ins w:id="332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301. Ce pericole pot apărea prin nefolosirea centurii de siguranţă?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321" w:author="Unknown"/>
          <w:rFonts w:ascii="Arial" w:hAnsi="Arial" w:cs="Arial"/>
          <w:color w:val="222222"/>
          <w:sz w:val="18"/>
          <w:szCs w:val="18"/>
        </w:rPr>
      </w:pPr>
      <w:ins w:id="332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chiar şi la o viteză de coliziune de aproximativ 20 km/h, există riscul unei accidentări;</w:t>
        </w:r>
      </w:ins>
    </w:p>
    <w:p w:rsidR="00AE1230" w:rsidRPr="007E372D" w:rsidRDefault="00AE1230" w:rsidP="007E372D">
      <w:pPr>
        <w:shd w:val="clear" w:color="auto" w:fill="FCFDFD"/>
        <w:spacing w:after="30" w:line="240" w:lineRule="auto"/>
        <w:rPr>
          <w:ins w:id="3323" w:author="Unknown"/>
          <w:rFonts w:ascii="Arial" w:hAnsi="Arial" w:cs="Arial"/>
          <w:color w:val="222222"/>
          <w:sz w:val="18"/>
          <w:szCs w:val="18"/>
        </w:rPr>
      </w:pPr>
      <w:ins w:id="332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pericolele pot apărea la o viteză de peste 60 km/h;</w:t>
        </w:r>
      </w:ins>
    </w:p>
    <w:p w:rsidR="00AE1230" w:rsidRPr="007E372D" w:rsidRDefault="00AE1230" w:rsidP="007E372D">
      <w:pPr>
        <w:shd w:val="clear" w:color="auto" w:fill="FCFDFD"/>
        <w:spacing w:after="30" w:line="240" w:lineRule="auto"/>
        <w:rPr>
          <w:ins w:id="3325" w:author="Unknown"/>
          <w:rFonts w:ascii="Arial" w:hAnsi="Arial" w:cs="Arial"/>
          <w:color w:val="222222"/>
          <w:sz w:val="18"/>
          <w:szCs w:val="18"/>
        </w:rPr>
      </w:pPr>
      <w:ins w:id="332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pericolul de accidentare este exclus.</w:t>
        </w:r>
      </w:ins>
    </w:p>
    <w:p w:rsidR="00AE1230" w:rsidRPr="007E372D" w:rsidRDefault="00AE1230" w:rsidP="007E372D">
      <w:pPr>
        <w:shd w:val="clear" w:color="auto" w:fill="5C9CCC"/>
        <w:spacing w:after="0" w:line="240" w:lineRule="auto"/>
        <w:rPr>
          <w:ins w:id="3327" w:author="Unknown"/>
          <w:rFonts w:ascii="Arial" w:hAnsi="Arial" w:cs="Arial"/>
          <w:b/>
          <w:bCs/>
          <w:color w:val="FFFFFF"/>
          <w:sz w:val="18"/>
          <w:szCs w:val="18"/>
        </w:rPr>
      </w:pPr>
      <w:ins w:id="3328"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329" w:author="Unknown"/>
          <w:rFonts w:ascii="Arial" w:hAnsi="Arial" w:cs="Arial"/>
          <w:color w:val="222222"/>
          <w:sz w:val="18"/>
          <w:szCs w:val="18"/>
        </w:rPr>
      </w:pPr>
      <w:ins w:id="3330"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3331" w:author="Unknown">
        <w:r w:rsidRPr="007E372D">
          <w:rPr>
            <w:rFonts w:ascii="Arial" w:hAnsi="Arial" w:cs="Arial"/>
            <w:color w:val="222222"/>
            <w:sz w:val="18"/>
            <w:szCs w:val="18"/>
          </w:rPr>
          <w:fldChar w:fldCharType="separate"/>
        </w:r>
        <w:r w:rsidRPr="007E372D">
          <w:rPr>
            <w:rFonts w:ascii="Arial" w:hAnsi="Arial" w:cs="Arial"/>
            <w:b/>
            <w:bCs/>
            <w:color w:val="000000"/>
            <w:sz w:val="18"/>
          </w:rPr>
          <w:t>teste auto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3332"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333" w:author="Unknown"/>
          <w:rFonts w:ascii="Arial" w:hAnsi="Arial" w:cs="Arial"/>
          <w:color w:val="222222"/>
          <w:sz w:val="18"/>
          <w:szCs w:val="18"/>
        </w:rPr>
      </w:pPr>
      <w:ins w:id="3334"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"http://e-drpciv.ro/poze2/3700.jpg" </w:instrText>
        </w:r>
      </w:ins>
      <w:r w:rsidRPr="009316C1">
        <w:rPr>
          <w:rFonts w:ascii="Arial" w:hAnsi="Arial" w:cs="Arial"/>
          <w:color w:val="222222"/>
          <w:sz w:val="18"/>
          <w:szCs w:val="18"/>
        </w:rPr>
      </w:r>
      <w:ins w:id="3335" w:author="Unknown">
        <w:r w:rsidRPr="007E372D">
          <w:rPr>
            <w:rFonts w:ascii="Arial" w:hAnsi="Arial" w:cs="Arial"/>
            <w:color w:val="222222"/>
            <w:sz w:val="18"/>
            <w:szCs w:val="18"/>
          </w:rPr>
          <w:fldChar w:fldCharType="separate"/>
        </w:r>
      </w:ins>
      <w:r>
        <w:rPr>
          <w:noProof/>
        </w:rPr>
        <w:pict>
          <v:shape id="Picture 270" o:spid="_x0000_s1288" type="#_x0000_t75" alt="http://e-drpciv.ro/poze2/3700.jpg" href="http://e-drpciv.ro/poze2/3700.j" style="position:absolute;margin-left:65pt;margin-top:0;width:105pt;height:78.75pt;z-index:251926528;visibility:visible;mso-wrap-distance-left:0;mso-wrap-distance-right:0;mso-position-horizontal:right;mso-position-horizontal-relative:text;mso-position-vertical-relative:line" o:allowoverlap="f" o:button="t">
            <v:fill o:detectmouseclick="t"/>
            <v:imagedata r:id="rId2330" o:title=""/>
            <w10:wrap type="square"/>
          </v:shape>
        </w:pict>
      </w:r>
      <w:ins w:id="3336"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337" w:author="Unknown"/>
          <w:rFonts w:ascii="Tahoma" w:hAnsi="Tahoma" w:cs="Tahoma"/>
          <w:b/>
          <w:bCs/>
          <w:color w:val="222222"/>
          <w:sz w:val="21"/>
          <w:szCs w:val="21"/>
        </w:rPr>
      </w:pPr>
      <w:ins w:id="3338"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"http://e-drpciv.ro/intrebare/3700/este_corect_sa_depasesti_motocicleta_din_fata_ta" </w:instrText>
        </w:r>
      </w:ins>
      <w:r w:rsidRPr="009316C1">
        <w:rPr>
          <w:rFonts w:ascii="Tahoma" w:hAnsi="Tahoma" w:cs="Tahoma"/>
          <w:b/>
          <w:bCs/>
          <w:color w:val="222222"/>
          <w:sz w:val="21"/>
          <w:szCs w:val="21"/>
        </w:rPr>
      </w:r>
      <w:ins w:id="3339"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3700. Este corect să depăşeşti motocicleta din faţa ta?</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340" w:author="Unknown"/>
          <w:rFonts w:ascii="Arial" w:hAnsi="Arial" w:cs="Arial"/>
          <w:color w:val="222222"/>
          <w:sz w:val="18"/>
          <w:szCs w:val="18"/>
        </w:rPr>
      </w:pPr>
      <w:ins w:id="3341"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w:t>
        </w:r>
      </w:ins>
    </w:p>
    <w:p w:rsidR="00AE1230" w:rsidRPr="007E372D" w:rsidRDefault="00AE1230" w:rsidP="007E372D">
      <w:pPr>
        <w:shd w:val="clear" w:color="auto" w:fill="FCFDFD"/>
        <w:spacing w:after="30" w:line="240" w:lineRule="auto"/>
        <w:rPr>
          <w:ins w:id="3342" w:author="Unknown"/>
          <w:rFonts w:ascii="Arial" w:hAnsi="Arial" w:cs="Arial"/>
          <w:color w:val="222222"/>
          <w:sz w:val="18"/>
          <w:szCs w:val="18"/>
        </w:rPr>
      </w:pPr>
      <w:ins w:id="3343"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deoarece astfel vei depăşi axul drumului;</w:t>
        </w:r>
      </w:ins>
    </w:p>
    <w:p w:rsidR="00AE1230" w:rsidRPr="007E372D" w:rsidRDefault="00AE1230" w:rsidP="007E372D">
      <w:pPr>
        <w:shd w:val="clear" w:color="auto" w:fill="FCFDFD"/>
        <w:spacing w:after="30" w:line="240" w:lineRule="auto"/>
        <w:rPr>
          <w:ins w:id="3344" w:author="Unknown"/>
          <w:rFonts w:ascii="Arial" w:hAnsi="Arial" w:cs="Arial"/>
          <w:color w:val="222222"/>
          <w:sz w:val="18"/>
          <w:szCs w:val="18"/>
        </w:rPr>
      </w:pPr>
      <w:ins w:id="3345"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deoarece nu respecţi semnificaţia indicatorului.</w:t>
        </w:r>
      </w:ins>
    </w:p>
    <w:p w:rsidR="00AE1230" w:rsidRPr="007E372D" w:rsidRDefault="00AE1230" w:rsidP="007E372D">
      <w:pPr>
        <w:shd w:val="clear" w:color="auto" w:fill="5C9CCC"/>
        <w:spacing w:after="0" w:line="240" w:lineRule="auto"/>
        <w:rPr>
          <w:ins w:id="3346" w:author="Unknown"/>
          <w:rFonts w:ascii="Arial" w:hAnsi="Arial" w:cs="Arial"/>
          <w:b/>
          <w:bCs/>
          <w:color w:val="FFFFFF"/>
          <w:sz w:val="18"/>
          <w:szCs w:val="18"/>
        </w:rPr>
      </w:pPr>
      <w:ins w:id="3347" w:author="Unknown">
        <w:r w:rsidRPr="007E372D">
          <w:rPr>
            <w:rFonts w:ascii="Arial" w:hAnsi="Arial" w:cs="Arial"/>
            <w:b/>
            <w:bCs/>
            <w:color w:val="FFFFFF"/>
            <w:sz w:val="18"/>
          </w:rPr>
          <w:t>5 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348" w:author="Unknown"/>
          <w:rFonts w:ascii="Arial" w:hAnsi="Arial" w:cs="Arial"/>
          <w:color w:val="222222"/>
          <w:sz w:val="18"/>
          <w:szCs w:val="18"/>
        </w:rPr>
      </w:pPr>
      <w:ins w:id="3349"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17%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3350"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"http://e-drpciv.ro/tag/permis-auto-categoria-TR" </w:instrText>
        </w:r>
      </w:ins>
      <w:r w:rsidRPr="009316C1">
        <w:rPr>
          <w:rFonts w:ascii="Arial" w:hAnsi="Arial" w:cs="Arial"/>
          <w:color w:val="222222"/>
          <w:sz w:val="18"/>
          <w:szCs w:val="18"/>
        </w:rPr>
      </w:r>
      <w:ins w:id="3351" w:author="Unknown">
        <w:r w:rsidRPr="007E372D">
          <w:rPr>
            <w:rFonts w:ascii="Arial" w:hAnsi="Arial" w:cs="Arial"/>
            <w:color w:val="222222"/>
            <w:sz w:val="18"/>
            <w:szCs w:val="18"/>
          </w:rPr>
          <w:fldChar w:fldCharType="separate"/>
        </w:r>
        <w:r w:rsidRPr="007E372D">
          <w:rPr>
            <w:rFonts w:ascii="Arial" w:hAnsi="Arial" w:cs="Arial"/>
            <w:b/>
            <w:bCs/>
            <w:color w:val="000000"/>
            <w:sz w:val="18"/>
          </w:rPr>
          <w:t>permis auto categoria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352" w:author="Unknown"/>
          <w:rFonts w:ascii="Tahoma" w:hAnsi="Tahoma" w:cs="Tahoma"/>
          <w:b/>
          <w:bCs/>
          <w:color w:val="222222"/>
          <w:sz w:val="21"/>
          <w:szCs w:val="21"/>
        </w:rPr>
      </w:pPr>
      <w:ins w:id="3353"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"http://e-drpciv.ro/intrebare/1059/ce_se_intelege_prin_conducere_ecologica_a_unui_autovehicul" </w:instrText>
        </w:r>
      </w:ins>
      <w:r w:rsidRPr="009316C1">
        <w:rPr>
          <w:rFonts w:ascii="Tahoma" w:hAnsi="Tahoma" w:cs="Tahoma"/>
          <w:b/>
          <w:bCs/>
          <w:color w:val="222222"/>
          <w:sz w:val="21"/>
          <w:szCs w:val="21"/>
        </w:rPr>
      </w:r>
      <w:ins w:id="3354"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1059. Ce se înţelege prin conducere ecologică a unui autovehicul?</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355" w:author="Unknown"/>
          <w:rFonts w:ascii="Arial" w:hAnsi="Arial" w:cs="Arial"/>
          <w:color w:val="222222"/>
          <w:sz w:val="18"/>
          <w:szCs w:val="18"/>
        </w:rPr>
      </w:pPr>
      <w:ins w:id="3356"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obligaţia de a folosi în permanenţă carburant biodegradabil;</w:t>
        </w:r>
      </w:ins>
    </w:p>
    <w:p w:rsidR="00AE1230" w:rsidRPr="007E372D" w:rsidRDefault="00AE1230" w:rsidP="007E372D">
      <w:pPr>
        <w:shd w:val="clear" w:color="auto" w:fill="FCFDFD"/>
        <w:spacing w:after="30" w:line="240" w:lineRule="auto"/>
        <w:rPr>
          <w:ins w:id="3357" w:author="Unknown"/>
          <w:rFonts w:ascii="Arial" w:hAnsi="Arial" w:cs="Arial"/>
          <w:color w:val="222222"/>
          <w:sz w:val="18"/>
          <w:szCs w:val="18"/>
        </w:rPr>
      </w:pPr>
      <w:ins w:id="3358"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deplasări urbane cu bicicleta, pe jos sau cu alte mijloace care nu poluează atmosfera;</w:t>
        </w:r>
      </w:ins>
    </w:p>
    <w:p w:rsidR="00AE1230" w:rsidRPr="007E372D" w:rsidRDefault="00AE1230" w:rsidP="007E372D">
      <w:pPr>
        <w:shd w:val="clear" w:color="auto" w:fill="33FF33"/>
        <w:spacing w:after="30" w:line="240" w:lineRule="auto"/>
        <w:rPr>
          <w:ins w:id="3359" w:author="Unknown"/>
          <w:rFonts w:ascii="Arial" w:hAnsi="Arial" w:cs="Arial"/>
          <w:color w:val="222222"/>
          <w:sz w:val="18"/>
          <w:szCs w:val="18"/>
        </w:rPr>
      </w:pPr>
      <w:ins w:id="3360"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un ansamblu de măsuri comportamentale, de control sau de verificare a vehiculului, prin care se realizează o importantă economie de energie şi protecţia mediului.</w:t>
        </w:r>
      </w:ins>
    </w:p>
    <w:p w:rsidR="00AE1230" w:rsidRPr="007E372D" w:rsidRDefault="00AE1230" w:rsidP="007E372D">
      <w:pPr>
        <w:shd w:val="clear" w:color="auto" w:fill="5C9CCC"/>
        <w:spacing w:after="0" w:line="240" w:lineRule="auto"/>
        <w:rPr>
          <w:ins w:id="3361" w:author="Unknown"/>
          <w:rFonts w:ascii="Arial" w:hAnsi="Arial" w:cs="Arial"/>
          <w:b/>
          <w:bCs/>
          <w:color w:val="FFFFFF"/>
          <w:sz w:val="18"/>
          <w:szCs w:val="18"/>
        </w:rPr>
      </w:pPr>
      <w:ins w:id="3362"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363" w:author="Unknown"/>
          <w:rFonts w:ascii="Arial" w:hAnsi="Arial" w:cs="Arial"/>
          <w:color w:val="222222"/>
          <w:sz w:val="18"/>
          <w:szCs w:val="18"/>
        </w:rPr>
      </w:pPr>
      <w:ins w:id="3364"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3365"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3366"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367" w:author="Unknown"/>
          <w:rFonts w:ascii="Arial" w:hAnsi="Arial" w:cs="Arial"/>
          <w:color w:val="222222"/>
          <w:sz w:val="18"/>
          <w:szCs w:val="18"/>
        </w:rPr>
      </w:pPr>
      <w:ins w:id="3368"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"http://e-drpciv.ro/poze2/590.jpg" </w:instrText>
        </w:r>
      </w:ins>
      <w:r w:rsidRPr="009316C1">
        <w:rPr>
          <w:rFonts w:ascii="Arial" w:hAnsi="Arial" w:cs="Arial"/>
          <w:color w:val="222222"/>
          <w:sz w:val="18"/>
          <w:szCs w:val="18"/>
        </w:rPr>
      </w:r>
      <w:ins w:id="3369" w:author="Unknown">
        <w:r w:rsidRPr="007E372D">
          <w:rPr>
            <w:rFonts w:ascii="Arial" w:hAnsi="Arial" w:cs="Arial"/>
            <w:color w:val="222222"/>
            <w:sz w:val="18"/>
            <w:szCs w:val="18"/>
          </w:rPr>
          <w:fldChar w:fldCharType="separate"/>
        </w:r>
      </w:ins>
      <w:r>
        <w:rPr>
          <w:noProof/>
        </w:rPr>
        <w:pict>
          <v:shape id="Picture 271" o:spid="_x0000_s1289" type="#_x0000_t75" alt="http://e-drpciv.ro/poze2/590.jpg" href="http://e-drpciv.ro/poze2/590.j" style="position:absolute;margin-left:65pt;margin-top:0;width:105pt;height:78.75pt;z-index:251927552;visibility:visible;mso-wrap-distance-left:0;mso-wrap-distance-right:0;mso-position-horizontal:right;mso-position-horizontal-relative:text;mso-position-vertical-relative:line" o:allowoverlap="f" o:button="t">
            <v:fill o:detectmouseclick="t"/>
            <v:imagedata r:id="rId2331" o:title=""/>
            <w10:wrap type="square"/>
          </v:shape>
        </w:pict>
      </w:r>
      <w:ins w:id="3370"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371" w:author="Unknown"/>
          <w:rFonts w:ascii="Tahoma" w:hAnsi="Tahoma" w:cs="Tahoma"/>
          <w:b/>
          <w:bCs/>
          <w:color w:val="222222"/>
          <w:sz w:val="21"/>
          <w:szCs w:val="21"/>
        </w:rPr>
      </w:pPr>
      <w:ins w:id="3372"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"http://e-drpciv.ro/intrebare/590/care_dintre_vehiculele_din_imagine_va_intra_primul_in_intersectie" </w:instrText>
        </w:r>
      </w:ins>
      <w:r w:rsidRPr="009316C1">
        <w:rPr>
          <w:rFonts w:ascii="Tahoma" w:hAnsi="Tahoma" w:cs="Tahoma"/>
          <w:b/>
          <w:bCs/>
          <w:color w:val="222222"/>
          <w:sz w:val="21"/>
          <w:szCs w:val="21"/>
        </w:rPr>
      </w:r>
      <w:ins w:id="3373"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590. Care dintre vehiculele din imagine va intra primul în intersecţie?</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374" w:author="Unknown"/>
          <w:rFonts w:ascii="Arial" w:hAnsi="Arial" w:cs="Arial"/>
          <w:color w:val="222222"/>
          <w:sz w:val="18"/>
          <w:szCs w:val="18"/>
        </w:rPr>
      </w:pPr>
      <w:ins w:id="3375"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autoturismul;</w:t>
        </w:r>
      </w:ins>
    </w:p>
    <w:p w:rsidR="00AE1230" w:rsidRPr="007E372D" w:rsidRDefault="00AE1230" w:rsidP="007E372D">
      <w:pPr>
        <w:shd w:val="clear" w:color="auto" w:fill="FCFDFD"/>
        <w:spacing w:after="30" w:line="240" w:lineRule="auto"/>
        <w:rPr>
          <w:ins w:id="3376" w:author="Unknown"/>
          <w:rFonts w:ascii="Arial" w:hAnsi="Arial" w:cs="Arial"/>
          <w:color w:val="222222"/>
          <w:sz w:val="18"/>
          <w:szCs w:val="18"/>
        </w:rPr>
      </w:pPr>
      <w:ins w:id="3377"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motocicleta;</w:t>
        </w:r>
      </w:ins>
    </w:p>
    <w:p w:rsidR="00AE1230" w:rsidRPr="007E372D" w:rsidRDefault="00AE1230" w:rsidP="007E372D">
      <w:pPr>
        <w:shd w:val="clear" w:color="auto" w:fill="FCFDFD"/>
        <w:spacing w:after="30" w:line="240" w:lineRule="auto"/>
        <w:rPr>
          <w:ins w:id="3378" w:author="Unknown"/>
          <w:rFonts w:ascii="Arial" w:hAnsi="Arial" w:cs="Arial"/>
          <w:color w:val="222222"/>
          <w:sz w:val="18"/>
          <w:szCs w:val="18"/>
        </w:rPr>
      </w:pPr>
      <w:ins w:id="3379"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autocamionul.</w:t>
        </w:r>
      </w:ins>
    </w:p>
    <w:p w:rsidR="00AE1230" w:rsidRPr="007E372D" w:rsidRDefault="00AE1230" w:rsidP="007E372D">
      <w:pPr>
        <w:shd w:val="clear" w:color="auto" w:fill="5C9CCC"/>
        <w:spacing w:after="0" w:line="240" w:lineRule="auto"/>
        <w:rPr>
          <w:ins w:id="3380" w:author="Unknown"/>
          <w:rFonts w:ascii="Arial" w:hAnsi="Arial" w:cs="Arial"/>
          <w:b/>
          <w:bCs/>
          <w:color w:val="FFFFFF"/>
          <w:sz w:val="18"/>
          <w:szCs w:val="18"/>
        </w:rPr>
      </w:pPr>
      <w:ins w:id="3381"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382" w:author="Unknown"/>
          <w:rFonts w:ascii="Arial" w:hAnsi="Arial" w:cs="Arial"/>
          <w:color w:val="222222"/>
          <w:sz w:val="18"/>
          <w:szCs w:val="18"/>
        </w:rPr>
      </w:pPr>
      <w:ins w:id="3383"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"http://e-drpciv.ro/tag/raspunsuri-drpciv" </w:instrText>
        </w:r>
      </w:ins>
      <w:r w:rsidRPr="009316C1">
        <w:rPr>
          <w:rFonts w:ascii="Arial" w:hAnsi="Arial" w:cs="Arial"/>
          <w:color w:val="222222"/>
          <w:sz w:val="18"/>
          <w:szCs w:val="18"/>
        </w:rPr>
      </w:r>
      <w:ins w:id="3384" w:author="Unknown">
        <w:r w:rsidRPr="007E372D">
          <w:rPr>
            <w:rFonts w:ascii="Arial" w:hAnsi="Arial" w:cs="Arial"/>
            <w:color w:val="222222"/>
            <w:sz w:val="18"/>
            <w:szCs w:val="18"/>
          </w:rPr>
          <w:fldChar w:fldCharType="separate"/>
        </w:r>
        <w:r w:rsidRPr="007E372D">
          <w:rPr>
            <w:rFonts w:ascii="Arial" w:hAnsi="Arial" w:cs="Arial"/>
            <w:b/>
            <w:bCs/>
            <w:color w:val="000000"/>
            <w:sz w:val="18"/>
          </w:rPr>
          <w:t>raspunsuri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3385"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386" w:author="Unknown"/>
          <w:rFonts w:ascii="Tahoma" w:hAnsi="Tahoma" w:cs="Tahoma"/>
          <w:b/>
          <w:bCs/>
          <w:color w:val="222222"/>
          <w:sz w:val="21"/>
          <w:szCs w:val="21"/>
        </w:rPr>
      </w:pPr>
      <w:ins w:id="3387"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"http://e-drpciv.ro/intrebare/988/pentru_a_conduce_ecologic_un_autovehicul_se_recomanda" </w:instrText>
        </w:r>
      </w:ins>
      <w:r w:rsidRPr="009316C1">
        <w:rPr>
          <w:rFonts w:ascii="Tahoma" w:hAnsi="Tahoma" w:cs="Tahoma"/>
          <w:b/>
          <w:bCs/>
          <w:color w:val="222222"/>
          <w:sz w:val="21"/>
          <w:szCs w:val="21"/>
        </w:rPr>
      </w:r>
      <w:ins w:id="3388"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988. Pentru a conduce ecologic un autovehicul, se recomandă: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389" w:author="Unknown"/>
          <w:rFonts w:ascii="Arial" w:hAnsi="Arial" w:cs="Arial"/>
          <w:color w:val="222222"/>
          <w:sz w:val="18"/>
          <w:szCs w:val="18"/>
        </w:rPr>
      </w:pPr>
      <w:ins w:id="3390"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utilizarea climatizării numai în cazul traseelor scurte;</w:t>
        </w:r>
      </w:ins>
    </w:p>
    <w:p w:rsidR="00AE1230" w:rsidRPr="007E372D" w:rsidRDefault="00AE1230" w:rsidP="007E372D">
      <w:pPr>
        <w:shd w:val="clear" w:color="auto" w:fill="FCFDFD"/>
        <w:spacing w:after="30" w:line="240" w:lineRule="auto"/>
        <w:rPr>
          <w:ins w:id="3391" w:author="Unknown"/>
          <w:rFonts w:ascii="Arial" w:hAnsi="Arial" w:cs="Arial"/>
          <w:color w:val="222222"/>
          <w:sz w:val="18"/>
          <w:szCs w:val="18"/>
        </w:rPr>
      </w:pPr>
      <w:ins w:id="3392"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utilizarea climatizării numai pe timp de noapte;</w:t>
        </w:r>
      </w:ins>
    </w:p>
    <w:p w:rsidR="00AE1230" w:rsidRPr="007E372D" w:rsidRDefault="00AE1230" w:rsidP="007E372D">
      <w:pPr>
        <w:shd w:val="clear" w:color="auto" w:fill="33FF33"/>
        <w:spacing w:after="30" w:line="240" w:lineRule="auto"/>
        <w:rPr>
          <w:ins w:id="3393" w:author="Unknown"/>
          <w:rFonts w:ascii="Arial" w:hAnsi="Arial" w:cs="Arial"/>
          <w:color w:val="222222"/>
          <w:sz w:val="18"/>
          <w:szCs w:val="18"/>
        </w:rPr>
      </w:pPr>
      <w:ins w:id="3394"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utilizarea climatizării numai în situaţiile absolut necesare.</w:t>
        </w:r>
      </w:ins>
    </w:p>
    <w:p w:rsidR="00AE1230" w:rsidRPr="007E372D" w:rsidRDefault="00AE1230" w:rsidP="007E372D">
      <w:pPr>
        <w:shd w:val="clear" w:color="auto" w:fill="5C9CCC"/>
        <w:spacing w:after="0" w:line="240" w:lineRule="auto"/>
        <w:rPr>
          <w:ins w:id="3395" w:author="Unknown"/>
          <w:rFonts w:ascii="Arial" w:hAnsi="Arial" w:cs="Arial"/>
          <w:b/>
          <w:bCs/>
          <w:color w:val="FFFFFF"/>
          <w:sz w:val="18"/>
          <w:szCs w:val="18"/>
        </w:rPr>
      </w:pPr>
      <w:ins w:id="3396"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397" w:author="Unknown"/>
          <w:rFonts w:ascii="Arial" w:hAnsi="Arial" w:cs="Arial"/>
          <w:color w:val="222222"/>
          <w:sz w:val="18"/>
          <w:szCs w:val="18"/>
        </w:rPr>
      </w:pPr>
      <w:ins w:id="3398"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3399" w:author="Unknown">
        <w:r w:rsidRPr="007E372D">
          <w:rPr>
            <w:rFonts w:ascii="Arial" w:hAnsi="Arial" w:cs="Arial"/>
            <w:color w:val="222222"/>
            <w:sz w:val="18"/>
            <w:szCs w:val="18"/>
          </w:rPr>
          <w:fldChar w:fldCharType="separate"/>
        </w:r>
        <w:r w:rsidRPr="007E372D">
          <w:rPr>
            <w:rFonts w:ascii="Arial" w:hAnsi="Arial" w:cs="Arial"/>
            <w:b/>
            <w:bCs/>
            <w:color w:val="000000"/>
            <w:sz w:val="18"/>
          </w:rPr>
          <w:t>examen sala</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3400"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auto 2014</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401" w:author="Unknown"/>
          <w:rFonts w:ascii="Arial" w:hAnsi="Arial" w:cs="Arial"/>
          <w:color w:val="222222"/>
          <w:sz w:val="18"/>
          <w:szCs w:val="18"/>
        </w:rPr>
      </w:pPr>
      <w:ins w:id="3402"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"http://e-drpciv.ro/poze2/862.jpg" </w:instrText>
        </w:r>
      </w:ins>
      <w:r w:rsidRPr="009316C1">
        <w:rPr>
          <w:rFonts w:ascii="Arial" w:hAnsi="Arial" w:cs="Arial"/>
          <w:color w:val="222222"/>
          <w:sz w:val="18"/>
          <w:szCs w:val="18"/>
        </w:rPr>
      </w:r>
      <w:ins w:id="3403" w:author="Unknown">
        <w:r w:rsidRPr="007E372D">
          <w:rPr>
            <w:rFonts w:ascii="Arial" w:hAnsi="Arial" w:cs="Arial"/>
            <w:color w:val="222222"/>
            <w:sz w:val="18"/>
            <w:szCs w:val="18"/>
          </w:rPr>
          <w:fldChar w:fldCharType="separate"/>
        </w:r>
      </w:ins>
      <w:r>
        <w:rPr>
          <w:noProof/>
        </w:rPr>
        <w:pict>
          <v:shape id="Picture 272" o:spid="_x0000_s1290" type="#_x0000_t75" alt="http://e-drpciv.ro/poze2/862.jpg" href="http://e-drpciv.ro/poze2/862.j" style="position:absolute;margin-left:65pt;margin-top:0;width:105pt;height:78.75pt;z-index:251928576;visibility:visible;mso-wrap-distance-left:0;mso-wrap-distance-right:0;mso-position-horizontal:right;mso-position-horizontal-relative:text;mso-position-vertical-relative:line" o:allowoverlap="f" o:button="t">
            <v:fill o:detectmouseclick="t"/>
            <v:imagedata r:id="rId2332" o:title=""/>
            <w10:wrap type="square"/>
          </v:shape>
        </w:pict>
      </w:r>
      <w:ins w:id="3404"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405" w:author="Unknown"/>
          <w:rFonts w:ascii="Tahoma" w:hAnsi="Tahoma" w:cs="Tahoma"/>
          <w:b/>
          <w:bCs/>
          <w:color w:val="222222"/>
          <w:sz w:val="21"/>
          <w:szCs w:val="21"/>
        </w:rPr>
      </w:pPr>
      <w:ins w:id="3406"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"http://e-drpciv.ro/intrebare/862/ce_semnifica_indicatorul_din_imagine" </w:instrText>
        </w:r>
      </w:ins>
      <w:r w:rsidRPr="009316C1">
        <w:rPr>
          <w:rFonts w:ascii="Tahoma" w:hAnsi="Tahoma" w:cs="Tahoma"/>
          <w:b/>
          <w:bCs/>
          <w:color w:val="222222"/>
          <w:sz w:val="21"/>
          <w:szCs w:val="21"/>
        </w:rPr>
      </w:r>
      <w:ins w:id="3407"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862. Ce semnifică indicatorul din imagine?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408" w:author="Unknown"/>
          <w:rFonts w:ascii="Arial" w:hAnsi="Arial" w:cs="Arial"/>
          <w:color w:val="222222"/>
          <w:sz w:val="18"/>
          <w:szCs w:val="18"/>
        </w:rPr>
      </w:pPr>
      <w:ins w:id="3409"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„Accesul interzis copiilor neînsoţiţi“;</w:t>
        </w:r>
      </w:ins>
    </w:p>
    <w:p w:rsidR="00AE1230" w:rsidRPr="007E372D" w:rsidRDefault="00AE1230" w:rsidP="007E372D">
      <w:pPr>
        <w:shd w:val="clear" w:color="auto" w:fill="33FF33"/>
        <w:spacing w:after="30" w:line="240" w:lineRule="auto"/>
        <w:rPr>
          <w:ins w:id="3410" w:author="Unknown"/>
          <w:rFonts w:ascii="Arial" w:hAnsi="Arial" w:cs="Arial"/>
          <w:color w:val="222222"/>
          <w:sz w:val="18"/>
          <w:szCs w:val="18"/>
        </w:rPr>
      </w:pPr>
      <w:ins w:id="3411"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„Copii“;</w:t>
        </w:r>
      </w:ins>
    </w:p>
    <w:p w:rsidR="00AE1230" w:rsidRPr="007E372D" w:rsidRDefault="00AE1230" w:rsidP="007E372D">
      <w:pPr>
        <w:shd w:val="clear" w:color="auto" w:fill="FCFDFD"/>
        <w:spacing w:after="30" w:line="240" w:lineRule="auto"/>
        <w:rPr>
          <w:ins w:id="3412" w:author="Unknown"/>
          <w:rFonts w:ascii="Arial" w:hAnsi="Arial" w:cs="Arial"/>
          <w:color w:val="222222"/>
          <w:sz w:val="18"/>
          <w:szCs w:val="18"/>
        </w:rPr>
      </w:pPr>
      <w:ins w:id="3413"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„Trecere obligatorie pentru copii“.</w:t>
        </w:r>
      </w:ins>
    </w:p>
    <w:p w:rsidR="00AE1230" w:rsidRPr="007E372D" w:rsidRDefault="00AE1230" w:rsidP="007E372D">
      <w:pPr>
        <w:shd w:val="clear" w:color="auto" w:fill="5C9CCC"/>
        <w:spacing w:after="0" w:line="240" w:lineRule="auto"/>
        <w:rPr>
          <w:ins w:id="3414" w:author="Unknown"/>
          <w:rFonts w:ascii="Arial" w:hAnsi="Arial" w:cs="Arial"/>
          <w:b/>
          <w:bCs/>
          <w:color w:val="FFFFFF"/>
          <w:sz w:val="18"/>
          <w:szCs w:val="18"/>
        </w:rPr>
      </w:pPr>
      <w:ins w:id="3415"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416" w:author="Unknown"/>
          <w:rFonts w:ascii="Arial" w:hAnsi="Arial" w:cs="Arial"/>
          <w:color w:val="222222"/>
          <w:sz w:val="18"/>
          <w:szCs w:val="18"/>
        </w:rPr>
      </w:pPr>
      <w:ins w:id="3417"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3418" w:author="Unknown">
        <w:r w:rsidRPr="007E372D">
          <w:rPr>
            <w:rFonts w:ascii="Arial" w:hAnsi="Arial" w:cs="Arial"/>
            <w:color w:val="222222"/>
            <w:sz w:val="18"/>
            <w:szCs w:val="18"/>
          </w:rPr>
          <w:fldChar w:fldCharType="separate"/>
        </w:r>
        <w:r w:rsidRPr="007E372D">
          <w:rPr>
            <w:rFonts w:ascii="Arial" w:hAnsi="Arial" w:cs="Arial"/>
            <w:b/>
            <w:bCs/>
            <w:color w:val="000000"/>
            <w:sz w:val="18"/>
          </w:rPr>
          <w:t>auto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3419" w:author="Unknown">
        <w:r w:rsidRPr="007E372D">
          <w:rPr>
            <w:rFonts w:ascii="Arial" w:hAnsi="Arial" w:cs="Arial"/>
            <w:color w:val="222222"/>
            <w:sz w:val="18"/>
            <w:szCs w:val="18"/>
          </w:rPr>
          <w:fldChar w:fldCharType="separate"/>
        </w:r>
        <w:r w:rsidRPr="007E372D">
          <w:rPr>
            <w:rFonts w:ascii="Arial" w:hAnsi="Arial" w:cs="Arial"/>
            <w:color w:val="000000"/>
            <w:sz w:val="18"/>
            <w:u w:val="single"/>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420" w:author="Unknown"/>
          <w:rFonts w:ascii="Tahoma" w:hAnsi="Tahoma" w:cs="Tahoma"/>
          <w:b/>
          <w:bCs/>
          <w:color w:val="222222"/>
          <w:sz w:val="21"/>
          <w:szCs w:val="21"/>
        </w:rPr>
      </w:pPr>
      <w:ins w:id="3421"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"http://e-drpciv.ro/intrebare/536/ce_trebuie_sa_faca_un_conducator_de_vehicul_pentru_ca_depasirea_sa_fie_considerata_regulamentara" </w:instrText>
        </w:r>
      </w:ins>
      <w:r w:rsidRPr="009316C1">
        <w:rPr>
          <w:rFonts w:ascii="Tahoma" w:hAnsi="Tahoma" w:cs="Tahoma"/>
          <w:b/>
          <w:bCs/>
          <w:color w:val="222222"/>
          <w:sz w:val="21"/>
          <w:szCs w:val="21"/>
        </w:rPr>
      </w:r>
      <w:ins w:id="3422"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536. Ce trebuie să facă un conducător de vehicul pentru ca depăşirea să fie considerată regulamentară?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423" w:author="Unknown"/>
          <w:rFonts w:ascii="Arial" w:hAnsi="Arial" w:cs="Arial"/>
          <w:color w:val="222222"/>
          <w:sz w:val="18"/>
          <w:szCs w:val="18"/>
        </w:rPr>
      </w:pPr>
      <w:ins w:id="3424"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se asigure că manevra poate fi executată în condiţii de siguranţă, după care să semnalizeze intenţia de schimbare a poziţiei de mers şi să efectueze depăşirea;</w:t>
        </w:r>
      </w:ins>
    </w:p>
    <w:p w:rsidR="00AE1230" w:rsidRPr="007E372D" w:rsidRDefault="00AE1230" w:rsidP="007E372D">
      <w:pPr>
        <w:shd w:val="clear" w:color="auto" w:fill="FCFDFD"/>
        <w:spacing w:after="30" w:line="240" w:lineRule="auto"/>
        <w:rPr>
          <w:ins w:id="3425" w:author="Unknown"/>
          <w:rFonts w:ascii="Arial" w:hAnsi="Arial" w:cs="Arial"/>
          <w:color w:val="222222"/>
          <w:sz w:val="18"/>
          <w:szCs w:val="18"/>
        </w:rPr>
      </w:pPr>
      <w:ins w:id="3426"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semnalizeze din timp intenţia de schimbare a direcţiei de mers;</w:t>
        </w:r>
      </w:ins>
    </w:p>
    <w:p w:rsidR="00AE1230" w:rsidRPr="007E372D" w:rsidRDefault="00AE1230" w:rsidP="007E372D">
      <w:pPr>
        <w:shd w:val="clear" w:color="auto" w:fill="FCFDFD"/>
        <w:spacing w:after="30" w:line="240" w:lineRule="auto"/>
        <w:rPr>
          <w:ins w:id="3427" w:author="Unknown"/>
          <w:rFonts w:ascii="Arial" w:hAnsi="Arial" w:cs="Arial"/>
          <w:color w:val="222222"/>
          <w:sz w:val="18"/>
          <w:szCs w:val="18"/>
        </w:rPr>
      </w:pPr>
      <w:ins w:id="3428"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mărească viteza de deplasare, astfel încât să scurteze timpul de realizare a depăşirii.</w:t>
        </w:r>
      </w:ins>
    </w:p>
    <w:p w:rsidR="00AE1230" w:rsidRPr="007E372D" w:rsidRDefault="00AE1230" w:rsidP="007E372D">
      <w:pPr>
        <w:shd w:val="clear" w:color="auto" w:fill="5C9CCC"/>
        <w:spacing w:after="0" w:line="240" w:lineRule="auto"/>
        <w:rPr>
          <w:ins w:id="3429" w:author="Unknown"/>
          <w:rFonts w:ascii="Arial" w:hAnsi="Arial" w:cs="Arial"/>
          <w:b/>
          <w:bCs/>
          <w:color w:val="FFFFFF"/>
          <w:sz w:val="18"/>
          <w:szCs w:val="18"/>
        </w:rPr>
      </w:pPr>
      <w:ins w:id="3430"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431" w:author="Unknown"/>
          <w:rFonts w:ascii="Arial" w:hAnsi="Arial" w:cs="Arial"/>
          <w:color w:val="222222"/>
          <w:sz w:val="18"/>
          <w:szCs w:val="18"/>
        </w:rPr>
      </w:pPr>
      <w:ins w:id="3432"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3433" w:author="Unknown">
        <w:r w:rsidRPr="007E372D">
          <w:rPr>
            <w:rFonts w:ascii="Arial" w:hAnsi="Arial" w:cs="Arial"/>
            <w:color w:val="222222"/>
            <w:sz w:val="18"/>
            <w:szCs w:val="18"/>
          </w:rPr>
          <w:fldChar w:fldCharType="separate"/>
        </w:r>
        <w:r w:rsidRPr="007E372D">
          <w:rPr>
            <w:rFonts w:ascii="Arial" w:hAnsi="Arial" w:cs="Arial"/>
            <w:b/>
            <w:bCs/>
            <w:color w:val="000000"/>
            <w:sz w:val="18"/>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"http://e-drpciv.ro/tag/examen-auto-cat-b" </w:instrText>
        </w:r>
      </w:ins>
      <w:r w:rsidRPr="009316C1">
        <w:rPr>
          <w:rFonts w:ascii="Arial" w:hAnsi="Arial" w:cs="Arial"/>
          <w:color w:val="222222"/>
          <w:sz w:val="18"/>
          <w:szCs w:val="18"/>
        </w:rPr>
      </w:r>
      <w:ins w:id="3434"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auto cat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435" w:author="Unknown"/>
          <w:rFonts w:ascii="Arial" w:hAnsi="Arial" w:cs="Arial"/>
          <w:color w:val="222222"/>
          <w:sz w:val="18"/>
          <w:szCs w:val="18"/>
        </w:rPr>
      </w:pPr>
      <w:ins w:id="3436"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"http://e-drpciv.ro/poze2/469.jpg" </w:instrText>
        </w:r>
      </w:ins>
      <w:r w:rsidRPr="009316C1">
        <w:rPr>
          <w:rFonts w:ascii="Arial" w:hAnsi="Arial" w:cs="Arial"/>
          <w:color w:val="222222"/>
          <w:sz w:val="18"/>
          <w:szCs w:val="18"/>
        </w:rPr>
      </w:r>
      <w:ins w:id="3437" w:author="Unknown">
        <w:r w:rsidRPr="007E372D">
          <w:rPr>
            <w:rFonts w:ascii="Arial" w:hAnsi="Arial" w:cs="Arial"/>
            <w:color w:val="222222"/>
            <w:sz w:val="18"/>
            <w:szCs w:val="18"/>
          </w:rPr>
          <w:fldChar w:fldCharType="separate"/>
        </w:r>
      </w:ins>
      <w:r>
        <w:rPr>
          <w:noProof/>
        </w:rPr>
        <w:pict>
          <v:shape id="Picture 273" o:spid="_x0000_s1291" type="#_x0000_t75" alt="http://e-drpciv.ro/poze2/469.jpg" href="http://e-drpciv.ro/poze2/469.j" style="position:absolute;margin-left:65pt;margin-top:0;width:105pt;height:78.75pt;z-index:251929600;visibility:visible;mso-wrap-distance-left:0;mso-wrap-distance-right:0;mso-position-horizontal:right;mso-position-horizontal-relative:text;mso-position-vertical-relative:line" o:allowoverlap="f" o:button="t">
            <v:fill o:detectmouseclick="t"/>
            <v:imagedata r:id="rId2333" o:title=""/>
            <w10:wrap type="square"/>
          </v:shape>
        </w:pict>
      </w:r>
      <w:ins w:id="3438"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439" w:author="Unknown"/>
          <w:rFonts w:ascii="Tahoma" w:hAnsi="Tahoma" w:cs="Tahoma"/>
          <w:b/>
          <w:bCs/>
          <w:color w:val="222222"/>
          <w:sz w:val="21"/>
          <w:szCs w:val="21"/>
        </w:rPr>
      </w:pPr>
      <w:ins w:id="3440"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"http://e-drpciv.ro/intrebare/469/indicatorul_nu_permite_schimbarea_directiei_de_mers_spre_stanga" </w:instrText>
        </w:r>
      </w:ins>
      <w:r w:rsidRPr="009316C1">
        <w:rPr>
          <w:rFonts w:ascii="Tahoma" w:hAnsi="Tahoma" w:cs="Tahoma"/>
          <w:b/>
          <w:bCs/>
          <w:color w:val="222222"/>
          <w:sz w:val="21"/>
          <w:szCs w:val="21"/>
        </w:rPr>
      </w:r>
      <w:ins w:id="3441"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469. Indicatorul nu permite schimbarea direcţiei de mers spre stânga:</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442" w:author="Unknown"/>
          <w:rFonts w:ascii="Arial" w:hAnsi="Arial" w:cs="Arial"/>
          <w:color w:val="222222"/>
          <w:sz w:val="18"/>
          <w:szCs w:val="18"/>
        </w:rPr>
      </w:pPr>
      <w:ins w:id="3443"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în intersecţia înaintea căreia este instalat;</w:t>
        </w:r>
      </w:ins>
    </w:p>
    <w:p w:rsidR="00AE1230" w:rsidRPr="007E372D" w:rsidRDefault="00AE1230" w:rsidP="007E372D">
      <w:pPr>
        <w:shd w:val="clear" w:color="auto" w:fill="FCFDFD"/>
        <w:spacing w:after="30" w:line="240" w:lineRule="auto"/>
        <w:rPr>
          <w:ins w:id="3444" w:author="Unknown"/>
          <w:rFonts w:ascii="Arial" w:hAnsi="Arial" w:cs="Arial"/>
          <w:color w:val="222222"/>
          <w:sz w:val="18"/>
          <w:szCs w:val="18"/>
        </w:rPr>
      </w:pPr>
      <w:ins w:id="3445"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în toate intersecţiile, până la apariţia indicatorului „Sfârşitul tuturor restricţiilor“;</w:t>
        </w:r>
      </w:ins>
    </w:p>
    <w:p w:rsidR="00AE1230" w:rsidRPr="007E372D" w:rsidRDefault="00AE1230" w:rsidP="007E372D">
      <w:pPr>
        <w:shd w:val="clear" w:color="auto" w:fill="FCFDFD"/>
        <w:spacing w:after="30" w:line="240" w:lineRule="auto"/>
        <w:rPr>
          <w:ins w:id="3446" w:author="Unknown"/>
          <w:rFonts w:ascii="Arial" w:hAnsi="Arial" w:cs="Arial"/>
          <w:color w:val="222222"/>
          <w:sz w:val="18"/>
          <w:szCs w:val="18"/>
        </w:rPr>
      </w:pPr>
      <w:ins w:id="3447"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la 200 m de la locul în care este instalat acesta.</w:t>
        </w:r>
      </w:ins>
    </w:p>
    <w:p w:rsidR="00AE1230" w:rsidRPr="007E372D" w:rsidRDefault="00AE1230" w:rsidP="007E372D">
      <w:pPr>
        <w:shd w:val="clear" w:color="auto" w:fill="5C9CCC"/>
        <w:spacing w:after="0" w:line="240" w:lineRule="auto"/>
        <w:rPr>
          <w:ins w:id="3448" w:author="Unknown"/>
          <w:rFonts w:ascii="Arial" w:hAnsi="Arial" w:cs="Arial"/>
          <w:b/>
          <w:bCs/>
          <w:color w:val="FFFFFF"/>
          <w:sz w:val="18"/>
          <w:szCs w:val="18"/>
        </w:rPr>
      </w:pPr>
      <w:ins w:id="3449"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450" w:author="Unknown"/>
          <w:rFonts w:ascii="Arial" w:hAnsi="Arial" w:cs="Arial"/>
          <w:color w:val="222222"/>
          <w:sz w:val="18"/>
          <w:szCs w:val="18"/>
        </w:rPr>
      </w:pPr>
      <w:ins w:id="3451"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3452"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"http://e-drpciv.ro/tag/raspunsuri-drpciv" </w:instrText>
        </w:r>
      </w:ins>
      <w:r w:rsidRPr="009316C1">
        <w:rPr>
          <w:rFonts w:ascii="Arial" w:hAnsi="Arial" w:cs="Arial"/>
          <w:color w:val="222222"/>
          <w:sz w:val="18"/>
          <w:szCs w:val="18"/>
        </w:rPr>
      </w:r>
      <w:ins w:id="3453" w:author="Unknown">
        <w:r w:rsidRPr="007E372D">
          <w:rPr>
            <w:rFonts w:ascii="Arial" w:hAnsi="Arial" w:cs="Arial"/>
            <w:color w:val="222222"/>
            <w:sz w:val="18"/>
            <w:szCs w:val="18"/>
          </w:rPr>
          <w:fldChar w:fldCharType="separate"/>
        </w:r>
        <w:r w:rsidRPr="007E372D">
          <w:rPr>
            <w:rFonts w:ascii="Arial" w:hAnsi="Arial" w:cs="Arial"/>
            <w:color w:val="000000"/>
            <w:sz w:val="18"/>
            <w:u w:val="single"/>
          </w:rPr>
          <w:t>raspunsuri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454" w:author="Unknown"/>
          <w:rFonts w:ascii="Tahoma" w:hAnsi="Tahoma" w:cs="Tahoma"/>
          <w:b/>
          <w:bCs/>
          <w:color w:val="222222"/>
          <w:sz w:val="21"/>
          <w:szCs w:val="21"/>
        </w:rPr>
      </w:pPr>
      <w:ins w:id="3455"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"http://e-drpciv.ro/intrebare/206/cum_procedati_la_semnalul_politistului_cu_bratul_ridicat_vertical" </w:instrText>
        </w:r>
      </w:ins>
      <w:r w:rsidRPr="009316C1">
        <w:rPr>
          <w:rFonts w:ascii="Tahoma" w:hAnsi="Tahoma" w:cs="Tahoma"/>
          <w:b/>
          <w:bCs/>
          <w:color w:val="222222"/>
          <w:sz w:val="21"/>
          <w:szCs w:val="21"/>
        </w:rPr>
      </w:r>
      <w:ins w:id="3456"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206. Cum procedaţi la semnalul poliţistului cu braţul ridicat vertical?</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457" w:author="Unknown"/>
          <w:rFonts w:ascii="Arial" w:hAnsi="Arial" w:cs="Arial"/>
          <w:color w:val="222222"/>
          <w:sz w:val="18"/>
          <w:szCs w:val="18"/>
        </w:rPr>
      </w:pPr>
      <w:ins w:id="3458"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opriţi, indiferent din ce direcţie vă apropiaţi, şi aşteptaţi următorul său semnal;</w:t>
        </w:r>
      </w:ins>
    </w:p>
    <w:p w:rsidR="00AE1230" w:rsidRPr="007E372D" w:rsidRDefault="00AE1230" w:rsidP="007E372D">
      <w:pPr>
        <w:shd w:val="clear" w:color="auto" w:fill="FCFDFD"/>
        <w:spacing w:after="30" w:line="240" w:lineRule="auto"/>
        <w:rPr>
          <w:ins w:id="3459" w:author="Unknown"/>
          <w:rFonts w:ascii="Arial" w:hAnsi="Arial" w:cs="Arial"/>
          <w:color w:val="222222"/>
          <w:sz w:val="18"/>
          <w:szCs w:val="18"/>
        </w:rPr>
      </w:pPr>
      <w:ins w:id="3460"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reduceţi viteza şi circulaţi în direcţia permisă de poziţia braţului;</w:t>
        </w:r>
      </w:ins>
    </w:p>
    <w:p w:rsidR="00AE1230" w:rsidRPr="007E372D" w:rsidRDefault="00AE1230" w:rsidP="007E372D">
      <w:pPr>
        <w:shd w:val="clear" w:color="auto" w:fill="FCFDFD"/>
        <w:spacing w:after="30" w:line="240" w:lineRule="auto"/>
        <w:rPr>
          <w:ins w:id="3461" w:author="Unknown"/>
          <w:rFonts w:ascii="Arial" w:hAnsi="Arial" w:cs="Arial"/>
          <w:color w:val="222222"/>
          <w:sz w:val="18"/>
          <w:szCs w:val="18"/>
        </w:rPr>
      </w:pPr>
      <w:ins w:id="3462"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reduceţi viteza şi îl ocoliţi.</w:t>
        </w:r>
      </w:ins>
    </w:p>
    <w:p w:rsidR="00AE1230" w:rsidRPr="007E372D" w:rsidRDefault="00AE1230" w:rsidP="007E372D">
      <w:pPr>
        <w:shd w:val="clear" w:color="auto" w:fill="5C9CCC"/>
        <w:spacing w:after="0" w:line="240" w:lineRule="auto"/>
        <w:rPr>
          <w:ins w:id="3463" w:author="Unknown"/>
          <w:rFonts w:ascii="Arial" w:hAnsi="Arial" w:cs="Arial"/>
          <w:b/>
          <w:bCs/>
          <w:color w:val="FFFFFF"/>
          <w:sz w:val="18"/>
          <w:szCs w:val="18"/>
        </w:rPr>
      </w:pPr>
      <w:ins w:id="3464"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465" w:author="Unknown"/>
          <w:rFonts w:ascii="Arial" w:hAnsi="Arial" w:cs="Arial"/>
          <w:color w:val="222222"/>
          <w:sz w:val="18"/>
          <w:szCs w:val="18"/>
        </w:rPr>
      </w:pPr>
      <w:ins w:id="3466"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"http://e-drpciv.ro/tag/examen-auto-cat-TR" </w:instrText>
        </w:r>
      </w:ins>
      <w:r w:rsidRPr="009316C1">
        <w:rPr>
          <w:rFonts w:ascii="Arial" w:hAnsi="Arial" w:cs="Arial"/>
          <w:color w:val="222222"/>
          <w:sz w:val="18"/>
          <w:szCs w:val="18"/>
        </w:rPr>
      </w:r>
      <w:ins w:id="3467"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 cat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3468" w:author="Unknown">
        <w:r w:rsidRPr="007E372D">
          <w:rPr>
            <w:rFonts w:ascii="Arial" w:hAnsi="Arial" w:cs="Arial"/>
            <w:color w:val="222222"/>
            <w:sz w:val="18"/>
            <w:szCs w:val="18"/>
          </w:rPr>
          <w:fldChar w:fldCharType="separate"/>
        </w:r>
        <w:r w:rsidRPr="007E372D">
          <w:rPr>
            <w:rFonts w:ascii="Arial" w:hAnsi="Arial" w:cs="Arial"/>
            <w:color w:val="000000"/>
            <w:sz w:val="18"/>
            <w:u w:val="single"/>
          </w:rPr>
          <w:t>drpciv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469" w:author="Unknown"/>
          <w:rFonts w:ascii="Arial" w:hAnsi="Arial" w:cs="Arial"/>
          <w:color w:val="222222"/>
          <w:sz w:val="18"/>
          <w:szCs w:val="18"/>
        </w:rPr>
      </w:pPr>
      <w:ins w:id="3470"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"http://e-drpciv.ro/poze2/3759.jpg" </w:instrText>
        </w:r>
      </w:ins>
      <w:r w:rsidRPr="009316C1">
        <w:rPr>
          <w:rFonts w:ascii="Arial" w:hAnsi="Arial" w:cs="Arial"/>
          <w:color w:val="222222"/>
          <w:sz w:val="18"/>
          <w:szCs w:val="18"/>
        </w:rPr>
      </w:r>
      <w:ins w:id="3471" w:author="Unknown">
        <w:r w:rsidRPr="007E372D">
          <w:rPr>
            <w:rFonts w:ascii="Arial" w:hAnsi="Arial" w:cs="Arial"/>
            <w:color w:val="222222"/>
            <w:sz w:val="18"/>
            <w:szCs w:val="18"/>
          </w:rPr>
          <w:fldChar w:fldCharType="separate"/>
        </w:r>
      </w:ins>
      <w:r>
        <w:rPr>
          <w:noProof/>
        </w:rPr>
        <w:pict>
          <v:shape id="Picture 274" o:spid="_x0000_s1292" type="#_x0000_t75" alt="http://e-drpciv.ro/poze2/3759.jpg" href="http://e-drpciv.ro/poze2/3759.j" style="position:absolute;margin-left:65pt;margin-top:0;width:105pt;height:78.75pt;z-index:251930624;visibility:visible;mso-wrap-distance-left:0;mso-wrap-distance-right:0;mso-position-horizontal:right;mso-position-horizontal-relative:text;mso-position-vertical-relative:line" o:allowoverlap="f" o:button="t">
            <v:fill o:detectmouseclick="t"/>
            <v:imagedata r:id="rId2334" o:title=""/>
            <w10:wrap type="square"/>
          </v:shape>
        </w:pict>
      </w:r>
      <w:ins w:id="3472"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473" w:author="Unknown"/>
          <w:rFonts w:ascii="Tahoma" w:hAnsi="Tahoma" w:cs="Tahoma"/>
          <w:b/>
          <w:bCs/>
          <w:color w:val="222222"/>
          <w:sz w:val="21"/>
          <w:szCs w:val="21"/>
        </w:rPr>
      </w:pPr>
      <w:ins w:id="347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"http://e-drpciv.ro/intrebare/3759/care_dintre_indicatoarele_alaturate_interzice_stationarea_in_zilele_impare" </w:instrText>
        </w:r>
      </w:ins>
      <w:r w:rsidRPr="009316C1">
        <w:rPr>
          <w:rFonts w:ascii="Tahoma" w:hAnsi="Tahoma" w:cs="Tahoma"/>
          <w:b/>
          <w:bCs/>
          <w:color w:val="222222"/>
          <w:sz w:val="21"/>
          <w:szCs w:val="21"/>
        </w:rPr>
      </w:r>
      <w:ins w:id="347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3759. Care dintre indicatoarele alăturate interzice staţionarea în zilele impare?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476" w:author="Unknown"/>
          <w:rFonts w:ascii="Arial" w:hAnsi="Arial" w:cs="Arial"/>
          <w:color w:val="222222"/>
          <w:sz w:val="18"/>
          <w:szCs w:val="18"/>
        </w:rPr>
      </w:pPr>
      <w:ins w:id="347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niciunul;</w:t>
        </w:r>
      </w:ins>
    </w:p>
    <w:p w:rsidR="00AE1230" w:rsidRPr="007E372D" w:rsidRDefault="00AE1230" w:rsidP="007E372D">
      <w:pPr>
        <w:shd w:val="clear" w:color="auto" w:fill="33FF33"/>
        <w:spacing w:after="30" w:line="240" w:lineRule="auto"/>
        <w:rPr>
          <w:ins w:id="3478" w:author="Unknown"/>
          <w:rFonts w:ascii="Arial" w:hAnsi="Arial" w:cs="Arial"/>
          <w:color w:val="222222"/>
          <w:sz w:val="18"/>
          <w:szCs w:val="18"/>
        </w:rPr>
      </w:pPr>
      <w:ins w:id="347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indicatorul 1;</w:t>
        </w:r>
      </w:ins>
    </w:p>
    <w:p w:rsidR="00AE1230" w:rsidRPr="007E372D" w:rsidRDefault="00AE1230" w:rsidP="007E372D">
      <w:pPr>
        <w:shd w:val="clear" w:color="auto" w:fill="FCFDFD"/>
        <w:spacing w:after="30" w:line="240" w:lineRule="auto"/>
        <w:rPr>
          <w:ins w:id="3480" w:author="Unknown"/>
          <w:rFonts w:ascii="Arial" w:hAnsi="Arial" w:cs="Arial"/>
          <w:color w:val="222222"/>
          <w:sz w:val="18"/>
          <w:szCs w:val="18"/>
        </w:rPr>
      </w:pPr>
      <w:ins w:id="348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indicatorul 2.</w:t>
        </w:r>
      </w:ins>
    </w:p>
    <w:p w:rsidR="00AE1230" w:rsidRPr="007E372D" w:rsidRDefault="00AE1230" w:rsidP="007E372D">
      <w:pPr>
        <w:shd w:val="clear" w:color="auto" w:fill="5C9CCC"/>
        <w:spacing w:after="0" w:line="240" w:lineRule="auto"/>
        <w:rPr>
          <w:ins w:id="3482" w:author="Unknown"/>
          <w:rFonts w:ascii="Arial" w:hAnsi="Arial" w:cs="Arial"/>
          <w:b/>
          <w:bCs/>
          <w:color w:val="FFFFFF"/>
          <w:sz w:val="18"/>
          <w:szCs w:val="18"/>
        </w:rPr>
      </w:pPr>
      <w:ins w:id="3483"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484" w:author="Unknown"/>
          <w:rFonts w:ascii="Arial" w:hAnsi="Arial" w:cs="Arial"/>
          <w:color w:val="222222"/>
          <w:sz w:val="18"/>
          <w:szCs w:val="18"/>
        </w:rPr>
      </w:pPr>
      <w:ins w:id="348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16%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 </w:instrText>
        </w:r>
      </w:ins>
      <w:r w:rsidRPr="009316C1">
        <w:rPr>
          <w:rFonts w:ascii="Arial" w:hAnsi="Arial" w:cs="Arial"/>
          <w:color w:val="222222"/>
          <w:sz w:val="18"/>
          <w:szCs w:val="18"/>
        </w:rPr>
      </w:r>
      <w:ins w:id="3486" w:author="Unknown">
        <w:r w:rsidRPr="007E372D">
          <w:rPr>
            <w:rFonts w:ascii="Arial" w:hAnsi="Arial" w:cs="Arial"/>
            <w:color w:val="222222"/>
            <w:sz w:val="18"/>
            <w:szCs w:val="18"/>
          </w:rPr>
          <w:fldChar w:fldCharType="separate"/>
        </w:r>
        <w:r w:rsidRPr="007E372D">
          <w:rPr>
            <w:rFonts w:ascii="Arial" w:hAnsi="Arial" w:cs="Arial"/>
            <w:color w:val="000000"/>
            <w:sz w:val="18"/>
            <w:u w:val="single"/>
          </w:rPr>
          <w:t>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"http://e-drpciv.ro/tag/chestionare-auto-tr" </w:instrText>
        </w:r>
      </w:ins>
      <w:r w:rsidRPr="009316C1">
        <w:rPr>
          <w:rFonts w:ascii="Arial" w:hAnsi="Arial" w:cs="Arial"/>
          <w:color w:val="222222"/>
          <w:sz w:val="18"/>
          <w:szCs w:val="18"/>
        </w:rPr>
      </w:r>
      <w:ins w:id="3487"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auto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488" w:author="Unknown"/>
          <w:rFonts w:ascii="Tahoma" w:hAnsi="Tahoma" w:cs="Tahoma"/>
          <w:b/>
          <w:bCs/>
          <w:color w:val="222222"/>
          <w:sz w:val="21"/>
          <w:szCs w:val="21"/>
        </w:rPr>
      </w:pPr>
      <w:ins w:id="348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"http://e-drpciv.ro/intrebare/561/daca_circulati_pe_un_drum_national_european_e_va_este_interzis" </w:instrText>
        </w:r>
      </w:ins>
      <w:r w:rsidRPr="009316C1">
        <w:rPr>
          <w:rFonts w:ascii="Tahoma" w:hAnsi="Tahoma" w:cs="Tahoma"/>
          <w:b/>
          <w:bCs/>
          <w:color w:val="222222"/>
          <w:sz w:val="21"/>
          <w:szCs w:val="21"/>
        </w:rPr>
      </w:r>
      <w:ins w:id="349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561. Dacă circulaţi pe un drum naţional european (E), vă este interzis:</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491" w:author="Unknown"/>
          <w:rFonts w:ascii="Arial" w:hAnsi="Arial" w:cs="Arial"/>
          <w:color w:val="222222"/>
          <w:sz w:val="18"/>
          <w:szCs w:val="18"/>
        </w:rPr>
      </w:pPr>
      <w:ins w:id="349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folosiţi pe timpul zilei luminile de întâlnire;</w:t>
        </w:r>
      </w:ins>
    </w:p>
    <w:p w:rsidR="00AE1230" w:rsidRPr="007E372D" w:rsidRDefault="00AE1230" w:rsidP="007E372D">
      <w:pPr>
        <w:shd w:val="clear" w:color="auto" w:fill="33FF33"/>
        <w:spacing w:after="30" w:line="240" w:lineRule="auto"/>
        <w:rPr>
          <w:ins w:id="3493" w:author="Unknown"/>
          <w:rFonts w:ascii="Arial" w:hAnsi="Arial" w:cs="Arial"/>
          <w:color w:val="222222"/>
          <w:sz w:val="18"/>
          <w:szCs w:val="18"/>
        </w:rPr>
      </w:pPr>
      <w:ins w:id="349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opriţi pe partea carosabilă;</w:t>
        </w:r>
      </w:ins>
    </w:p>
    <w:p w:rsidR="00AE1230" w:rsidRPr="007E372D" w:rsidRDefault="00AE1230" w:rsidP="007E372D">
      <w:pPr>
        <w:shd w:val="clear" w:color="auto" w:fill="FCFDFD"/>
        <w:spacing w:after="30" w:line="240" w:lineRule="auto"/>
        <w:rPr>
          <w:ins w:id="3495" w:author="Unknown"/>
          <w:rFonts w:ascii="Arial" w:hAnsi="Arial" w:cs="Arial"/>
          <w:color w:val="222222"/>
          <w:sz w:val="18"/>
          <w:szCs w:val="18"/>
        </w:rPr>
      </w:pPr>
      <w:ins w:id="349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depăşiţi.</w:t>
        </w:r>
      </w:ins>
    </w:p>
    <w:p w:rsidR="00AE1230" w:rsidRPr="007E372D" w:rsidRDefault="00AE1230" w:rsidP="007E372D">
      <w:pPr>
        <w:shd w:val="clear" w:color="auto" w:fill="5C9CCC"/>
        <w:spacing w:after="0" w:line="240" w:lineRule="auto"/>
        <w:rPr>
          <w:ins w:id="3497" w:author="Unknown"/>
          <w:rFonts w:ascii="Arial" w:hAnsi="Arial" w:cs="Arial"/>
          <w:b/>
          <w:bCs/>
          <w:color w:val="FFFFFF"/>
          <w:sz w:val="18"/>
          <w:szCs w:val="18"/>
        </w:rPr>
      </w:pPr>
      <w:ins w:id="3498" w:author="Unknown">
        <w:r w:rsidRPr="007E372D">
          <w:rPr>
            <w:rFonts w:ascii="Arial" w:hAnsi="Arial" w:cs="Arial"/>
            <w:b/>
            <w:bCs/>
            <w:color w:val="FFFFFF"/>
            <w:sz w:val="18"/>
          </w:rPr>
          <w:t>4 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499" w:author="Unknown"/>
          <w:rFonts w:ascii="Arial" w:hAnsi="Arial" w:cs="Arial"/>
          <w:color w:val="222222"/>
          <w:sz w:val="18"/>
          <w:szCs w:val="18"/>
        </w:rPr>
      </w:pPr>
      <w:ins w:id="3500"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3501" w:author="Unknown">
        <w:r w:rsidRPr="007E372D">
          <w:rPr>
            <w:rFonts w:ascii="Arial" w:hAnsi="Arial" w:cs="Arial"/>
            <w:color w:val="222222"/>
            <w:sz w:val="18"/>
            <w:szCs w:val="18"/>
          </w:rPr>
          <w:fldChar w:fldCharType="separate"/>
        </w:r>
        <w:r w:rsidRPr="007E372D">
          <w:rPr>
            <w:rFonts w:ascii="Arial" w:hAnsi="Arial" w:cs="Arial"/>
            <w:color w:val="000000"/>
            <w:sz w:val="18"/>
            <w:u w:val="single"/>
          </w:rPr>
          <w:t>teste auto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"http://e-drpciv.ro/tag/examen-auto-categoria-b" </w:instrText>
        </w:r>
      </w:ins>
      <w:r w:rsidRPr="009316C1">
        <w:rPr>
          <w:rFonts w:ascii="Arial" w:hAnsi="Arial" w:cs="Arial"/>
          <w:color w:val="222222"/>
          <w:sz w:val="18"/>
          <w:szCs w:val="18"/>
        </w:rPr>
      </w:r>
      <w:ins w:id="3502"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503" w:author="Unknown"/>
          <w:rFonts w:ascii="Arial" w:hAnsi="Arial" w:cs="Arial"/>
          <w:color w:val="222222"/>
          <w:sz w:val="18"/>
          <w:szCs w:val="18"/>
        </w:rPr>
      </w:pPr>
      <w:ins w:id="3504"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"http://e-drpciv.ro/poze2/228.jpg" </w:instrText>
        </w:r>
      </w:ins>
      <w:r w:rsidRPr="009316C1">
        <w:rPr>
          <w:rFonts w:ascii="Arial" w:hAnsi="Arial" w:cs="Arial"/>
          <w:color w:val="222222"/>
          <w:sz w:val="18"/>
          <w:szCs w:val="18"/>
        </w:rPr>
      </w:r>
      <w:ins w:id="3505" w:author="Unknown">
        <w:r w:rsidRPr="007E372D">
          <w:rPr>
            <w:rFonts w:ascii="Arial" w:hAnsi="Arial" w:cs="Arial"/>
            <w:color w:val="222222"/>
            <w:sz w:val="18"/>
            <w:szCs w:val="18"/>
          </w:rPr>
          <w:fldChar w:fldCharType="separate"/>
        </w:r>
      </w:ins>
      <w:r>
        <w:rPr>
          <w:noProof/>
        </w:rPr>
        <w:pict>
          <v:shape id="Picture 275" o:spid="_x0000_s1293" type="#_x0000_t75" alt="http://e-drpciv.ro/poze2/228.jpg" href="http://e-drpciv.ro/poze2/228.j" style="position:absolute;margin-left:65pt;margin-top:0;width:105pt;height:78.75pt;z-index:251931648;visibility:visible;mso-wrap-distance-left:0;mso-wrap-distance-right:0;mso-position-horizontal:right;mso-position-horizontal-relative:text;mso-position-vertical-relative:line" o:allowoverlap="f" o:button="t">
            <v:fill o:detectmouseclick="t"/>
            <v:imagedata r:id="rId2335" o:title=""/>
            <w10:wrap type="square"/>
          </v:shape>
        </w:pict>
      </w:r>
      <w:ins w:id="3506"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507" w:author="Unknown"/>
          <w:rFonts w:ascii="Tahoma" w:hAnsi="Tahoma" w:cs="Tahoma"/>
          <w:b/>
          <w:bCs/>
          <w:color w:val="222222"/>
          <w:sz w:val="21"/>
          <w:szCs w:val="21"/>
        </w:rPr>
      </w:pPr>
      <w:ins w:id="3508"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"http://e-drpciv.ro/intrebare/228/autoturismul_poate_patrunde_in_intersectia_prezentata" </w:instrText>
        </w:r>
      </w:ins>
      <w:r w:rsidRPr="009316C1">
        <w:rPr>
          <w:rFonts w:ascii="Tahoma" w:hAnsi="Tahoma" w:cs="Tahoma"/>
          <w:b/>
          <w:bCs/>
          <w:color w:val="222222"/>
          <w:sz w:val="21"/>
          <w:szCs w:val="21"/>
        </w:rPr>
      </w:r>
      <w:ins w:id="3509"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228. Autoturismul poate pătrunde în intersecţia prezentată?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510" w:author="Unknown"/>
          <w:rFonts w:ascii="Arial" w:hAnsi="Arial" w:cs="Arial"/>
          <w:color w:val="222222"/>
          <w:sz w:val="18"/>
          <w:szCs w:val="18"/>
        </w:rPr>
      </w:pPr>
      <w:ins w:id="3511"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w:t>
        </w:r>
      </w:ins>
    </w:p>
    <w:p w:rsidR="00AE1230" w:rsidRPr="007E372D" w:rsidRDefault="00AE1230" w:rsidP="007E372D">
      <w:pPr>
        <w:shd w:val="clear" w:color="auto" w:fill="FCFDFD"/>
        <w:spacing w:after="30" w:line="240" w:lineRule="auto"/>
        <w:rPr>
          <w:ins w:id="3512" w:author="Unknown"/>
          <w:rFonts w:ascii="Arial" w:hAnsi="Arial" w:cs="Arial"/>
          <w:color w:val="222222"/>
          <w:sz w:val="18"/>
          <w:szCs w:val="18"/>
        </w:rPr>
      </w:pPr>
      <w:ins w:id="3513"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numai în caz de urgenţă;</w:t>
        </w:r>
      </w:ins>
    </w:p>
    <w:p w:rsidR="00AE1230" w:rsidRPr="007E372D" w:rsidRDefault="00AE1230" w:rsidP="007E372D">
      <w:pPr>
        <w:shd w:val="clear" w:color="auto" w:fill="33FF33"/>
        <w:spacing w:after="30" w:line="240" w:lineRule="auto"/>
        <w:rPr>
          <w:ins w:id="3514" w:author="Unknown"/>
          <w:rFonts w:ascii="Arial" w:hAnsi="Arial" w:cs="Arial"/>
          <w:color w:val="222222"/>
          <w:sz w:val="18"/>
          <w:szCs w:val="18"/>
        </w:rPr>
      </w:pPr>
      <w:ins w:id="3515"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în intersecţie poate pătrunde numai bicicleta.</w:t>
        </w:r>
      </w:ins>
    </w:p>
    <w:p w:rsidR="00AE1230" w:rsidRPr="007E372D" w:rsidRDefault="00AE1230" w:rsidP="007E372D">
      <w:pPr>
        <w:shd w:val="clear" w:color="auto" w:fill="5C9CCC"/>
        <w:spacing w:after="0" w:line="240" w:lineRule="auto"/>
        <w:rPr>
          <w:ins w:id="3516" w:author="Unknown"/>
          <w:rFonts w:ascii="Arial" w:hAnsi="Arial" w:cs="Arial"/>
          <w:b/>
          <w:bCs/>
          <w:color w:val="FFFFFF"/>
          <w:sz w:val="18"/>
          <w:szCs w:val="18"/>
        </w:rPr>
      </w:pPr>
      <w:ins w:id="3517"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518" w:author="Unknown"/>
          <w:rFonts w:ascii="Arial" w:hAnsi="Arial" w:cs="Arial"/>
          <w:color w:val="222222"/>
          <w:sz w:val="18"/>
          <w:szCs w:val="18"/>
        </w:rPr>
      </w:pPr>
      <w:ins w:id="3519"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"http://e-drpciv.ro/tag/raspunsuri-drpciv" </w:instrText>
        </w:r>
      </w:ins>
      <w:r w:rsidRPr="009316C1">
        <w:rPr>
          <w:rFonts w:ascii="Arial" w:hAnsi="Arial" w:cs="Arial"/>
          <w:color w:val="222222"/>
          <w:sz w:val="18"/>
          <w:szCs w:val="18"/>
        </w:rPr>
      </w:r>
      <w:ins w:id="3520" w:author="Unknown">
        <w:r w:rsidRPr="007E372D">
          <w:rPr>
            <w:rFonts w:ascii="Arial" w:hAnsi="Arial" w:cs="Arial"/>
            <w:color w:val="222222"/>
            <w:sz w:val="18"/>
            <w:szCs w:val="18"/>
          </w:rPr>
          <w:fldChar w:fldCharType="separate"/>
        </w:r>
        <w:r w:rsidRPr="007E372D">
          <w:rPr>
            <w:rFonts w:ascii="Arial" w:hAnsi="Arial" w:cs="Arial"/>
            <w:b/>
            <w:bCs/>
            <w:color w:val="000000"/>
            <w:sz w:val="18"/>
          </w:rPr>
          <w:t>raspunsuri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3521"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522" w:author="Unknown"/>
          <w:rFonts w:ascii="Tahoma" w:hAnsi="Tahoma" w:cs="Tahoma"/>
          <w:b/>
          <w:bCs/>
          <w:color w:val="222222"/>
          <w:sz w:val="21"/>
          <w:szCs w:val="21"/>
        </w:rPr>
      </w:pPr>
      <w:ins w:id="3523"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"http://e-drpciv.ro/intrebare/570/ce_obligatii_va_revin_la_semnalul_agentului_de_cale_ferata_de_la_trecerile_la_nivel_executat_cu_un_dispozitiv_cu_lumina_rosie_ori_cu_bastonul_fluorescent-reflectorizant" </w:instrText>
        </w:r>
      </w:ins>
      <w:r w:rsidRPr="009316C1">
        <w:rPr>
          <w:rFonts w:ascii="Tahoma" w:hAnsi="Tahoma" w:cs="Tahoma"/>
          <w:b/>
          <w:bCs/>
          <w:color w:val="222222"/>
          <w:sz w:val="21"/>
          <w:szCs w:val="21"/>
        </w:rPr>
      </w:r>
      <w:ins w:id="3524"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570. Ce obligaţii vă revin la semnalul agentului de cale ferată de la trecerile la nivel, executat cu un dispozitiv cu lumină roşie ori cu bastonul fluorescent-reflectorizant?</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525" w:author="Unknown"/>
          <w:rFonts w:ascii="Arial" w:hAnsi="Arial" w:cs="Arial"/>
          <w:color w:val="222222"/>
          <w:sz w:val="18"/>
          <w:szCs w:val="18"/>
        </w:rPr>
      </w:pPr>
      <w:ins w:id="3526"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reduceţi viteza doar până traversaţi calea ferată;</w:t>
        </w:r>
      </w:ins>
    </w:p>
    <w:p w:rsidR="00AE1230" w:rsidRPr="007E372D" w:rsidRDefault="00AE1230" w:rsidP="007E372D">
      <w:pPr>
        <w:shd w:val="clear" w:color="auto" w:fill="33FF33"/>
        <w:spacing w:after="30" w:line="240" w:lineRule="auto"/>
        <w:rPr>
          <w:ins w:id="3527" w:author="Unknown"/>
          <w:rFonts w:ascii="Arial" w:hAnsi="Arial" w:cs="Arial"/>
          <w:color w:val="222222"/>
          <w:sz w:val="18"/>
          <w:szCs w:val="18"/>
        </w:rPr>
      </w:pPr>
      <w:ins w:id="3528"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opriţi autovehiculul;</w:t>
        </w:r>
      </w:ins>
    </w:p>
    <w:p w:rsidR="00AE1230" w:rsidRPr="007E372D" w:rsidRDefault="00AE1230" w:rsidP="007E372D">
      <w:pPr>
        <w:shd w:val="clear" w:color="auto" w:fill="FCFDFD"/>
        <w:spacing w:after="30" w:line="240" w:lineRule="auto"/>
        <w:rPr>
          <w:ins w:id="3529" w:author="Unknown"/>
          <w:rFonts w:ascii="Arial" w:hAnsi="Arial" w:cs="Arial"/>
          <w:color w:val="222222"/>
          <w:sz w:val="18"/>
          <w:szCs w:val="18"/>
        </w:rPr>
      </w:pPr>
      <w:ins w:id="3530"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reduceţi viteza şi să opriţi numai dacă circulă un vehicul feroviar.</w:t>
        </w:r>
      </w:ins>
    </w:p>
    <w:p w:rsidR="00AE1230" w:rsidRPr="007E372D" w:rsidRDefault="00AE1230" w:rsidP="007E372D">
      <w:pPr>
        <w:spacing w:after="0" w:line="240" w:lineRule="auto"/>
        <w:outlineLvl w:val="1"/>
        <w:rPr>
          <w:rFonts w:ascii="Tahoma" w:hAnsi="Tahoma" w:cs="Tahoma"/>
          <w:b/>
          <w:bCs/>
          <w:color w:val="222222"/>
          <w:sz w:val="21"/>
          <w:szCs w:val="21"/>
        </w:rPr>
      </w:pPr>
      <w:hyperlink r:id="rId2336" w:history="1">
        <w:r w:rsidRPr="007E372D">
          <w:rPr>
            <w:rFonts w:ascii="Tahoma" w:hAnsi="Tahoma" w:cs="Tahoma"/>
            <w:b/>
            <w:bCs/>
            <w:color w:val="000000"/>
            <w:sz w:val="21"/>
          </w:rPr>
          <w:t>168. Semnalul poliţistului rutier aflat într-un autovehicul al poliţiei, efectuat cu braţul, cu sau fără baston reflectorizant, scos pe partea laterală dreaptă a vehiculului, semnifică:</w:t>
        </w:r>
      </w:hyperlink>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oprire pentru conducătorii vehiculelor care circulă în spatele autovehiculului poliţiei;</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reducerea vitezei de către cei care circulă în spatele autovehiculului poliţiei;</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semnalul se adresează celor care circulă din sens opus.</w:t>
      </w:r>
    </w:p>
    <w:p w:rsidR="00AE1230" w:rsidRPr="007E372D" w:rsidRDefault="00AE1230" w:rsidP="007E372D">
      <w:pPr>
        <w:shd w:val="clear" w:color="auto" w:fill="C9DBE7"/>
        <w:spacing w:after="0" w:line="240" w:lineRule="auto"/>
        <w:jc w:val="center"/>
        <w:rPr>
          <w:ins w:id="3531" w:author="Unknown"/>
          <w:rFonts w:ascii="Arial" w:hAnsi="Arial" w:cs="Arial"/>
          <w:color w:val="000000"/>
          <w:sz w:val="18"/>
          <w:szCs w:val="18"/>
        </w:rPr>
      </w:pPr>
      <w:ins w:id="3532" w:author="Unknown">
        <w:r w:rsidRPr="007E372D">
          <w:rPr>
            <w:rFonts w:ascii="Arial" w:hAnsi="Arial" w:cs="Arial"/>
            <w:color w:val="000000"/>
            <w:sz w:val="18"/>
            <w:szCs w:val="18"/>
            <w:bdr w:val="none" w:sz="0" w:space="0" w:color="auto" w:frame="1"/>
          </w:rPr>
          <w:br/>
        </w:r>
      </w:ins>
    </w:p>
    <w:p w:rsidR="00AE1230" w:rsidRPr="007E372D" w:rsidRDefault="00AE1230" w:rsidP="007E372D">
      <w:pPr>
        <w:shd w:val="clear" w:color="auto" w:fill="FCFDFD"/>
        <w:spacing w:after="0" w:line="240" w:lineRule="auto"/>
        <w:rPr>
          <w:ins w:id="3533" w:author="Unknown"/>
          <w:rFonts w:ascii="Arial" w:hAnsi="Arial" w:cs="Arial"/>
          <w:color w:val="222222"/>
          <w:sz w:val="18"/>
          <w:szCs w:val="18"/>
        </w:rPr>
      </w:pPr>
      <w:ins w:id="3534"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"http://e-drpciv.ro/poze2/378.jpg" </w:instrText>
        </w:r>
      </w:ins>
      <w:r w:rsidRPr="009316C1">
        <w:rPr>
          <w:rFonts w:ascii="Arial" w:hAnsi="Arial" w:cs="Arial"/>
          <w:color w:val="222222"/>
          <w:sz w:val="18"/>
          <w:szCs w:val="18"/>
        </w:rPr>
      </w:r>
      <w:ins w:id="3535" w:author="Unknown">
        <w:r w:rsidRPr="007E372D">
          <w:rPr>
            <w:rFonts w:ascii="Arial" w:hAnsi="Arial" w:cs="Arial"/>
            <w:color w:val="222222"/>
            <w:sz w:val="18"/>
            <w:szCs w:val="18"/>
          </w:rPr>
          <w:fldChar w:fldCharType="separate"/>
        </w:r>
      </w:ins>
      <w:r>
        <w:rPr>
          <w:noProof/>
        </w:rPr>
        <w:pict>
          <v:shape id="Picture 276" o:spid="_x0000_s1294" type="#_x0000_t75" alt="http://e-drpciv.ro/poze2/378.jpg" href="http://e-drpciv.ro/poze2/378.j" style="position:absolute;margin-left:65pt;margin-top:0;width:105pt;height:78.75pt;z-index:251932672;visibility:visible;mso-wrap-distance-left:0;mso-wrap-distance-right:0;mso-position-horizontal:right;mso-position-horizontal-relative:text;mso-position-vertical-relative:line" o:allowoverlap="f" o:button="t">
            <v:fill o:detectmouseclick="t"/>
            <v:imagedata r:id="rId2337" o:title=""/>
            <w10:wrap type="square"/>
          </v:shape>
        </w:pict>
      </w:r>
      <w:ins w:id="3536"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537" w:author="Unknown"/>
          <w:rFonts w:ascii="Tahoma" w:hAnsi="Tahoma" w:cs="Tahoma"/>
          <w:b/>
          <w:bCs/>
          <w:color w:val="222222"/>
          <w:sz w:val="21"/>
          <w:szCs w:val="21"/>
        </w:rPr>
      </w:pPr>
      <w:ins w:id="3538"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"http://e-drpciv.ro/intrebare/378/cum_procedati_in_aceasta_situatie" </w:instrText>
        </w:r>
      </w:ins>
      <w:r w:rsidRPr="009316C1">
        <w:rPr>
          <w:rFonts w:ascii="Tahoma" w:hAnsi="Tahoma" w:cs="Tahoma"/>
          <w:b/>
          <w:bCs/>
          <w:color w:val="222222"/>
          <w:sz w:val="21"/>
          <w:szCs w:val="21"/>
        </w:rPr>
      </w:r>
      <w:ins w:id="3539"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378. Cum procedaţi în această situaţie?</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540" w:author="Unknown"/>
          <w:rFonts w:ascii="Arial" w:hAnsi="Arial" w:cs="Arial"/>
          <w:color w:val="222222"/>
          <w:sz w:val="18"/>
          <w:szCs w:val="18"/>
        </w:rPr>
      </w:pPr>
      <w:ins w:id="3541"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se recomandă să măriţi atenţia;</w:t>
        </w:r>
      </w:ins>
    </w:p>
    <w:p w:rsidR="00AE1230" w:rsidRPr="007E372D" w:rsidRDefault="00AE1230" w:rsidP="007E372D">
      <w:pPr>
        <w:shd w:val="clear" w:color="auto" w:fill="FCFDFD"/>
        <w:spacing w:after="30" w:line="240" w:lineRule="auto"/>
        <w:rPr>
          <w:ins w:id="3542" w:author="Unknown"/>
          <w:rFonts w:ascii="Arial" w:hAnsi="Arial" w:cs="Arial"/>
          <w:color w:val="222222"/>
          <w:sz w:val="18"/>
          <w:szCs w:val="18"/>
        </w:rPr>
      </w:pPr>
      <w:ins w:id="3543"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opriţi;</w:t>
        </w:r>
      </w:ins>
    </w:p>
    <w:p w:rsidR="00AE1230" w:rsidRPr="007E372D" w:rsidRDefault="00AE1230" w:rsidP="007E372D">
      <w:pPr>
        <w:shd w:val="clear" w:color="auto" w:fill="FCFDFD"/>
        <w:spacing w:after="30" w:line="240" w:lineRule="auto"/>
        <w:rPr>
          <w:ins w:id="3544" w:author="Unknown"/>
          <w:rFonts w:ascii="Arial" w:hAnsi="Arial" w:cs="Arial"/>
          <w:color w:val="222222"/>
          <w:sz w:val="18"/>
          <w:szCs w:val="18"/>
        </w:rPr>
      </w:pPr>
      <w:ins w:id="3545"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acceleraţi, pentru a nu fi surprins de căderea pietrelor.</w:t>
        </w:r>
      </w:ins>
    </w:p>
    <w:p w:rsidR="00AE1230" w:rsidRPr="007E372D" w:rsidRDefault="00AE1230" w:rsidP="007E372D">
      <w:pPr>
        <w:shd w:val="clear" w:color="auto" w:fill="5C9CCC"/>
        <w:spacing w:after="0" w:line="240" w:lineRule="auto"/>
        <w:rPr>
          <w:ins w:id="3546" w:author="Unknown"/>
          <w:rFonts w:ascii="Arial" w:hAnsi="Arial" w:cs="Arial"/>
          <w:b/>
          <w:bCs/>
          <w:color w:val="FFFFFF"/>
          <w:sz w:val="18"/>
          <w:szCs w:val="18"/>
        </w:rPr>
      </w:pPr>
      <w:ins w:id="3547"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548" w:author="Unknown"/>
          <w:rFonts w:ascii="Arial" w:hAnsi="Arial" w:cs="Arial"/>
          <w:color w:val="222222"/>
          <w:sz w:val="18"/>
          <w:szCs w:val="18"/>
        </w:rPr>
      </w:pPr>
      <w:ins w:id="3549"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3550" w:author="Unknown">
        <w:r w:rsidRPr="007E372D">
          <w:rPr>
            <w:rFonts w:ascii="Arial" w:hAnsi="Arial" w:cs="Arial"/>
            <w:color w:val="222222"/>
            <w:sz w:val="18"/>
            <w:szCs w:val="18"/>
          </w:rPr>
          <w:fldChar w:fldCharType="separate"/>
        </w:r>
        <w:r w:rsidRPr="007E372D">
          <w:rPr>
            <w:rFonts w:ascii="Arial" w:hAnsi="Arial" w:cs="Arial"/>
            <w:b/>
            <w:bCs/>
            <w:color w:val="000000"/>
            <w:sz w:val="18"/>
          </w:rPr>
          <w:t>permis cat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3551" w:author="Unknown">
        <w:r w:rsidRPr="007E372D">
          <w:rPr>
            <w:rFonts w:ascii="Arial" w:hAnsi="Arial" w:cs="Arial"/>
            <w:color w:val="222222"/>
            <w:sz w:val="18"/>
            <w:szCs w:val="18"/>
          </w:rPr>
          <w:fldChar w:fldCharType="separate"/>
        </w:r>
        <w:r w:rsidRPr="007E372D">
          <w:rPr>
            <w:rFonts w:ascii="Arial" w:hAnsi="Arial" w:cs="Arial"/>
            <w:b/>
            <w:bCs/>
            <w:color w:val="000000"/>
            <w:sz w:val="18"/>
          </w:rPr>
          <w:t>teste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552" w:author="Unknown"/>
          <w:rFonts w:ascii="Tahoma" w:hAnsi="Tahoma" w:cs="Tahoma"/>
          <w:b/>
          <w:bCs/>
          <w:color w:val="222222"/>
          <w:sz w:val="21"/>
          <w:szCs w:val="21"/>
        </w:rPr>
      </w:pPr>
      <w:ins w:id="3553"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"http://e-drpciv.ro/intrebare/2863/ce_rol_are_ambreiajul" </w:instrText>
        </w:r>
      </w:ins>
      <w:r w:rsidRPr="009316C1">
        <w:rPr>
          <w:rFonts w:ascii="Tahoma" w:hAnsi="Tahoma" w:cs="Tahoma"/>
          <w:b/>
          <w:bCs/>
          <w:color w:val="222222"/>
          <w:sz w:val="21"/>
          <w:szCs w:val="21"/>
        </w:rPr>
      </w:r>
      <w:ins w:id="3554"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2863. Ce rol are ambreiajul?</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555" w:author="Unknown"/>
          <w:rFonts w:ascii="Arial" w:hAnsi="Arial" w:cs="Arial"/>
          <w:color w:val="222222"/>
          <w:sz w:val="18"/>
          <w:szCs w:val="18"/>
        </w:rPr>
      </w:pPr>
      <w:ins w:id="3556"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asigură viteze diferite ale roţilor motoare la parcurgerea curbelor;</w:t>
        </w:r>
      </w:ins>
    </w:p>
    <w:p w:rsidR="00AE1230" w:rsidRPr="007E372D" w:rsidRDefault="00AE1230" w:rsidP="007E372D">
      <w:pPr>
        <w:shd w:val="clear" w:color="auto" w:fill="FCFDFD"/>
        <w:spacing w:after="30" w:line="240" w:lineRule="auto"/>
        <w:rPr>
          <w:ins w:id="3557" w:author="Unknown"/>
          <w:rFonts w:ascii="Arial" w:hAnsi="Arial" w:cs="Arial"/>
          <w:color w:val="222222"/>
          <w:sz w:val="18"/>
          <w:szCs w:val="18"/>
        </w:rPr>
      </w:pPr>
      <w:ins w:id="3558"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comandă mărirea turaţiei motorului, în funcţie de sarcina transportată</w:t>
        </w:r>
      </w:ins>
    </w:p>
    <w:p w:rsidR="00AE1230" w:rsidRPr="007E372D" w:rsidRDefault="00AE1230" w:rsidP="007E372D">
      <w:pPr>
        <w:shd w:val="clear" w:color="auto" w:fill="33FF33"/>
        <w:spacing w:after="30" w:line="240" w:lineRule="auto"/>
        <w:rPr>
          <w:ins w:id="3559" w:author="Unknown"/>
          <w:rFonts w:ascii="Arial" w:hAnsi="Arial" w:cs="Arial"/>
          <w:color w:val="222222"/>
          <w:sz w:val="18"/>
          <w:szCs w:val="18"/>
        </w:rPr>
      </w:pPr>
      <w:ins w:id="3560"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realizează cuplarea progresivă şi decuplarea motorului de restul transmisiei</w:t>
        </w:r>
      </w:ins>
    </w:p>
    <w:p w:rsidR="00AE1230" w:rsidRPr="007E372D" w:rsidRDefault="00AE1230" w:rsidP="007E372D">
      <w:pPr>
        <w:shd w:val="clear" w:color="auto" w:fill="5C9CCC"/>
        <w:spacing w:after="0" w:line="240" w:lineRule="auto"/>
        <w:rPr>
          <w:ins w:id="3561" w:author="Unknown"/>
          <w:rFonts w:ascii="Arial" w:hAnsi="Arial" w:cs="Arial"/>
          <w:b/>
          <w:bCs/>
          <w:color w:val="FFFFFF"/>
          <w:sz w:val="18"/>
          <w:szCs w:val="18"/>
        </w:rPr>
      </w:pPr>
      <w:ins w:id="3562" w:author="Unknown">
        <w:r w:rsidRPr="007E372D">
          <w:rPr>
            <w:rFonts w:ascii="Arial" w:hAnsi="Arial" w:cs="Arial"/>
            <w:b/>
            <w:bCs/>
            <w:color w:val="FFFFFF"/>
            <w:sz w:val="18"/>
          </w:rPr>
          <w:t>1 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563" w:author="Unknown"/>
          <w:rFonts w:ascii="Arial" w:hAnsi="Arial" w:cs="Arial"/>
          <w:color w:val="222222"/>
          <w:sz w:val="18"/>
          <w:szCs w:val="18"/>
        </w:rPr>
      </w:pPr>
      <w:ins w:id="3564"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16%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"http://e-drpciv.ro/tag/drpciv.ro" </w:instrText>
        </w:r>
      </w:ins>
      <w:r w:rsidRPr="009316C1">
        <w:rPr>
          <w:rFonts w:ascii="Arial" w:hAnsi="Arial" w:cs="Arial"/>
          <w:color w:val="222222"/>
          <w:sz w:val="18"/>
          <w:szCs w:val="18"/>
        </w:rPr>
      </w:r>
      <w:ins w:id="3565" w:author="Unknown">
        <w:r w:rsidRPr="007E372D">
          <w:rPr>
            <w:rFonts w:ascii="Arial" w:hAnsi="Arial" w:cs="Arial"/>
            <w:color w:val="222222"/>
            <w:sz w:val="18"/>
            <w:szCs w:val="18"/>
          </w:rPr>
          <w:fldChar w:fldCharType="separate"/>
        </w:r>
        <w:r w:rsidRPr="007E372D">
          <w:rPr>
            <w:rFonts w:ascii="Arial" w:hAnsi="Arial" w:cs="Arial"/>
            <w:b/>
            <w:bCs/>
            <w:color w:val="000000"/>
            <w:sz w:val="18"/>
          </w:rPr>
          <w:t>drpciv.ro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3566" w:author="Unknown">
        <w:r w:rsidRPr="007E372D">
          <w:rPr>
            <w:rFonts w:ascii="Arial" w:hAnsi="Arial" w:cs="Arial"/>
            <w:color w:val="222222"/>
            <w:sz w:val="18"/>
            <w:szCs w:val="18"/>
          </w:rPr>
          <w:fldChar w:fldCharType="separate"/>
        </w:r>
        <w:r w:rsidRPr="007E372D">
          <w:rPr>
            <w:rFonts w:ascii="Arial" w:hAnsi="Arial" w:cs="Arial"/>
            <w:b/>
            <w:bCs/>
            <w:color w:val="000000"/>
            <w:sz w:val="18"/>
          </w:rPr>
          <w:t>teste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567" w:author="Unknown"/>
          <w:rFonts w:ascii="Arial" w:hAnsi="Arial" w:cs="Arial"/>
          <w:color w:val="222222"/>
          <w:sz w:val="18"/>
          <w:szCs w:val="18"/>
        </w:rPr>
      </w:pPr>
      <w:ins w:id="3568"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"http://e-drpciv.ro/poze2/289.jpg" </w:instrText>
        </w:r>
      </w:ins>
      <w:r w:rsidRPr="009316C1">
        <w:rPr>
          <w:rFonts w:ascii="Arial" w:hAnsi="Arial" w:cs="Arial"/>
          <w:color w:val="222222"/>
          <w:sz w:val="18"/>
          <w:szCs w:val="18"/>
        </w:rPr>
      </w:r>
      <w:ins w:id="3569" w:author="Unknown">
        <w:r w:rsidRPr="007E372D">
          <w:rPr>
            <w:rFonts w:ascii="Arial" w:hAnsi="Arial" w:cs="Arial"/>
            <w:color w:val="222222"/>
            <w:sz w:val="18"/>
            <w:szCs w:val="18"/>
          </w:rPr>
          <w:fldChar w:fldCharType="separate"/>
        </w:r>
      </w:ins>
      <w:r>
        <w:rPr>
          <w:noProof/>
        </w:rPr>
        <w:pict>
          <v:shape id="Picture 277" o:spid="_x0000_s1295" type="#_x0000_t75" alt="http://e-drpciv.ro/poze2/289.jpg" href="http://e-drpciv.ro/poze2/289.j" style="position:absolute;margin-left:65pt;margin-top:0;width:105pt;height:78.75pt;z-index:251933696;visibility:visible;mso-wrap-distance-left:0;mso-wrap-distance-right:0;mso-position-horizontal:right;mso-position-horizontal-relative:text;mso-position-vertical-relative:line" o:allowoverlap="f" o:button="t">
            <v:fill o:detectmouseclick="t"/>
            <v:imagedata r:id="rId2338" o:title=""/>
            <w10:wrap type="square"/>
          </v:shape>
        </w:pict>
      </w:r>
      <w:ins w:id="3570"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571" w:author="Unknown"/>
          <w:rFonts w:ascii="Tahoma" w:hAnsi="Tahoma" w:cs="Tahoma"/>
          <w:b/>
          <w:bCs/>
          <w:color w:val="222222"/>
          <w:sz w:val="21"/>
          <w:szCs w:val="21"/>
        </w:rPr>
      </w:pPr>
      <w:ins w:id="3572"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"http://e-drpciv.ro/intrebare/289/ce_masuri_trebuie_sa_luati_in_situatia_data" </w:instrText>
        </w:r>
      </w:ins>
      <w:r w:rsidRPr="009316C1">
        <w:rPr>
          <w:rFonts w:ascii="Tahoma" w:hAnsi="Tahoma" w:cs="Tahoma"/>
          <w:b/>
          <w:bCs/>
          <w:color w:val="222222"/>
          <w:sz w:val="21"/>
          <w:szCs w:val="21"/>
        </w:rPr>
      </w:r>
      <w:ins w:id="3573"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289. Ce măsuri trebuie să luaţi în situaţia dată?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574" w:author="Unknown"/>
          <w:rFonts w:ascii="Arial" w:hAnsi="Arial" w:cs="Arial"/>
          <w:color w:val="222222"/>
          <w:sz w:val="18"/>
          <w:szCs w:val="18"/>
        </w:rPr>
      </w:pPr>
      <w:ins w:id="3575"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acordaţi prioritate pietonilor;</w:t>
        </w:r>
      </w:ins>
    </w:p>
    <w:p w:rsidR="00AE1230" w:rsidRPr="007E372D" w:rsidRDefault="00AE1230" w:rsidP="007E372D">
      <w:pPr>
        <w:shd w:val="clear" w:color="auto" w:fill="FCFDFD"/>
        <w:spacing w:after="30" w:line="240" w:lineRule="auto"/>
        <w:rPr>
          <w:ins w:id="3576" w:author="Unknown"/>
          <w:rFonts w:ascii="Arial" w:hAnsi="Arial" w:cs="Arial"/>
          <w:color w:val="222222"/>
          <w:sz w:val="18"/>
          <w:szCs w:val="18"/>
        </w:rPr>
      </w:pPr>
      <w:ins w:id="3577"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claxonaţi, pentru a avertiza pietonii;</w:t>
        </w:r>
      </w:ins>
    </w:p>
    <w:p w:rsidR="00AE1230" w:rsidRPr="007E372D" w:rsidRDefault="00AE1230" w:rsidP="007E372D">
      <w:pPr>
        <w:shd w:val="clear" w:color="auto" w:fill="33FF33"/>
        <w:spacing w:after="30" w:line="240" w:lineRule="auto"/>
        <w:rPr>
          <w:ins w:id="3578" w:author="Unknown"/>
          <w:rFonts w:ascii="Arial" w:hAnsi="Arial" w:cs="Arial"/>
          <w:color w:val="222222"/>
          <w:sz w:val="18"/>
          <w:szCs w:val="18"/>
        </w:rPr>
      </w:pPr>
      <w:ins w:id="3579"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să circulaţi cu prudenţă, întrucât indicatorul presemnalizează o trecere pentru pietoni.</w:t>
        </w:r>
      </w:ins>
    </w:p>
    <w:p w:rsidR="00AE1230" w:rsidRPr="007E372D" w:rsidRDefault="00AE1230" w:rsidP="007E372D">
      <w:pPr>
        <w:shd w:val="clear" w:color="auto" w:fill="5C9CCC"/>
        <w:spacing w:after="0" w:line="240" w:lineRule="auto"/>
        <w:rPr>
          <w:ins w:id="3580" w:author="Unknown"/>
          <w:rFonts w:ascii="Arial" w:hAnsi="Arial" w:cs="Arial"/>
          <w:b/>
          <w:bCs/>
          <w:color w:val="FFFFFF"/>
          <w:sz w:val="18"/>
          <w:szCs w:val="18"/>
        </w:rPr>
      </w:pPr>
      <w:ins w:id="3581"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582" w:author="Unknown"/>
          <w:rFonts w:ascii="Arial" w:hAnsi="Arial" w:cs="Arial"/>
          <w:color w:val="222222"/>
          <w:sz w:val="18"/>
          <w:szCs w:val="18"/>
        </w:rPr>
      </w:pPr>
      <w:ins w:id="3583"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4%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3584"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auto 2014</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3585"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586" w:author="Unknown"/>
          <w:rFonts w:ascii="Tahoma" w:hAnsi="Tahoma" w:cs="Tahoma"/>
          <w:b/>
          <w:bCs/>
          <w:color w:val="222222"/>
          <w:sz w:val="21"/>
          <w:szCs w:val="21"/>
        </w:rPr>
      </w:pPr>
      <w:ins w:id="3587"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"http://e-drpciv.ro/intrebare/593/la_ce_distanta_de_trecerea_la_nivel_cu_calea_ferata_sunt_instalate_panourile_suplimentare_de_avertizare" </w:instrText>
        </w:r>
      </w:ins>
      <w:r w:rsidRPr="009316C1">
        <w:rPr>
          <w:rFonts w:ascii="Tahoma" w:hAnsi="Tahoma" w:cs="Tahoma"/>
          <w:b/>
          <w:bCs/>
          <w:color w:val="222222"/>
          <w:sz w:val="21"/>
          <w:szCs w:val="21"/>
        </w:rPr>
      </w:r>
      <w:ins w:id="3588"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593. La ce distanţă de trecerea la nivel cu calea ferată sunt instalate panourile suplimentare de avertizare?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589" w:author="Unknown"/>
          <w:rFonts w:ascii="Arial" w:hAnsi="Arial" w:cs="Arial"/>
          <w:color w:val="222222"/>
          <w:sz w:val="18"/>
          <w:szCs w:val="18"/>
        </w:rPr>
      </w:pPr>
      <w:ins w:id="3590"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primul la 90 m, al doilea la 60 m şi al treilea la 30 m;</w:t>
        </w:r>
      </w:ins>
    </w:p>
    <w:p w:rsidR="00AE1230" w:rsidRPr="007E372D" w:rsidRDefault="00AE1230" w:rsidP="007E372D">
      <w:pPr>
        <w:shd w:val="clear" w:color="auto" w:fill="FCFDFD"/>
        <w:spacing w:after="30" w:line="240" w:lineRule="auto"/>
        <w:rPr>
          <w:ins w:id="3591" w:author="Unknown"/>
          <w:rFonts w:ascii="Arial" w:hAnsi="Arial" w:cs="Arial"/>
          <w:color w:val="222222"/>
          <w:sz w:val="18"/>
          <w:szCs w:val="18"/>
        </w:rPr>
      </w:pPr>
      <w:ins w:id="3592"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primul la 200 m, al doilea la 150 m şi al treilea la 100 m;</w:t>
        </w:r>
      </w:ins>
    </w:p>
    <w:p w:rsidR="00AE1230" w:rsidRPr="007E372D" w:rsidRDefault="00AE1230" w:rsidP="007E372D">
      <w:pPr>
        <w:shd w:val="clear" w:color="auto" w:fill="33FF33"/>
        <w:spacing w:after="30" w:line="240" w:lineRule="auto"/>
        <w:rPr>
          <w:ins w:id="3593" w:author="Unknown"/>
          <w:rFonts w:ascii="Arial" w:hAnsi="Arial" w:cs="Arial"/>
          <w:color w:val="222222"/>
          <w:sz w:val="18"/>
          <w:szCs w:val="18"/>
        </w:rPr>
      </w:pPr>
      <w:ins w:id="3594"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primul la 150 m, al doilea la 100 m şi al treilea la 50 m.</w:t>
        </w:r>
      </w:ins>
    </w:p>
    <w:p w:rsidR="00AE1230" w:rsidRPr="007E372D" w:rsidRDefault="00AE1230" w:rsidP="007E372D">
      <w:pPr>
        <w:shd w:val="clear" w:color="auto" w:fill="5C9CCC"/>
        <w:spacing w:after="0" w:line="240" w:lineRule="auto"/>
        <w:rPr>
          <w:ins w:id="3595" w:author="Unknown"/>
          <w:rFonts w:ascii="Arial" w:hAnsi="Arial" w:cs="Arial"/>
          <w:b/>
          <w:bCs/>
          <w:color w:val="FFFFFF"/>
          <w:sz w:val="18"/>
          <w:szCs w:val="18"/>
        </w:rPr>
      </w:pPr>
      <w:ins w:id="3596"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597" w:author="Unknown"/>
          <w:rFonts w:ascii="Arial" w:hAnsi="Arial" w:cs="Arial"/>
          <w:color w:val="222222"/>
          <w:sz w:val="18"/>
          <w:szCs w:val="18"/>
        </w:rPr>
      </w:pPr>
      <w:ins w:id="3598"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3599"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"http://e-drpciv.ro/tag/permis-auto-categoria-b" </w:instrText>
        </w:r>
      </w:ins>
      <w:r w:rsidRPr="009316C1">
        <w:rPr>
          <w:rFonts w:ascii="Arial" w:hAnsi="Arial" w:cs="Arial"/>
          <w:color w:val="222222"/>
          <w:sz w:val="18"/>
          <w:szCs w:val="18"/>
        </w:rPr>
      </w:r>
      <w:ins w:id="3600"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auto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601" w:author="Unknown"/>
          <w:rFonts w:ascii="Arial" w:hAnsi="Arial" w:cs="Arial"/>
          <w:color w:val="222222"/>
          <w:sz w:val="18"/>
          <w:szCs w:val="18"/>
        </w:rPr>
      </w:pPr>
      <w:ins w:id="3602"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"http://e-drpciv.ro/poze2/3718.jpg" </w:instrText>
        </w:r>
      </w:ins>
      <w:r w:rsidRPr="009316C1">
        <w:rPr>
          <w:rFonts w:ascii="Arial" w:hAnsi="Arial" w:cs="Arial"/>
          <w:color w:val="222222"/>
          <w:sz w:val="18"/>
          <w:szCs w:val="18"/>
        </w:rPr>
      </w:r>
      <w:ins w:id="3603" w:author="Unknown">
        <w:r w:rsidRPr="007E372D">
          <w:rPr>
            <w:rFonts w:ascii="Arial" w:hAnsi="Arial" w:cs="Arial"/>
            <w:color w:val="222222"/>
            <w:sz w:val="18"/>
            <w:szCs w:val="18"/>
          </w:rPr>
          <w:fldChar w:fldCharType="separate"/>
        </w:r>
      </w:ins>
      <w:r>
        <w:rPr>
          <w:noProof/>
        </w:rPr>
        <w:pict>
          <v:shape id="Picture 278" o:spid="_x0000_s1296" type="#_x0000_t75" alt="http://e-drpciv.ro/poze2/3718.jpg" href="http://e-drpciv.ro/poze2/3718.j" style="position:absolute;margin-left:65pt;margin-top:0;width:105pt;height:78.75pt;z-index:251934720;visibility:visible;mso-wrap-distance-left:0;mso-wrap-distance-right:0;mso-position-horizontal:right;mso-position-horizontal-relative:text;mso-position-vertical-relative:line" o:allowoverlap="f" o:button="t">
            <v:fill o:detectmouseclick="t"/>
            <v:imagedata r:id="rId2339" o:title=""/>
            <w10:wrap type="square"/>
          </v:shape>
        </w:pict>
      </w:r>
      <w:ins w:id="3604"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605" w:author="Unknown"/>
          <w:rFonts w:ascii="Tahoma" w:hAnsi="Tahoma" w:cs="Tahoma"/>
          <w:b/>
          <w:bCs/>
          <w:color w:val="222222"/>
          <w:sz w:val="21"/>
          <w:szCs w:val="21"/>
        </w:rPr>
      </w:pPr>
      <w:ins w:id="3606"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"http://e-drpciv.ro/intrebare/3718/pe_drumurile_publice_marcate_cu_simbolul_alaturat_limita_maxima_de_viteza_in_afara_localitatilor_pentru_autoturisme_este_de" </w:instrText>
        </w:r>
      </w:ins>
      <w:r w:rsidRPr="009316C1">
        <w:rPr>
          <w:rFonts w:ascii="Tahoma" w:hAnsi="Tahoma" w:cs="Tahoma"/>
          <w:b/>
          <w:bCs/>
          <w:color w:val="222222"/>
          <w:sz w:val="21"/>
          <w:szCs w:val="21"/>
        </w:rPr>
      </w:r>
      <w:ins w:id="3607"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3718. Pe drumurile publice marcate cu simbolul alăturat, limita maximă de viteză în afara localităţilor, pentru autoturisme, este de:</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608" w:author="Unknown"/>
          <w:rFonts w:ascii="Arial" w:hAnsi="Arial" w:cs="Arial"/>
          <w:color w:val="222222"/>
          <w:sz w:val="18"/>
          <w:szCs w:val="18"/>
        </w:rPr>
      </w:pPr>
      <w:ins w:id="3609"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90 km/h;</w:t>
        </w:r>
      </w:ins>
    </w:p>
    <w:p w:rsidR="00AE1230" w:rsidRPr="007E372D" w:rsidRDefault="00AE1230" w:rsidP="007E372D">
      <w:pPr>
        <w:shd w:val="clear" w:color="auto" w:fill="FCFDFD"/>
        <w:spacing w:after="30" w:line="240" w:lineRule="auto"/>
        <w:rPr>
          <w:ins w:id="3610" w:author="Unknown"/>
          <w:rFonts w:ascii="Arial" w:hAnsi="Arial" w:cs="Arial"/>
          <w:color w:val="222222"/>
          <w:sz w:val="18"/>
          <w:szCs w:val="18"/>
        </w:rPr>
      </w:pPr>
      <w:ins w:id="3611"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130 km/h;</w:t>
        </w:r>
      </w:ins>
    </w:p>
    <w:p w:rsidR="00AE1230" w:rsidRPr="007E372D" w:rsidRDefault="00AE1230" w:rsidP="007E372D">
      <w:pPr>
        <w:shd w:val="clear" w:color="auto" w:fill="FCFDFD"/>
        <w:spacing w:after="30" w:line="240" w:lineRule="auto"/>
        <w:rPr>
          <w:ins w:id="3612" w:author="Unknown"/>
          <w:rFonts w:ascii="Arial" w:hAnsi="Arial" w:cs="Arial"/>
          <w:color w:val="222222"/>
          <w:sz w:val="18"/>
          <w:szCs w:val="18"/>
        </w:rPr>
      </w:pPr>
      <w:ins w:id="3613"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110 km/h.</w:t>
        </w:r>
      </w:ins>
    </w:p>
    <w:p w:rsidR="00AE1230" w:rsidRPr="007E372D" w:rsidRDefault="00AE1230" w:rsidP="007E372D">
      <w:pPr>
        <w:shd w:val="clear" w:color="auto" w:fill="5C9CCC"/>
        <w:spacing w:after="0" w:line="240" w:lineRule="auto"/>
        <w:rPr>
          <w:ins w:id="3614" w:author="Unknown"/>
          <w:rFonts w:ascii="Arial" w:hAnsi="Arial" w:cs="Arial"/>
          <w:b/>
          <w:bCs/>
          <w:color w:val="FFFFFF"/>
          <w:sz w:val="18"/>
          <w:szCs w:val="18"/>
        </w:rPr>
      </w:pPr>
      <w:ins w:id="3615"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616" w:author="Unknown"/>
          <w:rFonts w:ascii="Arial" w:hAnsi="Arial" w:cs="Arial"/>
          <w:color w:val="222222"/>
          <w:sz w:val="18"/>
          <w:szCs w:val="18"/>
        </w:rPr>
      </w:pPr>
      <w:ins w:id="3617"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16%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3618"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cat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3619" w:author="Unknown">
        <w:r w:rsidRPr="007E372D">
          <w:rPr>
            <w:rFonts w:ascii="Arial" w:hAnsi="Arial" w:cs="Arial"/>
            <w:color w:val="222222"/>
            <w:sz w:val="18"/>
            <w:szCs w:val="18"/>
          </w:rPr>
          <w:fldChar w:fldCharType="separate"/>
        </w:r>
        <w:r w:rsidRPr="007E372D">
          <w:rPr>
            <w:rFonts w:ascii="Arial" w:hAnsi="Arial" w:cs="Arial"/>
            <w:b/>
            <w:bCs/>
            <w:color w:val="000000"/>
            <w:sz w:val="18"/>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620" w:author="Unknown"/>
          <w:rFonts w:ascii="Arial" w:hAnsi="Arial" w:cs="Arial"/>
          <w:color w:val="222222"/>
          <w:sz w:val="18"/>
          <w:szCs w:val="18"/>
        </w:rPr>
      </w:pPr>
      <w:ins w:id="3621"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"http://e-drpciv.ro/poze2/637.jpg" </w:instrText>
        </w:r>
      </w:ins>
      <w:r w:rsidRPr="009316C1">
        <w:rPr>
          <w:rFonts w:ascii="Arial" w:hAnsi="Arial" w:cs="Arial"/>
          <w:color w:val="222222"/>
          <w:sz w:val="18"/>
          <w:szCs w:val="18"/>
        </w:rPr>
      </w:r>
      <w:ins w:id="3622" w:author="Unknown">
        <w:r w:rsidRPr="007E372D">
          <w:rPr>
            <w:rFonts w:ascii="Arial" w:hAnsi="Arial" w:cs="Arial"/>
            <w:color w:val="222222"/>
            <w:sz w:val="18"/>
            <w:szCs w:val="18"/>
          </w:rPr>
          <w:fldChar w:fldCharType="separate"/>
        </w:r>
      </w:ins>
      <w:r>
        <w:rPr>
          <w:noProof/>
        </w:rPr>
        <w:pict>
          <v:shape id="Picture 279" o:spid="_x0000_s1297" type="#_x0000_t75" alt="http://e-drpciv.ro/poze2/637.jpg" href="http://e-drpciv.ro/poze2/637.j" style="position:absolute;margin-left:65pt;margin-top:0;width:105pt;height:78.75pt;z-index:251935744;visibility:visible;mso-wrap-distance-left:0;mso-wrap-distance-right:0;mso-position-horizontal:right;mso-position-horizontal-relative:text;mso-position-vertical-relative:line" o:allowoverlap="f" o:button="t">
            <v:fill o:detectmouseclick="t"/>
            <v:imagedata r:id="rId2340" o:title=""/>
            <w10:wrap type="square"/>
          </v:shape>
        </w:pict>
      </w:r>
      <w:ins w:id="3623"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624" w:author="Unknown"/>
          <w:rFonts w:ascii="Tahoma" w:hAnsi="Tahoma" w:cs="Tahoma"/>
          <w:b/>
          <w:bCs/>
          <w:color w:val="222222"/>
          <w:sz w:val="21"/>
          <w:szCs w:val="21"/>
        </w:rPr>
      </w:pPr>
      <w:ins w:id="3625"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"http://e-drpciv.ro/intrebare/637/in_ce_ordine_vor_trece_autovehiculele_prin_intersectia_prezentata" </w:instrText>
        </w:r>
      </w:ins>
      <w:r w:rsidRPr="009316C1">
        <w:rPr>
          <w:rFonts w:ascii="Tahoma" w:hAnsi="Tahoma" w:cs="Tahoma"/>
          <w:b/>
          <w:bCs/>
          <w:color w:val="222222"/>
          <w:sz w:val="21"/>
          <w:szCs w:val="21"/>
        </w:rPr>
      </w:r>
      <w:ins w:id="3626"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637. În ce ordine vor trece autovehiculele prin intersecţia prezentată?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627" w:author="Unknown"/>
          <w:rFonts w:ascii="Arial" w:hAnsi="Arial" w:cs="Arial"/>
          <w:color w:val="222222"/>
          <w:sz w:val="18"/>
          <w:szCs w:val="18"/>
        </w:rPr>
      </w:pPr>
      <w:ins w:id="3628"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roşu, verde, albastru;</w:t>
        </w:r>
      </w:ins>
    </w:p>
    <w:p w:rsidR="00AE1230" w:rsidRPr="007E372D" w:rsidRDefault="00AE1230" w:rsidP="007E372D">
      <w:pPr>
        <w:shd w:val="clear" w:color="auto" w:fill="33FF33"/>
        <w:spacing w:after="30" w:line="240" w:lineRule="auto"/>
        <w:rPr>
          <w:ins w:id="3629" w:author="Unknown"/>
          <w:rFonts w:ascii="Arial" w:hAnsi="Arial" w:cs="Arial"/>
          <w:color w:val="222222"/>
          <w:sz w:val="18"/>
          <w:szCs w:val="18"/>
        </w:rPr>
      </w:pPr>
      <w:ins w:id="3630"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verde, roşu, albastru;</w:t>
        </w:r>
      </w:ins>
    </w:p>
    <w:p w:rsidR="00AE1230" w:rsidRPr="007E372D" w:rsidRDefault="00AE1230" w:rsidP="007E372D">
      <w:pPr>
        <w:shd w:val="clear" w:color="auto" w:fill="FCFDFD"/>
        <w:spacing w:after="30" w:line="240" w:lineRule="auto"/>
        <w:rPr>
          <w:ins w:id="3631" w:author="Unknown"/>
          <w:rFonts w:ascii="Arial" w:hAnsi="Arial" w:cs="Arial"/>
          <w:color w:val="222222"/>
          <w:sz w:val="18"/>
          <w:szCs w:val="18"/>
        </w:rPr>
      </w:pPr>
      <w:ins w:id="3632"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albastru, verde, roşu.</w:t>
        </w:r>
      </w:ins>
    </w:p>
    <w:p w:rsidR="00AE1230" w:rsidRPr="007E372D" w:rsidRDefault="00AE1230" w:rsidP="007E372D">
      <w:pPr>
        <w:shd w:val="clear" w:color="auto" w:fill="5C9CCC"/>
        <w:spacing w:after="0" w:line="240" w:lineRule="auto"/>
        <w:rPr>
          <w:ins w:id="3633" w:author="Unknown"/>
          <w:rFonts w:ascii="Arial" w:hAnsi="Arial" w:cs="Arial"/>
          <w:b/>
          <w:bCs/>
          <w:color w:val="FFFFFF"/>
          <w:sz w:val="18"/>
          <w:szCs w:val="18"/>
        </w:rPr>
      </w:pPr>
      <w:ins w:id="3634"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635" w:author="Unknown"/>
          <w:rFonts w:ascii="Arial" w:hAnsi="Arial" w:cs="Arial"/>
          <w:color w:val="222222"/>
          <w:sz w:val="18"/>
          <w:szCs w:val="18"/>
        </w:rPr>
      </w:pPr>
      <w:ins w:id="3636"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4%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"http://e-drpciv.ro/tag/chestionare-auto-TR" </w:instrText>
        </w:r>
      </w:ins>
      <w:r w:rsidRPr="009316C1">
        <w:rPr>
          <w:rFonts w:ascii="Arial" w:hAnsi="Arial" w:cs="Arial"/>
          <w:color w:val="222222"/>
          <w:sz w:val="18"/>
          <w:szCs w:val="18"/>
        </w:rPr>
      </w:r>
      <w:ins w:id="3637"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auto TR</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3638" w:author="Unknown">
        <w:r w:rsidRPr="007E372D">
          <w:rPr>
            <w:rFonts w:ascii="Arial" w:hAnsi="Arial" w:cs="Arial"/>
            <w:color w:val="222222"/>
            <w:sz w:val="18"/>
            <w:szCs w:val="18"/>
          </w:rPr>
          <w:fldChar w:fldCharType="separate"/>
        </w:r>
        <w:r w:rsidRPr="007E372D">
          <w:rPr>
            <w:rFonts w:ascii="Arial" w:hAnsi="Arial" w:cs="Arial"/>
            <w:b/>
            <w:bCs/>
            <w:color w:val="000000"/>
            <w:sz w:val="18"/>
          </w:rPr>
          <w:t>www drpciv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639" w:author="Unknown"/>
          <w:rFonts w:ascii="Tahoma" w:hAnsi="Tahoma" w:cs="Tahoma"/>
          <w:b/>
          <w:bCs/>
          <w:color w:val="222222"/>
          <w:sz w:val="21"/>
          <w:szCs w:val="21"/>
        </w:rPr>
      </w:pPr>
      <w:ins w:id="3640"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"http://e-drpciv.ro/intrebare/335/care_sunt_vehiculele_care_au_prioritate_de_trecere_intr-o_intersectie_dirijata" </w:instrText>
        </w:r>
      </w:ins>
      <w:r w:rsidRPr="009316C1">
        <w:rPr>
          <w:rFonts w:ascii="Tahoma" w:hAnsi="Tahoma" w:cs="Tahoma"/>
          <w:b/>
          <w:bCs/>
          <w:color w:val="222222"/>
          <w:sz w:val="21"/>
          <w:szCs w:val="21"/>
        </w:rPr>
      </w:r>
      <w:ins w:id="3641"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335. Care sunt vehiculele care au prioritate de trecere într-o intersecţie dirijată?</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642" w:author="Unknown"/>
          <w:rFonts w:ascii="Arial" w:hAnsi="Arial" w:cs="Arial"/>
          <w:color w:val="222222"/>
          <w:sz w:val="18"/>
          <w:szCs w:val="18"/>
        </w:rPr>
      </w:pPr>
      <w:ins w:id="3643"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autocamioanele de mare tonaj;</w:t>
        </w:r>
      </w:ins>
    </w:p>
    <w:p w:rsidR="00AE1230" w:rsidRPr="007E372D" w:rsidRDefault="00AE1230" w:rsidP="007E372D">
      <w:pPr>
        <w:shd w:val="clear" w:color="auto" w:fill="FCFDFD"/>
        <w:spacing w:after="30" w:line="240" w:lineRule="auto"/>
        <w:rPr>
          <w:ins w:id="3644" w:author="Unknown"/>
          <w:rFonts w:ascii="Arial" w:hAnsi="Arial" w:cs="Arial"/>
          <w:color w:val="222222"/>
          <w:sz w:val="18"/>
          <w:szCs w:val="18"/>
        </w:rPr>
      </w:pPr>
      <w:ins w:id="3645"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vehiculele aparţinând Protecţiei Civile, semnalizate ca atare;</w:t>
        </w:r>
      </w:ins>
    </w:p>
    <w:p w:rsidR="00AE1230" w:rsidRPr="007E372D" w:rsidRDefault="00AE1230" w:rsidP="007E372D">
      <w:pPr>
        <w:shd w:val="clear" w:color="auto" w:fill="33FF33"/>
        <w:spacing w:after="30" w:line="240" w:lineRule="auto"/>
        <w:rPr>
          <w:ins w:id="3646" w:author="Unknown"/>
          <w:rFonts w:ascii="Arial" w:hAnsi="Arial" w:cs="Arial"/>
          <w:color w:val="222222"/>
          <w:sz w:val="18"/>
          <w:szCs w:val="18"/>
        </w:rPr>
      </w:pPr>
      <w:ins w:id="3647"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vehiculele aparţinând Serviciului de Ambulanţă, când au în funcţiune semnalele speciale luminoase şi sonore.</w:t>
        </w:r>
      </w:ins>
    </w:p>
    <w:p w:rsidR="00AE1230" w:rsidRPr="007E372D" w:rsidRDefault="00AE1230" w:rsidP="007E372D">
      <w:pPr>
        <w:shd w:val="clear" w:color="auto" w:fill="5C9CCC"/>
        <w:spacing w:after="0" w:line="240" w:lineRule="auto"/>
        <w:rPr>
          <w:ins w:id="3648" w:author="Unknown"/>
          <w:rFonts w:ascii="Arial" w:hAnsi="Arial" w:cs="Arial"/>
          <w:b/>
          <w:bCs/>
          <w:color w:val="FFFFFF"/>
          <w:sz w:val="18"/>
          <w:szCs w:val="18"/>
        </w:rPr>
      </w:pPr>
      <w:ins w:id="3649"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650" w:author="Unknown"/>
          <w:rFonts w:ascii="Arial" w:hAnsi="Arial" w:cs="Arial"/>
          <w:color w:val="222222"/>
          <w:sz w:val="18"/>
          <w:szCs w:val="18"/>
        </w:rPr>
      </w:pPr>
      <w:ins w:id="3651"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4%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3652" w:author="Unknown">
        <w:r w:rsidRPr="007E372D">
          <w:rPr>
            <w:rFonts w:ascii="Arial" w:hAnsi="Arial" w:cs="Arial"/>
            <w:color w:val="222222"/>
            <w:sz w:val="18"/>
            <w:szCs w:val="18"/>
          </w:rPr>
          <w:fldChar w:fldCharType="separate"/>
        </w:r>
        <w:r w:rsidRPr="007E372D">
          <w:rPr>
            <w:rFonts w:ascii="Arial" w:hAnsi="Arial" w:cs="Arial"/>
            <w:b/>
            <w:bCs/>
            <w:color w:val="000000"/>
            <w:sz w:val="18"/>
          </w:rPr>
          <w:t>chestionare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"http://e-drpciv.ro/tag/permis-categoria-b" </w:instrText>
        </w:r>
      </w:ins>
      <w:r w:rsidRPr="009316C1">
        <w:rPr>
          <w:rFonts w:ascii="Arial" w:hAnsi="Arial" w:cs="Arial"/>
          <w:color w:val="222222"/>
          <w:sz w:val="18"/>
          <w:szCs w:val="18"/>
        </w:rPr>
      </w:r>
      <w:ins w:id="3653" w:author="Unknown">
        <w:r w:rsidRPr="007E372D">
          <w:rPr>
            <w:rFonts w:ascii="Arial" w:hAnsi="Arial" w:cs="Arial"/>
            <w:color w:val="222222"/>
            <w:sz w:val="18"/>
            <w:szCs w:val="18"/>
          </w:rPr>
          <w:fldChar w:fldCharType="separate"/>
        </w:r>
        <w:r w:rsidRPr="007E372D">
          <w:rPr>
            <w:rFonts w:ascii="Arial" w:hAnsi="Arial" w:cs="Arial"/>
            <w:color w:val="000000"/>
            <w:sz w:val="18"/>
            <w:u w:val="single"/>
          </w:rPr>
          <w:t>permis categoria b</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654" w:author="Unknown"/>
          <w:rFonts w:ascii="Tahoma" w:hAnsi="Tahoma" w:cs="Tahoma"/>
          <w:b/>
          <w:bCs/>
          <w:color w:val="222222"/>
          <w:sz w:val="21"/>
          <w:szCs w:val="21"/>
        </w:rPr>
      </w:pPr>
      <w:ins w:id="3655"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"http://e-drpciv.ro/intrebare/790/care_este_regula_prioritatii_de_trecere_la_intersectia_a_doua_drumuri_de_aceeasi_categorie_cu_circulatie_nedirijata" </w:instrText>
        </w:r>
      </w:ins>
      <w:r w:rsidRPr="009316C1">
        <w:rPr>
          <w:rFonts w:ascii="Tahoma" w:hAnsi="Tahoma" w:cs="Tahoma"/>
          <w:b/>
          <w:bCs/>
          <w:color w:val="222222"/>
          <w:sz w:val="21"/>
          <w:szCs w:val="21"/>
        </w:rPr>
      </w:r>
      <w:ins w:id="3656"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790. Care este regula priorităţii de trecere la intersecţia a două drumuri de aceeaşi categorie, cu circulaţie nedirijată?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657" w:author="Unknown"/>
          <w:rFonts w:ascii="Arial" w:hAnsi="Arial" w:cs="Arial"/>
          <w:color w:val="222222"/>
          <w:sz w:val="18"/>
          <w:szCs w:val="18"/>
        </w:rPr>
      </w:pPr>
      <w:ins w:id="3658"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prioritatea de dreapta;</w:t>
        </w:r>
      </w:ins>
    </w:p>
    <w:p w:rsidR="00AE1230" w:rsidRPr="007E372D" w:rsidRDefault="00AE1230" w:rsidP="007E372D">
      <w:pPr>
        <w:shd w:val="clear" w:color="auto" w:fill="FCFDFD"/>
        <w:spacing w:after="30" w:line="240" w:lineRule="auto"/>
        <w:rPr>
          <w:ins w:id="3659" w:author="Unknown"/>
          <w:rFonts w:ascii="Arial" w:hAnsi="Arial" w:cs="Arial"/>
          <w:color w:val="222222"/>
          <w:sz w:val="18"/>
          <w:szCs w:val="18"/>
        </w:rPr>
      </w:pPr>
      <w:ins w:id="3660"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prioritatea primului sosit;</w:t>
        </w:r>
      </w:ins>
    </w:p>
    <w:p w:rsidR="00AE1230" w:rsidRPr="007E372D" w:rsidRDefault="00AE1230" w:rsidP="007E372D">
      <w:pPr>
        <w:shd w:val="clear" w:color="auto" w:fill="FCFDFD"/>
        <w:spacing w:after="30" w:line="240" w:lineRule="auto"/>
        <w:rPr>
          <w:ins w:id="3661" w:author="Unknown"/>
          <w:rFonts w:ascii="Arial" w:hAnsi="Arial" w:cs="Arial"/>
          <w:color w:val="222222"/>
          <w:sz w:val="18"/>
          <w:szCs w:val="18"/>
        </w:rPr>
      </w:pPr>
      <w:ins w:id="3662"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prioritatea de drum principal.</w:t>
        </w:r>
      </w:ins>
    </w:p>
    <w:p w:rsidR="00AE1230" w:rsidRPr="007E372D" w:rsidRDefault="00AE1230" w:rsidP="007E372D">
      <w:pPr>
        <w:shd w:val="clear" w:color="auto" w:fill="5C9CCC"/>
        <w:spacing w:after="0" w:line="240" w:lineRule="auto"/>
        <w:rPr>
          <w:ins w:id="3663" w:author="Unknown"/>
          <w:rFonts w:ascii="Arial" w:hAnsi="Arial" w:cs="Arial"/>
          <w:b/>
          <w:bCs/>
          <w:color w:val="FFFFFF"/>
          <w:sz w:val="18"/>
          <w:szCs w:val="18"/>
        </w:rPr>
      </w:pPr>
      <w:ins w:id="3664"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665" w:author="Unknown"/>
          <w:rFonts w:ascii="Arial" w:hAnsi="Arial" w:cs="Arial"/>
          <w:color w:val="222222"/>
          <w:sz w:val="18"/>
          <w:szCs w:val="18"/>
        </w:rPr>
      </w:pPr>
      <w:ins w:id="3666"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3667"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3668" w:author="Unknown">
        <w:r w:rsidRPr="007E372D">
          <w:rPr>
            <w:rFonts w:ascii="Arial" w:hAnsi="Arial" w:cs="Arial"/>
            <w:color w:val="222222"/>
            <w:sz w:val="18"/>
            <w:szCs w:val="18"/>
          </w:rPr>
          <w:fldChar w:fldCharType="separate"/>
        </w:r>
        <w:r w:rsidRPr="007E372D">
          <w:rPr>
            <w:rFonts w:ascii="Arial" w:hAnsi="Arial" w:cs="Arial"/>
            <w:color w:val="000000"/>
            <w:sz w:val="18"/>
            <w:u w:val="single"/>
          </w:rPr>
          <w:t>simulare examen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669" w:author="Unknown"/>
          <w:rFonts w:ascii="Tahoma" w:hAnsi="Tahoma" w:cs="Tahoma"/>
          <w:b/>
          <w:bCs/>
          <w:color w:val="222222"/>
          <w:sz w:val="21"/>
          <w:szCs w:val="21"/>
        </w:rPr>
      </w:pPr>
      <w:ins w:id="3670"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"http://e-drpciv.ro/intrebare/29/ce_obligatii_aveti_la_intalnirea_indicatorului_biciclisti" </w:instrText>
        </w:r>
      </w:ins>
      <w:r w:rsidRPr="009316C1">
        <w:rPr>
          <w:rFonts w:ascii="Tahoma" w:hAnsi="Tahoma" w:cs="Tahoma"/>
          <w:b/>
          <w:bCs/>
          <w:color w:val="222222"/>
          <w:sz w:val="21"/>
          <w:szCs w:val="21"/>
        </w:rPr>
      </w:r>
      <w:ins w:id="3671"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29. Ce obligaţii aveţi la întâlnirea indicatorului „Biciclişti“?</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672" w:author="Unknown"/>
          <w:rFonts w:ascii="Arial" w:hAnsi="Arial" w:cs="Arial"/>
          <w:color w:val="222222"/>
          <w:sz w:val="18"/>
          <w:szCs w:val="18"/>
        </w:rPr>
      </w:pPr>
      <w:ins w:id="3673"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reduceţi viteza la maximum 30 km/h;</w:t>
        </w:r>
      </w:ins>
    </w:p>
    <w:p w:rsidR="00AE1230" w:rsidRPr="007E372D" w:rsidRDefault="00AE1230" w:rsidP="007E372D">
      <w:pPr>
        <w:shd w:val="clear" w:color="auto" w:fill="33FF33"/>
        <w:spacing w:after="30" w:line="240" w:lineRule="auto"/>
        <w:rPr>
          <w:ins w:id="3674" w:author="Unknown"/>
          <w:rFonts w:ascii="Arial" w:hAnsi="Arial" w:cs="Arial"/>
          <w:color w:val="222222"/>
          <w:sz w:val="18"/>
          <w:szCs w:val="18"/>
        </w:rPr>
      </w:pPr>
      <w:ins w:id="3675"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să circulaţi cu atenţie şi, dacă este cazul, acordaţi prioritate de trecere bicicliştilor care circulă pe pista special destinată;</w:t>
        </w:r>
      </w:ins>
    </w:p>
    <w:p w:rsidR="00AE1230" w:rsidRPr="007E372D" w:rsidRDefault="00AE1230" w:rsidP="007E372D">
      <w:pPr>
        <w:shd w:val="clear" w:color="auto" w:fill="FCFDFD"/>
        <w:spacing w:after="30" w:line="240" w:lineRule="auto"/>
        <w:rPr>
          <w:ins w:id="3676" w:author="Unknown"/>
          <w:rFonts w:ascii="Arial" w:hAnsi="Arial" w:cs="Arial"/>
          <w:color w:val="222222"/>
          <w:sz w:val="18"/>
          <w:szCs w:val="18"/>
        </w:rPr>
      </w:pPr>
      <w:ins w:id="3677"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aveţi nicio obligaţie, bicicliştii vă vor acorda prioritate.</w:t>
        </w:r>
      </w:ins>
    </w:p>
    <w:p w:rsidR="00AE1230" w:rsidRPr="007E372D" w:rsidRDefault="00AE1230" w:rsidP="007E372D">
      <w:pPr>
        <w:shd w:val="clear" w:color="auto" w:fill="5C9CCC"/>
        <w:spacing w:after="0" w:line="240" w:lineRule="auto"/>
        <w:rPr>
          <w:ins w:id="3678" w:author="Unknown"/>
          <w:rFonts w:ascii="Arial" w:hAnsi="Arial" w:cs="Arial"/>
          <w:b/>
          <w:bCs/>
          <w:color w:val="FFFFFF"/>
          <w:sz w:val="18"/>
          <w:szCs w:val="18"/>
        </w:rPr>
      </w:pPr>
      <w:ins w:id="3679"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680" w:author="Unknown"/>
          <w:rFonts w:ascii="Arial" w:hAnsi="Arial" w:cs="Arial"/>
          <w:color w:val="222222"/>
          <w:sz w:val="18"/>
          <w:szCs w:val="18"/>
        </w:rPr>
      </w:pPr>
      <w:ins w:id="3681"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5%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3682"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"http://e-drpciv.ro/tag/examen-drpciv" </w:instrText>
        </w:r>
      </w:ins>
      <w:r w:rsidRPr="009316C1">
        <w:rPr>
          <w:rFonts w:ascii="Arial" w:hAnsi="Arial" w:cs="Arial"/>
          <w:color w:val="222222"/>
          <w:sz w:val="18"/>
          <w:szCs w:val="18"/>
        </w:rPr>
      </w:r>
      <w:ins w:id="3683" w:author="Unknown">
        <w:r w:rsidRPr="007E372D">
          <w:rPr>
            <w:rFonts w:ascii="Arial" w:hAnsi="Arial" w:cs="Arial"/>
            <w:color w:val="222222"/>
            <w:sz w:val="18"/>
            <w:szCs w:val="18"/>
          </w:rPr>
          <w:fldChar w:fldCharType="separate"/>
        </w:r>
        <w:r w:rsidRPr="007E372D">
          <w:rPr>
            <w:rFonts w:ascii="Arial" w:hAnsi="Arial" w:cs="Arial"/>
            <w:b/>
            <w:bCs/>
            <w:color w:val="000000"/>
            <w:sz w:val="18"/>
          </w:rPr>
          <w:t>examen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rPr>
          <w:ins w:id="3684" w:author="Unknown"/>
          <w:rFonts w:ascii="Arial" w:hAnsi="Arial" w:cs="Arial"/>
          <w:color w:val="222222"/>
          <w:sz w:val="18"/>
          <w:szCs w:val="18"/>
        </w:rPr>
      </w:pPr>
      <w:ins w:id="3685" w:author="Unknown">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"http://e-drpciv.ro/poze2/266.jpg" </w:instrText>
        </w:r>
      </w:ins>
      <w:r w:rsidRPr="009316C1">
        <w:rPr>
          <w:rFonts w:ascii="Arial" w:hAnsi="Arial" w:cs="Arial"/>
          <w:color w:val="222222"/>
          <w:sz w:val="18"/>
          <w:szCs w:val="18"/>
        </w:rPr>
      </w:r>
      <w:ins w:id="3686" w:author="Unknown">
        <w:r w:rsidRPr="007E372D">
          <w:rPr>
            <w:rFonts w:ascii="Arial" w:hAnsi="Arial" w:cs="Arial"/>
            <w:color w:val="222222"/>
            <w:sz w:val="18"/>
            <w:szCs w:val="18"/>
          </w:rPr>
          <w:fldChar w:fldCharType="separate"/>
        </w:r>
      </w:ins>
      <w:r>
        <w:rPr>
          <w:noProof/>
        </w:rPr>
        <w:pict>
          <v:shape id="Picture 280" o:spid="_x0000_s1298" type="#_x0000_t75" alt="http://e-drpciv.ro/poze2/266.jpg" href="http://e-drpciv.ro/poze2/266.j" style="position:absolute;margin-left:65pt;margin-top:0;width:105pt;height:78.75pt;z-index:251936768;visibility:visible;mso-wrap-distance-left:0;mso-wrap-distance-right:0;mso-position-horizontal:right;mso-position-horizontal-relative:text;mso-position-vertical-relative:line" o:allowoverlap="f" o:button="t">
            <v:fill o:detectmouseclick="t"/>
            <v:imagedata r:id="rId2341" o:title=""/>
            <w10:wrap type="square"/>
          </v:shape>
        </w:pict>
      </w:r>
      <w:ins w:id="3687" w:author="Unknown">
        <w:r w:rsidRPr="007E372D">
          <w:rPr>
            <w:rFonts w:ascii="Arial" w:hAnsi="Arial" w:cs="Arial"/>
            <w:color w:val="222222"/>
            <w:sz w:val="18"/>
            <w:szCs w:val="18"/>
          </w:rPr>
          <w:fldChar w:fldCharType="end"/>
        </w:r>
      </w:ins>
    </w:p>
    <w:p w:rsidR="00AE1230" w:rsidRPr="007E372D" w:rsidRDefault="00AE1230" w:rsidP="007E372D">
      <w:pPr>
        <w:shd w:val="clear" w:color="auto" w:fill="FCFDFD"/>
        <w:spacing w:after="0" w:line="240" w:lineRule="auto"/>
        <w:outlineLvl w:val="1"/>
        <w:rPr>
          <w:ins w:id="3688" w:author="Unknown"/>
          <w:rFonts w:ascii="Tahoma" w:hAnsi="Tahoma" w:cs="Tahoma"/>
          <w:b/>
          <w:bCs/>
          <w:color w:val="222222"/>
          <w:sz w:val="21"/>
          <w:szCs w:val="21"/>
        </w:rPr>
      </w:pPr>
      <w:ins w:id="368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"http://e-drpciv.ro/intrebare/266/indicatorul_semnifica" </w:instrText>
        </w:r>
      </w:ins>
      <w:r w:rsidRPr="009316C1">
        <w:rPr>
          <w:rFonts w:ascii="Tahoma" w:hAnsi="Tahoma" w:cs="Tahoma"/>
          <w:b/>
          <w:bCs/>
          <w:color w:val="222222"/>
          <w:sz w:val="21"/>
          <w:szCs w:val="21"/>
        </w:rPr>
      </w:r>
      <w:ins w:id="369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266. Indicatorul semnifică:</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691" w:author="Unknown"/>
          <w:rFonts w:ascii="Arial" w:hAnsi="Arial" w:cs="Arial"/>
          <w:color w:val="222222"/>
          <w:sz w:val="18"/>
          <w:szCs w:val="18"/>
        </w:rPr>
      </w:pPr>
      <w:ins w:id="369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accesul interzis vehiculelor cu o înălţime mai mare de 3,5 m;</w:t>
        </w:r>
      </w:ins>
    </w:p>
    <w:p w:rsidR="00AE1230" w:rsidRPr="007E372D" w:rsidRDefault="00AE1230" w:rsidP="007E372D">
      <w:pPr>
        <w:shd w:val="clear" w:color="auto" w:fill="FCFDFD"/>
        <w:spacing w:after="30" w:line="240" w:lineRule="auto"/>
        <w:rPr>
          <w:ins w:id="3693" w:author="Unknown"/>
          <w:rFonts w:ascii="Arial" w:hAnsi="Arial" w:cs="Arial"/>
          <w:color w:val="222222"/>
          <w:sz w:val="18"/>
          <w:szCs w:val="18"/>
        </w:rPr>
      </w:pPr>
      <w:ins w:id="369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accesul permis numai vehiculelor cu o lăţime mai mică de 3,5 m;</w:t>
        </w:r>
      </w:ins>
    </w:p>
    <w:p w:rsidR="00AE1230" w:rsidRPr="007E372D" w:rsidRDefault="00AE1230" w:rsidP="007E372D">
      <w:pPr>
        <w:shd w:val="clear" w:color="auto" w:fill="FCFDFD"/>
        <w:spacing w:after="30" w:line="240" w:lineRule="auto"/>
        <w:rPr>
          <w:ins w:id="3695" w:author="Unknown"/>
          <w:rFonts w:ascii="Arial" w:hAnsi="Arial" w:cs="Arial"/>
          <w:color w:val="222222"/>
          <w:sz w:val="18"/>
          <w:szCs w:val="18"/>
        </w:rPr>
      </w:pPr>
      <w:ins w:id="369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distanţa minimă obligatorie dintre două vehicule.</w:t>
        </w:r>
      </w:ins>
    </w:p>
    <w:p w:rsidR="00AE1230" w:rsidRPr="007E372D" w:rsidRDefault="00AE1230" w:rsidP="007E372D">
      <w:pPr>
        <w:shd w:val="clear" w:color="auto" w:fill="5C9CCC"/>
        <w:spacing w:after="0" w:line="240" w:lineRule="auto"/>
        <w:rPr>
          <w:ins w:id="3697" w:author="Unknown"/>
          <w:rFonts w:ascii="Arial" w:hAnsi="Arial" w:cs="Arial"/>
          <w:b/>
          <w:bCs/>
          <w:color w:val="FFFFFF"/>
          <w:sz w:val="18"/>
          <w:szCs w:val="18"/>
        </w:rPr>
      </w:pPr>
      <w:ins w:id="3698"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699" w:author="Unknown"/>
          <w:rFonts w:ascii="Arial" w:hAnsi="Arial" w:cs="Arial"/>
          <w:color w:val="222222"/>
          <w:sz w:val="18"/>
          <w:szCs w:val="18"/>
        </w:rPr>
      </w:pPr>
      <w:ins w:id="3700"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4%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3701"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"http://e-drpciv.ro/tag/examen-drpciv" </w:instrText>
        </w:r>
      </w:ins>
      <w:r w:rsidRPr="009316C1">
        <w:rPr>
          <w:rFonts w:ascii="Arial" w:hAnsi="Arial" w:cs="Arial"/>
          <w:color w:val="222222"/>
          <w:sz w:val="18"/>
          <w:szCs w:val="18"/>
        </w:rPr>
      </w:r>
      <w:ins w:id="3702" w:author="Unknown">
        <w:r w:rsidRPr="007E372D">
          <w:rPr>
            <w:rFonts w:ascii="Arial" w:hAnsi="Arial" w:cs="Arial"/>
            <w:color w:val="222222"/>
            <w:sz w:val="18"/>
            <w:szCs w:val="18"/>
          </w:rPr>
          <w:fldChar w:fldCharType="separate"/>
        </w:r>
        <w:r w:rsidRPr="007E372D">
          <w:rPr>
            <w:rFonts w:ascii="Arial" w:hAnsi="Arial" w:cs="Arial"/>
            <w:color w:val="000000"/>
            <w:sz w:val="18"/>
            <w:u w:val="single"/>
          </w:rPr>
          <w:t>examen 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703" w:author="Unknown"/>
          <w:rFonts w:ascii="Tahoma" w:hAnsi="Tahoma" w:cs="Tahoma"/>
          <w:b/>
          <w:bCs/>
          <w:color w:val="222222"/>
          <w:sz w:val="21"/>
          <w:szCs w:val="21"/>
        </w:rPr>
      </w:pPr>
      <w:ins w:id="370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"http://e-drpciv.ro/intrebare/56/ce_obligatii_aveti_la_intalnirea_indicatorului_animale" </w:instrText>
        </w:r>
      </w:ins>
      <w:r w:rsidRPr="009316C1">
        <w:rPr>
          <w:rFonts w:ascii="Tahoma" w:hAnsi="Tahoma" w:cs="Tahoma"/>
          <w:b/>
          <w:bCs/>
          <w:color w:val="222222"/>
          <w:sz w:val="21"/>
          <w:szCs w:val="21"/>
        </w:rPr>
      </w:r>
      <w:ins w:id="370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56. Ce obligaţii aveţi la întâlnirea indicatorului „Animale“?</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706" w:author="Unknown"/>
          <w:rFonts w:ascii="Arial" w:hAnsi="Arial" w:cs="Arial"/>
          <w:color w:val="222222"/>
          <w:sz w:val="18"/>
          <w:szCs w:val="18"/>
        </w:rPr>
      </w:pPr>
      <w:ins w:id="370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să reduceţi viteza numai la semnalul celor care însoţesc animale;</w:t>
        </w:r>
      </w:ins>
    </w:p>
    <w:p w:rsidR="00AE1230" w:rsidRPr="007E372D" w:rsidRDefault="00AE1230" w:rsidP="007E372D">
      <w:pPr>
        <w:shd w:val="clear" w:color="auto" w:fill="33FF33"/>
        <w:spacing w:after="30" w:line="240" w:lineRule="auto"/>
        <w:rPr>
          <w:ins w:id="3708" w:author="Unknown"/>
          <w:rFonts w:ascii="Arial" w:hAnsi="Arial" w:cs="Arial"/>
          <w:color w:val="222222"/>
          <w:sz w:val="18"/>
          <w:szCs w:val="18"/>
        </w:rPr>
      </w:pPr>
      <w:ins w:id="370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circulaţi cu atenţie şi, dacă se impune, reduceţi viteza;</w:t>
        </w:r>
      </w:ins>
    </w:p>
    <w:p w:rsidR="00AE1230" w:rsidRPr="007E372D" w:rsidRDefault="00AE1230" w:rsidP="007E372D">
      <w:pPr>
        <w:shd w:val="clear" w:color="auto" w:fill="FCFDFD"/>
        <w:spacing w:after="30" w:line="240" w:lineRule="auto"/>
        <w:rPr>
          <w:ins w:id="3710" w:author="Unknown"/>
          <w:rFonts w:ascii="Arial" w:hAnsi="Arial" w:cs="Arial"/>
          <w:color w:val="222222"/>
          <w:sz w:val="18"/>
          <w:szCs w:val="18"/>
        </w:rPr>
      </w:pPr>
      <w:ins w:id="371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aveţi nicio obligaţie, deoarece indicatorul se adresează persoanelor care însoţesc animale.</w:t>
        </w:r>
      </w:ins>
    </w:p>
    <w:p w:rsidR="00AE1230" w:rsidRPr="007E372D" w:rsidRDefault="00AE1230" w:rsidP="007E372D">
      <w:pPr>
        <w:shd w:val="clear" w:color="auto" w:fill="5C9CCC"/>
        <w:spacing w:after="0" w:line="240" w:lineRule="auto"/>
        <w:rPr>
          <w:ins w:id="3712" w:author="Unknown"/>
          <w:rFonts w:ascii="Arial" w:hAnsi="Arial" w:cs="Arial"/>
          <w:b/>
          <w:bCs/>
          <w:color w:val="FFFFFF"/>
          <w:sz w:val="18"/>
          <w:szCs w:val="18"/>
        </w:rPr>
      </w:pPr>
      <w:ins w:id="3713"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714" w:author="Unknown"/>
          <w:rFonts w:ascii="Arial" w:hAnsi="Arial" w:cs="Arial"/>
          <w:color w:val="222222"/>
          <w:sz w:val="18"/>
          <w:szCs w:val="18"/>
        </w:rPr>
      </w:pPr>
      <w:ins w:id="371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4%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3716" w:author="Unknown">
        <w:r w:rsidRPr="007E372D">
          <w:rPr>
            <w:rFonts w:ascii="Arial" w:hAnsi="Arial" w:cs="Arial"/>
            <w:color w:val="222222"/>
            <w:sz w:val="18"/>
            <w:szCs w:val="18"/>
          </w:rPr>
          <w:fldChar w:fldCharType="separate"/>
        </w:r>
        <w:r w:rsidRPr="007E372D">
          <w:rPr>
            <w:rFonts w:ascii="Arial" w:hAnsi="Arial" w:cs="Arial"/>
            <w:color w:val="000000"/>
            <w:sz w:val="18"/>
            <w:u w:val="single"/>
          </w:rPr>
          <w:t>chestionare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3717" w:author="Unknown">
        <w:r w:rsidRPr="007E372D">
          <w:rPr>
            <w:rFonts w:ascii="Arial" w:hAnsi="Arial" w:cs="Arial"/>
            <w:color w:val="222222"/>
            <w:sz w:val="18"/>
            <w:szCs w:val="18"/>
          </w:rPr>
          <w:fldChar w:fldCharType="separate"/>
        </w:r>
        <w:r w:rsidRPr="007E372D">
          <w:rPr>
            <w:rFonts w:ascii="Arial" w:hAnsi="Arial" w:cs="Arial"/>
            <w:color w:val="000000"/>
            <w:sz w:val="18"/>
            <w:u w:val="single"/>
          </w:rPr>
          <w:t>drpciv chestionare</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718" w:author="Unknown"/>
          <w:rFonts w:ascii="Tahoma" w:hAnsi="Tahoma" w:cs="Tahoma"/>
          <w:b/>
          <w:bCs/>
          <w:color w:val="222222"/>
          <w:sz w:val="21"/>
          <w:szCs w:val="21"/>
        </w:rPr>
      </w:pPr>
      <w:ins w:id="371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"http://e-drpciv.ro/intrebare/845/cum_procedeaza_conducatorul_de_autovehicul_atunci_cand_apropiindu-se_de_o_trecere_la_nivel_cu_calea_ferata_prevazuta_cu_bariere_ori_semibariere_cele_doua_lumini_rosii_functioneaza_intermitent-alternativ" </w:instrText>
        </w:r>
      </w:ins>
      <w:r w:rsidRPr="009316C1">
        <w:rPr>
          <w:rFonts w:ascii="Tahoma" w:hAnsi="Tahoma" w:cs="Tahoma"/>
          <w:b/>
          <w:bCs/>
          <w:color w:val="222222"/>
          <w:sz w:val="21"/>
          <w:szCs w:val="21"/>
        </w:rPr>
      </w:r>
      <w:ins w:id="372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845. Cum procedează conducătorul de autovehicul atunci când, apropiindu-se de o trecere la nivel cu calea ferată, prevăzută cu bariere ori semibariere, cele două lumini roşii funcţionează intermitent-alternativ?</w:t>
        </w:r>
        <w:r w:rsidRPr="007E372D">
          <w:rPr>
            <w:rFonts w:ascii="Tahoma" w:hAnsi="Tahoma" w:cs="Tahoma"/>
            <w:b/>
            <w:bCs/>
            <w:color w:val="222222"/>
            <w:sz w:val="21"/>
            <w:szCs w:val="21"/>
          </w:rPr>
          <w:fldChar w:fldCharType="end"/>
        </w:r>
      </w:ins>
    </w:p>
    <w:p w:rsidR="00AE1230" w:rsidRPr="007E372D" w:rsidRDefault="00AE1230" w:rsidP="007E372D">
      <w:pPr>
        <w:shd w:val="clear" w:color="auto" w:fill="FCFDFD"/>
        <w:spacing w:after="30" w:line="240" w:lineRule="auto"/>
        <w:rPr>
          <w:ins w:id="3721" w:author="Unknown"/>
          <w:rFonts w:ascii="Arial" w:hAnsi="Arial" w:cs="Arial"/>
          <w:color w:val="222222"/>
          <w:sz w:val="18"/>
          <w:szCs w:val="18"/>
        </w:rPr>
      </w:pPr>
      <w:ins w:id="372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continuă deplasarea, dacă barierele nu sunt coborâte;</w:t>
        </w:r>
      </w:ins>
    </w:p>
    <w:p w:rsidR="00AE1230" w:rsidRPr="007E372D" w:rsidRDefault="00AE1230" w:rsidP="007E372D">
      <w:pPr>
        <w:shd w:val="clear" w:color="auto" w:fill="33FF33"/>
        <w:spacing w:after="30" w:line="240" w:lineRule="auto"/>
        <w:rPr>
          <w:ins w:id="3723" w:author="Unknown"/>
          <w:rFonts w:ascii="Arial" w:hAnsi="Arial" w:cs="Arial"/>
          <w:color w:val="222222"/>
          <w:sz w:val="18"/>
          <w:szCs w:val="18"/>
        </w:rPr>
      </w:pPr>
      <w:ins w:id="372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opreşte, deoarece barierele sunt închise sau urmează să coboare;</w:t>
        </w:r>
      </w:ins>
    </w:p>
    <w:p w:rsidR="00AE1230" w:rsidRPr="007E372D" w:rsidRDefault="00AE1230" w:rsidP="007E372D">
      <w:pPr>
        <w:shd w:val="clear" w:color="auto" w:fill="FCFDFD"/>
        <w:spacing w:after="30" w:line="240" w:lineRule="auto"/>
        <w:rPr>
          <w:ins w:id="3725" w:author="Unknown"/>
          <w:rFonts w:ascii="Arial" w:hAnsi="Arial" w:cs="Arial"/>
          <w:color w:val="222222"/>
          <w:sz w:val="18"/>
          <w:szCs w:val="18"/>
        </w:rPr>
      </w:pPr>
      <w:ins w:id="372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continuă deplasarea fără interdicţie, deoarece luminile semnalizează doar prezenţa unei treceri la nivel cu calea ferată.</w:t>
        </w:r>
      </w:ins>
    </w:p>
    <w:p w:rsidR="00AE1230" w:rsidRPr="007E372D" w:rsidRDefault="00AE1230" w:rsidP="007E372D">
      <w:pPr>
        <w:shd w:val="clear" w:color="auto" w:fill="5C9CCC"/>
        <w:spacing w:after="0" w:line="240" w:lineRule="auto"/>
        <w:rPr>
          <w:ins w:id="3727" w:author="Unknown"/>
          <w:rFonts w:ascii="Arial" w:hAnsi="Arial" w:cs="Arial"/>
          <w:b/>
          <w:bCs/>
          <w:color w:val="FFFFFF"/>
          <w:sz w:val="18"/>
          <w:szCs w:val="18"/>
        </w:rPr>
      </w:pPr>
      <w:ins w:id="3728"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729" w:author="Unknown"/>
          <w:rFonts w:ascii="Arial" w:hAnsi="Arial" w:cs="Arial"/>
          <w:color w:val="222222"/>
          <w:sz w:val="18"/>
          <w:szCs w:val="18"/>
        </w:rPr>
      </w:pPr>
      <w:ins w:id="3730"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4%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3731" w:author="Unknown">
        <w:r w:rsidRPr="007E372D">
          <w:rPr>
            <w:rFonts w:ascii="Arial" w:hAnsi="Arial" w:cs="Arial"/>
            <w:color w:val="222222"/>
            <w:sz w:val="18"/>
            <w:szCs w:val="18"/>
          </w:rPr>
          <w:fldChar w:fldCharType="separate"/>
        </w:r>
        <w:r w:rsidRPr="007E372D">
          <w:rPr>
            <w:rFonts w:ascii="Arial" w:hAnsi="Arial" w:cs="Arial"/>
            <w:color w:val="000000"/>
            <w:sz w:val="18"/>
            <w:u w:val="single"/>
          </w:rPr>
          <w:t>www.drpciv</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"http://e-drpciv.ro/tag/examen-auto-cat-b1" </w:instrText>
        </w:r>
      </w:ins>
      <w:r w:rsidRPr="009316C1">
        <w:rPr>
          <w:rFonts w:ascii="Arial" w:hAnsi="Arial" w:cs="Arial"/>
          <w:color w:val="222222"/>
          <w:sz w:val="18"/>
          <w:szCs w:val="18"/>
        </w:rPr>
      </w:r>
      <w:ins w:id="3732" w:author="Unknown">
        <w:r w:rsidRPr="007E372D">
          <w:rPr>
            <w:rFonts w:ascii="Arial" w:hAnsi="Arial" w:cs="Arial"/>
            <w:color w:val="222222"/>
            <w:sz w:val="18"/>
            <w:szCs w:val="18"/>
          </w:rPr>
          <w:fldChar w:fldCharType="separate"/>
        </w:r>
        <w:r w:rsidRPr="007E372D">
          <w:rPr>
            <w:rFonts w:ascii="Arial" w:hAnsi="Arial" w:cs="Arial"/>
            <w:b/>
            <w:bCs/>
            <w:color w:val="000000"/>
            <w:sz w:val="18"/>
          </w:rPr>
          <w:t>examen auto cat b1</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733" w:author="Unknown"/>
          <w:rFonts w:ascii="Tahoma" w:hAnsi="Tahoma" w:cs="Tahoma"/>
          <w:b/>
          <w:bCs/>
          <w:color w:val="222222"/>
          <w:sz w:val="21"/>
          <w:szCs w:val="21"/>
        </w:rPr>
      </w:pPr>
      <w:ins w:id="3734"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"http://e-drpciv.ro/intrebare/117/este_permisa_schimbarea_directiei_de_mers_spre_stanga_de_catre_conducatorul_autovehiculului_incadrat_corespunzator_pe_banda_de_circulatie_daca_semaforul_pentru_aceasta_manevra_indica_semnalul_verde_iar_cel_pentru_directia_inainte_semnalul_rosu" </w:instrText>
        </w:r>
      </w:ins>
      <w:r w:rsidRPr="009316C1">
        <w:rPr>
          <w:rFonts w:ascii="Tahoma" w:hAnsi="Tahoma" w:cs="Tahoma"/>
          <w:b/>
          <w:bCs/>
          <w:color w:val="222222"/>
          <w:sz w:val="21"/>
          <w:szCs w:val="21"/>
        </w:rPr>
      </w:r>
      <w:ins w:id="3735"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117. Este permisă schimbarea direcţiei de mers spre stânga de către conducătorul autovehiculului încadrat corespunzător pe banda de circulaţie, dacă semaforul pentru această manevră indică semnalul verde, iar cel pentru direcţia înainte, semnalul roşu?</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736" w:author="Unknown"/>
          <w:rFonts w:ascii="Arial" w:hAnsi="Arial" w:cs="Arial"/>
          <w:color w:val="222222"/>
          <w:sz w:val="18"/>
          <w:szCs w:val="18"/>
        </w:rPr>
      </w:pPr>
      <w:ins w:id="3737"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da, deoarece semnalul care i se adresează este verde;</w:t>
        </w:r>
      </w:ins>
    </w:p>
    <w:p w:rsidR="00AE1230" w:rsidRPr="007E372D" w:rsidRDefault="00AE1230" w:rsidP="007E372D">
      <w:pPr>
        <w:shd w:val="clear" w:color="auto" w:fill="FCFDFD"/>
        <w:spacing w:after="30" w:line="240" w:lineRule="auto"/>
        <w:rPr>
          <w:ins w:id="3738" w:author="Unknown"/>
          <w:rFonts w:ascii="Arial" w:hAnsi="Arial" w:cs="Arial"/>
          <w:color w:val="222222"/>
          <w:sz w:val="18"/>
          <w:szCs w:val="18"/>
        </w:rPr>
      </w:pPr>
      <w:ins w:id="3739"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nu, deoarece unul dintre semnale este roşu;</w:t>
        </w:r>
      </w:ins>
    </w:p>
    <w:p w:rsidR="00AE1230" w:rsidRPr="007E372D" w:rsidRDefault="00AE1230" w:rsidP="007E372D">
      <w:pPr>
        <w:shd w:val="clear" w:color="auto" w:fill="FCFDFD"/>
        <w:spacing w:after="30" w:line="240" w:lineRule="auto"/>
        <w:rPr>
          <w:ins w:id="3740" w:author="Unknown"/>
          <w:rFonts w:ascii="Arial" w:hAnsi="Arial" w:cs="Arial"/>
          <w:color w:val="222222"/>
          <w:sz w:val="18"/>
          <w:szCs w:val="18"/>
        </w:rPr>
      </w:pPr>
      <w:ins w:id="3741"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nu, deoarece semafoarele sunt defazate.</w:t>
        </w:r>
      </w:ins>
    </w:p>
    <w:p w:rsidR="00AE1230" w:rsidRPr="007E372D" w:rsidRDefault="00AE1230" w:rsidP="007E372D">
      <w:pPr>
        <w:shd w:val="clear" w:color="auto" w:fill="5C9CCC"/>
        <w:spacing w:after="0" w:line="240" w:lineRule="auto"/>
        <w:rPr>
          <w:ins w:id="3742" w:author="Unknown"/>
          <w:rFonts w:ascii="Arial" w:hAnsi="Arial" w:cs="Arial"/>
          <w:b/>
          <w:bCs/>
          <w:color w:val="FFFFFF"/>
          <w:sz w:val="18"/>
          <w:szCs w:val="18"/>
        </w:rPr>
      </w:pPr>
      <w:ins w:id="3743" w:author="Unknown">
        <w:r w:rsidRPr="007E372D">
          <w:rPr>
            <w:rFonts w:ascii="Arial" w:hAnsi="Arial" w:cs="Arial"/>
            <w:b/>
            <w:bCs/>
            <w:color w:val="FFFFFF"/>
            <w:sz w:val="18"/>
          </w:rPr>
          <w:t>0 </w:t>
        </w:r>
        <w:r w:rsidRPr="007E372D">
          <w:rPr>
            <w:rFonts w:ascii="Arial" w:hAnsi="Arial" w:cs="Arial"/>
            <w:b/>
            <w:bCs/>
            <w:color w:val="FFFFFF"/>
            <w:sz w:val="18"/>
            <w:szCs w:val="18"/>
          </w:rPr>
          <w:t>comentarii</w:t>
        </w:r>
      </w:ins>
    </w:p>
    <w:p w:rsidR="00AE1230" w:rsidRPr="007E372D" w:rsidRDefault="00AE1230" w:rsidP="007E372D">
      <w:pPr>
        <w:shd w:val="clear" w:color="auto" w:fill="FCFDFD"/>
        <w:spacing w:after="0" w:line="240" w:lineRule="auto"/>
        <w:rPr>
          <w:ins w:id="3744" w:author="Unknown"/>
          <w:rFonts w:ascii="Arial" w:hAnsi="Arial" w:cs="Arial"/>
          <w:color w:val="222222"/>
          <w:sz w:val="18"/>
          <w:szCs w:val="18"/>
        </w:rPr>
      </w:pPr>
      <w:ins w:id="3745" w:author="Unknown">
        <w:r w:rsidRPr="007E372D">
          <w:rPr>
            <w:rFonts w:ascii="Arial" w:hAnsi="Arial" w:cs="Arial"/>
            <w:color w:val="222222"/>
            <w:sz w:val="18"/>
            <w:szCs w:val="18"/>
          </w:rPr>
          <w:t>Categoria:</w:t>
        </w:r>
        <w:r w:rsidRPr="007E372D">
          <w:rPr>
            <w:rFonts w:ascii="Arial" w:hAnsi="Arial" w:cs="Arial"/>
            <w:color w:val="222222"/>
            <w:sz w:val="18"/>
          </w:rPr>
          <w:t> </w:t>
        </w:r>
        <w:r w:rsidRPr="007E372D">
          <w:rPr>
            <w:rFonts w:ascii="Arial" w:hAnsi="Arial" w:cs="Arial"/>
            <w:b/>
            <w:bCs/>
            <w:color w:val="222222"/>
            <w:sz w:val="18"/>
          </w:rPr>
          <w:t>B, B1, Tr</w:t>
        </w:r>
        <w:r w:rsidRPr="007E372D">
          <w:rPr>
            <w:rFonts w:ascii="Arial" w:hAnsi="Arial" w:cs="Arial"/>
            <w:color w:val="222222"/>
            <w:sz w:val="18"/>
          </w:rPr>
          <w:t> </w:t>
        </w:r>
        <w:r w:rsidRPr="007E372D">
          <w:rPr>
            <w:rFonts w:ascii="Arial" w:hAnsi="Arial" w:cs="Arial"/>
            <w:color w:val="222222"/>
            <w:sz w:val="18"/>
            <w:szCs w:val="18"/>
          </w:rPr>
          <w:t>| Grad dificultate: 4% | Tags:</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"http://e-drpciv.ro/tag/drpciv.ro" </w:instrText>
        </w:r>
      </w:ins>
      <w:r w:rsidRPr="009316C1">
        <w:rPr>
          <w:rFonts w:ascii="Arial" w:hAnsi="Arial" w:cs="Arial"/>
          <w:color w:val="222222"/>
          <w:sz w:val="18"/>
          <w:szCs w:val="18"/>
        </w:rPr>
      </w:r>
      <w:ins w:id="3746" w:author="Unknown">
        <w:r w:rsidRPr="007E372D">
          <w:rPr>
            <w:rFonts w:ascii="Arial" w:hAnsi="Arial" w:cs="Arial"/>
            <w:color w:val="222222"/>
            <w:sz w:val="18"/>
            <w:szCs w:val="18"/>
          </w:rPr>
          <w:fldChar w:fldCharType="separate"/>
        </w:r>
        <w:r w:rsidRPr="007E372D">
          <w:rPr>
            <w:rFonts w:ascii="Arial" w:hAnsi="Arial" w:cs="Arial"/>
            <w:color w:val="000000"/>
            <w:sz w:val="18"/>
            <w:u w:val="single"/>
          </w:rPr>
          <w:t>drpciv.ro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r w:rsidRPr="007E372D">
          <w:rPr>
            <w:rFonts w:ascii="Arial" w:hAnsi="Arial" w:cs="Arial"/>
            <w:color w:val="222222"/>
            <w:sz w:val="18"/>
          </w:rPr>
          <w:t> </w:t>
        </w:r>
        <w:r w:rsidRPr="007E372D">
          <w:rPr>
            <w:rFonts w:ascii="Arial" w:hAnsi="Arial" w:cs="Arial"/>
            <w:color w:val="222222"/>
            <w:sz w:val="18"/>
            <w:szCs w:val="18"/>
          </w:rPr>
          <w:fldChar w:fldCharType="begin"/>
        </w:r>
        <w:r w:rsidRPr="007E372D">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3747" w:author="Unknown">
        <w:r w:rsidRPr="007E372D">
          <w:rPr>
            <w:rFonts w:ascii="Arial" w:hAnsi="Arial" w:cs="Arial"/>
            <w:color w:val="222222"/>
            <w:sz w:val="18"/>
            <w:szCs w:val="18"/>
          </w:rPr>
          <w:fldChar w:fldCharType="separate"/>
        </w:r>
        <w:r w:rsidRPr="007E372D">
          <w:rPr>
            <w:rFonts w:ascii="Arial" w:hAnsi="Arial" w:cs="Arial"/>
            <w:b/>
            <w:bCs/>
            <w:color w:val="000000"/>
            <w:sz w:val="18"/>
          </w:rPr>
          <w:t>examen permis auto</w:t>
        </w:r>
        <w:r w:rsidRPr="007E372D">
          <w:rPr>
            <w:rFonts w:ascii="Arial" w:hAnsi="Arial" w:cs="Arial"/>
            <w:color w:val="222222"/>
            <w:sz w:val="18"/>
            <w:szCs w:val="18"/>
          </w:rPr>
          <w:fldChar w:fldCharType="end"/>
        </w:r>
        <w:r w:rsidRPr="007E372D">
          <w:rPr>
            <w:rFonts w:ascii="Arial" w:hAnsi="Arial" w:cs="Arial"/>
            <w:color w:val="222222"/>
            <w:sz w:val="18"/>
          </w:rPr>
          <w:t> </w:t>
        </w:r>
        <w:r w:rsidRPr="007E372D">
          <w:rPr>
            <w:rFonts w:ascii="Arial" w:hAnsi="Arial" w:cs="Arial"/>
            <w:color w:val="222222"/>
            <w:sz w:val="18"/>
            <w:szCs w:val="18"/>
          </w:rPr>
          <w:t> </w:t>
        </w:r>
      </w:ins>
    </w:p>
    <w:p w:rsidR="00AE1230" w:rsidRPr="007E372D" w:rsidRDefault="00AE1230" w:rsidP="007E372D">
      <w:pPr>
        <w:shd w:val="clear" w:color="auto" w:fill="FCFDFD"/>
        <w:spacing w:after="0" w:line="240" w:lineRule="auto"/>
        <w:outlineLvl w:val="1"/>
        <w:rPr>
          <w:ins w:id="3748" w:author="Unknown"/>
          <w:rFonts w:ascii="Tahoma" w:hAnsi="Tahoma" w:cs="Tahoma"/>
          <w:b/>
          <w:bCs/>
          <w:color w:val="222222"/>
          <w:sz w:val="21"/>
          <w:szCs w:val="21"/>
        </w:rPr>
      </w:pPr>
      <w:ins w:id="3749" w:author="Unknown">
        <w:r w:rsidRPr="007E372D">
          <w:rPr>
            <w:rFonts w:ascii="Tahoma" w:hAnsi="Tahoma" w:cs="Tahoma"/>
            <w:b/>
            <w:bCs/>
            <w:color w:val="222222"/>
            <w:sz w:val="21"/>
            <w:szCs w:val="21"/>
          </w:rPr>
          <w:fldChar w:fldCharType="begin"/>
        </w:r>
        <w:r w:rsidRPr="007E372D">
          <w:rPr>
            <w:rFonts w:ascii="Tahoma" w:hAnsi="Tahoma" w:cs="Tahoma"/>
            <w:b/>
            <w:bCs/>
            <w:color w:val="222222"/>
            <w:sz w:val="21"/>
            <w:szCs w:val="21"/>
          </w:rPr>
          <w:instrText xml:space="preserve"> HYPERLINK "http://e-drpciv.ro/intrebare/2483/acvaplanarea_poate_fi_evitata_atunci_cand" </w:instrText>
        </w:r>
      </w:ins>
      <w:r w:rsidRPr="009316C1">
        <w:rPr>
          <w:rFonts w:ascii="Tahoma" w:hAnsi="Tahoma" w:cs="Tahoma"/>
          <w:b/>
          <w:bCs/>
          <w:color w:val="222222"/>
          <w:sz w:val="21"/>
          <w:szCs w:val="21"/>
        </w:rPr>
      </w:r>
      <w:ins w:id="3750" w:author="Unknown">
        <w:r w:rsidRPr="007E372D">
          <w:rPr>
            <w:rFonts w:ascii="Tahoma" w:hAnsi="Tahoma" w:cs="Tahoma"/>
            <w:b/>
            <w:bCs/>
            <w:color w:val="222222"/>
            <w:sz w:val="21"/>
            <w:szCs w:val="21"/>
          </w:rPr>
          <w:fldChar w:fldCharType="separate"/>
        </w:r>
        <w:r w:rsidRPr="007E372D">
          <w:rPr>
            <w:rFonts w:ascii="Tahoma" w:hAnsi="Tahoma" w:cs="Tahoma"/>
            <w:b/>
            <w:bCs/>
            <w:color w:val="000000"/>
            <w:sz w:val="21"/>
            <w:u w:val="single"/>
          </w:rPr>
          <w:t>2483. Acvaplanarea poate fi evitata atunci cand:</w:t>
        </w:r>
        <w:r w:rsidRPr="007E372D">
          <w:rPr>
            <w:rFonts w:ascii="Tahoma" w:hAnsi="Tahoma" w:cs="Tahoma"/>
            <w:b/>
            <w:bCs/>
            <w:color w:val="222222"/>
            <w:sz w:val="21"/>
            <w:szCs w:val="21"/>
          </w:rPr>
          <w:fldChar w:fldCharType="end"/>
        </w:r>
      </w:ins>
    </w:p>
    <w:p w:rsidR="00AE1230" w:rsidRPr="007E372D" w:rsidRDefault="00AE1230" w:rsidP="007E372D">
      <w:pPr>
        <w:shd w:val="clear" w:color="auto" w:fill="33FF33"/>
        <w:spacing w:after="30" w:line="240" w:lineRule="auto"/>
        <w:rPr>
          <w:ins w:id="3751" w:author="Unknown"/>
          <w:rFonts w:ascii="Arial" w:hAnsi="Arial" w:cs="Arial"/>
          <w:color w:val="222222"/>
          <w:sz w:val="18"/>
          <w:szCs w:val="18"/>
        </w:rPr>
      </w:pPr>
      <w:ins w:id="3752" w:author="Unknown">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pneurile sunt bune si viteza este redusa;</w:t>
        </w:r>
      </w:ins>
    </w:p>
    <w:p w:rsidR="00AE1230" w:rsidRPr="007E372D" w:rsidRDefault="00AE1230" w:rsidP="007E372D">
      <w:pPr>
        <w:shd w:val="clear" w:color="auto" w:fill="FCFDFD"/>
        <w:spacing w:after="30" w:line="240" w:lineRule="auto"/>
        <w:rPr>
          <w:ins w:id="3753" w:author="Unknown"/>
          <w:rFonts w:ascii="Arial" w:hAnsi="Arial" w:cs="Arial"/>
          <w:color w:val="222222"/>
          <w:sz w:val="18"/>
          <w:szCs w:val="18"/>
        </w:rPr>
      </w:pPr>
      <w:ins w:id="3754" w:author="Unknown">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autovehiculul este dotat cu ABS;</w:t>
        </w:r>
      </w:ins>
    </w:p>
    <w:p w:rsidR="00AE1230" w:rsidRPr="007E372D" w:rsidRDefault="00AE1230" w:rsidP="007E372D">
      <w:pPr>
        <w:shd w:val="clear" w:color="auto" w:fill="FCFDFD"/>
        <w:spacing w:after="30" w:line="240" w:lineRule="auto"/>
        <w:rPr>
          <w:ins w:id="3755" w:author="Unknown"/>
          <w:rFonts w:ascii="Arial" w:hAnsi="Arial" w:cs="Arial"/>
          <w:color w:val="222222"/>
          <w:sz w:val="18"/>
          <w:szCs w:val="18"/>
        </w:rPr>
      </w:pPr>
      <w:ins w:id="3756" w:author="Unknown">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autovehiculul este supraincarcat.</w:t>
        </w:r>
      </w:ins>
    </w:p>
    <w:p w:rsidR="00AE1230" w:rsidRPr="007E372D" w:rsidRDefault="00AE1230" w:rsidP="007E372D">
      <w:pPr>
        <w:spacing w:after="0" w:line="240" w:lineRule="auto"/>
        <w:outlineLvl w:val="1"/>
        <w:rPr>
          <w:rFonts w:ascii="Tahoma" w:hAnsi="Tahoma" w:cs="Tahoma"/>
          <w:b/>
          <w:bCs/>
          <w:color w:val="222222"/>
          <w:sz w:val="21"/>
          <w:szCs w:val="21"/>
        </w:rPr>
      </w:pPr>
      <w:hyperlink r:id="rId2342" w:history="1">
        <w:r w:rsidRPr="007E372D">
          <w:rPr>
            <w:rFonts w:ascii="Tahoma" w:hAnsi="Tahoma" w:cs="Tahoma"/>
            <w:b/>
            <w:bCs/>
            <w:color w:val="000000"/>
            <w:sz w:val="21"/>
          </w:rPr>
          <w:t>175. Cum procedează conducătorul autovehiculului în situaţia în care vehiculul din faţa sa schimbă direcţia de mers spre stânga, iar pe partea dreaptă nu este loc suficient pentru depăşire?</w:t>
        </w:r>
      </w:hyperlink>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A.</w:t>
      </w:r>
      <w:r w:rsidRPr="007E372D">
        <w:rPr>
          <w:rFonts w:ascii="Arial" w:hAnsi="Arial" w:cs="Arial"/>
          <w:color w:val="222222"/>
          <w:sz w:val="18"/>
        </w:rPr>
        <w:t> </w:t>
      </w:r>
      <w:r w:rsidRPr="007E372D">
        <w:rPr>
          <w:rFonts w:ascii="Arial" w:hAnsi="Arial" w:cs="Arial"/>
          <w:color w:val="222222"/>
          <w:sz w:val="18"/>
          <w:szCs w:val="18"/>
        </w:rPr>
        <w:t>semnalizează şi execută depăşirea cu viteză redusă;</w:t>
      </w:r>
    </w:p>
    <w:p w:rsidR="00AE1230" w:rsidRPr="007E372D" w:rsidRDefault="00AE1230" w:rsidP="007E372D">
      <w:pPr>
        <w:spacing w:after="30" w:line="240" w:lineRule="auto"/>
        <w:rPr>
          <w:rFonts w:ascii="Arial" w:hAnsi="Arial" w:cs="Arial"/>
          <w:color w:val="222222"/>
          <w:sz w:val="18"/>
          <w:szCs w:val="18"/>
        </w:rPr>
      </w:pPr>
      <w:r w:rsidRPr="007E372D">
        <w:rPr>
          <w:rFonts w:ascii="Arial" w:hAnsi="Arial" w:cs="Arial"/>
          <w:b/>
          <w:bCs/>
          <w:color w:val="222222"/>
          <w:sz w:val="18"/>
        </w:rPr>
        <w:t>B.</w:t>
      </w:r>
      <w:r w:rsidRPr="007E372D">
        <w:rPr>
          <w:rFonts w:ascii="Arial" w:hAnsi="Arial" w:cs="Arial"/>
          <w:color w:val="222222"/>
          <w:sz w:val="18"/>
        </w:rPr>
        <w:t> </w:t>
      </w:r>
      <w:r w:rsidRPr="007E372D">
        <w:rPr>
          <w:rFonts w:ascii="Arial" w:hAnsi="Arial" w:cs="Arial"/>
          <w:color w:val="222222"/>
          <w:sz w:val="18"/>
          <w:szCs w:val="18"/>
        </w:rPr>
        <w:t>încearcă depăşirea prin stânga;</w:t>
      </w:r>
    </w:p>
    <w:p w:rsidR="00AE1230" w:rsidRPr="007E372D" w:rsidRDefault="00AE1230" w:rsidP="007E372D">
      <w:pPr>
        <w:shd w:val="clear" w:color="auto" w:fill="33FF33"/>
        <w:spacing w:after="30" w:line="240" w:lineRule="auto"/>
        <w:rPr>
          <w:rFonts w:ascii="Arial" w:hAnsi="Arial" w:cs="Arial"/>
          <w:color w:val="222222"/>
          <w:sz w:val="18"/>
          <w:szCs w:val="18"/>
        </w:rPr>
      </w:pPr>
      <w:r w:rsidRPr="007E372D">
        <w:rPr>
          <w:rFonts w:ascii="Arial" w:hAnsi="Arial" w:cs="Arial"/>
          <w:b/>
          <w:bCs/>
          <w:color w:val="222222"/>
          <w:sz w:val="18"/>
        </w:rPr>
        <w:t>C.</w:t>
      </w:r>
      <w:r w:rsidRPr="007E372D">
        <w:rPr>
          <w:rFonts w:ascii="Arial" w:hAnsi="Arial" w:cs="Arial"/>
          <w:color w:val="222222"/>
          <w:sz w:val="18"/>
        </w:rPr>
        <w:t> </w:t>
      </w:r>
      <w:r w:rsidRPr="007E372D">
        <w:rPr>
          <w:rFonts w:ascii="Arial" w:hAnsi="Arial" w:cs="Arial"/>
          <w:color w:val="222222"/>
          <w:sz w:val="18"/>
          <w:szCs w:val="18"/>
        </w:rPr>
        <w:t>aşteaptă eliberarea benzii pentru a-şi continua deplasarea.</w:t>
      </w:r>
    </w:p>
    <w:p w:rsidR="00AE1230" w:rsidRPr="00912738" w:rsidRDefault="00AE1230" w:rsidP="00912738">
      <w:pPr>
        <w:shd w:val="clear" w:color="auto" w:fill="C9DBE7"/>
        <w:spacing w:after="0" w:line="240" w:lineRule="auto"/>
        <w:jc w:val="center"/>
        <w:rPr>
          <w:ins w:id="3757" w:author="Unknown"/>
          <w:rFonts w:ascii="Arial" w:hAnsi="Arial" w:cs="Arial"/>
          <w:color w:val="000000"/>
          <w:sz w:val="18"/>
          <w:szCs w:val="18"/>
        </w:rPr>
      </w:pPr>
      <w:ins w:id="3758" w:author="Unknown">
        <w:r w:rsidRPr="00912738">
          <w:rPr>
            <w:rFonts w:ascii="Arial" w:hAnsi="Arial" w:cs="Arial"/>
            <w:color w:val="000000"/>
            <w:sz w:val="18"/>
            <w:szCs w:val="18"/>
            <w:bdr w:val="none" w:sz="0" w:space="0" w:color="auto" w:frame="1"/>
          </w:rPr>
          <w:br/>
        </w:r>
      </w:ins>
    </w:p>
    <w:p w:rsidR="00AE1230" w:rsidRPr="00912738" w:rsidRDefault="00AE1230" w:rsidP="00912738">
      <w:pPr>
        <w:shd w:val="clear" w:color="auto" w:fill="FCFDFD"/>
        <w:spacing w:after="0" w:line="240" w:lineRule="auto"/>
        <w:rPr>
          <w:ins w:id="3759" w:author="Unknown"/>
          <w:rFonts w:ascii="Arial" w:hAnsi="Arial" w:cs="Arial"/>
          <w:color w:val="222222"/>
          <w:sz w:val="18"/>
          <w:szCs w:val="18"/>
        </w:rPr>
      </w:pPr>
      <w:ins w:id="3760"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"http://e-drpciv.ro/poze2/292.jpg" </w:instrText>
        </w:r>
      </w:ins>
      <w:r w:rsidRPr="009316C1">
        <w:rPr>
          <w:rFonts w:ascii="Arial" w:hAnsi="Arial" w:cs="Arial"/>
          <w:color w:val="222222"/>
          <w:sz w:val="18"/>
          <w:szCs w:val="18"/>
        </w:rPr>
      </w:r>
      <w:ins w:id="3761" w:author="Unknown">
        <w:r w:rsidRPr="00912738">
          <w:rPr>
            <w:rFonts w:ascii="Arial" w:hAnsi="Arial" w:cs="Arial"/>
            <w:color w:val="222222"/>
            <w:sz w:val="18"/>
            <w:szCs w:val="18"/>
          </w:rPr>
          <w:fldChar w:fldCharType="separate"/>
        </w:r>
      </w:ins>
      <w:r>
        <w:rPr>
          <w:noProof/>
        </w:rPr>
        <w:pict>
          <v:shape id="Picture 281" o:spid="_x0000_s1299" type="#_x0000_t75" alt="http://e-drpciv.ro/poze2/292.jpg" href="http://e-drpciv.ro/poze2/292.j" style="position:absolute;margin-left:65pt;margin-top:0;width:105pt;height:78.75pt;z-index:251937792;visibility:visible;mso-wrap-distance-left:0;mso-wrap-distance-right:0;mso-position-horizontal:right;mso-position-horizontal-relative:text;mso-position-vertical-relative:line" o:allowoverlap="f" o:button="t">
            <v:fill o:detectmouseclick="t"/>
            <v:imagedata r:id="rId2343" o:title=""/>
            <w10:wrap type="square"/>
          </v:shape>
        </w:pict>
      </w:r>
      <w:ins w:id="3762"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3763" w:author="Unknown"/>
          <w:rFonts w:ascii="Tahoma" w:hAnsi="Tahoma" w:cs="Tahoma"/>
          <w:b/>
          <w:bCs/>
          <w:color w:val="222222"/>
          <w:sz w:val="21"/>
          <w:szCs w:val="21"/>
        </w:rPr>
      </w:pPr>
      <w:ins w:id="3764"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"http://e-drpciv.ro/intrebare/292/care_este_ordinea_de_trecere_a_autovehiculelor_prin_intersectie" </w:instrText>
        </w:r>
      </w:ins>
      <w:r w:rsidRPr="009316C1">
        <w:rPr>
          <w:rFonts w:ascii="Tahoma" w:hAnsi="Tahoma" w:cs="Tahoma"/>
          <w:b/>
          <w:bCs/>
          <w:color w:val="222222"/>
          <w:sz w:val="21"/>
          <w:szCs w:val="21"/>
        </w:rPr>
      </w:r>
      <w:ins w:id="3765"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292. Care este ordinea de trecere a autovehiculelor prin intersecţie?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3766" w:author="Unknown"/>
          <w:rFonts w:ascii="Arial" w:hAnsi="Arial" w:cs="Arial"/>
          <w:color w:val="222222"/>
          <w:sz w:val="18"/>
          <w:szCs w:val="18"/>
        </w:rPr>
      </w:pPr>
      <w:ins w:id="3767"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motocicleta, bicicleta, autoturismul;</w:t>
        </w:r>
      </w:ins>
    </w:p>
    <w:p w:rsidR="00AE1230" w:rsidRPr="00912738" w:rsidRDefault="00AE1230" w:rsidP="00912738">
      <w:pPr>
        <w:shd w:val="clear" w:color="auto" w:fill="33FF33"/>
        <w:spacing w:after="30" w:line="240" w:lineRule="auto"/>
        <w:rPr>
          <w:ins w:id="3768" w:author="Unknown"/>
          <w:rFonts w:ascii="Arial" w:hAnsi="Arial" w:cs="Arial"/>
          <w:color w:val="222222"/>
          <w:sz w:val="18"/>
          <w:szCs w:val="18"/>
        </w:rPr>
      </w:pPr>
      <w:ins w:id="3769"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autoturismul, motocicleta, bicicleta;</w:t>
        </w:r>
      </w:ins>
    </w:p>
    <w:p w:rsidR="00AE1230" w:rsidRPr="00912738" w:rsidRDefault="00AE1230" w:rsidP="00912738">
      <w:pPr>
        <w:shd w:val="clear" w:color="auto" w:fill="FCFDFD"/>
        <w:spacing w:after="30" w:line="240" w:lineRule="auto"/>
        <w:rPr>
          <w:ins w:id="3770" w:author="Unknown"/>
          <w:rFonts w:ascii="Arial" w:hAnsi="Arial" w:cs="Arial"/>
          <w:color w:val="222222"/>
          <w:sz w:val="18"/>
          <w:szCs w:val="18"/>
        </w:rPr>
      </w:pPr>
      <w:ins w:id="3771"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bicicleta, autoturismul, motocicleta.</w:t>
        </w:r>
      </w:ins>
    </w:p>
    <w:p w:rsidR="00AE1230" w:rsidRPr="00912738" w:rsidRDefault="00AE1230" w:rsidP="00912738">
      <w:pPr>
        <w:shd w:val="clear" w:color="auto" w:fill="5C9CCC"/>
        <w:spacing w:after="0" w:line="240" w:lineRule="auto"/>
        <w:rPr>
          <w:ins w:id="3772" w:author="Unknown"/>
          <w:rFonts w:ascii="Arial" w:hAnsi="Arial" w:cs="Arial"/>
          <w:b/>
          <w:bCs/>
          <w:color w:val="FFFFFF"/>
          <w:sz w:val="18"/>
          <w:szCs w:val="18"/>
        </w:rPr>
      </w:pPr>
      <w:ins w:id="3773"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3774" w:author="Unknown"/>
          <w:rFonts w:ascii="Arial" w:hAnsi="Arial" w:cs="Arial"/>
          <w:color w:val="222222"/>
          <w:sz w:val="18"/>
          <w:szCs w:val="18"/>
        </w:rPr>
      </w:pPr>
      <w:ins w:id="3775"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"http://e-drpciv.ro/tag/permis-auto-categoria-B" </w:instrText>
        </w:r>
      </w:ins>
      <w:r w:rsidRPr="009316C1">
        <w:rPr>
          <w:rFonts w:ascii="Arial" w:hAnsi="Arial" w:cs="Arial"/>
          <w:color w:val="222222"/>
          <w:sz w:val="18"/>
          <w:szCs w:val="18"/>
        </w:rPr>
      </w:r>
      <w:ins w:id="3776"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auto categoria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3777" w:author="Unknown">
        <w:r w:rsidRPr="00912738">
          <w:rPr>
            <w:rFonts w:ascii="Arial" w:hAnsi="Arial" w:cs="Arial"/>
            <w:color w:val="222222"/>
            <w:sz w:val="18"/>
            <w:szCs w:val="18"/>
          </w:rPr>
          <w:fldChar w:fldCharType="separate"/>
        </w:r>
        <w:r w:rsidRPr="00912738">
          <w:rPr>
            <w:rFonts w:ascii="Arial" w:hAnsi="Arial" w:cs="Arial"/>
            <w:color w:val="000000"/>
            <w:sz w:val="18"/>
            <w:u w:val="single"/>
          </w:rPr>
          <w:t>drpciv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3778" w:author="Unknown"/>
          <w:rFonts w:ascii="Tahoma" w:hAnsi="Tahoma" w:cs="Tahoma"/>
          <w:b/>
          <w:bCs/>
          <w:color w:val="222222"/>
          <w:sz w:val="21"/>
          <w:szCs w:val="21"/>
        </w:rPr>
      </w:pPr>
      <w:ins w:id="3779"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"http://e-drpciv.ro/intrebare/2862/daca_dupa_intreruperea_contactului_electric_motorul_continua_sa_functioneze_fenomenul_se_numeste" </w:instrText>
        </w:r>
      </w:ins>
      <w:r w:rsidRPr="009316C1">
        <w:rPr>
          <w:rFonts w:ascii="Tahoma" w:hAnsi="Tahoma" w:cs="Tahoma"/>
          <w:b/>
          <w:bCs/>
          <w:color w:val="222222"/>
          <w:sz w:val="21"/>
          <w:szCs w:val="21"/>
        </w:rPr>
      </w:r>
      <w:ins w:id="3780"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2862. Dacă, după întreruperea contactului electric, motorul continuă să funcţioneze, fenomenul se numeşte: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3781" w:author="Unknown"/>
          <w:rFonts w:ascii="Arial" w:hAnsi="Arial" w:cs="Arial"/>
          <w:color w:val="222222"/>
          <w:sz w:val="18"/>
          <w:szCs w:val="18"/>
        </w:rPr>
      </w:pPr>
      <w:ins w:id="3782"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detonaţie;</w:t>
        </w:r>
      </w:ins>
    </w:p>
    <w:p w:rsidR="00AE1230" w:rsidRPr="00912738" w:rsidRDefault="00AE1230" w:rsidP="00912738">
      <w:pPr>
        <w:shd w:val="clear" w:color="auto" w:fill="FCFDFD"/>
        <w:spacing w:after="30" w:line="240" w:lineRule="auto"/>
        <w:rPr>
          <w:ins w:id="3783" w:author="Unknown"/>
          <w:rFonts w:ascii="Arial" w:hAnsi="Arial" w:cs="Arial"/>
          <w:color w:val="222222"/>
          <w:sz w:val="18"/>
          <w:szCs w:val="18"/>
        </w:rPr>
      </w:pPr>
      <w:ins w:id="3784"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calare;</w:t>
        </w:r>
      </w:ins>
    </w:p>
    <w:p w:rsidR="00AE1230" w:rsidRPr="00912738" w:rsidRDefault="00AE1230" w:rsidP="00912738">
      <w:pPr>
        <w:shd w:val="clear" w:color="auto" w:fill="33FF33"/>
        <w:spacing w:after="30" w:line="240" w:lineRule="auto"/>
        <w:rPr>
          <w:ins w:id="3785" w:author="Unknown"/>
          <w:rFonts w:ascii="Arial" w:hAnsi="Arial" w:cs="Arial"/>
          <w:color w:val="222222"/>
          <w:sz w:val="18"/>
          <w:szCs w:val="18"/>
        </w:rPr>
      </w:pPr>
      <w:ins w:id="3786"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autoaprindere.</w:t>
        </w:r>
      </w:ins>
    </w:p>
    <w:p w:rsidR="00AE1230" w:rsidRPr="00912738" w:rsidRDefault="00AE1230" w:rsidP="00912738">
      <w:pPr>
        <w:shd w:val="clear" w:color="auto" w:fill="5C9CCC"/>
        <w:spacing w:after="0" w:line="240" w:lineRule="auto"/>
        <w:rPr>
          <w:ins w:id="3787" w:author="Unknown"/>
          <w:rFonts w:ascii="Arial" w:hAnsi="Arial" w:cs="Arial"/>
          <w:b/>
          <w:bCs/>
          <w:color w:val="FFFFFF"/>
          <w:sz w:val="18"/>
          <w:szCs w:val="18"/>
        </w:rPr>
      </w:pPr>
      <w:ins w:id="3788"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3789" w:author="Unknown"/>
          <w:rFonts w:ascii="Arial" w:hAnsi="Arial" w:cs="Arial"/>
          <w:color w:val="222222"/>
          <w:sz w:val="18"/>
          <w:szCs w:val="18"/>
        </w:rPr>
      </w:pPr>
      <w:ins w:id="3790"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15%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"http://e-drpciv.ro/tag/drpciv" </w:instrText>
        </w:r>
      </w:ins>
      <w:r w:rsidRPr="009316C1">
        <w:rPr>
          <w:rFonts w:ascii="Arial" w:hAnsi="Arial" w:cs="Arial"/>
          <w:color w:val="222222"/>
          <w:sz w:val="18"/>
          <w:szCs w:val="18"/>
        </w:rPr>
      </w:r>
      <w:ins w:id="3791" w:author="Unknown">
        <w:r w:rsidRPr="00912738">
          <w:rPr>
            <w:rFonts w:ascii="Arial" w:hAnsi="Arial" w:cs="Arial"/>
            <w:color w:val="222222"/>
            <w:sz w:val="18"/>
            <w:szCs w:val="18"/>
          </w:rPr>
          <w:fldChar w:fldCharType="separate"/>
        </w:r>
        <w:r w:rsidRPr="00912738">
          <w:rPr>
            <w:rFonts w:ascii="Arial" w:hAnsi="Arial" w:cs="Arial"/>
            <w:b/>
            <w:bCs/>
            <w:color w:val="000000"/>
            <w:sz w:val="18"/>
          </w:rPr>
          <w:t>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3792" w:author="Unknown">
        <w:r w:rsidRPr="00912738">
          <w:rPr>
            <w:rFonts w:ascii="Arial" w:hAnsi="Arial" w:cs="Arial"/>
            <w:color w:val="222222"/>
            <w:sz w:val="18"/>
            <w:szCs w:val="18"/>
          </w:rPr>
          <w:fldChar w:fldCharType="separate"/>
        </w:r>
        <w:r w:rsidRPr="00912738">
          <w:rPr>
            <w:rFonts w:ascii="Arial" w:hAnsi="Arial" w:cs="Arial"/>
            <w:color w:val="000000"/>
            <w:sz w:val="18"/>
            <w:u w:val="single"/>
          </w:rPr>
          <w:t>chestionare auto 2014</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3793" w:author="Unknown"/>
          <w:rFonts w:ascii="Arial" w:hAnsi="Arial" w:cs="Arial"/>
          <w:color w:val="222222"/>
          <w:sz w:val="18"/>
          <w:szCs w:val="18"/>
        </w:rPr>
      </w:pPr>
      <w:ins w:id="3794"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"http://e-drpciv.ro/poze2/940.jpg" </w:instrText>
        </w:r>
      </w:ins>
      <w:r w:rsidRPr="009316C1">
        <w:rPr>
          <w:rFonts w:ascii="Arial" w:hAnsi="Arial" w:cs="Arial"/>
          <w:color w:val="222222"/>
          <w:sz w:val="18"/>
          <w:szCs w:val="18"/>
        </w:rPr>
      </w:r>
      <w:ins w:id="3795" w:author="Unknown">
        <w:r w:rsidRPr="00912738">
          <w:rPr>
            <w:rFonts w:ascii="Arial" w:hAnsi="Arial" w:cs="Arial"/>
            <w:color w:val="222222"/>
            <w:sz w:val="18"/>
            <w:szCs w:val="18"/>
          </w:rPr>
          <w:fldChar w:fldCharType="separate"/>
        </w:r>
      </w:ins>
      <w:r>
        <w:rPr>
          <w:noProof/>
        </w:rPr>
        <w:pict>
          <v:shape id="Picture 282" o:spid="_x0000_s1300" type="#_x0000_t75" alt="http://e-drpciv.ro/poze2/940.jpg" href="http://e-drpciv.ro/poze2/940.j" style="position:absolute;margin-left:65pt;margin-top:0;width:105pt;height:78.75pt;z-index:251938816;visibility:visible;mso-wrap-distance-left:0;mso-wrap-distance-right:0;mso-position-horizontal:right;mso-position-horizontal-relative:text;mso-position-vertical-relative:line" o:allowoverlap="f" o:button="t">
            <v:fill o:detectmouseclick="t"/>
            <v:imagedata r:id="rId2344" o:title=""/>
            <w10:wrap type="square"/>
          </v:shape>
        </w:pict>
      </w:r>
      <w:ins w:id="3796"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3797" w:author="Unknown"/>
          <w:rFonts w:ascii="Tahoma" w:hAnsi="Tahoma" w:cs="Tahoma"/>
          <w:b/>
          <w:bCs/>
          <w:color w:val="222222"/>
          <w:sz w:val="21"/>
          <w:szCs w:val="21"/>
        </w:rPr>
      </w:pPr>
      <w:ins w:id="3798"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"http://e-drpciv.ro/intrebare/940/semnalul_politistului_indica" </w:instrText>
        </w:r>
      </w:ins>
      <w:r w:rsidRPr="009316C1">
        <w:rPr>
          <w:rFonts w:ascii="Tahoma" w:hAnsi="Tahoma" w:cs="Tahoma"/>
          <w:b/>
          <w:bCs/>
          <w:color w:val="222222"/>
          <w:sz w:val="21"/>
          <w:szCs w:val="21"/>
        </w:rPr>
      </w:r>
      <w:ins w:id="3799"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940. Semnalul poliţistului indică:</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3800" w:author="Unknown"/>
          <w:rFonts w:ascii="Arial" w:hAnsi="Arial" w:cs="Arial"/>
          <w:color w:val="222222"/>
          <w:sz w:val="18"/>
          <w:szCs w:val="18"/>
        </w:rPr>
      </w:pPr>
      <w:ins w:id="3801"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circulaţia pe direcţia înainte nu este posibilă;</w:t>
        </w:r>
      </w:ins>
    </w:p>
    <w:p w:rsidR="00AE1230" w:rsidRPr="00912738" w:rsidRDefault="00AE1230" w:rsidP="00912738">
      <w:pPr>
        <w:shd w:val="clear" w:color="auto" w:fill="33FF33"/>
        <w:spacing w:after="30" w:line="240" w:lineRule="auto"/>
        <w:rPr>
          <w:ins w:id="3802" w:author="Unknown"/>
          <w:rFonts w:ascii="Arial" w:hAnsi="Arial" w:cs="Arial"/>
          <w:color w:val="222222"/>
          <w:sz w:val="18"/>
          <w:szCs w:val="18"/>
        </w:rPr>
      </w:pPr>
      <w:ins w:id="3803"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oprire;</w:t>
        </w:r>
      </w:ins>
    </w:p>
    <w:p w:rsidR="00AE1230" w:rsidRPr="00912738" w:rsidRDefault="00AE1230" w:rsidP="00912738">
      <w:pPr>
        <w:shd w:val="clear" w:color="auto" w:fill="FCFDFD"/>
        <w:spacing w:after="30" w:line="240" w:lineRule="auto"/>
        <w:rPr>
          <w:ins w:id="3804" w:author="Unknown"/>
          <w:rFonts w:ascii="Arial" w:hAnsi="Arial" w:cs="Arial"/>
          <w:color w:val="222222"/>
          <w:sz w:val="18"/>
          <w:szCs w:val="18"/>
        </w:rPr>
      </w:pPr>
      <w:ins w:id="3805"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circulaţia prin intersecţie se va face cu viteză redusă.</w:t>
        </w:r>
      </w:ins>
    </w:p>
    <w:p w:rsidR="00AE1230" w:rsidRPr="00912738" w:rsidRDefault="00AE1230" w:rsidP="00912738">
      <w:pPr>
        <w:shd w:val="clear" w:color="auto" w:fill="5C9CCC"/>
        <w:spacing w:after="0" w:line="240" w:lineRule="auto"/>
        <w:rPr>
          <w:ins w:id="3806" w:author="Unknown"/>
          <w:rFonts w:ascii="Arial" w:hAnsi="Arial" w:cs="Arial"/>
          <w:b/>
          <w:bCs/>
          <w:color w:val="FFFFFF"/>
          <w:sz w:val="18"/>
          <w:szCs w:val="18"/>
        </w:rPr>
      </w:pPr>
      <w:ins w:id="3807"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3808" w:author="Unknown"/>
          <w:rFonts w:ascii="Arial" w:hAnsi="Arial" w:cs="Arial"/>
          <w:color w:val="222222"/>
          <w:sz w:val="18"/>
          <w:szCs w:val="18"/>
        </w:rPr>
      </w:pPr>
      <w:ins w:id="3809"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3810"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3811" w:author="Unknown">
        <w:r w:rsidRPr="00912738">
          <w:rPr>
            <w:rFonts w:ascii="Arial" w:hAnsi="Arial" w:cs="Arial"/>
            <w:color w:val="222222"/>
            <w:sz w:val="18"/>
            <w:szCs w:val="18"/>
          </w:rPr>
          <w:fldChar w:fldCharType="separate"/>
        </w:r>
        <w:r w:rsidRPr="00912738">
          <w:rPr>
            <w:rFonts w:ascii="Arial" w:hAnsi="Arial" w:cs="Arial"/>
            <w:b/>
            <w:bCs/>
            <w:color w:val="000000"/>
            <w:sz w:val="18"/>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3812" w:author="Unknown"/>
          <w:rFonts w:ascii="Tahoma" w:hAnsi="Tahoma" w:cs="Tahoma"/>
          <w:b/>
          <w:bCs/>
          <w:color w:val="222222"/>
          <w:sz w:val="21"/>
          <w:szCs w:val="21"/>
        </w:rPr>
      </w:pPr>
      <w:ins w:id="3813"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"http://e-drpciv.ro/intrebare/883/semnalul_agentilor_cailor_ferate_executat_cu_un_fanion_rosu_aflati_la_trecerea_la_nivel_cu_o_cale_ferata_industriala_din_orase_va_obliga" </w:instrText>
        </w:r>
      </w:ins>
      <w:r w:rsidRPr="009316C1">
        <w:rPr>
          <w:rFonts w:ascii="Tahoma" w:hAnsi="Tahoma" w:cs="Tahoma"/>
          <w:b/>
          <w:bCs/>
          <w:color w:val="222222"/>
          <w:sz w:val="21"/>
          <w:szCs w:val="21"/>
        </w:rPr>
      </w:r>
      <w:ins w:id="3814"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883. Semnalul agenţilor căilor ferate, executat cu un fanion roşu, aflaţi la trecerea la nivel cu o cale ferată industrială din oraşe, vă obligă:</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3815" w:author="Unknown"/>
          <w:rFonts w:ascii="Arial" w:hAnsi="Arial" w:cs="Arial"/>
          <w:color w:val="222222"/>
          <w:sz w:val="18"/>
          <w:szCs w:val="18"/>
        </w:rPr>
      </w:pPr>
      <w:ins w:id="3816"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reduceţi viteza, să vă asiguraţi, iar dacă trenul este la mai mult de 50 m de pasaj, să treceţi cu atenţie;</w:t>
        </w:r>
      </w:ins>
    </w:p>
    <w:p w:rsidR="00AE1230" w:rsidRPr="00912738" w:rsidRDefault="00AE1230" w:rsidP="00912738">
      <w:pPr>
        <w:shd w:val="clear" w:color="auto" w:fill="33FF33"/>
        <w:spacing w:after="30" w:line="240" w:lineRule="auto"/>
        <w:rPr>
          <w:ins w:id="3817" w:author="Unknown"/>
          <w:rFonts w:ascii="Arial" w:hAnsi="Arial" w:cs="Arial"/>
          <w:color w:val="222222"/>
          <w:sz w:val="18"/>
          <w:szCs w:val="18"/>
        </w:rPr>
      </w:pPr>
      <w:ins w:id="3818"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opriţi;</w:t>
        </w:r>
      </w:ins>
    </w:p>
    <w:p w:rsidR="00AE1230" w:rsidRPr="00912738" w:rsidRDefault="00AE1230" w:rsidP="00912738">
      <w:pPr>
        <w:shd w:val="clear" w:color="auto" w:fill="FCFDFD"/>
        <w:spacing w:after="30" w:line="240" w:lineRule="auto"/>
        <w:rPr>
          <w:ins w:id="3819" w:author="Unknown"/>
          <w:rFonts w:ascii="Arial" w:hAnsi="Arial" w:cs="Arial"/>
          <w:color w:val="222222"/>
          <w:sz w:val="18"/>
          <w:szCs w:val="18"/>
        </w:rPr>
      </w:pPr>
      <w:ins w:id="3820"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aveţi nicio obligaţie, deoarece agentul dirijează manevrele garniturii de tren.</w:t>
        </w:r>
      </w:ins>
    </w:p>
    <w:p w:rsidR="00AE1230" w:rsidRPr="00912738" w:rsidRDefault="00AE1230" w:rsidP="00912738">
      <w:pPr>
        <w:shd w:val="clear" w:color="auto" w:fill="5C9CCC"/>
        <w:spacing w:after="0" w:line="240" w:lineRule="auto"/>
        <w:rPr>
          <w:ins w:id="3821" w:author="Unknown"/>
          <w:rFonts w:ascii="Arial" w:hAnsi="Arial" w:cs="Arial"/>
          <w:b/>
          <w:bCs/>
          <w:color w:val="FFFFFF"/>
          <w:sz w:val="18"/>
          <w:szCs w:val="18"/>
        </w:rPr>
      </w:pPr>
      <w:ins w:id="3822"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3823" w:author="Unknown"/>
          <w:rFonts w:ascii="Arial" w:hAnsi="Arial" w:cs="Arial"/>
          <w:color w:val="222222"/>
          <w:sz w:val="18"/>
          <w:szCs w:val="18"/>
        </w:rPr>
      </w:pPr>
      <w:ins w:id="3824"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3825" w:author="Unknown">
        <w:r w:rsidRPr="00912738">
          <w:rPr>
            <w:rFonts w:ascii="Arial" w:hAnsi="Arial" w:cs="Arial"/>
            <w:color w:val="222222"/>
            <w:sz w:val="18"/>
            <w:szCs w:val="18"/>
          </w:rPr>
          <w:fldChar w:fldCharType="separate"/>
        </w:r>
        <w:r w:rsidRPr="00912738">
          <w:rPr>
            <w:rFonts w:ascii="Arial" w:hAnsi="Arial" w:cs="Arial"/>
            <w:b/>
            <w:bCs/>
            <w:color w:val="000000"/>
            <w:sz w:val="18"/>
          </w:rPr>
          <w:t>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3826" w:author="Unknown">
        <w:r w:rsidRPr="00912738">
          <w:rPr>
            <w:rFonts w:ascii="Arial" w:hAnsi="Arial" w:cs="Arial"/>
            <w:color w:val="222222"/>
            <w:sz w:val="18"/>
            <w:szCs w:val="18"/>
          </w:rPr>
          <w:fldChar w:fldCharType="separate"/>
        </w:r>
        <w:r w:rsidRPr="00912738">
          <w:rPr>
            <w:rFonts w:ascii="Arial" w:hAnsi="Arial" w:cs="Arial"/>
            <w:b/>
            <w:bCs/>
            <w:color w:val="000000"/>
            <w:sz w:val="18"/>
          </w:rPr>
          <w:t>www.drpciv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3827" w:author="Unknown"/>
          <w:rFonts w:ascii="Tahoma" w:hAnsi="Tahoma" w:cs="Tahoma"/>
          <w:b/>
          <w:bCs/>
          <w:color w:val="222222"/>
          <w:sz w:val="21"/>
          <w:szCs w:val="21"/>
        </w:rPr>
      </w:pPr>
      <w:ins w:id="3828"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"http://e-drpciv.ro/intrebare/213/care_este_limita_maxima_de_viteza_pe_autostrazi" </w:instrText>
        </w:r>
      </w:ins>
      <w:r w:rsidRPr="009316C1">
        <w:rPr>
          <w:rFonts w:ascii="Tahoma" w:hAnsi="Tahoma" w:cs="Tahoma"/>
          <w:b/>
          <w:bCs/>
          <w:color w:val="222222"/>
          <w:sz w:val="21"/>
          <w:szCs w:val="21"/>
        </w:rPr>
      </w:r>
      <w:ins w:id="3829"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213. Care este limita maximă de viteză pe autostrăzi?</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3830" w:author="Unknown"/>
          <w:rFonts w:ascii="Arial" w:hAnsi="Arial" w:cs="Arial"/>
          <w:color w:val="222222"/>
          <w:sz w:val="18"/>
          <w:szCs w:val="18"/>
        </w:rPr>
      </w:pPr>
      <w:ins w:id="3831"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110 km/h;</w:t>
        </w:r>
      </w:ins>
    </w:p>
    <w:p w:rsidR="00AE1230" w:rsidRPr="00912738" w:rsidRDefault="00AE1230" w:rsidP="00912738">
      <w:pPr>
        <w:shd w:val="clear" w:color="auto" w:fill="FCFDFD"/>
        <w:spacing w:after="30" w:line="240" w:lineRule="auto"/>
        <w:rPr>
          <w:ins w:id="3832" w:author="Unknown"/>
          <w:rFonts w:ascii="Arial" w:hAnsi="Arial" w:cs="Arial"/>
          <w:color w:val="222222"/>
          <w:sz w:val="18"/>
          <w:szCs w:val="18"/>
        </w:rPr>
      </w:pPr>
      <w:ins w:id="3833"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100 km/h;</w:t>
        </w:r>
      </w:ins>
    </w:p>
    <w:p w:rsidR="00AE1230" w:rsidRPr="00912738" w:rsidRDefault="00AE1230" w:rsidP="00912738">
      <w:pPr>
        <w:shd w:val="clear" w:color="auto" w:fill="33FF33"/>
        <w:spacing w:after="30" w:line="240" w:lineRule="auto"/>
        <w:rPr>
          <w:ins w:id="3834" w:author="Unknown"/>
          <w:rFonts w:ascii="Arial" w:hAnsi="Arial" w:cs="Arial"/>
          <w:color w:val="222222"/>
          <w:sz w:val="18"/>
          <w:szCs w:val="18"/>
        </w:rPr>
      </w:pPr>
      <w:ins w:id="3835"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130 km/h.</w:t>
        </w:r>
      </w:ins>
    </w:p>
    <w:p w:rsidR="00AE1230" w:rsidRPr="00912738" w:rsidRDefault="00AE1230" w:rsidP="00912738">
      <w:pPr>
        <w:shd w:val="clear" w:color="auto" w:fill="5C9CCC"/>
        <w:spacing w:after="0" w:line="240" w:lineRule="auto"/>
        <w:rPr>
          <w:ins w:id="3836" w:author="Unknown"/>
          <w:rFonts w:ascii="Arial" w:hAnsi="Arial" w:cs="Arial"/>
          <w:b/>
          <w:bCs/>
          <w:color w:val="FFFFFF"/>
          <w:sz w:val="18"/>
          <w:szCs w:val="18"/>
        </w:rPr>
      </w:pPr>
      <w:ins w:id="3837"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3838" w:author="Unknown"/>
          <w:rFonts w:ascii="Arial" w:hAnsi="Arial" w:cs="Arial"/>
          <w:color w:val="222222"/>
          <w:sz w:val="18"/>
          <w:szCs w:val="18"/>
        </w:rPr>
      </w:pPr>
      <w:ins w:id="3839"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3840"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"http://e-drpciv.ro/tag/permis-categoria-b1" </w:instrText>
        </w:r>
      </w:ins>
      <w:r w:rsidRPr="009316C1">
        <w:rPr>
          <w:rFonts w:ascii="Arial" w:hAnsi="Arial" w:cs="Arial"/>
          <w:color w:val="222222"/>
          <w:sz w:val="18"/>
          <w:szCs w:val="18"/>
        </w:rPr>
      </w:r>
      <w:ins w:id="3841" w:author="Unknown">
        <w:r w:rsidRPr="00912738">
          <w:rPr>
            <w:rFonts w:ascii="Arial" w:hAnsi="Arial" w:cs="Arial"/>
            <w:color w:val="222222"/>
            <w:sz w:val="18"/>
            <w:szCs w:val="18"/>
          </w:rPr>
          <w:fldChar w:fldCharType="separate"/>
        </w:r>
        <w:r w:rsidRPr="00912738">
          <w:rPr>
            <w:rFonts w:ascii="Arial" w:hAnsi="Arial" w:cs="Arial"/>
            <w:b/>
            <w:bCs/>
            <w:color w:val="000000"/>
            <w:sz w:val="18"/>
          </w:rPr>
          <w:t>permis categoria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3842" w:author="Unknown"/>
          <w:rFonts w:ascii="Arial" w:hAnsi="Arial" w:cs="Arial"/>
          <w:color w:val="222222"/>
          <w:sz w:val="18"/>
          <w:szCs w:val="18"/>
        </w:rPr>
      </w:pPr>
      <w:ins w:id="3843"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"http://e-drpciv.ro/poze2/3731.jpg" </w:instrText>
        </w:r>
      </w:ins>
      <w:r w:rsidRPr="009316C1">
        <w:rPr>
          <w:rFonts w:ascii="Arial" w:hAnsi="Arial" w:cs="Arial"/>
          <w:color w:val="222222"/>
          <w:sz w:val="18"/>
          <w:szCs w:val="18"/>
        </w:rPr>
      </w:r>
      <w:ins w:id="3844" w:author="Unknown">
        <w:r w:rsidRPr="00912738">
          <w:rPr>
            <w:rFonts w:ascii="Arial" w:hAnsi="Arial" w:cs="Arial"/>
            <w:color w:val="222222"/>
            <w:sz w:val="18"/>
            <w:szCs w:val="18"/>
          </w:rPr>
          <w:fldChar w:fldCharType="separate"/>
        </w:r>
      </w:ins>
      <w:r>
        <w:rPr>
          <w:noProof/>
        </w:rPr>
        <w:pict>
          <v:shape id="Picture 283" o:spid="_x0000_s1301" type="#_x0000_t75" alt="http://e-drpciv.ro/poze2/3731.jpg" href="http://e-drpciv.ro/poze2/3731.j" style="position:absolute;margin-left:65pt;margin-top:0;width:105pt;height:78.75pt;z-index:251939840;visibility:visible;mso-wrap-distance-left:0;mso-wrap-distance-right:0;mso-position-horizontal:right;mso-position-horizontal-relative:text;mso-position-vertical-relative:line" o:allowoverlap="f" o:button="t">
            <v:fill o:detectmouseclick="t"/>
            <v:imagedata r:id="rId2345" o:title=""/>
            <w10:wrap type="square"/>
          </v:shape>
        </w:pict>
      </w:r>
      <w:ins w:id="3845"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3846" w:author="Unknown"/>
          <w:rFonts w:ascii="Tahoma" w:hAnsi="Tahoma" w:cs="Tahoma"/>
          <w:b/>
          <w:bCs/>
          <w:color w:val="222222"/>
          <w:sz w:val="21"/>
          <w:szCs w:val="21"/>
        </w:rPr>
      </w:pPr>
      <w:ins w:id="3847"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"http://e-drpciv.ro/intrebare/3731/ce_semnifica_panourile_aditionale" </w:instrText>
        </w:r>
      </w:ins>
      <w:r w:rsidRPr="009316C1">
        <w:rPr>
          <w:rFonts w:ascii="Tahoma" w:hAnsi="Tahoma" w:cs="Tahoma"/>
          <w:b/>
          <w:bCs/>
          <w:color w:val="222222"/>
          <w:sz w:val="21"/>
          <w:szCs w:val="21"/>
        </w:rPr>
      </w:r>
      <w:ins w:id="3848"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3731. Ce semnifică panourile adiţionale?</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3849" w:author="Unknown"/>
          <w:rFonts w:ascii="Arial" w:hAnsi="Arial" w:cs="Arial"/>
          <w:color w:val="222222"/>
          <w:sz w:val="18"/>
          <w:szCs w:val="18"/>
        </w:rPr>
      </w:pPr>
      <w:ins w:id="3850"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rampă pentru persoanele cu handicap locomotor;</w:t>
        </w:r>
      </w:ins>
    </w:p>
    <w:p w:rsidR="00AE1230" w:rsidRPr="00912738" w:rsidRDefault="00AE1230" w:rsidP="00912738">
      <w:pPr>
        <w:shd w:val="clear" w:color="auto" w:fill="FCFDFD"/>
        <w:spacing w:after="30" w:line="240" w:lineRule="auto"/>
        <w:rPr>
          <w:ins w:id="3851" w:author="Unknown"/>
          <w:rFonts w:ascii="Arial" w:hAnsi="Arial" w:cs="Arial"/>
          <w:color w:val="222222"/>
          <w:sz w:val="18"/>
          <w:szCs w:val="18"/>
        </w:rPr>
      </w:pPr>
      <w:ins w:id="3852"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spaţiu de servicii pentru persoanele cu handicap;</w:t>
        </w:r>
      </w:ins>
    </w:p>
    <w:p w:rsidR="00AE1230" w:rsidRPr="00912738" w:rsidRDefault="00AE1230" w:rsidP="00912738">
      <w:pPr>
        <w:shd w:val="clear" w:color="auto" w:fill="FCFDFD"/>
        <w:spacing w:after="30" w:line="240" w:lineRule="auto"/>
        <w:rPr>
          <w:ins w:id="3853" w:author="Unknown"/>
          <w:rFonts w:ascii="Arial" w:hAnsi="Arial" w:cs="Arial"/>
          <w:color w:val="222222"/>
          <w:sz w:val="18"/>
          <w:szCs w:val="18"/>
        </w:rPr>
      </w:pPr>
      <w:ins w:id="3854"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parcare pentru persoanele cu handicap.</w:t>
        </w:r>
      </w:ins>
    </w:p>
    <w:p w:rsidR="00AE1230" w:rsidRPr="00912738" w:rsidRDefault="00AE1230" w:rsidP="00912738">
      <w:pPr>
        <w:shd w:val="clear" w:color="auto" w:fill="5C9CCC"/>
        <w:spacing w:after="0" w:line="240" w:lineRule="auto"/>
        <w:rPr>
          <w:ins w:id="3855" w:author="Unknown"/>
          <w:rFonts w:ascii="Arial" w:hAnsi="Arial" w:cs="Arial"/>
          <w:b/>
          <w:bCs/>
          <w:color w:val="FFFFFF"/>
          <w:sz w:val="18"/>
          <w:szCs w:val="18"/>
        </w:rPr>
      </w:pPr>
      <w:ins w:id="3856"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3857" w:author="Unknown"/>
          <w:rFonts w:ascii="Arial" w:hAnsi="Arial" w:cs="Arial"/>
          <w:color w:val="222222"/>
          <w:sz w:val="18"/>
          <w:szCs w:val="18"/>
        </w:rPr>
      </w:pPr>
      <w:ins w:id="3858"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15%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3859" w:author="Unknown">
        <w:r w:rsidRPr="00912738">
          <w:rPr>
            <w:rFonts w:ascii="Arial" w:hAnsi="Arial" w:cs="Arial"/>
            <w:color w:val="222222"/>
            <w:sz w:val="18"/>
            <w:szCs w:val="18"/>
          </w:rPr>
          <w:fldChar w:fldCharType="separate"/>
        </w:r>
        <w:r w:rsidRPr="00912738">
          <w:rPr>
            <w:rFonts w:ascii="Arial" w:hAnsi="Arial" w:cs="Arial"/>
            <w:b/>
            <w:bCs/>
            <w:color w:val="000000"/>
            <w:sz w:val="18"/>
          </w:rPr>
          <w:t>www.drpciv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3860" w:author="Unknown">
        <w:r w:rsidRPr="00912738">
          <w:rPr>
            <w:rFonts w:ascii="Arial" w:hAnsi="Arial" w:cs="Arial"/>
            <w:color w:val="222222"/>
            <w:sz w:val="18"/>
            <w:szCs w:val="18"/>
          </w:rPr>
          <w:fldChar w:fldCharType="separate"/>
        </w:r>
        <w:r w:rsidRPr="00912738">
          <w:rPr>
            <w:rFonts w:ascii="Arial" w:hAnsi="Arial" w:cs="Arial"/>
            <w:b/>
            <w:bCs/>
            <w:color w:val="000000"/>
            <w:sz w:val="18"/>
          </w:rPr>
          <w:t>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3861" w:author="Unknown"/>
          <w:rFonts w:ascii="Arial" w:hAnsi="Arial" w:cs="Arial"/>
          <w:color w:val="222222"/>
          <w:sz w:val="18"/>
          <w:szCs w:val="18"/>
        </w:rPr>
      </w:pPr>
      <w:ins w:id="3862"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"http://e-drpciv.ro/poze2/523.jpg" </w:instrText>
        </w:r>
      </w:ins>
      <w:r w:rsidRPr="009316C1">
        <w:rPr>
          <w:rFonts w:ascii="Arial" w:hAnsi="Arial" w:cs="Arial"/>
          <w:color w:val="222222"/>
          <w:sz w:val="18"/>
          <w:szCs w:val="18"/>
        </w:rPr>
      </w:r>
      <w:ins w:id="3863" w:author="Unknown">
        <w:r w:rsidRPr="00912738">
          <w:rPr>
            <w:rFonts w:ascii="Arial" w:hAnsi="Arial" w:cs="Arial"/>
            <w:color w:val="222222"/>
            <w:sz w:val="18"/>
            <w:szCs w:val="18"/>
          </w:rPr>
          <w:fldChar w:fldCharType="separate"/>
        </w:r>
      </w:ins>
      <w:r>
        <w:rPr>
          <w:noProof/>
        </w:rPr>
        <w:pict>
          <v:shape id="Picture 284" o:spid="_x0000_s1302" type="#_x0000_t75" alt="http://e-drpciv.ro/poze2/523.jpg" href="http://e-drpciv.ro/poze2/523.j" style="position:absolute;margin-left:65pt;margin-top:0;width:105pt;height:78.75pt;z-index:251940864;visibility:visible;mso-wrap-distance-left:0;mso-wrap-distance-right:0;mso-position-horizontal:right;mso-position-horizontal-relative:text;mso-position-vertical-relative:line" o:allowoverlap="f" o:button="t">
            <v:fill o:detectmouseclick="t"/>
            <v:imagedata r:id="rId2346" o:title=""/>
            <w10:wrap type="square"/>
          </v:shape>
        </w:pict>
      </w:r>
      <w:ins w:id="3864"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3865" w:author="Unknown"/>
          <w:rFonts w:ascii="Tahoma" w:hAnsi="Tahoma" w:cs="Tahoma"/>
          <w:b/>
          <w:bCs/>
          <w:color w:val="222222"/>
          <w:sz w:val="21"/>
          <w:szCs w:val="21"/>
        </w:rPr>
      </w:pPr>
      <w:ins w:id="3866"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"http://e-drpciv.ro/intrebare/523/cum_veti_proceda_daca_intersectia_care_urmeaza_este_blocata_din_cauza_aglomeratiei" </w:instrText>
        </w:r>
      </w:ins>
      <w:r w:rsidRPr="009316C1">
        <w:rPr>
          <w:rFonts w:ascii="Tahoma" w:hAnsi="Tahoma" w:cs="Tahoma"/>
          <w:b/>
          <w:bCs/>
          <w:color w:val="222222"/>
          <w:sz w:val="21"/>
          <w:szCs w:val="21"/>
        </w:rPr>
      </w:r>
      <w:ins w:id="3867"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523. Cum veţi proceda dacă intersecţia care urmează este blocată din cauza aglomeraţiei?</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3868" w:author="Unknown"/>
          <w:rFonts w:ascii="Arial" w:hAnsi="Arial" w:cs="Arial"/>
          <w:color w:val="222222"/>
          <w:sz w:val="18"/>
          <w:szCs w:val="18"/>
        </w:rPr>
      </w:pPr>
      <w:ins w:id="3869"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opriţi şi aşteptaţi deblocarea intersecţiei, după care vă continuaţi deplasarea numai la semnalul verde al semaforului;</w:t>
        </w:r>
      </w:ins>
    </w:p>
    <w:p w:rsidR="00AE1230" w:rsidRPr="00912738" w:rsidRDefault="00AE1230" w:rsidP="00912738">
      <w:pPr>
        <w:shd w:val="clear" w:color="auto" w:fill="FCFDFD"/>
        <w:spacing w:after="30" w:line="240" w:lineRule="auto"/>
        <w:rPr>
          <w:ins w:id="3870" w:author="Unknown"/>
          <w:rFonts w:ascii="Arial" w:hAnsi="Arial" w:cs="Arial"/>
          <w:color w:val="222222"/>
          <w:sz w:val="18"/>
          <w:szCs w:val="18"/>
        </w:rPr>
      </w:pPr>
      <w:ins w:id="3871"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vă continuaţi deplasarea, deoarece semnalul verde vă permite acest lucru;</w:t>
        </w:r>
      </w:ins>
    </w:p>
    <w:p w:rsidR="00AE1230" w:rsidRPr="00912738" w:rsidRDefault="00AE1230" w:rsidP="00912738">
      <w:pPr>
        <w:shd w:val="clear" w:color="auto" w:fill="FCFDFD"/>
        <w:spacing w:after="30" w:line="240" w:lineRule="auto"/>
        <w:rPr>
          <w:ins w:id="3872" w:author="Unknown"/>
          <w:rFonts w:ascii="Arial" w:hAnsi="Arial" w:cs="Arial"/>
          <w:color w:val="222222"/>
          <w:sz w:val="18"/>
          <w:szCs w:val="18"/>
        </w:rPr>
      </w:pPr>
      <w:ins w:id="3873"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claxonaţi şi avansaţi printre celelalte vehicule.</w:t>
        </w:r>
      </w:ins>
    </w:p>
    <w:p w:rsidR="00AE1230" w:rsidRPr="00912738" w:rsidRDefault="00AE1230" w:rsidP="00912738">
      <w:pPr>
        <w:shd w:val="clear" w:color="auto" w:fill="5C9CCC"/>
        <w:spacing w:after="0" w:line="240" w:lineRule="auto"/>
        <w:rPr>
          <w:ins w:id="3874" w:author="Unknown"/>
          <w:rFonts w:ascii="Arial" w:hAnsi="Arial" w:cs="Arial"/>
          <w:b/>
          <w:bCs/>
          <w:color w:val="FFFFFF"/>
          <w:sz w:val="18"/>
          <w:szCs w:val="18"/>
        </w:rPr>
      </w:pPr>
      <w:ins w:id="3875"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3876" w:author="Unknown"/>
          <w:rFonts w:ascii="Arial" w:hAnsi="Arial" w:cs="Arial"/>
          <w:color w:val="222222"/>
          <w:sz w:val="18"/>
          <w:szCs w:val="18"/>
        </w:rPr>
      </w:pPr>
      <w:ins w:id="3877"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3878"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3879" w:author="Unknown">
        <w:r w:rsidRPr="00912738">
          <w:rPr>
            <w:rFonts w:ascii="Arial" w:hAnsi="Arial" w:cs="Arial"/>
            <w:color w:val="222222"/>
            <w:sz w:val="18"/>
            <w:szCs w:val="18"/>
          </w:rPr>
          <w:fldChar w:fldCharType="separate"/>
        </w:r>
        <w:r w:rsidRPr="00912738">
          <w:rPr>
            <w:rFonts w:ascii="Arial" w:hAnsi="Arial" w:cs="Arial"/>
            <w:b/>
            <w:bCs/>
            <w:color w:val="000000"/>
            <w:sz w:val="18"/>
          </w:rPr>
          <w:t>teste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3880" w:author="Unknown"/>
          <w:rFonts w:ascii="Tahoma" w:hAnsi="Tahoma" w:cs="Tahoma"/>
          <w:b/>
          <w:bCs/>
          <w:color w:val="222222"/>
          <w:sz w:val="21"/>
          <w:szCs w:val="21"/>
        </w:rPr>
      </w:pPr>
      <w:ins w:id="3881"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"http://e-drpciv.ro/intrebare/981/in_cazul_unui_accidentat_cu_hemoragie_masiva_actionati_astfel" </w:instrText>
        </w:r>
      </w:ins>
      <w:r w:rsidRPr="009316C1">
        <w:rPr>
          <w:rFonts w:ascii="Tahoma" w:hAnsi="Tahoma" w:cs="Tahoma"/>
          <w:b/>
          <w:bCs/>
          <w:color w:val="222222"/>
          <w:sz w:val="21"/>
          <w:szCs w:val="21"/>
        </w:rPr>
      </w:r>
      <w:ins w:id="3882"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981. În cazul unui accidentat cu hemoragie masivă, acţionaţi astfel:</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3883" w:author="Unknown"/>
          <w:rFonts w:ascii="Arial" w:hAnsi="Arial" w:cs="Arial"/>
          <w:color w:val="222222"/>
          <w:sz w:val="18"/>
          <w:szCs w:val="18"/>
        </w:rPr>
      </w:pPr>
      <w:ins w:id="3884"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aşezaţi persoana pe abdomen şi îi daţi să bea cât mai multe lichide;</w:t>
        </w:r>
      </w:ins>
    </w:p>
    <w:p w:rsidR="00AE1230" w:rsidRPr="00912738" w:rsidRDefault="00AE1230" w:rsidP="00912738">
      <w:pPr>
        <w:shd w:val="clear" w:color="auto" w:fill="FCFDFD"/>
        <w:spacing w:after="30" w:line="240" w:lineRule="auto"/>
        <w:rPr>
          <w:ins w:id="3885" w:author="Unknown"/>
          <w:rFonts w:ascii="Arial" w:hAnsi="Arial" w:cs="Arial"/>
          <w:color w:val="222222"/>
          <w:sz w:val="18"/>
          <w:szCs w:val="18"/>
        </w:rPr>
      </w:pPr>
      <w:ins w:id="3886"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aşezaţi persoana pe un scaun în poziţia şezând şi vorbiţi cu ea;</w:t>
        </w:r>
      </w:ins>
    </w:p>
    <w:p w:rsidR="00AE1230" w:rsidRPr="00912738" w:rsidRDefault="00AE1230" w:rsidP="00912738">
      <w:pPr>
        <w:shd w:val="clear" w:color="auto" w:fill="33FF33"/>
        <w:spacing w:after="30" w:line="240" w:lineRule="auto"/>
        <w:rPr>
          <w:ins w:id="3887" w:author="Unknown"/>
          <w:rFonts w:ascii="Arial" w:hAnsi="Arial" w:cs="Arial"/>
          <w:color w:val="222222"/>
          <w:sz w:val="18"/>
          <w:szCs w:val="18"/>
        </w:rPr>
      </w:pPr>
      <w:ins w:id="3888"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aşezaţi persoana pe spate, cu picioarele ridicate, imobilizaţi eventualele fracturi, nu îi daţi să bea lichide şi o protejaţi contra frigului.</w:t>
        </w:r>
      </w:ins>
    </w:p>
    <w:p w:rsidR="00AE1230" w:rsidRPr="00912738" w:rsidRDefault="00AE1230" w:rsidP="00912738">
      <w:pPr>
        <w:shd w:val="clear" w:color="auto" w:fill="5C9CCC"/>
        <w:spacing w:after="0" w:line="240" w:lineRule="auto"/>
        <w:rPr>
          <w:ins w:id="3889" w:author="Unknown"/>
          <w:rFonts w:ascii="Arial" w:hAnsi="Arial" w:cs="Arial"/>
          <w:b/>
          <w:bCs/>
          <w:color w:val="FFFFFF"/>
          <w:sz w:val="18"/>
          <w:szCs w:val="18"/>
        </w:rPr>
      </w:pPr>
      <w:ins w:id="3890"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3891" w:author="Unknown"/>
          <w:rFonts w:ascii="Arial" w:hAnsi="Arial" w:cs="Arial"/>
          <w:color w:val="222222"/>
          <w:sz w:val="18"/>
          <w:szCs w:val="18"/>
        </w:rPr>
      </w:pPr>
      <w:ins w:id="3892"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3893"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3894" w:author="Unknown">
        <w:r w:rsidRPr="00912738">
          <w:rPr>
            <w:rFonts w:ascii="Arial" w:hAnsi="Arial" w:cs="Arial"/>
            <w:color w:val="222222"/>
            <w:sz w:val="18"/>
            <w:szCs w:val="18"/>
          </w:rPr>
          <w:fldChar w:fldCharType="separate"/>
        </w:r>
        <w:r w:rsidRPr="00912738">
          <w:rPr>
            <w:rFonts w:ascii="Arial" w:hAnsi="Arial" w:cs="Arial"/>
            <w:color w:val="000000"/>
            <w:sz w:val="18"/>
            <w:u w:val="single"/>
          </w:rPr>
          <w:t>chestionare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3895" w:author="Unknown"/>
          <w:rFonts w:ascii="Tahoma" w:hAnsi="Tahoma" w:cs="Tahoma"/>
          <w:b/>
          <w:bCs/>
          <w:color w:val="222222"/>
          <w:sz w:val="21"/>
          <w:szCs w:val="21"/>
        </w:rPr>
      </w:pPr>
      <w:ins w:id="3896"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"http://e-drpciv.ro/intrebare/1/cand_este_permisa_trecerea_la_nivel_cu_o_cale_ferata_fara_bariere_prevazuta_cu_semnalizare_luminoasa_daca_tocmai_a_trecut_un_tren" </w:instrText>
        </w:r>
      </w:ins>
      <w:r w:rsidRPr="009316C1">
        <w:rPr>
          <w:rFonts w:ascii="Tahoma" w:hAnsi="Tahoma" w:cs="Tahoma"/>
          <w:b/>
          <w:bCs/>
          <w:color w:val="222222"/>
          <w:sz w:val="21"/>
          <w:szCs w:val="21"/>
        </w:rPr>
      </w:r>
      <w:ins w:id="3897"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1. Când este permisă trecerea la nivel cu o cale ferată fără bariere, prevăzută cu semnalizare luminoasă, dacă tocmai a trecut un tren?</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3898" w:author="Unknown"/>
          <w:rFonts w:ascii="Arial" w:hAnsi="Arial" w:cs="Arial"/>
          <w:color w:val="222222"/>
          <w:sz w:val="18"/>
          <w:szCs w:val="18"/>
        </w:rPr>
      </w:pPr>
      <w:ins w:id="3899"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după ce s-a stins lumina roşie intermitentă;</w:t>
        </w:r>
      </w:ins>
    </w:p>
    <w:p w:rsidR="00AE1230" w:rsidRPr="00912738" w:rsidRDefault="00AE1230" w:rsidP="00912738">
      <w:pPr>
        <w:shd w:val="clear" w:color="auto" w:fill="FCFDFD"/>
        <w:spacing w:after="30" w:line="240" w:lineRule="auto"/>
        <w:rPr>
          <w:ins w:id="3900" w:author="Unknown"/>
          <w:rFonts w:ascii="Arial" w:hAnsi="Arial" w:cs="Arial"/>
          <w:color w:val="222222"/>
          <w:sz w:val="18"/>
          <w:szCs w:val="18"/>
        </w:rPr>
      </w:pPr>
      <w:ins w:id="3901"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după ce a trecut ultimul vagon;</w:t>
        </w:r>
      </w:ins>
    </w:p>
    <w:p w:rsidR="00AE1230" w:rsidRPr="00912738" w:rsidRDefault="00AE1230" w:rsidP="00912738">
      <w:pPr>
        <w:shd w:val="clear" w:color="auto" w:fill="FCFDFD"/>
        <w:spacing w:after="30" w:line="240" w:lineRule="auto"/>
        <w:rPr>
          <w:ins w:id="3902" w:author="Unknown"/>
          <w:rFonts w:ascii="Arial" w:hAnsi="Arial" w:cs="Arial"/>
          <w:color w:val="222222"/>
          <w:sz w:val="18"/>
          <w:szCs w:val="18"/>
        </w:rPr>
      </w:pPr>
      <w:ins w:id="3903"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atunci când pleacă vehiculele aflate de cealaltă parte a căii ferate.</w:t>
        </w:r>
      </w:ins>
    </w:p>
    <w:p w:rsidR="00AE1230" w:rsidRPr="00912738" w:rsidRDefault="00AE1230" w:rsidP="00912738">
      <w:pPr>
        <w:shd w:val="clear" w:color="auto" w:fill="5C9CCC"/>
        <w:spacing w:after="0" w:line="240" w:lineRule="auto"/>
        <w:rPr>
          <w:ins w:id="3904" w:author="Unknown"/>
          <w:rFonts w:ascii="Arial" w:hAnsi="Arial" w:cs="Arial"/>
          <w:b/>
          <w:bCs/>
          <w:color w:val="FFFFFF"/>
          <w:sz w:val="18"/>
          <w:szCs w:val="18"/>
        </w:rPr>
      </w:pPr>
      <w:ins w:id="3905"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3906" w:author="Unknown"/>
          <w:rFonts w:ascii="Arial" w:hAnsi="Arial" w:cs="Arial"/>
          <w:color w:val="222222"/>
          <w:sz w:val="18"/>
          <w:szCs w:val="18"/>
        </w:rPr>
      </w:pPr>
      <w:ins w:id="3907"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3908" w:author="Unknown">
        <w:r w:rsidRPr="00912738">
          <w:rPr>
            <w:rFonts w:ascii="Arial" w:hAnsi="Arial" w:cs="Arial"/>
            <w:color w:val="222222"/>
            <w:sz w:val="18"/>
            <w:szCs w:val="18"/>
          </w:rPr>
          <w:fldChar w:fldCharType="separate"/>
        </w:r>
        <w:r w:rsidRPr="00912738">
          <w:rPr>
            <w:rFonts w:ascii="Arial" w:hAnsi="Arial" w:cs="Arial"/>
            <w:b/>
            <w:bCs/>
            <w:color w:val="000000"/>
            <w:sz w:val="18"/>
          </w:rPr>
          <w:t>www.drpciv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3909"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3910" w:author="Unknown"/>
          <w:rFonts w:ascii="Arial" w:hAnsi="Arial" w:cs="Arial"/>
          <w:color w:val="222222"/>
          <w:sz w:val="18"/>
          <w:szCs w:val="18"/>
        </w:rPr>
      </w:pPr>
      <w:ins w:id="3911"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"http://e-drpciv.ro/poze2/345.jpg" </w:instrText>
        </w:r>
      </w:ins>
      <w:r w:rsidRPr="009316C1">
        <w:rPr>
          <w:rFonts w:ascii="Arial" w:hAnsi="Arial" w:cs="Arial"/>
          <w:color w:val="222222"/>
          <w:sz w:val="18"/>
          <w:szCs w:val="18"/>
        </w:rPr>
      </w:r>
      <w:ins w:id="3912" w:author="Unknown">
        <w:r w:rsidRPr="00912738">
          <w:rPr>
            <w:rFonts w:ascii="Arial" w:hAnsi="Arial" w:cs="Arial"/>
            <w:color w:val="222222"/>
            <w:sz w:val="18"/>
            <w:szCs w:val="18"/>
          </w:rPr>
          <w:fldChar w:fldCharType="separate"/>
        </w:r>
      </w:ins>
      <w:r>
        <w:rPr>
          <w:noProof/>
        </w:rPr>
        <w:pict>
          <v:shape id="Picture 285" o:spid="_x0000_s1303" type="#_x0000_t75" alt="http://e-drpciv.ro/poze2/345.jpg" href="http://e-drpciv.ro/poze2/345.j" style="position:absolute;margin-left:65pt;margin-top:0;width:105pt;height:78.75pt;z-index:251941888;visibility:visible;mso-wrap-distance-left:0;mso-wrap-distance-right:0;mso-position-horizontal:right;mso-position-horizontal-relative:text;mso-position-vertical-relative:line" o:allowoverlap="f" o:button="t">
            <v:fill o:detectmouseclick="t"/>
            <v:imagedata r:id="rId2347" o:title=""/>
            <w10:wrap type="square"/>
          </v:shape>
        </w:pict>
      </w:r>
      <w:ins w:id="3913"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3914" w:author="Unknown"/>
          <w:rFonts w:ascii="Tahoma" w:hAnsi="Tahoma" w:cs="Tahoma"/>
          <w:b/>
          <w:bCs/>
          <w:color w:val="222222"/>
          <w:sz w:val="21"/>
          <w:szCs w:val="21"/>
        </w:rPr>
      </w:pPr>
      <w:ins w:id="3915"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"http://e-drpciv.ro/intrebare/345/in_aceasta_situatie_pe_langa_luminile_de_intalnire_trebuie_sa_folositi" </w:instrText>
        </w:r>
      </w:ins>
      <w:r w:rsidRPr="009316C1">
        <w:rPr>
          <w:rFonts w:ascii="Tahoma" w:hAnsi="Tahoma" w:cs="Tahoma"/>
          <w:b/>
          <w:bCs/>
          <w:color w:val="222222"/>
          <w:sz w:val="21"/>
          <w:szCs w:val="21"/>
        </w:rPr>
      </w:r>
      <w:ins w:id="3916"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345. În această situaţie, pe lângă luminile de întâlnire trebuie să folosiţi:</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3917" w:author="Unknown"/>
          <w:rFonts w:ascii="Arial" w:hAnsi="Arial" w:cs="Arial"/>
          <w:color w:val="222222"/>
          <w:sz w:val="18"/>
          <w:szCs w:val="18"/>
        </w:rPr>
      </w:pPr>
      <w:ins w:id="3918"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luminile de ceaţă;</w:t>
        </w:r>
      </w:ins>
    </w:p>
    <w:p w:rsidR="00AE1230" w:rsidRPr="00912738" w:rsidRDefault="00AE1230" w:rsidP="00912738">
      <w:pPr>
        <w:shd w:val="clear" w:color="auto" w:fill="FCFDFD"/>
        <w:spacing w:after="30" w:line="240" w:lineRule="auto"/>
        <w:rPr>
          <w:ins w:id="3919" w:author="Unknown"/>
          <w:rFonts w:ascii="Arial" w:hAnsi="Arial" w:cs="Arial"/>
          <w:color w:val="222222"/>
          <w:sz w:val="18"/>
          <w:szCs w:val="18"/>
        </w:rPr>
      </w:pPr>
      <w:ins w:id="3920"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luminile de drum;</w:t>
        </w:r>
      </w:ins>
    </w:p>
    <w:p w:rsidR="00AE1230" w:rsidRPr="00912738" w:rsidRDefault="00AE1230" w:rsidP="00912738">
      <w:pPr>
        <w:shd w:val="clear" w:color="auto" w:fill="FCFDFD"/>
        <w:spacing w:after="30" w:line="240" w:lineRule="auto"/>
        <w:rPr>
          <w:ins w:id="3921" w:author="Unknown"/>
          <w:rFonts w:ascii="Arial" w:hAnsi="Arial" w:cs="Arial"/>
          <w:color w:val="222222"/>
          <w:sz w:val="18"/>
          <w:szCs w:val="18"/>
        </w:rPr>
      </w:pPr>
      <w:ins w:id="3922"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semnalizatoarele în funcţiune.</w:t>
        </w:r>
      </w:ins>
    </w:p>
    <w:p w:rsidR="00AE1230" w:rsidRPr="00912738" w:rsidRDefault="00AE1230" w:rsidP="00912738">
      <w:pPr>
        <w:shd w:val="clear" w:color="auto" w:fill="5C9CCC"/>
        <w:spacing w:after="0" w:line="240" w:lineRule="auto"/>
        <w:rPr>
          <w:ins w:id="3923" w:author="Unknown"/>
          <w:rFonts w:ascii="Arial" w:hAnsi="Arial" w:cs="Arial"/>
          <w:b/>
          <w:bCs/>
          <w:color w:val="FFFFFF"/>
          <w:sz w:val="18"/>
          <w:szCs w:val="18"/>
        </w:rPr>
      </w:pPr>
      <w:ins w:id="3924"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3925" w:author="Unknown"/>
          <w:rFonts w:ascii="Arial" w:hAnsi="Arial" w:cs="Arial"/>
          <w:color w:val="222222"/>
          <w:sz w:val="18"/>
          <w:szCs w:val="18"/>
        </w:rPr>
      </w:pPr>
      <w:ins w:id="3926"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3927" w:author="Unknown">
        <w:r w:rsidRPr="00912738">
          <w:rPr>
            <w:rFonts w:ascii="Arial" w:hAnsi="Arial" w:cs="Arial"/>
            <w:color w:val="222222"/>
            <w:sz w:val="18"/>
            <w:szCs w:val="18"/>
          </w:rPr>
          <w:fldChar w:fldCharType="separate"/>
        </w:r>
        <w:r w:rsidRPr="00912738">
          <w:rPr>
            <w:rFonts w:ascii="Arial" w:hAnsi="Arial" w:cs="Arial"/>
            <w:color w:val="000000"/>
            <w:sz w:val="18"/>
            <w:u w:val="single"/>
          </w:rPr>
          <w:t>www.drpciv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3928" w:author="Unknown">
        <w:r w:rsidRPr="00912738">
          <w:rPr>
            <w:rFonts w:ascii="Arial" w:hAnsi="Arial" w:cs="Arial"/>
            <w:color w:val="222222"/>
            <w:sz w:val="18"/>
            <w:szCs w:val="18"/>
          </w:rPr>
          <w:fldChar w:fldCharType="separate"/>
        </w:r>
        <w:r w:rsidRPr="00912738">
          <w:rPr>
            <w:rFonts w:ascii="Arial" w:hAnsi="Arial" w:cs="Arial"/>
            <w:color w:val="000000"/>
            <w:sz w:val="18"/>
            <w:u w:val="single"/>
          </w:rPr>
          <w:t>simulare 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3929" w:author="Unknown"/>
          <w:rFonts w:ascii="Tahoma" w:hAnsi="Tahoma" w:cs="Tahoma"/>
          <w:b/>
          <w:bCs/>
          <w:color w:val="222222"/>
          <w:sz w:val="21"/>
          <w:szCs w:val="21"/>
        </w:rPr>
      </w:pPr>
      <w:ins w:id="3930"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"http://e-drpciv.ro/intrebare/260/ce_trebuie_sa_faceti_pentru_a_evita_un_accident_de_circulatie" </w:instrText>
        </w:r>
      </w:ins>
      <w:r w:rsidRPr="009316C1">
        <w:rPr>
          <w:rFonts w:ascii="Tahoma" w:hAnsi="Tahoma" w:cs="Tahoma"/>
          <w:b/>
          <w:bCs/>
          <w:color w:val="222222"/>
          <w:sz w:val="21"/>
          <w:szCs w:val="21"/>
        </w:rPr>
      </w:r>
      <w:ins w:id="3931"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260. Ce trebuie să faceţi pentru a evita un accident de circulaţie?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3932" w:author="Unknown"/>
          <w:rFonts w:ascii="Arial" w:hAnsi="Arial" w:cs="Arial"/>
          <w:color w:val="222222"/>
          <w:sz w:val="18"/>
          <w:szCs w:val="18"/>
        </w:rPr>
      </w:pPr>
      <w:ins w:id="3933"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nu conduceţi autoturismul decât atunci când probleme grave impun acest lucru;</w:t>
        </w:r>
      </w:ins>
    </w:p>
    <w:p w:rsidR="00AE1230" w:rsidRPr="00912738" w:rsidRDefault="00AE1230" w:rsidP="00912738">
      <w:pPr>
        <w:shd w:val="clear" w:color="auto" w:fill="FCFDFD"/>
        <w:spacing w:after="30" w:line="240" w:lineRule="auto"/>
        <w:rPr>
          <w:ins w:id="3934" w:author="Unknown"/>
          <w:rFonts w:ascii="Arial" w:hAnsi="Arial" w:cs="Arial"/>
          <w:color w:val="222222"/>
          <w:sz w:val="18"/>
          <w:szCs w:val="18"/>
        </w:rPr>
      </w:pPr>
      <w:ins w:id="3935"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vă asiguraţi întotdeauna un partener care să cunoască bine traseul parcurs;</w:t>
        </w:r>
      </w:ins>
    </w:p>
    <w:p w:rsidR="00AE1230" w:rsidRPr="00912738" w:rsidRDefault="00AE1230" w:rsidP="00912738">
      <w:pPr>
        <w:shd w:val="clear" w:color="auto" w:fill="33FF33"/>
        <w:spacing w:after="30" w:line="240" w:lineRule="auto"/>
        <w:rPr>
          <w:ins w:id="3936" w:author="Unknown"/>
          <w:rFonts w:ascii="Arial" w:hAnsi="Arial" w:cs="Arial"/>
          <w:color w:val="222222"/>
          <w:sz w:val="18"/>
          <w:szCs w:val="18"/>
        </w:rPr>
      </w:pPr>
      <w:ins w:id="3937"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anticipaţi şi să contracaraţi la timp manevrele imprudente ale partenerilor de drum şi să respectaţi permanent regulile de circulaţie.</w:t>
        </w:r>
      </w:ins>
    </w:p>
    <w:p w:rsidR="00AE1230" w:rsidRPr="00912738" w:rsidRDefault="00AE1230" w:rsidP="00912738">
      <w:pPr>
        <w:shd w:val="clear" w:color="auto" w:fill="5C9CCC"/>
        <w:spacing w:after="0" w:line="240" w:lineRule="auto"/>
        <w:rPr>
          <w:ins w:id="3938" w:author="Unknown"/>
          <w:rFonts w:ascii="Arial" w:hAnsi="Arial" w:cs="Arial"/>
          <w:b/>
          <w:bCs/>
          <w:color w:val="FFFFFF"/>
          <w:sz w:val="18"/>
          <w:szCs w:val="18"/>
        </w:rPr>
      </w:pPr>
      <w:ins w:id="3939"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3940" w:author="Unknown"/>
          <w:rFonts w:ascii="Arial" w:hAnsi="Arial" w:cs="Arial"/>
          <w:color w:val="222222"/>
          <w:sz w:val="18"/>
          <w:szCs w:val="18"/>
        </w:rPr>
      </w:pPr>
      <w:ins w:id="3941"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"http://e-drpciv.ro/tag/examen-auto-cat-B" </w:instrText>
        </w:r>
      </w:ins>
      <w:r w:rsidRPr="009316C1">
        <w:rPr>
          <w:rFonts w:ascii="Arial" w:hAnsi="Arial" w:cs="Arial"/>
          <w:color w:val="222222"/>
          <w:sz w:val="18"/>
          <w:szCs w:val="18"/>
        </w:rPr>
      </w:r>
      <w:ins w:id="3942"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auto cat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3943"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3944" w:author="Unknown"/>
          <w:rFonts w:ascii="Arial" w:hAnsi="Arial" w:cs="Arial"/>
          <w:color w:val="222222"/>
          <w:sz w:val="18"/>
          <w:szCs w:val="18"/>
        </w:rPr>
      </w:pPr>
      <w:ins w:id="3945"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"http://e-drpciv.ro/poze2/312.jpg" </w:instrText>
        </w:r>
      </w:ins>
      <w:r w:rsidRPr="009316C1">
        <w:rPr>
          <w:rFonts w:ascii="Arial" w:hAnsi="Arial" w:cs="Arial"/>
          <w:color w:val="222222"/>
          <w:sz w:val="18"/>
          <w:szCs w:val="18"/>
        </w:rPr>
      </w:r>
      <w:ins w:id="3946" w:author="Unknown">
        <w:r w:rsidRPr="00912738">
          <w:rPr>
            <w:rFonts w:ascii="Arial" w:hAnsi="Arial" w:cs="Arial"/>
            <w:color w:val="222222"/>
            <w:sz w:val="18"/>
            <w:szCs w:val="18"/>
          </w:rPr>
          <w:fldChar w:fldCharType="separate"/>
        </w:r>
      </w:ins>
      <w:r>
        <w:rPr>
          <w:noProof/>
        </w:rPr>
        <w:pict>
          <v:shape id="Picture 286" o:spid="_x0000_s1304" type="#_x0000_t75" alt="http://e-drpciv.ro/poze2/312.jpg" href="http://e-drpciv.ro/poze2/312.j" style="position:absolute;margin-left:65pt;margin-top:0;width:105pt;height:78.75pt;z-index:251942912;visibility:visible;mso-wrap-distance-left:0;mso-wrap-distance-right:0;mso-position-horizontal:right;mso-position-horizontal-relative:text;mso-position-vertical-relative:line" o:allowoverlap="f" o:button="t">
            <v:fill o:detectmouseclick="t"/>
            <v:imagedata r:id="rId2348" o:title=""/>
            <w10:wrap type="square"/>
          </v:shape>
        </w:pict>
      </w:r>
      <w:ins w:id="3947"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3948" w:author="Unknown"/>
          <w:rFonts w:ascii="Tahoma" w:hAnsi="Tahoma" w:cs="Tahoma"/>
          <w:b/>
          <w:bCs/>
          <w:color w:val="222222"/>
          <w:sz w:val="21"/>
          <w:szCs w:val="21"/>
        </w:rPr>
      </w:pPr>
      <w:ins w:id="3949"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"http://e-drpciv.ro/intrebare/312/ce_trebuie_sa_aveti_in_vedere_daca_intentionati_sa_circulati_spre_dreapta_dupa_taxi" </w:instrText>
        </w:r>
      </w:ins>
      <w:r w:rsidRPr="009316C1">
        <w:rPr>
          <w:rFonts w:ascii="Tahoma" w:hAnsi="Tahoma" w:cs="Tahoma"/>
          <w:b/>
          <w:bCs/>
          <w:color w:val="222222"/>
          <w:sz w:val="21"/>
          <w:szCs w:val="21"/>
        </w:rPr>
      </w:r>
      <w:ins w:id="3950"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312. Ce trebuie să aveţi în vedere dacă intenţionaţi să circulaţi spre dreapta, după taxi?</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3951" w:author="Unknown"/>
          <w:rFonts w:ascii="Arial" w:hAnsi="Arial" w:cs="Arial"/>
          <w:color w:val="222222"/>
          <w:sz w:val="18"/>
          <w:szCs w:val="18"/>
        </w:rPr>
      </w:pPr>
      <w:ins w:id="3952"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pietonii vor acorda prioritate necondiţionat;</w:t>
        </w:r>
      </w:ins>
    </w:p>
    <w:p w:rsidR="00AE1230" w:rsidRPr="00912738" w:rsidRDefault="00AE1230" w:rsidP="00912738">
      <w:pPr>
        <w:shd w:val="clear" w:color="auto" w:fill="33FF33"/>
        <w:spacing w:after="30" w:line="240" w:lineRule="auto"/>
        <w:rPr>
          <w:ins w:id="3953" w:author="Unknown"/>
          <w:rFonts w:ascii="Arial" w:hAnsi="Arial" w:cs="Arial"/>
          <w:color w:val="222222"/>
          <w:sz w:val="18"/>
          <w:szCs w:val="18"/>
        </w:rPr>
      </w:pPr>
      <w:ins w:id="3954"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acordaţi prioritate pietonilor aflaţi pe sensul dumneavoastră de mers;</w:t>
        </w:r>
      </w:ins>
    </w:p>
    <w:p w:rsidR="00AE1230" w:rsidRPr="00912738" w:rsidRDefault="00AE1230" w:rsidP="00912738">
      <w:pPr>
        <w:shd w:val="clear" w:color="auto" w:fill="FCFDFD"/>
        <w:spacing w:after="30" w:line="240" w:lineRule="auto"/>
        <w:rPr>
          <w:ins w:id="3955" w:author="Unknown"/>
          <w:rFonts w:ascii="Arial" w:hAnsi="Arial" w:cs="Arial"/>
          <w:color w:val="222222"/>
          <w:sz w:val="18"/>
          <w:szCs w:val="18"/>
        </w:rPr>
      </w:pPr>
      <w:ins w:id="3956"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pietonii nu au voie să traverseze în acest loc.</w:t>
        </w:r>
      </w:ins>
    </w:p>
    <w:p w:rsidR="00AE1230" w:rsidRPr="00912738" w:rsidRDefault="00AE1230" w:rsidP="00912738">
      <w:pPr>
        <w:shd w:val="clear" w:color="auto" w:fill="5C9CCC"/>
        <w:spacing w:after="0" w:line="240" w:lineRule="auto"/>
        <w:rPr>
          <w:ins w:id="3957" w:author="Unknown"/>
          <w:rFonts w:ascii="Arial" w:hAnsi="Arial" w:cs="Arial"/>
          <w:b/>
          <w:bCs/>
          <w:color w:val="FFFFFF"/>
          <w:sz w:val="18"/>
          <w:szCs w:val="18"/>
        </w:rPr>
      </w:pPr>
      <w:ins w:id="3958"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3959" w:author="Unknown"/>
          <w:rFonts w:ascii="Arial" w:hAnsi="Arial" w:cs="Arial"/>
          <w:color w:val="222222"/>
          <w:sz w:val="18"/>
          <w:szCs w:val="18"/>
        </w:rPr>
      </w:pPr>
      <w:ins w:id="3960"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"http://e-drpciv.ro/tag/permis-auto-cat-tr" </w:instrText>
        </w:r>
      </w:ins>
      <w:r w:rsidRPr="009316C1">
        <w:rPr>
          <w:rFonts w:ascii="Arial" w:hAnsi="Arial" w:cs="Arial"/>
          <w:color w:val="222222"/>
          <w:sz w:val="18"/>
          <w:szCs w:val="18"/>
        </w:rPr>
      </w:r>
      <w:ins w:id="3961"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auto cat tr</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"http://e-drpciv.ro/tag/drpciv" </w:instrText>
        </w:r>
      </w:ins>
      <w:r w:rsidRPr="009316C1">
        <w:rPr>
          <w:rFonts w:ascii="Arial" w:hAnsi="Arial" w:cs="Arial"/>
          <w:color w:val="222222"/>
          <w:sz w:val="18"/>
          <w:szCs w:val="18"/>
        </w:rPr>
      </w:r>
      <w:ins w:id="3962" w:author="Unknown">
        <w:r w:rsidRPr="00912738">
          <w:rPr>
            <w:rFonts w:ascii="Arial" w:hAnsi="Arial" w:cs="Arial"/>
            <w:color w:val="222222"/>
            <w:sz w:val="18"/>
            <w:szCs w:val="18"/>
          </w:rPr>
          <w:fldChar w:fldCharType="separate"/>
        </w:r>
        <w:r w:rsidRPr="00912738">
          <w:rPr>
            <w:rFonts w:ascii="Arial" w:hAnsi="Arial" w:cs="Arial"/>
            <w:color w:val="000000"/>
            <w:sz w:val="18"/>
            <w:u w:val="single"/>
          </w:rPr>
          <w:t>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3963" w:author="Unknown"/>
          <w:rFonts w:ascii="Tahoma" w:hAnsi="Tahoma" w:cs="Tahoma"/>
          <w:b/>
          <w:bCs/>
          <w:color w:val="222222"/>
          <w:sz w:val="21"/>
          <w:szCs w:val="21"/>
        </w:rPr>
      </w:pPr>
      <w:ins w:id="3964"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"http://e-drpciv.ro/intrebare/377/uzura_pneurilor_creste_foarte_mult" </w:instrText>
        </w:r>
      </w:ins>
      <w:r w:rsidRPr="009316C1">
        <w:rPr>
          <w:rFonts w:ascii="Tahoma" w:hAnsi="Tahoma" w:cs="Tahoma"/>
          <w:b/>
          <w:bCs/>
          <w:color w:val="222222"/>
          <w:sz w:val="21"/>
          <w:szCs w:val="21"/>
        </w:rPr>
      </w:r>
      <w:ins w:id="3965"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377. Uzura pneurilor creşte foarte mult:</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3966" w:author="Unknown"/>
          <w:rFonts w:ascii="Arial" w:hAnsi="Arial" w:cs="Arial"/>
          <w:color w:val="222222"/>
          <w:sz w:val="18"/>
          <w:szCs w:val="18"/>
        </w:rPr>
      </w:pPr>
      <w:ins w:id="3967"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la demarări şi frânări intense, consecinţe ale unui stil agresiv de conducere;</w:t>
        </w:r>
      </w:ins>
    </w:p>
    <w:p w:rsidR="00AE1230" w:rsidRPr="00912738" w:rsidRDefault="00AE1230" w:rsidP="00912738">
      <w:pPr>
        <w:shd w:val="clear" w:color="auto" w:fill="FCFDFD"/>
        <w:spacing w:after="30" w:line="240" w:lineRule="auto"/>
        <w:rPr>
          <w:ins w:id="3968" w:author="Unknown"/>
          <w:rFonts w:ascii="Arial" w:hAnsi="Arial" w:cs="Arial"/>
          <w:color w:val="222222"/>
          <w:sz w:val="18"/>
          <w:szCs w:val="18"/>
        </w:rPr>
      </w:pPr>
      <w:ins w:id="3969"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atunci când se conduce preventiv-defensiv;</w:t>
        </w:r>
      </w:ins>
    </w:p>
    <w:p w:rsidR="00AE1230" w:rsidRPr="00912738" w:rsidRDefault="00AE1230" w:rsidP="00912738">
      <w:pPr>
        <w:shd w:val="clear" w:color="auto" w:fill="FCFDFD"/>
        <w:spacing w:after="30" w:line="240" w:lineRule="auto"/>
        <w:rPr>
          <w:ins w:id="3970" w:author="Unknown"/>
          <w:rFonts w:ascii="Arial" w:hAnsi="Arial" w:cs="Arial"/>
          <w:color w:val="222222"/>
          <w:sz w:val="18"/>
          <w:szCs w:val="18"/>
        </w:rPr>
      </w:pPr>
      <w:ins w:id="3971"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la circulaţia pe timp nefavorabil.</w:t>
        </w:r>
      </w:ins>
    </w:p>
    <w:p w:rsidR="00AE1230" w:rsidRPr="00912738" w:rsidRDefault="00AE1230" w:rsidP="00912738">
      <w:pPr>
        <w:shd w:val="clear" w:color="auto" w:fill="5C9CCC"/>
        <w:spacing w:after="0" w:line="240" w:lineRule="auto"/>
        <w:rPr>
          <w:ins w:id="3972" w:author="Unknown"/>
          <w:rFonts w:ascii="Arial" w:hAnsi="Arial" w:cs="Arial"/>
          <w:b/>
          <w:bCs/>
          <w:color w:val="FFFFFF"/>
          <w:sz w:val="18"/>
          <w:szCs w:val="18"/>
        </w:rPr>
      </w:pPr>
      <w:ins w:id="3973"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3974" w:author="Unknown"/>
          <w:rFonts w:ascii="Arial" w:hAnsi="Arial" w:cs="Arial"/>
          <w:color w:val="222222"/>
          <w:sz w:val="18"/>
          <w:szCs w:val="18"/>
        </w:rPr>
      </w:pPr>
      <w:ins w:id="3975"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3976"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auto 2014</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"http://e-drpciv.ro/tag/raspunsuri-drpciv" </w:instrText>
        </w:r>
      </w:ins>
      <w:r w:rsidRPr="009316C1">
        <w:rPr>
          <w:rFonts w:ascii="Arial" w:hAnsi="Arial" w:cs="Arial"/>
          <w:color w:val="222222"/>
          <w:sz w:val="18"/>
          <w:szCs w:val="18"/>
        </w:rPr>
      </w:r>
      <w:ins w:id="3977" w:author="Unknown">
        <w:r w:rsidRPr="00912738">
          <w:rPr>
            <w:rFonts w:ascii="Arial" w:hAnsi="Arial" w:cs="Arial"/>
            <w:color w:val="222222"/>
            <w:sz w:val="18"/>
            <w:szCs w:val="18"/>
          </w:rPr>
          <w:fldChar w:fldCharType="separate"/>
        </w:r>
        <w:r w:rsidRPr="00912738">
          <w:rPr>
            <w:rFonts w:ascii="Arial" w:hAnsi="Arial" w:cs="Arial"/>
            <w:color w:val="000000"/>
            <w:sz w:val="18"/>
            <w:u w:val="single"/>
          </w:rPr>
          <w:t>raspunsuri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3978" w:author="Unknown"/>
          <w:rFonts w:ascii="Arial" w:hAnsi="Arial" w:cs="Arial"/>
          <w:color w:val="222222"/>
          <w:sz w:val="18"/>
          <w:szCs w:val="18"/>
        </w:rPr>
      </w:pPr>
      <w:ins w:id="3979"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"http://e-drpciv.ro/poze2/852.jpg" </w:instrText>
        </w:r>
      </w:ins>
      <w:r w:rsidRPr="009316C1">
        <w:rPr>
          <w:rFonts w:ascii="Arial" w:hAnsi="Arial" w:cs="Arial"/>
          <w:color w:val="222222"/>
          <w:sz w:val="18"/>
          <w:szCs w:val="18"/>
        </w:rPr>
      </w:r>
      <w:ins w:id="3980" w:author="Unknown">
        <w:r w:rsidRPr="00912738">
          <w:rPr>
            <w:rFonts w:ascii="Arial" w:hAnsi="Arial" w:cs="Arial"/>
            <w:color w:val="222222"/>
            <w:sz w:val="18"/>
            <w:szCs w:val="18"/>
          </w:rPr>
          <w:fldChar w:fldCharType="separate"/>
        </w:r>
      </w:ins>
      <w:r>
        <w:rPr>
          <w:noProof/>
        </w:rPr>
        <w:pict>
          <v:shape id="Picture 287" o:spid="_x0000_s1305" type="#_x0000_t75" alt="http://e-drpciv.ro/poze2/852.jpg" href="http://e-drpciv.ro/poze2/852.j" style="position:absolute;margin-left:65pt;margin-top:0;width:105pt;height:78.75pt;z-index:251943936;visibility:visible;mso-wrap-distance-left:0;mso-wrap-distance-right:0;mso-position-horizontal:right;mso-position-horizontal-relative:text;mso-position-vertical-relative:line" o:allowoverlap="f" o:button="t">
            <v:fill o:detectmouseclick="t"/>
            <v:imagedata r:id="rId2349" o:title=""/>
            <w10:wrap type="square"/>
          </v:shape>
        </w:pict>
      </w:r>
      <w:ins w:id="3981"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3982" w:author="Unknown"/>
          <w:rFonts w:ascii="Tahoma" w:hAnsi="Tahoma" w:cs="Tahoma"/>
          <w:b/>
          <w:bCs/>
          <w:color w:val="222222"/>
          <w:sz w:val="21"/>
          <w:szCs w:val="21"/>
        </w:rPr>
      </w:pPr>
      <w:ins w:id="3983"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"http://e-drpciv.ro/intrebare/852/cum_se_recomanda_sa_va_comportati_in_aceasta_situatie" </w:instrText>
        </w:r>
      </w:ins>
      <w:r w:rsidRPr="009316C1">
        <w:rPr>
          <w:rFonts w:ascii="Tahoma" w:hAnsi="Tahoma" w:cs="Tahoma"/>
          <w:b/>
          <w:bCs/>
          <w:color w:val="222222"/>
          <w:sz w:val="21"/>
          <w:szCs w:val="21"/>
        </w:rPr>
      </w:r>
      <w:ins w:id="3984"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852. Cum se recomandă să vă comportaţi în această situaţie?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3985" w:author="Unknown"/>
          <w:rFonts w:ascii="Arial" w:hAnsi="Arial" w:cs="Arial"/>
          <w:color w:val="222222"/>
          <w:sz w:val="18"/>
          <w:szCs w:val="18"/>
        </w:rPr>
      </w:pPr>
      <w:ins w:id="3986"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opriţi numai în cazul în care mingea se opreşte pe carosabil;</w:t>
        </w:r>
      </w:ins>
    </w:p>
    <w:p w:rsidR="00AE1230" w:rsidRPr="00912738" w:rsidRDefault="00AE1230" w:rsidP="00912738">
      <w:pPr>
        <w:shd w:val="clear" w:color="auto" w:fill="33FF33"/>
        <w:spacing w:after="30" w:line="240" w:lineRule="auto"/>
        <w:rPr>
          <w:ins w:id="3987" w:author="Unknown"/>
          <w:rFonts w:ascii="Arial" w:hAnsi="Arial" w:cs="Arial"/>
          <w:color w:val="222222"/>
          <w:sz w:val="18"/>
          <w:szCs w:val="18"/>
        </w:rPr>
      </w:pPr>
      <w:ins w:id="3988"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reduceţi viteza şi vă pregătiţi să opriţi;</w:t>
        </w:r>
      </w:ins>
    </w:p>
    <w:p w:rsidR="00AE1230" w:rsidRPr="00912738" w:rsidRDefault="00AE1230" w:rsidP="00912738">
      <w:pPr>
        <w:shd w:val="clear" w:color="auto" w:fill="FCFDFD"/>
        <w:spacing w:after="30" w:line="240" w:lineRule="auto"/>
        <w:rPr>
          <w:ins w:id="3989" w:author="Unknown"/>
          <w:rFonts w:ascii="Arial" w:hAnsi="Arial" w:cs="Arial"/>
          <w:color w:val="222222"/>
          <w:sz w:val="18"/>
          <w:szCs w:val="18"/>
        </w:rPr>
      </w:pPr>
      <w:ins w:id="3990"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circulaţi mai departe, întrucât copiilor le este interzis să intre pe carosabil.</w:t>
        </w:r>
      </w:ins>
    </w:p>
    <w:p w:rsidR="00AE1230" w:rsidRPr="00912738" w:rsidRDefault="00AE1230" w:rsidP="00912738">
      <w:pPr>
        <w:spacing w:after="0" w:line="240" w:lineRule="auto"/>
        <w:outlineLvl w:val="1"/>
        <w:rPr>
          <w:rFonts w:ascii="Tahoma" w:hAnsi="Tahoma" w:cs="Tahoma"/>
          <w:b/>
          <w:bCs/>
          <w:color w:val="222222"/>
          <w:sz w:val="21"/>
          <w:szCs w:val="21"/>
        </w:rPr>
      </w:pPr>
      <w:hyperlink r:id="rId2350" w:history="1">
        <w:r w:rsidRPr="00912738">
          <w:rPr>
            <w:rFonts w:ascii="Tahoma" w:hAnsi="Tahoma" w:cs="Tahoma"/>
            <w:b/>
            <w:bCs/>
            <w:color w:val="000000"/>
            <w:sz w:val="21"/>
          </w:rPr>
          <w:t>939. La semnalul dat de personalul autorizat din zona lucrărilor pe drumurile publice, prin rotirea vioaie a braţului, aveţi obligaţia:</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măriţi viteza de deplasare a autovehiculului;</w:t>
      </w:r>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ocoliţi obstacolul creat în carosabil, circulând în sens giratoriu;</w:t>
      </w:r>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ocoliţi obstacolul indicat de acesta.</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51" w:history="1">
        <w:r w:rsidRPr="00912738">
          <w:rPr>
            <w:rFonts w:ascii="Tahoma" w:hAnsi="Tahoma" w:cs="Tahoma"/>
            <w:b/>
            <w:bCs/>
            <w:color w:val="000000"/>
            <w:sz w:val="21"/>
          </w:rPr>
          <w:t>281. Pe o autostradă cu trei benzi, s-a blocat circulaţia. Pe unde vor circula vehiculele de intervenţie?</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pe banda de urgenţă;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între banda din stânga şi banda din mijloc;</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între banda din dreapta şi banda din mijloc.</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hyperlink r:id="rId2352" w:history="1">
        <w:r w:rsidRPr="00912738">
          <w:rPr>
            <w:rFonts w:ascii="Arial" w:hAnsi="Arial" w:cs="Arial"/>
            <w:b/>
            <w:bCs/>
            <w:color w:val="000000"/>
            <w:sz w:val="18"/>
          </w:rPr>
          <w:t>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353" w:history="1">
        <w:r w:rsidRPr="00912738">
          <w:rPr>
            <w:rFonts w:ascii="Arial" w:hAnsi="Arial" w:cs="Arial"/>
            <w:b/>
            <w:bCs/>
            <w:color w:val="000000"/>
            <w:sz w:val="18"/>
          </w:rPr>
          <w:t>intrebari categoria B</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54" w:history="1">
        <w:r w:rsidRPr="00912738">
          <w:rPr>
            <w:rFonts w:ascii="Tahoma" w:hAnsi="Tahoma" w:cs="Tahoma"/>
            <w:b/>
            <w:bCs/>
            <w:color w:val="000000"/>
            <w:sz w:val="21"/>
          </w:rPr>
          <w:t>11. La ce distanţă sunt instalate cele trei panouri suplimentare pentru avertizarea apropierii de o trecere la nivel cu calea ferată?</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la 300, 200 şi, respectiv, 100 m;</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la 90, 60 şi, respectiv, 30 m;</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la 150, 100 şi, respectiv, 50 m.</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hyperlink r:id="rId2355" w:history="1">
        <w:r w:rsidRPr="00912738">
          <w:rPr>
            <w:rFonts w:ascii="Arial" w:hAnsi="Arial" w:cs="Arial"/>
            <w:b/>
            <w:bCs/>
            <w:color w:val="000000"/>
            <w:sz w:val="18"/>
          </w:rPr>
          <w:t>teste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356" w:history="1">
        <w:r w:rsidRPr="00912738">
          <w:rPr>
            <w:rFonts w:ascii="Arial" w:hAnsi="Arial" w:cs="Arial"/>
            <w:b/>
            <w:bCs/>
            <w:color w:val="000000"/>
            <w:sz w:val="18"/>
          </w:rPr>
          <w:t>examen 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357" w:history="1">
        <w:r>
          <w:rPr>
            <w:noProof/>
          </w:rPr>
          <w:pict>
            <v:shape id="Picture 288" o:spid="_x0000_s1306" type="#_x0000_t75" alt="http://e-drpciv.ro/poze2/307.jpg" href="http://e-drpciv.ro/poze2/307.j" style="position:absolute;margin-left:65pt;margin-top:0;width:105pt;height:78.75pt;z-index:251944960;visibility:visible;mso-wrap-distance-left:0;mso-wrap-distance-right:0;mso-position-horizontal:right;mso-position-horizontal-relative:text;mso-position-vertical-relative:line" o:allowoverlap="f" o:button="t">
              <v:fill o:detectmouseclick="t"/>
              <v:imagedata r:id="rId2358"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59" w:history="1">
        <w:r w:rsidRPr="00912738">
          <w:rPr>
            <w:rFonts w:ascii="Tahoma" w:hAnsi="Tahoma" w:cs="Tahoma"/>
            <w:b/>
            <w:bCs/>
            <w:color w:val="000000"/>
            <w:sz w:val="21"/>
          </w:rPr>
          <w:t>307. Ce obligaţii aveţi la întâlnirea indicatorului?</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circulaţi cu atenţie mărită, pentru a evita pericolele asupra cărora sunteţi avertizat;</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circulaţi cu viteză redusă, deoarece urmează o intersecţie periculoasă;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circulaţi cu lanţuri antiderapante, în condiţii meteo nefavorabile.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hyperlink r:id="rId2360" w:history="1">
        <w:r w:rsidRPr="00912738">
          <w:rPr>
            <w:rFonts w:ascii="Arial" w:hAnsi="Arial" w:cs="Arial"/>
            <w:color w:val="000000"/>
            <w:sz w:val="18"/>
          </w:rPr>
          <w:t>examen 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361" w:history="1">
        <w:r w:rsidRPr="00912738">
          <w:rPr>
            <w:rFonts w:ascii="Arial" w:hAnsi="Arial" w:cs="Arial"/>
            <w:b/>
            <w:bCs/>
            <w:color w:val="000000"/>
            <w:sz w:val="18"/>
          </w:rPr>
          <w:t>teste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62" w:history="1">
        <w:r w:rsidRPr="00912738">
          <w:rPr>
            <w:rFonts w:ascii="Tahoma" w:hAnsi="Tahoma" w:cs="Tahoma"/>
            <w:b/>
            <w:bCs/>
            <w:color w:val="000000"/>
            <w:sz w:val="21"/>
          </w:rPr>
          <w:t>2492. Ce semnifică cuvântul TUBELESS inscripţionat pe anvelopă?</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secţiunea pneului are formă tubulară;</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anvelopa poate funcţiona fără cameră de aer;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anvelopa este destinată folosirii pe vreme nefavorabilă.</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14% | Tags:</w:t>
      </w:r>
      <w:r w:rsidRPr="00912738">
        <w:rPr>
          <w:rFonts w:ascii="Arial" w:hAnsi="Arial" w:cs="Arial"/>
          <w:color w:val="222222"/>
          <w:sz w:val="18"/>
        </w:rPr>
        <w:t> </w:t>
      </w:r>
      <w:hyperlink r:id="rId2363" w:history="1">
        <w:r w:rsidRPr="00912738">
          <w:rPr>
            <w:rFonts w:ascii="Arial" w:hAnsi="Arial" w:cs="Arial"/>
            <w:b/>
            <w:bCs/>
            <w:color w:val="000000"/>
            <w:sz w:val="18"/>
          </w:rPr>
          <w:t>chestionare auto 2014</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364" w:history="1">
        <w:r w:rsidRPr="00912738">
          <w:rPr>
            <w:rFonts w:ascii="Arial" w:hAnsi="Arial" w:cs="Arial"/>
            <w:b/>
            <w:bCs/>
            <w:color w:val="000000"/>
            <w:sz w:val="18"/>
          </w:rPr>
          <w:t>examen sala</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65" w:history="1">
        <w:r w:rsidRPr="00912738">
          <w:rPr>
            <w:rFonts w:ascii="Tahoma" w:hAnsi="Tahoma" w:cs="Tahoma"/>
            <w:b/>
            <w:bCs/>
            <w:color w:val="000000"/>
            <w:sz w:val="21"/>
          </w:rPr>
          <w:t>163. Ce se înţelege prin distanţa de 100 m pentru semnalizarea schimbării direcţiei de mers în afara localităţii?</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distanţa faţă de vehiculul care circulă din spate;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distanţa parcursă din momentul semnalizării intenţiei de a efectua manevra şi locul unde se produce schimbarea direcţiei de mers;</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distanţa faţă de locul terminării manevrei de depăşire.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hyperlink r:id="rId2366" w:history="1">
        <w:r w:rsidRPr="00912738">
          <w:rPr>
            <w:rFonts w:ascii="Arial" w:hAnsi="Arial" w:cs="Arial"/>
            <w:color w:val="000000"/>
            <w:sz w:val="18"/>
          </w:rPr>
          <w:t>drpciv chestionare</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367" w:history="1">
        <w:r w:rsidRPr="00912738">
          <w:rPr>
            <w:rFonts w:ascii="Arial" w:hAnsi="Arial" w:cs="Arial"/>
            <w:b/>
            <w:bCs/>
            <w:color w:val="000000"/>
            <w:sz w:val="18"/>
          </w:rPr>
          <w:t>examen permis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68" w:history="1">
        <w:r w:rsidRPr="00912738">
          <w:rPr>
            <w:rFonts w:ascii="Tahoma" w:hAnsi="Tahoma" w:cs="Tahoma"/>
            <w:b/>
            <w:bCs/>
            <w:color w:val="000000"/>
            <w:sz w:val="21"/>
          </w:rPr>
          <w:t>989. Cum veţi proceda corect dacă, la apropierea de o trecere la nivel cu calea ferată curentă fără bariere, luminile roşii şi semnalele sonore sunt în funcţiune?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reduceţi viteza şi opriţi, dacă trenul se apropie;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grăbiţi trecerea, dacă observaţi că trenul nu se apropie;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reduceţi viteza şi opriţi, în locul în care există vizibilitate maximă asupra căii ferate, fără a trece de indicatoarele sau marcajul de oprire.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hyperlink r:id="rId2369" w:history="1">
        <w:r w:rsidRPr="00912738">
          <w:rPr>
            <w:rFonts w:ascii="Arial" w:hAnsi="Arial" w:cs="Arial"/>
            <w:b/>
            <w:bCs/>
            <w:color w:val="000000"/>
            <w:sz w:val="18"/>
          </w:rPr>
          <w:t>examen auto cat TR</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370" w:history="1">
        <w:r w:rsidRPr="00912738">
          <w:rPr>
            <w:rFonts w:ascii="Arial" w:hAnsi="Arial" w:cs="Arial"/>
            <w:b/>
            <w:bCs/>
            <w:color w:val="000000"/>
            <w:sz w:val="18"/>
          </w:rPr>
          <w:t>simulare examen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71" w:history="1">
        <w:r w:rsidRPr="00912738">
          <w:rPr>
            <w:rFonts w:ascii="Tahoma" w:hAnsi="Tahoma" w:cs="Tahoma"/>
            <w:b/>
            <w:bCs/>
            <w:color w:val="000000"/>
            <w:sz w:val="21"/>
          </w:rPr>
          <w:t>214. Ce obligaţii are conducătorul auto care intenţionează să repună în mişcare autovehiculul aflat între alte vehicule staţionate?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semnalizează plecarea de pe loc, pentru a fi observat de cei care circulă în acelaşi sens;</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semnalizează din timp plecarea de pe loc, se asigură că poate efectua manevra fără a perturba circulaţia sau fără a pune în pericol siguranţa celorlalţi participanţi la trafic şi acordă prioritate vehiculelor care circulă pe drumul public, indiferent de direcţia de deplasare;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manevrează cu grijă autovehiculul, pentru a nu lovi vehiculele din faţa sau din spatele său, după care se repune în mişcare.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8 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hyperlink r:id="rId2372" w:history="1">
        <w:r w:rsidRPr="00912738">
          <w:rPr>
            <w:rFonts w:ascii="Arial" w:hAnsi="Arial" w:cs="Arial"/>
            <w:b/>
            <w:bCs/>
            <w:color w:val="000000"/>
            <w:sz w:val="18"/>
          </w:rPr>
          <w:t>permis auto cat b1</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373" w:history="1">
        <w:r w:rsidRPr="00912738">
          <w:rPr>
            <w:rFonts w:ascii="Arial" w:hAnsi="Arial" w:cs="Arial"/>
            <w:color w:val="000000"/>
            <w:sz w:val="18"/>
          </w:rPr>
          <w:t>teste auto chestionare</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374" w:history="1">
        <w:r>
          <w:rPr>
            <w:noProof/>
          </w:rPr>
          <w:pict>
            <v:shape id="Picture 289" o:spid="_x0000_s1307" type="#_x0000_t75" alt="http://e-drpciv.ro/poze2/884.jpg" href="http://e-drpciv.ro/poze2/884.j" style="position:absolute;margin-left:65pt;margin-top:0;width:105pt;height:78.75pt;z-index:251945984;visibility:visible;mso-wrap-distance-left:0;mso-wrap-distance-right:0;mso-position-horizontal:right;mso-position-horizontal-relative:text;mso-position-vertical-relative:line" o:allowoverlap="f" o:button="t">
              <v:fill o:detectmouseclick="t"/>
              <v:imagedata r:id="rId2375"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76" w:history="1">
        <w:r w:rsidRPr="00912738">
          <w:rPr>
            <w:rFonts w:ascii="Tahoma" w:hAnsi="Tahoma" w:cs="Tahoma"/>
            <w:b/>
            <w:bCs/>
            <w:color w:val="000000"/>
            <w:sz w:val="21"/>
          </w:rPr>
          <w:t>884. Cum procedaţi în această situaţie, dacă circulaţia este blocată?</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 pătrundeţi în intersecţie până la deblocarea acesteia;</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 aveţi obligaţia de a ceda trecerea;</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veţi depăşi coloana din faţă prin stânga.</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hyperlink r:id="rId2377" w:history="1">
        <w:r w:rsidRPr="00912738">
          <w:rPr>
            <w:rFonts w:ascii="Arial" w:hAnsi="Arial" w:cs="Arial"/>
            <w:b/>
            <w:bCs/>
            <w:color w:val="000000"/>
            <w:sz w:val="18"/>
          </w:rPr>
          <w:t>drpciv chestionare</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378" w:history="1">
        <w:r w:rsidRPr="00912738">
          <w:rPr>
            <w:rFonts w:ascii="Arial" w:hAnsi="Arial" w:cs="Arial"/>
            <w:color w:val="000000"/>
            <w:sz w:val="18"/>
          </w:rPr>
          <w:t>teste auto chestionare</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379" w:history="1">
        <w:r>
          <w:rPr>
            <w:noProof/>
          </w:rPr>
          <w:pict>
            <v:shape id="Picture 290" o:spid="_x0000_s1308" type="#_x0000_t75" alt="http://e-drpciv.ro/poze2/3694.jpg" href="http://e-drpciv.ro/poze2/3694.j" style="position:absolute;margin-left:65pt;margin-top:0;width:105pt;height:78.75pt;z-index:251947008;visibility:visible;mso-wrap-distance-left:0;mso-wrap-distance-right:0;mso-position-horizontal:right;mso-position-horizontal-relative:text;mso-position-vertical-relative:line" o:allowoverlap="f" o:button="t">
              <v:fill o:detectmouseclick="t"/>
              <v:imagedata r:id="rId2380"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81" w:history="1">
        <w:r w:rsidRPr="00912738">
          <w:rPr>
            <w:rFonts w:ascii="Tahoma" w:hAnsi="Tahoma" w:cs="Tahoma"/>
            <w:b/>
            <w:bCs/>
            <w:color w:val="000000"/>
            <w:sz w:val="21"/>
          </w:rPr>
          <w:t>3694. Cum trebuie să procedezi la întâlnirea panoului alăturat?</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respecţi presemnalizarea unui loc periculos, o interzicere sau o restricţie pe un drum lateral la dreapta;</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circuli fără obligaţii, deoarece intersectezi un drum fără prioritate;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circuli numai pe direcţia înainte.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3 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14% | Tags:</w:t>
      </w:r>
      <w:r w:rsidRPr="00912738">
        <w:rPr>
          <w:rFonts w:ascii="Arial" w:hAnsi="Arial" w:cs="Arial"/>
          <w:color w:val="222222"/>
          <w:sz w:val="18"/>
        </w:rPr>
        <w:t> </w:t>
      </w:r>
      <w:hyperlink r:id="rId2382" w:history="1">
        <w:r w:rsidRPr="00912738">
          <w:rPr>
            <w:rFonts w:ascii="Arial" w:hAnsi="Arial" w:cs="Arial"/>
            <w:color w:val="000000"/>
            <w:sz w:val="18"/>
          </w:rPr>
          <w:t>examen permis</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383" w:history="1">
        <w:r w:rsidRPr="00912738">
          <w:rPr>
            <w:rFonts w:ascii="Arial" w:hAnsi="Arial" w:cs="Arial"/>
            <w:b/>
            <w:bCs/>
            <w:color w:val="000000"/>
            <w:sz w:val="18"/>
          </w:rPr>
          <w:t>teste auto chestionare</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84" w:history="1">
        <w:r w:rsidRPr="00912738">
          <w:rPr>
            <w:rFonts w:ascii="Tahoma" w:hAnsi="Tahoma" w:cs="Tahoma"/>
            <w:b/>
            <w:bCs/>
            <w:color w:val="000000"/>
            <w:sz w:val="21"/>
          </w:rPr>
          <w:t>751. Când sunteţi obligat să păstraţi o distanţă corespunzătoare faţă de cel care rulează în faţa dumneavoastră?</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numai atunci când nu aveţi experienţă în conducere;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numai dacă autovehiculul pe care îl conduceţi nu are frânele eficiente;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în orice situaţie.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hyperlink r:id="rId2385" w:history="1">
        <w:r w:rsidRPr="00912738">
          <w:rPr>
            <w:rFonts w:ascii="Arial" w:hAnsi="Arial" w:cs="Arial"/>
            <w:color w:val="000000"/>
            <w:sz w:val="18"/>
          </w:rPr>
          <w:t>examen permis</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386" w:history="1">
        <w:r w:rsidRPr="00912738">
          <w:rPr>
            <w:rFonts w:ascii="Arial" w:hAnsi="Arial" w:cs="Arial"/>
            <w:color w:val="000000"/>
            <w:sz w:val="18"/>
          </w:rPr>
          <w:t>examen auto categoria b</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87" w:history="1">
        <w:r w:rsidRPr="00912738">
          <w:rPr>
            <w:rFonts w:ascii="Tahoma" w:hAnsi="Tahoma" w:cs="Tahoma"/>
            <w:b/>
            <w:bCs/>
            <w:color w:val="000000"/>
            <w:sz w:val="21"/>
          </w:rPr>
          <w:t>478. Un conducător auto imprudent s-a angajat în depăşirea coloanei în care vă aflaţi, iar din sens opus se apropie la mică distanţă un autocamion, care îl semnalizează cu luminile. Cum trebuie să procedaţi pentru evitarea producerii unui accident?</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 aveţi nicio obligaţie şi prin urmare vă continuaţi deplasarea în coloană;</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reduceţi viteza şi măriţi astfel distanţa faţă de cel care circulă înaintea dvs., creând condiţii celui ce depăşeşte neregulamentar să intre în coloană;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vă apropiaţi de axul drumului public, pentru a-l determina pe cel angajat în depăşirea coloanei să renunţe la această manevră riscantă.</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3 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hyperlink r:id="rId2388" w:history="1">
        <w:r w:rsidRPr="00912738">
          <w:rPr>
            <w:rFonts w:ascii="Arial" w:hAnsi="Arial" w:cs="Arial"/>
            <w:color w:val="000000"/>
            <w:sz w:val="18"/>
          </w:rPr>
          <w:t>teste auto chestionare</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389" w:history="1">
        <w:r w:rsidRPr="00912738">
          <w:rPr>
            <w:rFonts w:ascii="Arial" w:hAnsi="Arial" w:cs="Arial"/>
            <w:b/>
            <w:bCs/>
            <w:color w:val="000000"/>
            <w:sz w:val="18"/>
          </w:rPr>
          <w:t>teste 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90" w:history="1">
        <w:r w:rsidRPr="00912738">
          <w:rPr>
            <w:rFonts w:ascii="Tahoma" w:hAnsi="Tahoma" w:cs="Tahoma"/>
            <w:b/>
            <w:bCs/>
            <w:color w:val="000000"/>
            <w:sz w:val="21"/>
          </w:rPr>
          <w:t>563. În faţa dvs. s-a produs un accident rutier care este cercetat de poliţie, iar circulaţia se desfăşoară anevoios, pe un singur sens. Cum veţi proceda?</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vă continuaţi drumul cu atenţie, respectând indicaţiile poliţistului rutier;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vă continuaţi drumul cu viteză sporită, pentru a nu bloca traficul rutier;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reduceţi viteza şi opriţi în locul accidentului, pentru a vedea ce s-a întâmplat.</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hyperlink r:id="rId2391" w:history="1">
        <w:r w:rsidRPr="00912738">
          <w:rPr>
            <w:rFonts w:ascii="Arial" w:hAnsi="Arial" w:cs="Arial"/>
            <w:color w:val="000000"/>
            <w:sz w:val="18"/>
          </w:rPr>
          <w:t>examen sala</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392" w:history="1">
        <w:r w:rsidRPr="00912738">
          <w:rPr>
            <w:rFonts w:ascii="Arial" w:hAnsi="Arial" w:cs="Arial"/>
            <w:color w:val="000000"/>
            <w:sz w:val="18"/>
          </w:rPr>
          <w:t>drpciv chestionare</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93" w:history="1">
        <w:r w:rsidRPr="00912738">
          <w:rPr>
            <w:rFonts w:ascii="Tahoma" w:hAnsi="Tahoma" w:cs="Tahoma"/>
            <w:b/>
            <w:bCs/>
            <w:color w:val="000000"/>
            <w:sz w:val="21"/>
          </w:rPr>
          <w:t>925. Care dintre faptele de mai jos, comise într-un interval de un an de la restituirea permisului de conducere, atrag majorarea perioadei suspendării dreptului de a conduce?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încălcarea dispoziţiilor legale cu privire la semnalizarea schimbării direcţiei de mers;</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încălcarea dispoziţiilor legale cu privire la folosirea luminilor din dotare pe timp de noapte;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acumularea din nou a cel puţin 15 puncte de penalizare.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hyperlink r:id="rId2394" w:history="1">
        <w:r w:rsidRPr="00912738">
          <w:rPr>
            <w:rFonts w:ascii="Arial" w:hAnsi="Arial" w:cs="Arial"/>
            <w:color w:val="000000"/>
            <w:sz w:val="18"/>
          </w:rPr>
          <w:t>permis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395" w:history="1">
        <w:r w:rsidRPr="00912738">
          <w:rPr>
            <w:rFonts w:ascii="Arial" w:hAnsi="Arial" w:cs="Arial"/>
            <w:color w:val="000000"/>
            <w:sz w:val="18"/>
          </w:rPr>
          <w:t>intrebari cat tr</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396" w:history="1">
        <w:r w:rsidRPr="00912738">
          <w:rPr>
            <w:rFonts w:ascii="Tahoma" w:hAnsi="Tahoma" w:cs="Tahoma"/>
            <w:b/>
            <w:bCs/>
            <w:color w:val="000000"/>
            <w:sz w:val="21"/>
          </w:rPr>
          <w:t>973. Stopul respirator, în cazul persoanelor accidentate, poate fi determinat de: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multiple fracturi ale membrelor;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pierderea intensă de sânge;</w:t>
      </w:r>
    </w:p>
    <w:p w:rsidR="00AE1230" w:rsidRPr="00912738" w:rsidRDefault="00AE1230" w:rsidP="00912738">
      <w:pPr>
        <w:shd w:val="clear" w:color="auto" w:fill="33FF33"/>
        <w:spacing w:after="30" w:line="240" w:lineRule="auto"/>
        <w:rPr>
          <w:ins w:id="3991" w:author="Unknown"/>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astuparea căilor respiratorii.</w:t>
      </w:r>
    </w:p>
    <w:p w:rsidR="00AE1230" w:rsidRPr="00912738" w:rsidRDefault="00AE1230" w:rsidP="00912738">
      <w:pPr>
        <w:shd w:val="clear" w:color="auto" w:fill="FCFDFD"/>
        <w:spacing w:after="0" w:line="240" w:lineRule="auto"/>
        <w:rPr>
          <w:ins w:id="3992" w:author="Unknown"/>
          <w:rFonts w:ascii="Arial" w:hAnsi="Arial" w:cs="Arial"/>
          <w:color w:val="222222"/>
          <w:sz w:val="18"/>
          <w:szCs w:val="18"/>
        </w:rPr>
      </w:pPr>
      <w:ins w:id="3993"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"http://e-drpciv.ro/poze2/897.jpg" </w:instrText>
        </w:r>
      </w:ins>
      <w:r w:rsidRPr="009316C1">
        <w:rPr>
          <w:rFonts w:ascii="Arial" w:hAnsi="Arial" w:cs="Arial"/>
          <w:color w:val="222222"/>
          <w:sz w:val="18"/>
          <w:szCs w:val="18"/>
        </w:rPr>
      </w:r>
      <w:ins w:id="3994" w:author="Unknown">
        <w:r w:rsidRPr="00912738">
          <w:rPr>
            <w:rFonts w:ascii="Arial" w:hAnsi="Arial" w:cs="Arial"/>
            <w:color w:val="222222"/>
            <w:sz w:val="18"/>
            <w:szCs w:val="18"/>
          </w:rPr>
          <w:fldChar w:fldCharType="separate"/>
        </w:r>
      </w:ins>
      <w:r>
        <w:rPr>
          <w:noProof/>
        </w:rPr>
        <w:pict>
          <v:shape id="Picture 291" o:spid="_x0000_s1309" type="#_x0000_t75" alt="http://e-drpciv.ro/poze2/897.jpg" href="http://e-drpciv.ro/poze2/897.j" style="position:absolute;margin-left:65pt;margin-top:0;width:105pt;height:78.75pt;z-index:251948032;visibility:visible;mso-wrap-distance-left:0;mso-wrap-distance-right:0;mso-position-horizontal:right;mso-position-horizontal-relative:text;mso-position-vertical-relative:line" o:allowoverlap="f" o:button="t">
            <v:fill o:detectmouseclick="t"/>
            <v:imagedata r:id="rId2397" o:title=""/>
            <w10:wrap type="square"/>
          </v:shape>
        </w:pict>
      </w:r>
      <w:ins w:id="3995"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3996" w:author="Unknown"/>
          <w:rFonts w:ascii="Tahoma" w:hAnsi="Tahoma" w:cs="Tahoma"/>
          <w:b/>
          <w:bCs/>
          <w:color w:val="222222"/>
          <w:sz w:val="21"/>
          <w:szCs w:val="21"/>
        </w:rPr>
      </w:pPr>
      <w:ins w:id="3997"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"http://e-drpciv.ro/intrebare/897/unde_opriti_in_situatia_prezentata" </w:instrText>
        </w:r>
      </w:ins>
      <w:r w:rsidRPr="009316C1">
        <w:rPr>
          <w:rFonts w:ascii="Tahoma" w:hAnsi="Tahoma" w:cs="Tahoma"/>
          <w:b/>
          <w:bCs/>
          <w:color w:val="222222"/>
          <w:sz w:val="21"/>
          <w:szCs w:val="21"/>
        </w:rPr>
      </w:r>
      <w:ins w:id="3998"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897. Unde opriţi în situaţia prezentată?</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3999" w:author="Unknown"/>
          <w:rFonts w:ascii="Arial" w:hAnsi="Arial" w:cs="Arial"/>
          <w:color w:val="222222"/>
          <w:sz w:val="18"/>
          <w:szCs w:val="18"/>
        </w:rPr>
      </w:pPr>
      <w:ins w:id="4000"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în locul cu vizibilitate maximă, fără a depăşi indicatorul;</w:t>
        </w:r>
      </w:ins>
    </w:p>
    <w:p w:rsidR="00AE1230" w:rsidRPr="00912738" w:rsidRDefault="00AE1230" w:rsidP="00912738">
      <w:pPr>
        <w:shd w:val="clear" w:color="auto" w:fill="FCFDFD"/>
        <w:spacing w:after="30" w:line="240" w:lineRule="auto"/>
        <w:rPr>
          <w:ins w:id="4001" w:author="Unknown"/>
          <w:rFonts w:ascii="Arial" w:hAnsi="Arial" w:cs="Arial"/>
          <w:color w:val="222222"/>
          <w:sz w:val="18"/>
          <w:szCs w:val="18"/>
        </w:rPr>
      </w:pPr>
      <w:ins w:id="4002"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la cel puţin 5 m;</w:t>
        </w:r>
      </w:ins>
    </w:p>
    <w:p w:rsidR="00AE1230" w:rsidRPr="00912738" w:rsidRDefault="00AE1230" w:rsidP="00912738">
      <w:pPr>
        <w:shd w:val="clear" w:color="auto" w:fill="FCFDFD"/>
        <w:spacing w:after="30" w:line="240" w:lineRule="auto"/>
        <w:rPr>
          <w:ins w:id="4003" w:author="Unknown"/>
          <w:rFonts w:ascii="Arial" w:hAnsi="Arial" w:cs="Arial"/>
          <w:color w:val="222222"/>
          <w:sz w:val="18"/>
          <w:szCs w:val="18"/>
        </w:rPr>
      </w:pPr>
      <w:ins w:id="4004"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la cel puţin 10 m.</w:t>
        </w:r>
      </w:ins>
    </w:p>
    <w:p w:rsidR="00AE1230" w:rsidRPr="00912738" w:rsidRDefault="00AE1230" w:rsidP="00912738">
      <w:pPr>
        <w:shd w:val="clear" w:color="auto" w:fill="C9DBE7"/>
        <w:spacing w:after="0" w:line="240" w:lineRule="auto"/>
        <w:jc w:val="center"/>
        <w:rPr>
          <w:ins w:id="4005" w:author="Unknown"/>
          <w:rFonts w:ascii="Arial" w:hAnsi="Arial" w:cs="Arial"/>
          <w:color w:val="000000"/>
          <w:sz w:val="18"/>
          <w:szCs w:val="18"/>
        </w:rPr>
      </w:pPr>
      <w:ins w:id="4006" w:author="Unknown">
        <w:r w:rsidRPr="00912738">
          <w:rPr>
            <w:rFonts w:ascii="Arial" w:hAnsi="Arial" w:cs="Arial"/>
            <w:color w:val="000000"/>
            <w:sz w:val="18"/>
            <w:szCs w:val="18"/>
            <w:bdr w:val="none" w:sz="0" w:space="0" w:color="auto" w:frame="1"/>
          </w:rPr>
          <w:br/>
        </w:r>
      </w:ins>
    </w:p>
    <w:p w:rsidR="00AE1230" w:rsidRPr="00912738" w:rsidRDefault="00AE1230" w:rsidP="00912738">
      <w:pPr>
        <w:shd w:val="clear" w:color="auto" w:fill="FCFDFD"/>
        <w:spacing w:after="0" w:line="240" w:lineRule="auto"/>
        <w:rPr>
          <w:ins w:id="4007" w:author="Unknown"/>
          <w:rFonts w:ascii="Arial" w:hAnsi="Arial" w:cs="Arial"/>
          <w:color w:val="222222"/>
          <w:sz w:val="18"/>
          <w:szCs w:val="18"/>
        </w:rPr>
      </w:pPr>
      <w:ins w:id="4008"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"http://e-drpciv.ro/poze2/146.jpg" </w:instrText>
        </w:r>
      </w:ins>
      <w:r w:rsidRPr="009316C1">
        <w:rPr>
          <w:rFonts w:ascii="Arial" w:hAnsi="Arial" w:cs="Arial"/>
          <w:color w:val="222222"/>
          <w:sz w:val="18"/>
          <w:szCs w:val="18"/>
        </w:rPr>
      </w:r>
      <w:ins w:id="4009" w:author="Unknown">
        <w:r w:rsidRPr="00912738">
          <w:rPr>
            <w:rFonts w:ascii="Arial" w:hAnsi="Arial" w:cs="Arial"/>
            <w:color w:val="222222"/>
            <w:sz w:val="18"/>
            <w:szCs w:val="18"/>
          </w:rPr>
          <w:fldChar w:fldCharType="separate"/>
        </w:r>
      </w:ins>
      <w:r>
        <w:rPr>
          <w:noProof/>
        </w:rPr>
        <w:pict>
          <v:shape id="Picture 292" o:spid="_x0000_s1310" type="#_x0000_t75" alt="http://e-drpciv.ro/poze2/146.jpg" href="http://e-drpciv.ro/poze2/146.j" style="position:absolute;margin-left:65pt;margin-top:0;width:105pt;height:78.75pt;z-index:251949056;visibility:visible;mso-wrap-distance-left:0;mso-wrap-distance-right:0;mso-position-horizontal:right;mso-position-horizontal-relative:text;mso-position-vertical-relative:line" o:allowoverlap="f" o:button="t">
            <v:fill o:detectmouseclick="t"/>
            <v:imagedata r:id="rId2398" o:title=""/>
            <w10:wrap type="square"/>
          </v:shape>
        </w:pict>
      </w:r>
      <w:ins w:id="4010"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011" w:author="Unknown"/>
          <w:rFonts w:ascii="Tahoma" w:hAnsi="Tahoma" w:cs="Tahoma"/>
          <w:b/>
          <w:bCs/>
          <w:color w:val="222222"/>
          <w:sz w:val="21"/>
          <w:szCs w:val="21"/>
        </w:rPr>
      </w:pPr>
      <w:ins w:id="401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"http://e-drpciv.ro/intrebare/146/va_este_permisa_trecerea_peste_marcajul_longitudinal_din_imagine" </w:instrText>
        </w:r>
      </w:ins>
      <w:r w:rsidRPr="009316C1">
        <w:rPr>
          <w:rFonts w:ascii="Tahoma" w:hAnsi="Tahoma" w:cs="Tahoma"/>
          <w:b/>
          <w:bCs/>
          <w:color w:val="222222"/>
          <w:sz w:val="21"/>
          <w:szCs w:val="21"/>
        </w:rPr>
      </w:r>
      <w:ins w:id="401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146. Vă este permisă trecerea peste marcajul longitudinal din imagine?</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014" w:author="Unknown"/>
          <w:rFonts w:ascii="Arial" w:hAnsi="Arial" w:cs="Arial"/>
          <w:color w:val="222222"/>
          <w:sz w:val="18"/>
          <w:szCs w:val="18"/>
        </w:rPr>
      </w:pPr>
      <w:ins w:id="401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 deoarece linia discontinuă este cea mai apropiată de vehiculul pe care îl conduceţi;</w:t>
        </w:r>
      </w:ins>
    </w:p>
    <w:p w:rsidR="00AE1230" w:rsidRPr="00912738" w:rsidRDefault="00AE1230" w:rsidP="00912738">
      <w:pPr>
        <w:shd w:val="clear" w:color="auto" w:fill="FCFDFD"/>
        <w:spacing w:after="30" w:line="240" w:lineRule="auto"/>
        <w:rPr>
          <w:ins w:id="4016" w:author="Unknown"/>
          <w:rFonts w:ascii="Arial" w:hAnsi="Arial" w:cs="Arial"/>
          <w:color w:val="222222"/>
          <w:sz w:val="18"/>
          <w:szCs w:val="18"/>
        </w:rPr>
      </w:pPr>
      <w:ins w:id="401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 deoarece este un marcaj dublu;</w:t>
        </w:r>
      </w:ins>
    </w:p>
    <w:p w:rsidR="00AE1230" w:rsidRPr="00912738" w:rsidRDefault="00AE1230" w:rsidP="00912738">
      <w:pPr>
        <w:shd w:val="clear" w:color="auto" w:fill="FCFDFD"/>
        <w:spacing w:after="30" w:line="240" w:lineRule="auto"/>
        <w:rPr>
          <w:ins w:id="4018" w:author="Unknown"/>
          <w:rFonts w:ascii="Arial" w:hAnsi="Arial" w:cs="Arial"/>
          <w:color w:val="222222"/>
          <w:sz w:val="18"/>
          <w:szCs w:val="18"/>
        </w:rPr>
      </w:pPr>
      <w:ins w:id="401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deoarece în acest caz depăşirea este interzisă.</w:t>
        </w:r>
      </w:ins>
    </w:p>
    <w:p w:rsidR="00AE1230" w:rsidRPr="00912738" w:rsidRDefault="00AE1230" w:rsidP="00912738">
      <w:pPr>
        <w:shd w:val="clear" w:color="auto" w:fill="5C9CCC"/>
        <w:spacing w:after="0" w:line="240" w:lineRule="auto"/>
        <w:rPr>
          <w:ins w:id="4020" w:author="Unknown"/>
          <w:rFonts w:ascii="Arial" w:hAnsi="Arial" w:cs="Arial"/>
          <w:b/>
          <w:bCs/>
          <w:color w:val="FFFFFF"/>
          <w:sz w:val="18"/>
          <w:szCs w:val="18"/>
        </w:rPr>
      </w:pPr>
      <w:ins w:id="4021" w:author="Unknown">
        <w:r w:rsidRPr="00912738">
          <w:rPr>
            <w:rFonts w:ascii="Arial" w:hAnsi="Arial" w:cs="Arial"/>
            <w:b/>
            <w:bCs/>
            <w:color w:val="FFFFFF"/>
            <w:sz w:val="18"/>
          </w:rPr>
          <w:t>3 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022" w:author="Unknown"/>
          <w:rFonts w:ascii="Arial" w:hAnsi="Arial" w:cs="Arial"/>
          <w:color w:val="222222"/>
          <w:sz w:val="18"/>
          <w:szCs w:val="18"/>
        </w:rPr>
      </w:pPr>
      <w:ins w:id="4023"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4024"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"http://e-drpciv.ro/tag/permis-auto-categoria-TR" </w:instrText>
        </w:r>
      </w:ins>
      <w:r w:rsidRPr="009316C1">
        <w:rPr>
          <w:rFonts w:ascii="Arial" w:hAnsi="Arial" w:cs="Arial"/>
          <w:color w:val="222222"/>
          <w:sz w:val="18"/>
          <w:szCs w:val="18"/>
        </w:rPr>
      </w:r>
      <w:ins w:id="4025" w:author="Unknown">
        <w:r w:rsidRPr="00912738">
          <w:rPr>
            <w:rFonts w:ascii="Arial" w:hAnsi="Arial" w:cs="Arial"/>
            <w:color w:val="222222"/>
            <w:sz w:val="18"/>
            <w:szCs w:val="18"/>
          </w:rPr>
          <w:fldChar w:fldCharType="separate"/>
        </w:r>
        <w:r w:rsidRPr="00912738">
          <w:rPr>
            <w:rFonts w:ascii="Arial" w:hAnsi="Arial" w:cs="Arial"/>
            <w:b/>
            <w:bCs/>
            <w:color w:val="000000"/>
            <w:sz w:val="18"/>
          </w:rPr>
          <w:t>permis auto categoria TR</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026" w:author="Unknown"/>
          <w:rFonts w:ascii="Tahoma" w:hAnsi="Tahoma" w:cs="Tahoma"/>
          <w:b/>
          <w:bCs/>
          <w:color w:val="222222"/>
          <w:sz w:val="21"/>
          <w:szCs w:val="21"/>
        </w:rPr>
      </w:pPr>
      <w:ins w:id="4027"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"http://e-drpciv.ro/intrebare/785/cum_este_bine_sa_procedati_atunci_cand_circuland_in_spatele_unui_biciclist_constatati_ca_acesta_doreste_sa_schimbe_directia_de_mers" </w:instrText>
        </w:r>
      </w:ins>
      <w:r w:rsidRPr="009316C1">
        <w:rPr>
          <w:rFonts w:ascii="Tahoma" w:hAnsi="Tahoma" w:cs="Tahoma"/>
          <w:b/>
          <w:bCs/>
          <w:color w:val="222222"/>
          <w:sz w:val="21"/>
          <w:szCs w:val="21"/>
        </w:rPr>
      </w:r>
      <w:ins w:id="4028"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785. Cum este bine să procedaţi atunci când, circulând în spatele unui biciclist, constataţi că acesta doreşte să schimbe direcţia de mers?</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029" w:author="Unknown"/>
          <w:rFonts w:ascii="Arial" w:hAnsi="Arial" w:cs="Arial"/>
          <w:color w:val="222222"/>
          <w:sz w:val="18"/>
          <w:szCs w:val="18"/>
        </w:rPr>
      </w:pPr>
      <w:ins w:id="4030"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semnalizaţi sonor intenţia de a-l depăşi;</w:t>
        </w:r>
      </w:ins>
    </w:p>
    <w:p w:rsidR="00AE1230" w:rsidRPr="00912738" w:rsidRDefault="00AE1230" w:rsidP="00912738">
      <w:pPr>
        <w:shd w:val="clear" w:color="auto" w:fill="33FF33"/>
        <w:spacing w:after="30" w:line="240" w:lineRule="auto"/>
        <w:rPr>
          <w:ins w:id="4031" w:author="Unknown"/>
          <w:rFonts w:ascii="Arial" w:hAnsi="Arial" w:cs="Arial"/>
          <w:color w:val="222222"/>
          <w:sz w:val="18"/>
          <w:szCs w:val="18"/>
        </w:rPr>
      </w:pPr>
      <w:ins w:id="4032"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îi asiguraţi condiţii pentru realizarea manevrei;</w:t>
        </w:r>
      </w:ins>
    </w:p>
    <w:p w:rsidR="00AE1230" w:rsidRPr="00912738" w:rsidRDefault="00AE1230" w:rsidP="00912738">
      <w:pPr>
        <w:shd w:val="clear" w:color="auto" w:fill="FCFDFD"/>
        <w:spacing w:after="30" w:line="240" w:lineRule="auto"/>
        <w:rPr>
          <w:ins w:id="4033" w:author="Unknown"/>
          <w:rFonts w:ascii="Arial" w:hAnsi="Arial" w:cs="Arial"/>
          <w:color w:val="222222"/>
          <w:sz w:val="18"/>
          <w:szCs w:val="18"/>
        </w:rPr>
      </w:pPr>
      <w:ins w:id="4034"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aveţi nicio obligaţie, întrucât acesta este un vehicul foarte lent.</w:t>
        </w:r>
      </w:ins>
    </w:p>
    <w:p w:rsidR="00AE1230" w:rsidRPr="00912738" w:rsidRDefault="00AE1230" w:rsidP="00912738">
      <w:pPr>
        <w:shd w:val="clear" w:color="auto" w:fill="5C9CCC"/>
        <w:spacing w:after="0" w:line="240" w:lineRule="auto"/>
        <w:rPr>
          <w:ins w:id="4035" w:author="Unknown"/>
          <w:rFonts w:ascii="Arial" w:hAnsi="Arial" w:cs="Arial"/>
          <w:b/>
          <w:bCs/>
          <w:color w:val="FFFFFF"/>
          <w:sz w:val="18"/>
          <w:szCs w:val="18"/>
        </w:rPr>
      </w:pPr>
      <w:ins w:id="4036"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037" w:author="Unknown"/>
          <w:rFonts w:ascii="Arial" w:hAnsi="Arial" w:cs="Arial"/>
          <w:color w:val="222222"/>
          <w:sz w:val="18"/>
          <w:szCs w:val="18"/>
        </w:rPr>
      </w:pPr>
      <w:ins w:id="4038"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4039"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"http://e-drpciv.ro/tag/intrebari-categoria-B1" </w:instrText>
        </w:r>
      </w:ins>
      <w:r w:rsidRPr="009316C1">
        <w:rPr>
          <w:rFonts w:ascii="Arial" w:hAnsi="Arial" w:cs="Arial"/>
          <w:color w:val="222222"/>
          <w:sz w:val="18"/>
          <w:szCs w:val="18"/>
        </w:rPr>
      </w:r>
      <w:ins w:id="4040" w:author="Unknown">
        <w:r w:rsidRPr="00912738">
          <w:rPr>
            <w:rFonts w:ascii="Arial" w:hAnsi="Arial" w:cs="Arial"/>
            <w:color w:val="222222"/>
            <w:sz w:val="18"/>
            <w:szCs w:val="18"/>
          </w:rPr>
          <w:fldChar w:fldCharType="separate"/>
        </w:r>
        <w:r w:rsidRPr="00912738">
          <w:rPr>
            <w:rFonts w:ascii="Arial" w:hAnsi="Arial" w:cs="Arial"/>
            <w:color w:val="000000"/>
            <w:sz w:val="18"/>
            <w:u w:val="single"/>
          </w:rPr>
          <w:t>intrebari categoria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041" w:author="Unknown"/>
          <w:rFonts w:ascii="Arial" w:hAnsi="Arial" w:cs="Arial"/>
          <w:color w:val="222222"/>
          <w:sz w:val="18"/>
          <w:szCs w:val="18"/>
        </w:rPr>
      </w:pPr>
      <w:ins w:id="4042"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"http://e-drpciv.ro/poze2/935.jpg" </w:instrText>
        </w:r>
      </w:ins>
      <w:r w:rsidRPr="009316C1">
        <w:rPr>
          <w:rFonts w:ascii="Arial" w:hAnsi="Arial" w:cs="Arial"/>
          <w:color w:val="222222"/>
          <w:sz w:val="18"/>
          <w:szCs w:val="18"/>
        </w:rPr>
      </w:r>
      <w:ins w:id="4043" w:author="Unknown">
        <w:r w:rsidRPr="00912738">
          <w:rPr>
            <w:rFonts w:ascii="Arial" w:hAnsi="Arial" w:cs="Arial"/>
            <w:color w:val="222222"/>
            <w:sz w:val="18"/>
            <w:szCs w:val="18"/>
          </w:rPr>
          <w:fldChar w:fldCharType="separate"/>
        </w:r>
      </w:ins>
      <w:r>
        <w:rPr>
          <w:noProof/>
        </w:rPr>
        <w:pict>
          <v:shape id="Picture 293" o:spid="_x0000_s1311" type="#_x0000_t75" alt="http://e-drpciv.ro/poze2/935.jpg" href="http://e-drpciv.ro/poze2/935.j" style="position:absolute;margin-left:65pt;margin-top:0;width:105pt;height:78.75pt;z-index:251950080;visibility:visible;mso-wrap-distance-left:0;mso-wrap-distance-right:0;mso-position-horizontal:right;mso-position-horizontal-relative:text;mso-position-vertical-relative:line" o:allowoverlap="f" o:button="t">
            <v:fill o:detectmouseclick="t"/>
            <v:imagedata r:id="rId2399" o:title=""/>
            <w10:wrap type="square"/>
          </v:shape>
        </w:pict>
      </w:r>
      <w:ins w:id="4044"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045" w:author="Unknown"/>
          <w:rFonts w:ascii="Tahoma" w:hAnsi="Tahoma" w:cs="Tahoma"/>
          <w:b/>
          <w:bCs/>
          <w:color w:val="222222"/>
          <w:sz w:val="21"/>
          <w:szCs w:val="21"/>
        </w:rPr>
      </w:pPr>
      <w:ins w:id="4046"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"http://e-drpciv.ro/intrebare/935/care_este_ordinea_de_trecere_prin_intersectie_a_celor_trei_vehicule" </w:instrText>
        </w:r>
      </w:ins>
      <w:r w:rsidRPr="009316C1">
        <w:rPr>
          <w:rFonts w:ascii="Tahoma" w:hAnsi="Tahoma" w:cs="Tahoma"/>
          <w:b/>
          <w:bCs/>
          <w:color w:val="222222"/>
          <w:sz w:val="21"/>
          <w:szCs w:val="21"/>
        </w:rPr>
      </w:r>
      <w:ins w:id="4047"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935. Care este ordinea de trecere prin intersecţie a celor trei vehicule?</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048" w:author="Unknown"/>
          <w:rFonts w:ascii="Arial" w:hAnsi="Arial" w:cs="Arial"/>
          <w:color w:val="222222"/>
          <w:sz w:val="18"/>
          <w:szCs w:val="18"/>
        </w:rPr>
      </w:pPr>
      <w:ins w:id="4049"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autoturismul roşu, motocicleta, autoturismul albastru;</w:t>
        </w:r>
      </w:ins>
    </w:p>
    <w:p w:rsidR="00AE1230" w:rsidRPr="00912738" w:rsidRDefault="00AE1230" w:rsidP="00912738">
      <w:pPr>
        <w:shd w:val="clear" w:color="auto" w:fill="FCFDFD"/>
        <w:spacing w:after="30" w:line="240" w:lineRule="auto"/>
        <w:rPr>
          <w:ins w:id="4050" w:author="Unknown"/>
          <w:rFonts w:ascii="Arial" w:hAnsi="Arial" w:cs="Arial"/>
          <w:color w:val="222222"/>
          <w:sz w:val="18"/>
          <w:szCs w:val="18"/>
        </w:rPr>
      </w:pPr>
      <w:ins w:id="4051"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motocicleta, autoturismul albastru, autoturismul roşu;</w:t>
        </w:r>
      </w:ins>
    </w:p>
    <w:p w:rsidR="00AE1230" w:rsidRPr="00912738" w:rsidRDefault="00AE1230" w:rsidP="00912738">
      <w:pPr>
        <w:shd w:val="clear" w:color="auto" w:fill="FCFDFD"/>
        <w:spacing w:after="30" w:line="240" w:lineRule="auto"/>
        <w:rPr>
          <w:ins w:id="4052" w:author="Unknown"/>
          <w:rFonts w:ascii="Arial" w:hAnsi="Arial" w:cs="Arial"/>
          <w:color w:val="222222"/>
          <w:sz w:val="18"/>
          <w:szCs w:val="18"/>
        </w:rPr>
      </w:pPr>
      <w:ins w:id="4053"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autoturismul albastru, motocicleta, autoturismul roşu.</w:t>
        </w:r>
      </w:ins>
    </w:p>
    <w:p w:rsidR="00AE1230" w:rsidRPr="00912738" w:rsidRDefault="00AE1230" w:rsidP="00912738">
      <w:pPr>
        <w:shd w:val="clear" w:color="auto" w:fill="5C9CCC"/>
        <w:spacing w:after="0" w:line="240" w:lineRule="auto"/>
        <w:rPr>
          <w:ins w:id="4054" w:author="Unknown"/>
          <w:rFonts w:ascii="Arial" w:hAnsi="Arial" w:cs="Arial"/>
          <w:b/>
          <w:bCs/>
          <w:color w:val="FFFFFF"/>
          <w:sz w:val="18"/>
          <w:szCs w:val="18"/>
        </w:rPr>
      </w:pPr>
      <w:ins w:id="4055" w:author="Unknown">
        <w:r w:rsidRPr="00912738">
          <w:rPr>
            <w:rFonts w:ascii="Arial" w:hAnsi="Arial" w:cs="Arial"/>
            <w:b/>
            <w:bCs/>
            <w:color w:val="FFFFFF"/>
            <w:sz w:val="18"/>
          </w:rPr>
          <w:t>5 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056" w:author="Unknown"/>
          <w:rFonts w:ascii="Arial" w:hAnsi="Arial" w:cs="Arial"/>
          <w:color w:val="222222"/>
          <w:sz w:val="18"/>
          <w:szCs w:val="18"/>
        </w:rPr>
      </w:pPr>
      <w:ins w:id="4057"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"http://e-drpciv.ro/tag/intrebari-categoria-b1" </w:instrText>
        </w:r>
      </w:ins>
      <w:r w:rsidRPr="009316C1">
        <w:rPr>
          <w:rFonts w:ascii="Arial" w:hAnsi="Arial" w:cs="Arial"/>
          <w:color w:val="222222"/>
          <w:sz w:val="18"/>
          <w:szCs w:val="18"/>
        </w:rPr>
      </w:r>
      <w:ins w:id="4058" w:author="Unknown">
        <w:r w:rsidRPr="00912738">
          <w:rPr>
            <w:rFonts w:ascii="Arial" w:hAnsi="Arial" w:cs="Arial"/>
            <w:color w:val="222222"/>
            <w:sz w:val="18"/>
            <w:szCs w:val="18"/>
          </w:rPr>
          <w:fldChar w:fldCharType="separate"/>
        </w:r>
        <w:r w:rsidRPr="00912738">
          <w:rPr>
            <w:rFonts w:ascii="Arial" w:hAnsi="Arial" w:cs="Arial"/>
            <w:b/>
            <w:bCs/>
            <w:color w:val="000000"/>
            <w:sz w:val="18"/>
          </w:rPr>
          <w:t>intrebari categoria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4059"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060" w:author="Unknown"/>
          <w:rFonts w:ascii="Arial" w:hAnsi="Arial" w:cs="Arial"/>
          <w:color w:val="222222"/>
          <w:sz w:val="18"/>
          <w:szCs w:val="18"/>
        </w:rPr>
      </w:pPr>
      <w:ins w:id="4061"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"http://e-drpciv.ro/poze2/739.jpg" </w:instrText>
        </w:r>
      </w:ins>
      <w:r w:rsidRPr="009316C1">
        <w:rPr>
          <w:rFonts w:ascii="Arial" w:hAnsi="Arial" w:cs="Arial"/>
          <w:color w:val="222222"/>
          <w:sz w:val="18"/>
          <w:szCs w:val="18"/>
        </w:rPr>
      </w:r>
      <w:ins w:id="4062" w:author="Unknown">
        <w:r w:rsidRPr="00912738">
          <w:rPr>
            <w:rFonts w:ascii="Arial" w:hAnsi="Arial" w:cs="Arial"/>
            <w:color w:val="222222"/>
            <w:sz w:val="18"/>
            <w:szCs w:val="18"/>
          </w:rPr>
          <w:fldChar w:fldCharType="separate"/>
        </w:r>
      </w:ins>
      <w:r>
        <w:rPr>
          <w:noProof/>
        </w:rPr>
        <w:pict>
          <v:shape id="Picture 294" o:spid="_x0000_s1312" type="#_x0000_t75" alt="http://e-drpciv.ro/poze2/739.jpg" href="http://e-drpciv.ro/poze2/739.j" style="position:absolute;margin-left:65pt;margin-top:0;width:105pt;height:78.75pt;z-index:251951104;visibility:visible;mso-wrap-distance-left:0;mso-wrap-distance-right:0;mso-position-horizontal:right;mso-position-horizontal-relative:text;mso-position-vertical-relative:line" o:allowoverlap="f" o:button="t">
            <v:fill o:detectmouseclick="t"/>
            <v:imagedata r:id="rId2400" o:title=""/>
            <w10:wrap type="square"/>
          </v:shape>
        </w:pict>
      </w:r>
      <w:ins w:id="4063"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064" w:author="Unknown"/>
          <w:rFonts w:ascii="Tahoma" w:hAnsi="Tahoma" w:cs="Tahoma"/>
          <w:b/>
          <w:bCs/>
          <w:color w:val="222222"/>
          <w:sz w:val="21"/>
          <w:szCs w:val="21"/>
        </w:rPr>
      </w:pPr>
      <w:ins w:id="4065"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"http://e-drpciv.ro/intrebare/739/indicatorul_va_interzice_depasirea" </w:instrText>
        </w:r>
      </w:ins>
      <w:r w:rsidRPr="009316C1">
        <w:rPr>
          <w:rFonts w:ascii="Tahoma" w:hAnsi="Tahoma" w:cs="Tahoma"/>
          <w:b/>
          <w:bCs/>
          <w:color w:val="222222"/>
          <w:sz w:val="21"/>
          <w:szCs w:val="21"/>
        </w:rPr>
      </w:r>
      <w:ins w:id="4066"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739. Indicatorul vă interzice depăşirea?</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067" w:author="Unknown"/>
          <w:rFonts w:ascii="Arial" w:hAnsi="Arial" w:cs="Arial"/>
          <w:color w:val="222222"/>
          <w:sz w:val="18"/>
          <w:szCs w:val="18"/>
        </w:rPr>
      </w:pPr>
      <w:ins w:id="4068"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w:t>
        </w:r>
      </w:ins>
    </w:p>
    <w:p w:rsidR="00AE1230" w:rsidRPr="00912738" w:rsidRDefault="00AE1230" w:rsidP="00912738">
      <w:pPr>
        <w:shd w:val="clear" w:color="auto" w:fill="FCFDFD"/>
        <w:spacing w:after="30" w:line="240" w:lineRule="auto"/>
        <w:rPr>
          <w:ins w:id="4069" w:author="Unknown"/>
          <w:rFonts w:ascii="Arial" w:hAnsi="Arial" w:cs="Arial"/>
          <w:color w:val="222222"/>
          <w:sz w:val="18"/>
          <w:szCs w:val="18"/>
        </w:rPr>
      </w:pPr>
      <w:ins w:id="4070"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w:t>
        </w:r>
      </w:ins>
    </w:p>
    <w:p w:rsidR="00AE1230" w:rsidRPr="00912738" w:rsidRDefault="00AE1230" w:rsidP="00912738">
      <w:pPr>
        <w:shd w:val="clear" w:color="auto" w:fill="FCFDFD"/>
        <w:spacing w:after="30" w:line="240" w:lineRule="auto"/>
        <w:rPr>
          <w:ins w:id="4071" w:author="Unknown"/>
          <w:rFonts w:ascii="Arial" w:hAnsi="Arial" w:cs="Arial"/>
          <w:color w:val="222222"/>
          <w:sz w:val="18"/>
          <w:szCs w:val="18"/>
        </w:rPr>
      </w:pPr>
      <w:ins w:id="4072"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indicatorul nu vi se adresează.</w:t>
        </w:r>
      </w:ins>
    </w:p>
    <w:p w:rsidR="00AE1230" w:rsidRPr="00912738" w:rsidRDefault="00AE1230" w:rsidP="00912738">
      <w:pPr>
        <w:shd w:val="clear" w:color="auto" w:fill="5C9CCC"/>
        <w:spacing w:after="0" w:line="240" w:lineRule="auto"/>
        <w:rPr>
          <w:ins w:id="4073" w:author="Unknown"/>
          <w:rFonts w:ascii="Arial" w:hAnsi="Arial" w:cs="Arial"/>
          <w:b/>
          <w:bCs/>
          <w:color w:val="FFFFFF"/>
          <w:sz w:val="18"/>
          <w:szCs w:val="18"/>
        </w:rPr>
      </w:pPr>
      <w:ins w:id="4074"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075" w:author="Unknown"/>
          <w:rFonts w:ascii="Arial" w:hAnsi="Arial" w:cs="Arial"/>
          <w:color w:val="222222"/>
          <w:sz w:val="18"/>
          <w:szCs w:val="18"/>
        </w:rPr>
      </w:pPr>
      <w:ins w:id="4076"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4077" w:author="Unknown">
        <w:r w:rsidRPr="00912738">
          <w:rPr>
            <w:rFonts w:ascii="Arial" w:hAnsi="Arial" w:cs="Arial"/>
            <w:color w:val="222222"/>
            <w:sz w:val="18"/>
            <w:szCs w:val="18"/>
          </w:rPr>
          <w:fldChar w:fldCharType="separate"/>
        </w:r>
        <w:r w:rsidRPr="00912738">
          <w:rPr>
            <w:rFonts w:ascii="Arial" w:hAnsi="Arial" w:cs="Arial"/>
            <w:color w:val="000000"/>
            <w:sz w:val="18"/>
            <w:u w:val="single"/>
          </w:rPr>
          <w:t>chestionare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4078" w:author="Unknown">
        <w:r w:rsidRPr="00912738">
          <w:rPr>
            <w:rFonts w:ascii="Arial" w:hAnsi="Arial" w:cs="Arial"/>
            <w:color w:val="222222"/>
            <w:sz w:val="18"/>
            <w:szCs w:val="18"/>
          </w:rPr>
          <w:fldChar w:fldCharType="separate"/>
        </w:r>
        <w:r w:rsidRPr="00912738">
          <w:rPr>
            <w:rFonts w:ascii="Arial" w:hAnsi="Arial" w:cs="Arial"/>
            <w:b/>
            <w:bCs/>
            <w:color w:val="000000"/>
            <w:sz w:val="18"/>
          </w:rPr>
          <w:t>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079" w:author="Unknown"/>
          <w:rFonts w:ascii="Arial" w:hAnsi="Arial" w:cs="Arial"/>
          <w:color w:val="222222"/>
          <w:sz w:val="18"/>
          <w:szCs w:val="18"/>
        </w:rPr>
      </w:pPr>
      <w:ins w:id="4080"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"http://e-drpciv.ro/poze2/3692.jpg" </w:instrText>
        </w:r>
      </w:ins>
      <w:r w:rsidRPr="009316C1">
        <w:rPr>
          <w:rFonts w:ascii="Arial" w:hAnsi="Arial" w:cs="Arial"/>
          <w:color w:val="222222"/>
          <w:sz w:val="18"/>
          <w:szCs w:val="18"/>
        </w:rPr>
      </w:r>
      <w:ins w:id="4081" w:author="Unknown">
        <w:r w:rsidRPr="00912738">
          <w:rPr>
            <w:rFonts w:ascii="Arial" w:hAnsi="Arial" w:cs="Arial"/>
            <w:color w:val="222222"/>
            <w:sz w:val="18"/>
            <w:szCs w:val="18"/>
          </w:rPr>
          <w:fldChar w:fldCharType="separate"/>
        </w:r>
      </w:ins>
      <w:r>
        <w:rPr>
          <w:noProof/>
        </w:rPr>
        <w:pict>
          <v:shape id="Picture 295" o:spid="_x0000_s1313" type="#_x0000_t75" alt="http://e-drpciv.ro/poze2/3692.jpg" href="http://e-drpciv.ro/poze2/3692.j" style="position:absolute;margin-left:65pt;margin-top:0;width:105pt;height:78.75pt;z-index:251952128;visibility:visible;mso-wrap-distance-left:0;mso-wrap-distance-right:0;mso-position-horizontal:right;mso-position-horizontal-relative:text;mso-position-vertical-relative:line" o:allowoverlap="f" o:button="t">
            <v:fill o:detectmouseclick="t"/>
            <v:imagedata r:id="rId2401" o:title=""/>
            <w10:wrap type="square"/>
          </v:shape>
        </w:pict>
      </w:r>
      <w:ins w:id="4082"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083" w:author="Unknown"/>
          <w:rFonts w:ascii="Tahoma" w:hAnsi="Tahoma" w:cs="Tahoma"/>
          <w:b/>
          <w:bCs/>
          <w:color w:val="222222"/>
          <w:sz w:val="21"/>
          <w:szCs w:val="21"/>
        </w:rPr>
      </w:pPr>
      <w:ins w:id="4084"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"http://e-drpciv.ro/intrebare/3692/indicatorul_semnifica" </w:instrText>
        </w:r>
      </w:ins>
      <w:r w:rsidRPr="009316C1">
        <w:rPr>
          <w:rFonts w:ascii="Tahoma" w:hAnsi="Tahoma" w:cs="Tahoma"/>
          <w:b/>
          <w:bCs/>
          <w:color w:val="222222"/>
          <w:sz w:val="21"/>
          <w:szCs w:val="21"/>
        </w:rPr>
      </w:r>
      <w:ins w:id="4085"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3692. Indicatorul semnifică:</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086" w:author="Unknown"/>
          <w:rFonts w:ascii="Arial" w:hAnsi="Arial" w:cs="Arial"/>
          <w:color w:val="222222"/>
          <w:sz w:val="18"/>
          <w:szCs w:val="18"/>
        </w:rPr>
      </w:pPr>
      <w:ins w:id="4087"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presemnalizarea traseului de urmat în vederea efectuării virajului la stânga;</w:t>
        </w:r>
      </w:ins>
    </w:p>
    <w:p w:rsidR="00AE1230" w:rsidRPr="00912738" w:rsidRDefault="00AE1230" w:rsidP="00912738">
      <w:pPr>
        <w:shd w:val="clear" w:color="auto" w:fill="FCFDFD"/>
        <w:spacing w:after="30" w:line="240" w:lineRule="auto"/>
        <w:rPr>
          <w:ins w:id="4088" w:author="Unknown"/>
          <w:rFonts w:ascii="Arial" w:hAnsi="Arial" w:cs="Arial"/>
          <w:color w:val="222222"/>
          <w:sz w:val="18"/>
          <w:szCs w:val="18"/>
        </w:rPr>
      </w:pPr>
      <w:ins w:id="4089"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ocolirea intersecţiei;</w:t>
        </w:r>
      </w:ins>
    </w:p>
    <w:p w:rsidR="00AE1230" w:rsidRPr="00912738" w:rsidRDefault="00AE1230" w:rsidP="00912738">
      <w:pPr>
        <w:shd w:val="clear" w:color="auto" w:fill="FCFDFD"/>
        <w:spacing w:after="30" w:line="240" w:lineRule="auto"/>
        <w:rPr>
          <w:ins w:id="4090" w:author="Unknown"/>
          <w:rFonts w:ascii="Arial" w:hAnsi="Arial" w:cs="Arial"/>
          <w:color w:val="222222"/>
          <w:sz w:val="18"/>
          <w:szCs w:val="18"/>
        </w:rPr>
      </w:pPr>
      <w:ins w:id="4091"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interzicerea virajului la stânga pentru camioane.</w:t>
        </w:r>
      </w:ins>
    </w:p>
    <w:p w:rsidR="00AE1230" w:rsidRPr="00912738" w:rsidRDefault="00AE1230" w:rsidP="00912738">
      <w:pPr>
        <w:shd w:val="clear" w:color="auto" w:fill="5C9CCC"/>
        <w:spacing w:after="0" w:line="240" w:lineRule="auto"/>
        <w:rPr>
          <w:ins w:id="4092" w:author="Unknown"/>
          <w:rFonts w:ascii="Arial" w:hAnsi="Arial" w:cs="Arial"/>
          <w:b/>
          <w:bCs/>
          <w:color w:val="FFFFFF"/>
          <w:sz w:val="18"/>
          <w:szCs w:val="18"/>
        </w:rPr>
      </w:pPr>
      <w:ins w:id="4093"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094" w:author="Unknown"/>
          <w:rFonts w:ascii="Arial" w:hAnsi="Arial" w:cs="Arial"/>
          <w:color w:val="222222"/>
          <w:sz w:val="18"/>
          <w:szCs w:val="18"/>
        </w:rPr>
      </w:pPr>
      <w:ins w:id="4095"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"http://e-drpciv.ro/tag/permis-auto-categoria-b1" </w:instrText>
        </w:r>
      </w:ins>
      <w:r w:rsidRPr="009316C1">
        <w:rPr>
          <w:rFonts w:ascii="Arial" w:hAnsi="Arial" w:cs="Arial"/>
          <w:color w:val="222222"/>
          <w:sz w:val="18"/>
          <w:szCs w:val="18"/>
        </w:rPr>
      </w:r>
      <w:ins w:id="4096"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auto categoria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4097"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sala</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098" w:author="Unknown"/>
          <w:rFonts w:ascii="Tahoma" w:hAnsi="Tahoma" w:cs="Tahoma"/>
          <w:b/>
          <w:bCs/>
          <w:color w:val="222222"/>
          <w:sz w:val="21"/>
          <w:szCs w:val="21"/>
        </w:rPr>
      </w:pPr>
      <w:ins w:id="4099"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"http://e-drpciv.ro/intrebare/943/cand_sunteti_obligat_sa_opriti_autovehiculul" </w:instrText>
        </w:r>
      </w:ins>
      <w:r w:rsidRPr="009316C1">
        <w:rPr>
          <w:rFonts w:ascii="Tahoma" w:hAnsi="Tahoma" w:cs="Tahoma"/>
          <w:b/>
          <w:bCs/>
          <w:color w:val="222222"/>
          <w:sz w:val="21"/>
          <w:szCs w:val="21"/>
        </w:rPr>
      </w:r>
      <w:ins w:id="4100"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943. Când sunteţi obligat să opriţi autovehiculul?</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101" w:author="Unknown"/>
          <w:rFonts w:ascii="Arial" w:hAnsi="Arial" w:cs="Arial"/>
          <w:color w:val="222222"/>
          <w:sz w:val="18"/>
          <w:szCs w:val="18"/>
        </w:rPr>
      </w:pPr>
      <w:ins w:id="4102"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la semnalele îndrumătorilor de circulaţie ai Ministerului Apărării;</w:t>
        </w:r>
      </w:ins>
    </w:p>
    <w:p w:rsidR="00AE1230" w:rsidRPr="00912738" w:rsidRDefault="00AE1230" w:rsidP="00912738">
      <w:pPr>
        <w:shd w:val="clear" w:color="auto" w:fill="FCFDFD"/>
        <w:spacing w:after="30" w:line="240" w:lineRule="auto"/>
        <w:rPr>
          <w:ins w:id="4103" w:author="Unknown"/>
          <w:rFonts w:ascii="Arial" w:hAnsi="Arial" w:cs="Arial"/>
          <w:color w:val="222222"/>
          <w:sz w:val="18"/>
          <w:szCs w:val="18"/>
        </w:rPr>
      </w:pPr>
      <w:ins w:id="4104"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la semnalele conducătorilor de vehicule care virează la dreapta;</w:t>
        </w:r>
      </w:ins>
    </w:p>
    <w:p w:rsidR="00AE1230" w:rsidRPr="00912738" w:rsidRDefault="00AE1230" w:rsidP="00912738">
      <w:pPr>
        <w:shd w:val="clear" w:color="auto" w:fill="FCFDFD"/>
        <w:spacing w:after="30" w:line="240" w:lineRule="auto"/>
        <w:rPr>
          <w:ins w:id="4105" w:author="Unknown"/>
          <w:rFonts w:ascii="Arial" w:hAnsi="Arial" w:cs="Arial"/>
          <w:color w:val="222222"/>
          <w:sz w:val="18"/>
          <w:szCs w:val="18"/>
        </w:rPr>
      </w:pPr>
      <w:ins w:id="4106"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la semnalele conducătorilor vehiculelor care circulă din sens invers.</w:t>
        </w:r>
      </w:ins>
    </w:p>
    <w:p w:rsidR="00AE1230" w:rsidRPr="00912738" w:rsidRDefault="00AE1230" w:rsidP="00912738">
      <w:pPr>
        <w:shd w:val="clear" w:color="auto" w:fill="5C9CCC"/>
        <w:spacing w:after="0" w:line="240" w:lineRule="auto"/>
        <w:rPr>
          <w:ins w:id="4107" w:author="Unknown"/>
          <w:rFonts w:ascii="Arial" w:hAnsi="Arial" w:cs="Arial"/>
          <w:b/>
          <w:bCs/>
          <w:color w:val="FFFFFF"/>
          <w:sz w:val="18"/>
          <w:szCs w:val="18"/>
        </w:rPr>
      </w:pPr>
      <w:ins w:id="4108"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109" w:author="Unknown"/>
          <w:rFonts w:ascii="Arial" w:hAnsi="Arial" w:cs="Arial"/>
          <w:color w:val="222222"/>
          <w:sz w:val="18"/>
          <w:szCs w:val="18"/>
        </w:rPr>
      </w:pPr>
      <w:ins w:id="4110"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4111" w:author="Unknown">
        <w:r w:rsidRPr="00912738">
          <w:rPr>
            <w:rFonts w:ascii="Arial" w:hAnsi="Arial" w:cs="Arial"/>
            <w:color w:val="222222"/>
            <w:sz w:val="18"/>
            <w:szCs w:val="18"/>
          </w:rPr>
          <w:fldChar w:fldCharType="separate"/>
        </w:r>
        <w:r w:rsidRPr="00912738">
          <w:rPr>
            <w:rFonts w:ascii="Arial" w:hAnsi="Arial" w:cs="Arial"/>
            <w:b/>
            <w:bCs/>
            <w:color w:val="000000"/>
            <w:sz w:val="18"/>
          </w:rPr>
          <w:t>teste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4112" w:author="Unknown">
        <w:r w:rsidRPr="00912738">
          <w:rPr>
            <w:rFonts w:ascii="Arial" w:hAnsi="Arial" w:cs="Arial"/>
            <w:color w:val="222222"/>
            <w:sz w:val="18"/>
            <w:szCs w:val="18"/>
          </w:rPr>
          <w:fldChar w:fldCharType="separate"/>
        </w:r>
        <w:r w:rsidRPr="00912738">
          <w:rPr>
            <w:rFonts w:ascii="Arial" w:hAnsi="Arial" w:cs="Arial"/>
            <w:b/>
            <w:bCs/>
            <w:color w:val="000000"/>
            <w:sz w:val="18"/>
          </w:rPr>
          <w:t>examen permis</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113" w:author="Unknown"/>
          <w:rFonts w:ascii="Tahoma" w:hAnsi="Tahoma" w:cs="Tahoma"/>
          <w:b/>
          <w:bCs/>
          <w:color w:val="222222"/>
          <w:sz w:val="21"/>
          <w:szCs w:val="21"/>
        </w:rPr>
      </w:pPr>
      <w:ins w:id="4114"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"http://e-drpciv.ro/intrebare/542/permisul_de_conducere_se_restituie_dupa_expirarea_perioadei_de_suspendare_si_promovarea_testului_de_cunoastere_a_regulilor_de_circulatie_daca_a_fost_retinut_pentru" </w:instrText>
        </w:r>
      </w:ins>
      <w:r w:rsidRPr="009316C1">
        <w:rPr>
          <w:rFonts w:ascii="Tahoma" w:hAnsi="Tahoma" w:cs="Tahoma"/>
          <w:b/>
          <w:bCs/>
          <w:color w:val="222222"/>
          <w:sz w:val="21"/>
          <w:szCs w:val="21"/>
        </w:rPr>
      </w:r>
      <w:ins w:id="4115"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542. Permisul de conducere se restituie, după expirarea perioadei de suspendare şi promovarea testului de cunoaştere a regulilor de circulaţie, dacă a fost reţinut pentru:</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116" w:author="Unknown"/>
          <w:rFonts w:ascii="Arial" w:hAnsi="Arial" w:cs="Arial"/>
          <w:color w:val="222222"/>
          <w:sz w:val="18"/>
          <w:szCs w:val="18"/>
        </w:rPr>
      </w:pPr>
      <w:ins w:id="4117"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neacordarea priorităţii de trecere vehiculelor care au acest drept, dacă prin aceasta s-a produs un accident de circulaţie soldat cu pagube materiale;</w:t>
        </w:r>
      </w:ins>
    </w:p>
    <w:p w:rsidR="00AE1230" w:rsidRPr="00912738" w:rsidRDefault="00AE1230" w:rsidP="00912738">
      <w:pPr>
        <w:shd w:val="clear" w:color="auto" w:fill="FCFDFD"/>
        <w:spacing w:after="30" w:line="240" w:lineRule="auto"/>
        <w:rPr>
          <w:ins w:id="4118" w:author="Unknown"/>
          <w:rFonts w:ascii="Arial" w:hAnsi="Arial" w:cs="Arial"/>
          <w:color w:val="222222"/>
          <w:sz w:val="18"/>
          <w:szCs w:val="18"/>
        </w:rPr>
      </w:pPr>
      <w:ins w:id="4119"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nefolosirea în timpul mersului a centurii de siguranţă;</w:t>
        </w:r>
      </w:ins>
    </w:p>
    <w:p w:rsidR="00AE1230" w:rsidRPr="00912738" w:rsidRDefault="00AE1230" w:rsidP="00912738">
      <w:pPr>
        <w:shd w:val="clear" w:color="auto" w:fill="FCFDFD"/>
        <w:spacing w:after="30" w:line="240" w:lineRule="auto"/>
        <w:rPr>
          <w:ins w:id="4120" w:author="Unknown"/>
          <w:rFonts w:ascii="Arial" w:hAnsi="Arial" w:cs="Arial"/>
          <w:color w:val="222222"/>
          <w:sz w:val="18"/>
          <w:szCs w:val="18"/>
        </w:rPr>
      </w:pPr>
      <w:ins w:id="4121"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utilizarea excesivă a ştergătoarelor de parbriz.</w:t>
        </w:r>
      </w:ins>
    </w:p>
    <w:p w:rsidR="00AE1230" w:rsidRPr="00912738" w:rsidRDefault="00AE1230" w:rsidP="00912738">
      <w:pPr>
        <w:shd w:val="clear" w:color="auto" w:fill="5C9CCC"/>
        <w:spacing w:after="0" w:line="240" w:lineRule="auto"/>
        <w:rPr>
          <w:ins w:id="4122" w:author="Unknown"/>
          <w:rFonts w:ascii="Arial" w:hAnsi="Arial" w:cs="Arial"/>
          <w:b/>
          <w:bCs/>
          <w:color w:val="FFFFFF"/>
          <w:sz w:val="18"/>
          <w:szCs w:val="18"/>
        </w:rPr>
      </w:pPr>
      <w:ins w:id="4123"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124" w:author="Unknown"/>
          <w:rFonts w:ascii="Arial" w:hAnsi="Arial" w:cs="Arial"/>
          <w:color w:val="222222"/>
          <w:sz w:val="18"/>
          <w:szCs w:val="18"/>
        </w:rPr>
      </w:pPr>
      <w:ins w:id="4125"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4126"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4127" w:author="Unknown">
        <w:r w:rsidRPr="00912738">
          <w:rPr>
            <w:rFonts w:ascii="Arial" w:hAnsi="Arial" w:cs="Arial"/>
            <w:color w:val="222222"/>
            <w:sz w:val="18"/>
            <w:szCs w:val="18"/>
          </w:rPr>
          <w:fldChar w:fldCharType="separate"/>
        </w:r>
        <w:r w:rsidRPr="00912738">
          <w:rPr>
            <w:rFonts w:ascii="Arial" w:hAnsi="Arial" w:cs="Arial"/>
            <w:b/>
            <w:bCs/>
            <w:color w:val="000000"/>
            <w:sz w:val="18"/>
          </w:rPr>
          <w:t>permis cat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128" w:author="Unknown"/>
          <w:rFonts w:ascii="Tahoma" w:hAnsi="Tahoma" w:cs="Tahoma"/>
          <w:b/>
          <w:bCs/>
          <w:color w:val="222222"/>
          <w:sz w:val="21"/>
          <w:szCs w:val="21"/>
        </w:rPr>
      </w:pPr>
      <w:ins w:id="4129"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"http://e-drpciv.ro/intrebare/9/la_intalnirea_indicatorului_de_avertizare_in_cruce_amplasat_la_trecerile_la_nivel_cu_calea_ferata_fara_bariere_conducatorii_de_vehicule_vor_opri" </w:instrText>
        </w:r>
      </w:ins>
      <w:r w:rsidRPr="009316C1">
        <w:rPr>
          <w:rFonts w:ascii="Tahoma" w:hAnsi="Tahoma" w:cs="Tahoma"/>
          <w:b/>
          <w:bCs/>
          <w:color w:val="222222"/>
          <w:sz w:val="21"/>
          <w:szCs w:val="21"/>
        </w:rPr>
      </w:r>
      <w:ins w:id="4130"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9. La întâlnirea indicatorului de avertizare în cruce, amplasat la trecerile la nivel cu calea ferată fără bariere, conducătorii de vehicule vor opri:</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131" w:author="Unknown"/>
          <w:rFonts w:ascii="Arial" w:hAnsi="Arial" w:cs="Arial"/>
          <w:color w:val="222222"/>
          <w:sz w:val="18"/>
          <w:szCs w:val="18"/>
        </w:rPr>
      </w:pPr>
      <w:ins w:id="4132"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cât mai aproape de calea ferată, dar nu mai puţin de 5 m de aceasta;</w:t>
        </w:r>
      </w:ins>
    </w:p>
    <w:p w:rsidR="00AE1230" w:rsidRPr="00912738" w:rsidRDefault="00AE1230" w:rsidP="00912738">
      <w:pPr>
        <w:shd w:val="clear" w:color="auto" w:fill="33FF33"/>
        <w:spacing w:after="30" w:line="240" w:lineRule="auto"/>
        <w:rPr>
          <w:ins w:id="4133" w:author="Unknown"/>
          <w:rFonts w:ascii="Arial" w:hAnsi="Arial" w:cs="Arial"/>
          <w:color w:val="222222"/>
          <w:sz w:val="18"/>
          <w:szCs w:val="18"/>
        </w:rPr>
      </w:pPr>
      <w:ins w:id="4134"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în locul cu vizibilitate maximă, fără a depăşi indicatorul;</w:t>
        </w:r>
      </w:ins>
    </w:p>
    <w:p w:rsidR="00AE1230" w:rsidRPr="00912738" w:rsidRDefault="00AE1230" w:rsidP="00912738">
      <w:pPr>
        <w:shd w:val="clear" w:color="auto" w:fill="FCFDFD"/>
        <w:spacing w:after="30" w:line="240" w:lineRule="auto"/>
        <w:rPr>
          <w:ins w:id="4135" w:author="Unknown"/>
          <w:rFonts w:ascii="Arial" w:hAnsi="Arial" w:cs="Arial"/>
          <w:color w:val="222222"/>
          <w:sz w:val="18"/>
          <w:szCs w:val="18"/>
        </w:rPr>
      </w:pPr>
      <w:ins w:id="4136"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la cel mult 5 m de calea ferată.</w:t>
        </w:r>
      </w:ins>
    </w:p>
    <w:p w:rsidR="00AE1230" w:rsidRPr="00912738" w:rsidRDefault="00AE1230" w:rsidP="00912738">
      <w:pPr>
        <w:shd w:val="clear" w:color="auto" w:fill="5C9CCC"/>
        <w:spacing w:after="0" w:line="240" w:lineRule="auto"/>
        <w:rPr>
          <w:ins w:id="4137" w:author="Unknown"/>
          <w:rFonts w:ascii="Arial" w:hAnsi="Arial" w:cs="Arial"/>
          <w:b/>
          <w:bCs/>
          <w:color w:val="FFFFFF"/>
          <w:sz w:val="18"/>
          <w:szCs w:val="18"/>
        </w:rPr>
      </w:pPr>
      <w:ins w:id="4138" w:author="Unknown">
        <w:r w:rsidRPr="00912738">
          <w:rPr>
            <w:rFonts w:ascii="Arial" w:hAnsi="Arial" w:cs="Arial"/>
            <w:b/>
            <w:bCs/>
            <w:color w:val="FFFFFF"/>
            <w:sz w:val="18"/>
          </w:rPr>
          <w:t>1 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139" w:author="Unknown"/>
          <w:rFonts w:ascii="Arial" w:hAnsi="Arial" w:cs="Arial"/>
          <w:color w:val="222222"/>
          <w:sz w:val="18"/>
          <w:szCs w:val="18"/>
        </w:rPr>
      </w:pPr>
      <w:ins w:id="4140"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4141" w:author="Unknown">
        <w:r w:rsidRPr="00912738">
          <w:rPr>
            <w:rFonts w:ascii="Arial" w:hAnsi="Arial" w:cs="Arial"/>
            <w:color w:val="222222"/>
            <w:sz w:val="18"/>
            <w:szCs w:val="18"/>
          </w:rPr>
          <w:fldChar w:fldCharType="separate"/>
        </w:r>
        <w:r w:rsidRPr="00912738">
          <w:rPr>
            <w:rFonts w:ascii="Arial" w:hAnsi="Arial" w:cs="Arial"/>
            <w:b/>
            <w:bCs/>
            <w:color w:val="000000"/>
            <w:sz w:val="18"/>
          </w:rPr>
          <w:t>simulare 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4142"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auto 2014</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143" w:author="Unknown"/>
          <w:rFonts w:ascii="Arial" w:hAnsi="Arial" w:cs="Arial"/>
          <w:color w:val="222222"/>
          <w:sz w:val="18"/>
          <w:szCs w:val="18"/>
        </w:rPr>
      </w:pPr>
      <w:ins w:id="4144"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"http://e-drpciv.ro/poze2/3751.jpg" </w:instrText>
        </w:r>
      </w:ins>
      <w:r w:rsidRPr="009316C1">
        <w:rPr>
          <w:rFonts w:ascii="Arial" w:hAnsi="Arial" w:cs="Arial"/>
          <w:color w:val="222222"/>
          <w:sz w:val="18"/>
          <w:szCs w:val="18"/>
        </w:rPr>
      </w:r>
      <w:ins w:id="4145" w:author="Unknown">
        <w:r w:rsidRPr="00912738">
          <w:rPr>
            <w:rFonts w:ascii="Arial" w:hAnsi="Arial" w:cs="Arial"/>
            <w:color w:val="222222"/>
            <w:sz w:val="18"/>
            <w:szCs w:val="18"/>
          </w:rPr>
          <w:fldChar w:fldCharType="separate"/>
        </w:r>
      </w:ins>
      <w:r>
        <w:rPr>
          <w:noProof/>
        </w:rPr>
        <w:pict>
          <v:shape id="Picture 296" o:spid="_x0000_s1314" type="#_x0000_t75" alt="http://e-drpciv.ro/poze2/3751.jpg" href="http://e-drpciv.ro/poze2/3751.j" style="position:absolute;margin-left:65pt;margin-top:0;width:105pt;height:78.75pt;z-index:251953152;visibility:visible;mso-wrap-distance-left:0;mso-wrap-distance-right:0;mso-position-horizontal:right;mso-position-horizontal-relative:text;mso-position-vertical-relative:line" o:allowoverlap="f" o:button="t">
            <v:fill o:detectmouseclick="t"/>
            <v:imagedata r:id="rId2402" o:title=""/>
            <w10:wrap type="square"/>
          </v:shape>
        </w:pict>
      </w:r>
      <w:ins w:id="4146"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147" w:author="Unknown"/>
          <w:rFonts w:ascii="Tahoma" w:hAnsi="Tahoma" w:cs="Tahoma"/>
          <w:b/>
          <w:bCs/>
          <w:color w:val="222222"/>
          <w:sz w:val="21"/>
          <w:szCs w:val="21"/>
        </w:rPr>
      </w:pPr>
      <w:ins w:id="4148"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"http://e-drpciv.ro/intrebare/3751/cum_procedezi_la_intalnirea_indicatorului" </w:instrText>
        </w:r>
      </w:ins>
      <w:r w:rsidRPr="009316C1">
        <w:rPr>
          <w:rFonts w:ascii="Tahoma" w:hAnsi="Tahoma" w:cs="Tahoma"/>
          <w:b/>
          <w:bCs/>
          <w:color w:val="222222"/>
          <w:sz w:val="21"/>
          <w:szCs w:val="21"/>
        </w:rPr>
      </w:r>
      <w:ins w:id="4149"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3751. Cum procedezi la întâlnirea indicatorului?</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150" w:author="Unknown"/>
          <w:rFonts w:ascii="Arial" w:hAnsi="Arial" w:cs="Arial"/>
          <w:color w:val="222222"/>
          <w:sz w:val="18"/>
          <w:szCs w:val="18"/>
        </w:rPr>
      </w:pPr>
      <w:ins w:id="4151"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respecţi semnalele poliţiştilor de frontieră;</w:t>
        </w:r>
      </w:ins>
    </w:p>
    <w:p w:rsidR="00AE1230" w:rsidRPr="00912738" w:rsidRDefault="00AE1230" w:rsidP="00912738">
      <w:pPr>
        <w:shd w:val="clear" w:color="auto" w:fill="FCFDFD"/>
        <w:spacing w:after="30" w:line="240" w:lineRule="auto"/>
        <w:rPr>
          <w:ins w:id="4152" w:author="Unknown"/>
          <w:rFonts w:ascii="Arial" w:hAnsi="Arial" w:cs="Arial"/>
          <w:color w:val="222222"/>
          <w:sz w:val="18"/>
          <w:szCs w:val="18"/>
        </w:rPr>
      </w:pPr>
      <w:ins w:id="4153"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circuli cu o viteză de până la 30 km/h în localităţi sau 50 km/h în afara acestora;</w:t>
        </w:r>
      </w:ins>
    </w:p>
    <w:p w:rsidR="00AE1230" w:rsidRPr="00912738" w:rsidRDefault="00AE1230" w:rsidP="00912738">
      <w:pPr>
        <w:shd w:val="clear" w:color="auto" w:fill="FCFDFD"/>
        <w:spacing w:after="30" w:line="240" w:lineRule="auto"/>
        <w:rPr>
          <w:ins w:id="4154" w:author="Unknown"/>
          <w:rFonts w:ascii="Arial" w:hAnsi="Arial" w:cs="Arial"/>
          <w:color w:val="222222"/>
          <w:sz w:val="18"/>
          <w:szCs w:val="18"/>
        </w:rPr>
      </w:pPr>
      <w:ins w:id="4155"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acest indicator nu crează obligaţii pentru conducătorii auto.</w:t>
        </w:r>
      </w:ins>
    </w:p>
    <w:p w:rsidR="00AE1230" w:rsidRPr="00912738" w:rsidRDefault="00AE1230" w:rsidP="00912738">
      <w:pPr>
        <w:shd w:val="clear" w:color="auto" w:fill="5C9CCC"/>
        <w:spacing w:after="0" w:line="240" w:lineRule="auto"/>
        <w:rPr>
          <w:ins w:id="4156" w:author="Unknown"/>
          <w:rFonts w:ascii="Arial" w:hAnsi="Arial" w:cs="Arial"/>
          <w:b/>
          <w:bCs/>
          <w:color w:val="FFFFFF"/>
          <w:sz w:val="18"/>
          <w:szCs w:val="18"/>
        </w:rPr>
      </w:pPr>
      <w:ins w:id="4157" w:author="Unknown">
        <w:r w:rsidRPr="00912738">
          <w:rPr>
            <w:rFonts w:ascii="Arial" w:hAnsi="Arial" w:cs="Arial"/>
            <w:b/>
            <w:bCs/>
            <w:color w:val="FFFFFF"/>
            <w:sz w:val="18"/>
          </w:rPr>
          <w:t>1 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158" w:author="Unknown"/>
          <w:rFonts w:ascii="Arial" w:hAnsi="Arial" w:cs="Arial"/>
          <w:color w:val="222222"/>
          <w:sz w:val="18"/>
          <w:szCs w:val="18"/>
        </w:rPr>
      </w:pPr>
      <w:ins w:id="4159"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4160"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sala</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4161" w:author="Unknown">
        <w:r w:rsidRPr="00912738">
          <w:rPr>
            <w:rFonts w:ascii="Arial" w:hAnsi="Arial" w:cs="Arial"/>
            <w:color w:val="222222"/>
            <w:sz w:val="18"/>
            <w:szCs w:val="18"/>
          </w:rPr>
          <w:fldChar w:fldCharType="separate"/>
        </w:r>
        <w:r w:rsidRPr="00912738">
          <w:rPr>
            <w:rFonts w:ascii="Arial" w:hAnsi="Arial" w:cs="Arial"/>
            <w:b/>
            <w:bCs/>
            <w:color w:val="000000"/>
            <w:sz w:val="18"/>
          </w:rPr>
          <w:t>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162" w:author="Unknown"/>
          <w:rFonts w:ascii="Tahoma" w:hAnsi="Tahoma" w:cs="Tahoma"/>
          <w:b/>
          <w:bCs/>
          <w:color w:val="222222"/>
          <w:sz w:val="21"/>
          <w:szCs w:val="21"/>
        </w:rPr>
      </w:pPr>
      <w:ins w:id="4163"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"http://e-drpciv.ro/intrebare/2491/cum_sunt_semnalizate_benzile_de_circulatie_reversibila_care_va_permit_sa_continuati_deplasarea" </w:instrText>
        </w:r>
      </w:ins>
      <w:r w:rsidRPr="009316C1">
        <w:rPr>
          <w:rFonts w:ascii="Tahoma" w:hAnsi="Tahoma" w:cs="Tahoma"/>
          <w:b/>
          <w:bCs/>
          <w:color w:val="222222"/>
          <w:sz w:val="21"/>
          <w:szCs w:val="21"/>
        </w:rPr>
      </w:r>
      <w:ins w:id="4164"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2491. Cum sunt semnalizate benzile de circulaţie reversibilă, care vă permit să continuaţi deplasarea?</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165" w:author="Unknown"/>
          <w:rFonts w:ascii="Arial" w:hAnsi="Arial" w:cs="Arial"/>
          <w:color w:val="222222"/>
          <w:sz w:val="18"/>
          <w:szCs w:val="18"/>
        </w:rPr>
      </w:pPr>
      <w:ins w:id="4166"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cu dispozitive de culoare galbenă intermitentă;</w:t>
        </w:r>
      </w:ins>
    </w:p>
    <w:p w:rsidR="00AE1230" w:rsidRPr="00912738" w:rsidRDefault="00AE1230" w:rsidP="00912738">
      <w:pPr>
        <w:shd w:val="clear" w:color="auto" w:fill="33FF33"/>
        <w:spacing w:after="30" w:line="240" w:lineRule="auto"/>
        <w:rPr>
          <w:ins w:id="4167" w:author="Unknown"/>
          <w:rFonts w:ascii="Arial" w:hAnsi="Arial" w:cs="Arial"/>
          <w:color w:val="222222"/>
          <w:sz w:val="18"/>
          <w:szCs w:val="18"/>
        </w:rPr>
      </w:pPr>
      <w:ins w:id="4168"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cu semnalul verde de forma unei săgeţi cu vârful în jos;</w:t>
        </w:r>
      </w:ins>
    </w:p>
    <w:p w:rsidR="00AE1230" w:rsidRPr="00912738" w:rsidRDefault="00AE1230" w:rsidP="00912738">
      <w:pPr>
        <w:shd w:val="clear" w:color="auto" w:fill="FCFDFD"/>
        <w:spacing w:after="30" w:line="240" w:lineRule="auto"/>
        <w:rPr>
          <w:ins w:id="4169" w:author="Unknown"/>
          <w:rFonts w:ascii="Arial" w:hAnsi="Arial" w:cs="Arial"/>
          <w:color w:val="222222"/>
          <w:sz w:val="18"/>
          <w:szCs w:val="18"/>
        </w:rPr>
      </w:pPr>
      <w:ins w:id="4170"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cu semnul roşu în cruce.</w:t>
        </w:r>
      </w:ins>
    </w:p>
    <w:p w:rsidR="00AE1230" w:rsidRPr="00912738" w:rsidRDefault="00AE1230" w:rsidP="00912738">
      <w:pPr>
        <w:shd w:val="clear" w:color="auto" w:fill="5C9CCC"/>
        <w:spacing w:after="0" w:line="240" w:lineRule="auto"/>
        <w:rPr>
          <w:ins w:id="4171" w:author="Unknown"/>
          <w:rFonts w:ascii="Arial" w:hAnsi="Arial" w:cs="Arial"/>
          <w:b/>
          <w:bCs/>
          <w:color w:val="FFFFFF"/>
          <w:sz w:val="18"/>
          <w:szCs w:val="18"/>
        </w:rPr>
      </w:pPr>
      <w:ins w:id="4172" w:author="Unknown">
        <w:r w:rsidRPr="00912738">
          <w:rPr>
            <w:rFonts w:ascii="Arial" w:hAnsi="Arial" w:cs="Arial"/>
            <w:b/>
            <w:bCs/>
            <w:color w:val="FFFFFF"/>
            <w:sz w:val="18"/>
          </w:rPr>
          <w:t>4 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173" w:author="Unknown"/>
          <w:rFonts w:ascii="Arial" w:hAnsi="Arial" w:cs="Arial"/>
          <w:color w:val="222222"/>
          <w:sz w:val="18"/>
          <w:szCs w:val="18"/>
        </w:rPr>
      </w:pPr>
      <w:ins w:id="4174"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4175" w:author="Unknown">
        <w:r w:rsidRPr="00912738">
          <w:rPr>
            <w:rFonts w:ascii="Arial" w:hAnsi="Arial" w:cs="Arial"/>
            <w:color w:val="222222"/>
            <w:sz w:val="18"/>
            <w:szCs w:val="18"/>
          </w:rPr>
          <w:fldChar w:fldCharType="separate"/>
        </w:r>
        <w:r w:rsidRPr="00912738">
          <w:rPr>
            <w:rFonts w:ascii="Arial" w:hAnsi="Arial" w:cs="Arial"/>
            <w:b/>
            <w:bCs/>
            <w:color w:val="000000"/>
            <w:sz w:val="18"/>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4176" w:author="Unknown">
        <w:r w:rsidRPr="00912738">
          <w:rPr>
            <w:rFonts w:ascii="Arial" w:hAnsi="Arial" w:cs="Arial"/>
            <w:color w:val="222222"/>
            <w:sz w:val="18"/>
            <w:szCs w:val="18"/>
          </w:rPr>
          <w:fldChar w:fldCharType="separate"/>
        </w:r>
        <w:r w:rsidRPr="00912738">
          <w:rPr>
            <w:rFonts w:ascii="Arial" w:hAnsi="Arial" w:cs="Arial"/>
            <w:b/>
            <w:bCs/>
            <w:color w:val="000000"/>
            <w:sz w:val="18"/>
          </w:rPr>
          <w:t>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177" w:author="Unknown"/>
          <w:rFonts w:ascii="Arial" w:hAnsi="Arial" w:cs="Arial"/>
          <w:color w:val="222222"/>
          <w:sz w:val="18"/>
          <w:szCs w:val="18"/>
        </w:rPr>
      </w:pPr>
      <w:ins w:id="4178"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"http://e-drpciv.ro/poze2/327.jpg" </w:instrText>
        </w:r>
      </w:ins>
      <w:r w:rsidRPr="009316C1">
        <w:rPr>
          <w:rFonts w:ascii="Arial" w:hAnsi="Arial" w:cs="Arial"/>
          <w:color w:val="222222"/>
          <w:sz w:val="18"/>
          <w:szCs w:val="18"/>
        </w:rPr>
      </w:r>
      <w:ins w:id="4179" w:author="Unknown">
        <w:r w:rsidRPr="00912738">
          <w:rPr>
            <w:rFonts w:ascii="Arial" w:hAnsi="Arial" w:cs="Arial"/>
            <w:color w:val="222222"/>
            <w:sz w:val="18"/>
            <w:szCs w:val="18"/>
          </w:rPr>
          <w:fldChar w:fldCharType="separate"/>
        </w:r>
      </w:ins>
      <w:r>
        <w:rPr>
          <w:noProof/>
        </w:rPr>
        <w:pict>
          <v:shape id="Picture 297" o:spid="_x0000_s1315" type="#_x0000_t75" alt="http://e-drpciv.ro/poze2/327.jpg" href="http://e-drpciv.ro/poze2/327.j" style="position:absolute;margin-left:65pt;margin-top:0;width:105pt;height:78.75pt;z-index:251954176;visibility:visible;mso-wrap-distance-left:0;mso-wrap-distance-right:0;mso-position-horizontal:right;mso-position-horizontal-relative:text;mso-position-vertical-relative:line" o:allowoverlap="f" o:button="t">
            <v:fill o:detectmouseclick="t"/>
            <v:imagedata r:id="rId2403" o:title=""/>
            <w10:wrap type="square"/>
          </v:shape>
        </w:pict>
      </w:r>
      <w:ins w:id="4180"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181" w:author="Unknown"/>
          <w:rFonts w:ascii="Tahoma" w:hAnsi="Tahoma" w:cs="Tahoma"/>
          <w:b/>
          <w:bCs/>
          <w:color w:val="222222"/>
          <w:sz w:val="21"/>
          <w:szCs w:val="21"/>
        </w:rPr>
      </w:pPr>
      <w:ins w:id="418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"http://e-drpciv.ro/intrebare/327/ce_obligatii_aveti_in_situatia_prezentata" </w:instrText>
        </w:r>
      </w:ins>
      <w:r w:rsidRPr="009316C1">
        <w:rPr>
          <w:rFonts w:ascii="Tahoma" w:hAnsi="Tahoma" w:cs="Tahoma"/>
          <w:b/>
          <w:bCs/>
          <w:color w:val="222222"/>
          <w:sz w:val="21"/>
          <w:szCs w:val="21"/>
        </w:rPr>
      </w:r>
      <w:ins w:id="418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327. Ce obligaţii aveţi în situaţia prezentată?</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184" w:author="Unknown"/>
          <w:rFonts w:ascii="Arial" w:hAnsi="Arial" w:cs="Arial"/>
          <w:color w:val="222222"/>
          <w:sz w:val="18"/>
          <w:szCs w:val="18"/>
        </w:rPr>
      </w:pPr>
      <w:ins w:id="418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limitaţi viteza de circulaţie în funcţie de categoria autovehiculului pe care îl conduceţi;</w:t>
        </w:r>
      </w:ins>
    </w:p>
    <w:p w:rsidR="00AE1230" w:rsidRPr="00912738" w:rsidRDefault="00AE1230" w:rsidP="00912738">
      <w:pPr>
        <w:shd w:val="clear" w:color="auto" w:fill="FCFDFD"/>
        <w:spacing w:after="30" w:line="240" w:lineRule="auto"/>
        <w:rPr>
          <w:ins w:id="4186" w:author="Unknown"/>
          <w:rFonts w:ascii="Arial" w:hAnsi="Arial" w:cs="Arial"/>
          <w:color w:val="222222"/>
          <w:sz w:val="18"/>
          <w:szCs w:val="18"/>
        </w:rPr>
      </w:pPr>
      <w:ins w:id="418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limitaţi viteza de circulaţie în funcţie de categoria drumului pe care vă deplasaţi;</w:t>
        </w:r>
      </w:ins>
    </w:p>
    <w:p w:rsidR="00AE1230" w:rsidRPr="00912738" w:rsidRDefault="00AE1230" w:rsidP="00912738">
      <w:pPr>
        <w:shd w:val="clear" w:color="auto" w:fill="FCFDFD"/>
        <w:spacing w:after="30" w:line="240" w:lineRule="auto"/>
        <w:rPr>
          <w:ins w:id="4188" w:author="Unknown"/>
          <w:rFonts w:ascii="Arial" w:hAnsi="Arial" w:cs="Arial"/>
          <w:color w:val="222222"/>
          <w:sz w:val="18"/>
          <w:szCs w:val="18"/>
        </w:rPr>
      </w:pPr>
      <w:ins w:id="418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indicatorul se adresează doar camioanelor de mare tonaj.</w:t>
        </w:r>
      </w:ins>
    </w:p>
    <w:p w:rsidR="00AE1230" w:rsidRPr="00912738" w:rsidRDefault="00AE1230" w:rsidP="00912738">
      <w:pPr>
        <w:shd w:val="clear" w:color="auto" w:fill="5C9CCC"/>
        <w:spacing w:after="0" w:line="240" w:lineRule="auto"/>
        <w:rPr>
          <w:ins w:id="4190" w:author="Unknown"/>
          <w:rFonts w:ascii="Arial" w:hAnsi="Arial" w:cs="Arial"/>
          <w:b/>
          <w:bCs/>
          <w:color w:val="FFFFFF"/>
          <w:sz w:val="18"/>
          <w:szCs w:val="18"/>
        </w:rPr>
      </w:pPr>
      <w:ins w:id="4191"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192" w:author="Unknown"/>
          <w:rFonts w:ascii="Arial" w:hAnsi="Arial" w:cs="Arial"/>
          <w:color w:val="222222"/>
          <w:sz w:val="18"/>
          <w:szCs w:val="18"/>
        </w:rPr>
      </w:pPr>
      <w:ins w:id="4193"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"http://e-drpciv.ro/tag/permis-auto-cat-b" </w:instrText>
        </w:r>
      </w:ins>
      <w:r w:rsidRPr="009316C1">
        <w:rPr>
          <w:rFonts w:ascii="Arial" w:hAnsi="Arial" w:cs="Arial"/>
          <w:color w:val="222222"/>
          <w:sz w:val="18"/>
          <w:szCs w:val="18"/>
        </w:rPr>
      </w:r>
      <w:ins w:id="4194" w:author="Unknown">
        <w:r w:rsidRPr="00912738">
          <w:rPr>
            <w:rFonts w:ascii="Arial" w:hAnsi="Arial" w:cs="Arial"/>
            <w:color w:val="222222"/>
            <w:sz w:val="18"/>
            <w:szCs w:val="18"/>
          </w:rPr>
          <w:fldChar w:fldCharType="separate"/>
        </w:r>
        <w:r w:rsidRPr="00912738">
          <w:rPr>
            <w:rFonts w:ascii="Arial" w:hAnsi="Arial" w:cs="Arial"/>
            <w:b/>
            <w:bCs/>
            <w:color w:val="000000"/>
            <w:sz w:val="18"/>
          </w:rPr>
          <w:t>permis auto cat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4195"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196" w:author="Unknown"/>
          <w:rFonts w:ascii="Tahoma" w:hAnsi="Tahoma" w:cs="Tahoma"/>
          <w:b/>
          <w:bCs/>
          <w:color w:val="222222"/>
          <w:sz w:val="21"/>
          <w:szCs w:val="21"/>
        </w:rPr>
      </w:pPr>
      <w:ins w:id="4197"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"http://e-drpciv.ro/intrebare/170/cum_trebuie_sa_procedati_atunci_cand_intrati_pe_timp_de_zi_intr-un_tunel_iluminat_necorespunzator" </w:instrText>
        </w:r>
      </w:ins>
      <w:r w:rsidRPr="009316C1">
        <w:rPr>
          <w:rFonts w:ascii="Tahoma" w:hAnsi="Tahoma" w:cs="Tahoma"/>
          <w:b/>
          <w:bCs/>
          <w:color w:val="222222"/>
          <w:sz w:val="21"/>
          <w:szCs w:val="21"/>
        </w:rPr>
      </w:r>
      <w:ins w:id="4198"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170. Cum trebuie să procedaţi atunci când intraţi, pe timp de zi, într-un tunel iluminat necorespunzător?</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199" w:author="Unknown"/>
          <w:rFonts w:ascii="Arial" w:hAnsi="Arial" w:cs="Arial"/>
          <w:color w:val="222222"/>
          <w:sz w:val="18"/>
          <w:szCs w:val="18"/>
        </w:rPr>
      </w:pPr>
      <w:ins w:id="4200"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claxonaţi;</w:t>
        </w:r>
      </w:ins>
    </w:p>
    <w:p w:rsidR="00AE1230" w:rsidRPr="00912738" w:rsidRDefault="00AE1230" w:rsidP="00912738">
      <w:pPr>
        <w:shd w:val="clear" w:color="auto" w:fill="33FF33"/>
        <w:spacing w:after="30" w:line="240" w:lineRule="auto"/>
        <w:rPr>
          <w:ins w:id="4201" w:author="Unknown"/>
          <w:rFonts w:ascii="Arial" w:hAnsi="Arial" w:cs="Arial"/>
          <w:color w:val="222222"/>
          <w:sz w:val="18"/>
          <w:szCs w:val="18"/>
        </w:rPr>
      </w:pPr>
      <w:ins w:id="4202"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aprindeţi luminile de întâlnire;</w:t>
        </w:r>
      </w:ins>
    </w:p>
    <w:p w:rsidR="00AE1230" w:rsidRPr="00912738" w:rsidRDefault="00AE1230" w:rsidP="00912738">
      <w:pPr>
        <w:shd w:val="clear" w:color="auto" w:fill="FCFDFD"/>
        <w:spacing w:after="30" w:line="240" w:lineRule="auto"/>
        <w:rPr>
          <w:ins w:id="4203" w:author="Unknown"/>
          <w:rFonts w:ascii="Arial" w:hAnsi="Arial" w:cs="Arial"/>
          <w:color w:val="222222"/>
          <w:sz w:val="18"/>
          <w:szCs w:val="18"/>
        </w:rPr>
      </w:pPr>
      <w:ins w:id="4204"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aprindeţi lumina intermitentă de avertizare.</w:t>
        </w:r>
      </w:ins>
    </w:p>
    <w:p w:rsidR="00AE1230" w:rsidRPr="00912738" w:rsidRDefault="00AE1230" w:rsidP="00912738">
      <w:pPr>
        <w:shd w:val="clear" w:color="auto" w:fill="5C9CCC"/>
        <w:spacing w:after="0" w:line="240" w:lineRule="auto"/>
        <w:rPr>
          <w:ins w:id="4205" w:author="Unknown"/>
          <w:rFonts w:ascii="Arial" w:hAnsi="Arial" w:cs="Arial"/>
          <w:b/>
          <w:bCs/>
          <w:color w:val="FFFFFF"/>
          <w:sz w:val="18"/>
          <w:szCs w:val="18"/>
        </w:rPr>
      </w:pPr>
      <w:ins w:id="4206" w:author="Unknown">
        <w:r w:rsidRPr="00912738">
          <w:rPr>
            <w:rFonts w:ascii="Arial" w:hAnsi="Arial" w:cs="Arial"/>
            <w:b/>
            <w:bCs/>
            <w:color w:val="FFFFFF"/>
            <w:sz w:val="18"/>
          </w:rPr>
          <w:t>1 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207" w:author="Unknown"/>
          <w:rFonts w:ascii="Arial" w:hAnsi="Arial" w:cs="Arial"/>
          <w:color w:val="222222"/>
          <w:sz w:val="18"/>
          <w:szCs w:val="18"/>
        </w:rPr>
      </w:pPr>
      <w:ins w:id="4208"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"http://e-drpciv.ro/tag/raspunsuri-drpciv" </w:instrText>
        </w:r>
      </w:ins>
      <w:r w:rsidRPr="009316C1">
        <w:rPr>
          <w:rFonts w:ascii="Arial" w:hAnsi="Arial" w:cs="Arial"/>
          <w:color w:val="222222"/>
          <w:sz w:val="18"/>
          <w:szCs w:val="18"/>
        </w:rPr>
      </w:r>
      <w:ins w:id="4209" w:author="Unknown">
        <w:r w:rsidRPr="00912738">
          <w:rPr>
            <w:rFonts w:ascii="Arial" w:hAnsi="Arial" w:cs="Arial"/>
            <w:color w:val="222222"/>
            <w:sz w:val="18"/>
            <w:szCs w:val="18"/>
          </w:rPr>
          <w:fldChar w:fldCharType="separate"/>
        </w:r>
        <w:r w:rsidRPr="00912738">
          <w:rPr>
            <w:rFonts w:ascii="Arial" w:hAnsi="Arial" w:cs="Arial"/>
            <w:color w:val="000000"/>
            <w:sz w:val="18"/>
            <w:u w:val="single"/>
          </w:rPr>
          <w:t>raspunsuri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4210" w:author="Unknown">
        <w:r w:rsidRPr="00912738">
          <w:rPr>
            <w:rFonts w:ascii="Arial" w:hAnsi="Arial" w:cs="Arial"/>
            <w:color w:val="222222"/>
            <w:sz w:val="18"/>
            <w:szCs w:val="18"/>
          </w:rPr>
          <w:fldChar w:fldCharType="separate"/>
        </w:r>
        <w:r w:rsidRPr="00912738">
          <w:rPr>
            <w:rFonts w:ascii="Arial" w:hAnsi="Arial" w:cs="Arial"/>
            <w:b/>
            <w:bCs/>
            <w:color w:val="000000"/>
            <w:sz w:val="18"/>
          </w:rPr>
          <w:t>simulare 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211" w:author="Unknown"/>
          <w:rFonts w:ascii="Tahoma" w:hAnsi="Tahoma" w:cs="Tahoma"/>
          <w:b/>
          <w:bCs/>
          <w:color w:val="222222"/>
          <w:sz w:val="21"/>
          <w:szCs w:val="21"/>
        </w:rPr>
      </w:pPr>
      <w:ins w:id="421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"http://e-drpciv.ro/intrebare/3936/de_la_ce_concentratie_de_alcool_in_sange_trebuie_sa_ai_in_vedere_ca_se_reduce_deja_capacitatea_de_conducere" </w:instrText>
        </w:r>
      </w:ins>
      <w:r w:rsidRPr="009316C1">
        <w:rPr>
          <w:rFonts w:ascii="Tahoma" w:hAnsi="Tahoma" w:cs="Tahoma"/>
          <w:b/>
          <w:bCs/>
          <w:color w:val="222222"/>
          <w:sz w:val="21"/>
          <w:szCs w:val="21"/>
        </w:rPr>
      </w:r>
      <w:ins w:id="421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3936. De la ce concentraţie de alcool în sânge trebuie să ai în vedere că se reduce deja capacitatea de conducere?</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214" w:author="Unknown"/>
          <w:rFonts w:ascii="Arial" w:hAnsi="Arial" w:cs="Arial"/>
          <w:color w:val="222222"/>
          <w:sz w:val="18"/>
          <w:szCs w:val="18"/>
        </w:rPr>
      </w:pPr>
      <w:ins w:id="421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orice concentraţie;</w:t>
        </w:r>
      </w:ins>
    </w:p>
    <w:p w:rsidR="00AE1230" w:rsidRPr="00912738" w:rsidRDefault="00AE1230" w:rsidP="00912738">
      <w:pPr>
        <w:shd w:val="clear" w:color="auto" w:fill="FCFDFD"/>
        <w:spacing w:after="30" w:line="240" w:lineRule="auto"/>
        <w:rPr>
          <w:ins w:id="4216" w:author="Unknown"/>
          <w:rFonts w:ascii="Arial" w:hAnsi="Arial" w:cs="Arial"/>
          <w:color w:val="222222"/>
          <w:sz w:val="18"/>
          <w:szCs w:val="18"/>
        </w:rPr>
      </w:pPr>
      <w:ins w:id="421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de la 0,3 g/l;</w:t>
        </w:r>
      </w:ins>
    </w:p>
    <w:p w:rsidR="00AE1230" w:rsidRPr="00912738" w:rsidRDefault="00AE1230" w:rsidP="00912738">
      <w:pPr>
        <w:shd w:val="clear" w:color="auto" w:fill="FCFDFD"/>
        <w:spacing w:after="30" w:line="240" w:lineRule="auto"/>
        <w:rPr>
          <w:ins w:id="4218" w:author="Unknown"/>
          <w:rFonts w:ascii="Arial" w:hAnsi="Arial" w:cs="Arial"/>
          <w:color w:val="222222"/>
          <w:sz w:val="18"/>
          <w:szCs w:val="18"/>
        </w:rPr>
      </w:pPr>
      <w:ins w:id="421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de la 0,5 g/l;</w:t>
        </w:r>
      </w:ins>
    </w:p>
    <w:p w:rsidR="00AE1230" w:rsidRPr="00912738" w:rsidRDefault="00AE1230" w:rsidP="00912738">
      <w:pPr>
        <w:shd w:val="clear" w:color="auto" w:fill="5C9CCC"/>
        <w:spacing w:after="0" w:line="240" w:lineRule="auto"/>
        <w:rPr>
          <w:ins w:id="4220" w:author="Unknown"/>
          <w:rFonts w:ascii="Arial" w:hAnsi="Arial" w:cs="Arial"/>
          <w:b/>
          <w:bCs/>
          <w:color w:val="FFFFFF"/>
          <w:sz w:val="18"/>
          <w:szCs w:val="18"/>
        </w:rPr>
      </w:pPr>
      <w:ins w:id="4221"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222" w:author="Unknown"/>
          <w:rFonts w:ascii="Arial" w:hAnsi="Arial" w:cs="Arial"/>
          <w:color w:val="222222"/>
          <w:sz w:val="18"/>
          <w:szCs w:val="18"/>
        </w:rPr>
      </w:pPr>
      <w:ins w:id="4223"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4224"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sala</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"http://e-drpciv.ro/tag/intrebari-categoria-TR" </w:instrText>
        </w:r>
      </w:ins>
      <w:r w:rsidRPr="009316C1">
        <w:rPr>
          <w:rFonts w:ascii="Arial" w:hAnsi="Arial" w:cs="Arial"/>
          <w:color w:val="222222"/>
          <w:sz w:val="18"/>
          <w:szCs w:val="18"/>
        </w:rPr>
      </w:r>
      <w:ins w:id="4225" w:author="Unknown">
        <w:r w:rsidRPr="00912738">
          <w:rPr>
            <w:rFonts w:ascii="Arial" w:hAnsi="Arial" w:cs="Arial"/>
            <w:color w:val="222222"/>
            <w:sz w:val="18"/>
            <w:szCs w:val="18"/>
          </w:rPr>
          <w:fldChar w:fldCharType="separate"/>
        </w:r>
        <w:r w:rsidRPr="00912738">
          <w:rPr>
            <w:rFonts w:ascii="Arial" w:hAnsi="Arial" w:cs="Arial"/>
            <w:b/>
            <w:bCs/>
            <w:color w:val="000000"/>
            <w:sz w:val="18"/>
          </w:rPr>
          <w:t>intrebari categoria TR</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226" w:author="Unknown"/>
          <w:rFonts w:ascii="Tahoma" w:hAnsi="Tahoma" w:cs="Tahoma"/>
          <w:b/>
          <w:bCs/>
          <w:color w:val="222222"/>
          <w:sz w:val="21"/>
          <w:szCs w:val="21"/>
        </w:rPr>
      </w:pPr>
      <w:ins w:id="4227"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"http://e-drpciv.ro/intrebare/2415/la_depasirea_caror_vehicule_trebuie_sa_pastrezi_o_distanta_laterala_mai_mare" </w:instrText>
        </w:r>
      </w:ins>
      <w:r w:rsidRPr="009316C1">
        <w:rPr>
          <w:rFonts w:ascii="Tahoma" w:hAnsi="Tahoma" w:cs="Tahoma"/>
          <w:b/>
          <w:bCs/>
          <w:color w:val="222222"/>
          <w:sz w:val="21"/>
          <w:szCs w:val="21"/>
        </w:rPr>
      </w:r>
      <w:ins w:id="4228"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2415. La depăşirea căror vehicule trebuie să păstrezi o distanţă laterală mai mare?</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229" w:author="Unknown"/>
          <w:rFonts w:ascii="Arial" w:hAnsi="Arial" w:cs="Arial"/>
          <w:color w:val="222222"/>
          <w:sz w:val="18"/>
          <w:szCs w:val="18"/>
        </w:rPr>
      </w:pPr>
      <w:ins w:id="4230"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la depăşirea bicicletelor</w:t>
        </w:r>
      </w:ins>
    </w:p>
    <w:p w:rsidR="00AE1230" w:rsidRPr="00912738" w:rsidRDefault="00AE1230" w:rsidP="00912738">
      <w:pPr>
        <w:shd w:val="clear" w:color="auto" w:fill="FCFDFD"/>
        <w:spacing w:after="30" w:line="240" w:lineRule="auto"/>
        <w:rPr>
          <w:ins w:id="4231" w:author="Unknown"/>
          <w:rFonts w:ascii="Arial" w:hAnsi="Arial" w:cs="Arial"/>
          <w:color w:val="222222"/>
          <w:sz w:val="18"/>
          <w:szCs w:val="18"/>
        </w:rPr>
      </w:pPr>
      <w:ins w:id="4232"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la depăşirea autobuzelor</w:t>
        </w:r>
      </w:ins>
    </w:p>
    <w:p w:rsidR="00AE1230" w:rsidRPr="00912738" w:rsidRDefault="00AE1230" w:rsidP="00912738">
      <w:pPr>
        <w:shd w:val="clear" w:color="auto" w:fill="FCFDFD"/>
        <w:spacing w:after="30" w:line="240" w:lineRule="auto"/>
        <w:rPr>
          <w:ins w:id="4233" w:author="Unknown"/>
          <w:rFonts w:ascii="Arial" w:hAnsi="Arial" w:cs="Arial"/>
          <w:color w:val="222222"/>
          <w:sz w:val="18"/>
          <w:szCs w:val="18"/>
        </w:rPr>
      </w:pPr>
      <w:ins w:id="4234"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la depăşirea camioanelor</w:t>
        </w:r>
      </w:ins>
    </w:p>
    <w:p w:rsidR="00AE1230" w:rsidRPr="00912738" w:rsidRDefault="00AE1230" w:rsidP="00912738">
      <w:pPr>
        <w:shd w:val="clear" w:color="auto" w:fill="C9DBE7"/>
        <w:spacing w:after="0" w:line="240" w:lineRule="auto"/>
        <w:rPr>
          <w:ins w:id="4235" w:author="Unknown"/>
          <w:rFonts w:ascii="Arial" w:hAnsi="Arial" w:cs="Arial"/>
          <w:color w:val="000000"/>
          <w:sz w:val="18"/>
          <w:szCs w:val="18"/>
        </w:rPr>
      </w:pPr>
    </w:p>
    <w:p w:rsidR="00AE1230" w:rsidRPr="00912738" w:rsidRDefault="00AE1230" w:rsidP="00912738">
      <w:pPr>
        <w:shd w:val="clear" w:color="auto" w:fill="FCFDFD"/>
        <w:spacing w:after="0" w:line="240" w:lineRule="auto"/>
        <w:rPr>
          <w:ins w:id="4236" w:author="Unknown"/>
          <w:rFonts w:ascii="Arial" w:hAnsi="Arial" w:cs="Arial"/>
          <w:color w:val="222222"/>
          <w:sz w:val="18"/>
          <w:szCs w:val="18"/>
        </w:rPr>
      </w:pPr>
      <w:ins w:id="4237"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"http://e-drpciv.ro/poze2/838.jpg" </w:instrText>
        </w:r>
      </w:ins>
      <w:r w:rsidRPr="009316C1">
        <w:rPr>
          <w:rFonts w:ascii="Arial" w:hAnsi="Arial" w:cs="Arial"/>
          <w:color w:val="222222"/>
          <w:sz w:val="18"/>
          <w:szCs w:val="18"/>
        </w:rPr>
      </w:r>
      <w:ins w:id="4238" w:author="Unknown">
        <w:r w:rsidRPr="00912738">
          <w:rPr>
            <w:rFonts w:ascii="Arial" w:hAnsi="Arial" w:cs="Arial"/>
            <w:color w:val="222222"/>
            <w:sz w:val="18"/>
            <w:szCs w:val="18"/>
          </w:rPr>
          <w:fldChar w:fldCharType="separate"/>
        </w:r>
      </w:ins>
      <w:r>
        <w:rPr>
          <w:noProof/>
        </w:rPr>
        <w:pict>
          <v:shape id="Picture 298" o:spid="_x0000_s1316" type="#_x0000_t75" alt="http://e-drpciv.ro/poze2/838.jpg" href="http://e-drpciv.ro/poze2/838.j" style="position:absolute;margin-left:65pt;margin-top:0;width:105pt;height:78.75pt;z-index:251955200;visibility:visible;mso-wrap-distance-left:0;mso-wrap-distance-right:0;mso-position-horizontal:right;mso-position-horizontal-relative:text;mso-position-vertical-relative:line" o:allowoverlap="f" o:button="t">
            <v:fill o:detectmouseclick="t"/>
            <v:imagedata r:id="rId2404" o:title=""/>
            <w10:wrap type="square"/>
          </v:shape>
        </w:pict>
      </w:r>
      <w:ins w:id="4239"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240" w:author="Unknown"/>
          <w:rFonts w:ascii="Tahoma" w:hAnsi="Tahoma" w:cs="Tahoma"/>
          <w:b/>
          <w:bCs/>
          <w:color w:val="222222"/>
          <w:sz w:val="21"/>
          <w:szCs w:val="21"/>
        </w:rPr>
      </w:pPr>
      <w:ins w:id="4241"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"http://e-drpciv.ro/intrebare/838/aveti_obligatia_de_a_respecta_semnificatia_unui_indicator_amplasat_pe_partea_stanga_a_drumului" </w:instrText>
        </w:r>
      </w:ins>
      <w:r w:rsidRPr="009316C1">
        <w:rPr>
          <w:rFonts w:ascii="Tahoma" w:hAnsi="Tahoma" w:cs="Tahoma"/>
          <w:b/>
          <w:bCs/>
          <w:color w:val="222222"/>
          <w:sz w:val="21"/>
          <w:szCs w:val="21"/>
        </w:rPr>
      </w:r>
      <w:ins w:id="4242"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838. Aveţi obligaţia de a respecta semnificaţia unui indicator amplasat pe partea stângă a drumului?</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243" w:author="Unknown"/>
          <w:rFonts w:ascii="Arial" w:hAnsi="Arial" w:cs="Arial"/>
          <w:color w:val="222222"/>
          <w:sz w:val="18"/>
          <w:szCs w:val="18"/>
        </w:rPr>
      </w:pPr>
      <w:ins w:id="4244"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 dar numai dacă pe sensul dumneavoastră de mers se execută lucrări;</w:t>
        </w:r>
      </w:ins>
    </w:p>
    <w:p w:rsidR="00AE1230" w:rsidRPr="00912738" w:rsidRDefault="00AE1230" w:rsidP="00912738">
      <w:pPr>
        <w:shd w:val="clear" w:color="auto" w:fill="33FF33"/>
        <w:spacing w:after="30" w:line="240" w:lineRule="auto"/>
        <w:rPr>
          <w:ins w:id="4245" w:author="Unknown"/>
          <w:rFonts w:ascii="Arial" w:hAnsi="Arial" w:cs="Arial"/>
          <w:color w:val="222222"/>
          <w:sz w:val="18"/>
          <w:szCs w:val="18"/>
        </w:rPr>
      </w:pPr>
      <w:ins w:id="4246"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da, pentru că acţionează pe sensul dumneavoastră de mers;</w:t>
        </w:r>
      </w:ins>
    </w:p>
    <w:p w:rsidR="00AE1230" w:rsidRPr="00912738" w:rsidRDefault="00AE1230" w:rsidP="00912738">
      <w:pPr>
        <w:shd w:val="clear" w:color="auto" w:fill="FCFDFD"/>
        <w:spacing w:after="30" w:line="240" w:lineRule="auto"/>
        <w:rPr>
          <w:ins w:id="4247" w:author="Unknown"/>
          <w:rFonts w:ascii="Arial" w:hAnsi="Arial" w:cs="Arial"/>
          <w:color w:val="222222"/>
          <w:sz w:val="18"/>
          <w:szCs w:val="18"/>
        </w:rPr>
      </w:pPr>
      <w:ins w:id="4248"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pentru că se adresează circulaţiei din sens invers.</w:t>
        </w:r>
      </w:ins>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05" w:history="1">
        <w:r w:rsidRPr="00912738">
          <w:rPr>
            <w:rFonts w:ascii="Tahoma" w:hAnsi="Tahoma" w:cs="Tahoma"/>
            <w:b/>
            <w:bCs/>
            <w:color w:val="000000"/>
            <w:sz w:val="21"/>
          </w:rPr>
          <w:t>890. Ce obligaţii aveţi dacă sunteţi oprit regulamentar de către un poliţist rutier?</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rămâneţi în vehicul, cu mâinile pe volan, respectând indicaţiile poliţistului;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coborâţi din vehicul pentru a prezenta permisul de conducere;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coborâţi din vehicul pentru a lua la cunoştinţă abaterea comisă.</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2 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06" w:history="1">
        <w:r w:rsidRPr="00912738">
          <w:rPr>
            <w:rFonts w:ascii="Arial" w:hAnsi="Arial" w:cs="Arial"/>
            <w:b/>
            <w:bCs/>
            <w:color w:val="000000"/>
            <w:sz w:val="18"/>
          </w:rPr>
          <w:t>permis auto categoria b</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07" w:history="1">
        <w:r w:rsidRPr="00912738">
          <w:rPr>
            <w:rFonts w:ascii="Arial" w:hAnsi="Arial" w:cs="Arial"/>
            <w:color w:val="000000"/>
            <w:sz w:val="18"/>
          </w:rPr>
          <w:t>drpciv chestionare</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08" w:history="1">
        <w:r w:rsidRPr="00912738">
          <w:rPr>
            <w:rFonts w:ascii="Tahoma" w:hAnsi="Tahoma" w:cs="Tahoma"/>
            <w:b/>
            <w:bCs/>
            <w:color w:val="000000"/>
            <w:sz w:val="21"/>
          </w:rPr>
          <w:t>28. Când deasupra fiecărei benzi de circulaţie se află în funcţiune câte un semafor, conducătorul trebuie: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respecte semnificaţia semnalului luminos al semaforului instalat deasupra benzii din stânga;</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respecte semnificaţia semnalului luminos al semaforului instalat pe trotuar;</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respecte semnificaţia semnalului luminos instalat deasupra benzii pe care se află.</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09" w:history="1">
        <w:r w:rsidRPr="00912738">
          <w:rPr>
            <w:rFonts w:ascii="Arial" w:hAnsi="Arial" w:cs="Arial"/>
            <w:b/>
            <w:bCs/>
            <w:color w:val="000000"/>
            <w:sz w:val="18"/>
          </w:rPr>
          <w:t>teste auto chestionare</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10" w:history="1">
        <w:r w:rsidRPr="00912738">
          <w:rPr>
            <w:rFonts w:ascii="Arial" w:hAnsi="Arial" w:cs="Arial"/>
            <w:b/>
            <w:bCs/>
            <w:color w:val="000000"/>
            <w:sz w:val="18"/>
          </w:rPr>
          <w:t>raspunsuri 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411" w:history="1">
        <w:r>
          <w:rPr>
            <w:noProof/>
          </w:rPr>
          <w:pict>
            <v:shape id="Picture 299" o:spid="_x0000_s1317" type="#_x0000_t75" alt="http://e-drpciv.ro/poze2/532.jpg" href="http://e-drpciv.ro/poze2/532.j" style="position:absolute;margin-left:65pt;margin-top:0;width:105pt;height:78.75pt;z-index:251956224;visibility:visible;mso-wrap-distance-left:0;mso-wrap-distance-right:0;mso-position-horizontal:right;mso-position-horizontal-relative:text;mso-position-vertical-relative:line" o:allowoverlap="f" o:button="t">
              <v:fill o:detectmouseclick="t"/>
              <v:imagedata r:id="rId2412"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13" w:history="1">
        <w:r w:rsidRPr="00912738">
          <w:rPr>
            <w:rFonts w:ascii="Tahoma" w:hAnsi="Tahoma" w:cs="Tahoma"/>
            <w:b/>
            <w:bCs/>
            <w:color w:val="000000"/>
            <w:sz w:val="21"/>
          </w:rPr>
          <w:t>532. Cum vă comportaţi dacă intenţionaţi să părăsiţi autostrada în acest loc?</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frânaţi şi ieşiţi cu o viteză orientativă de 130 km/h;</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semnalizaţi şi vă angajaţi pe banda de ieşire;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măriţi viteza, pentru a nu stânjeni vehiculele care circulă din spate.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14" w:history="1">
        <w:r w:rsidRPr="00912738">
          <w:rPr>
            <w:rFonts w:ascii="Arial" w:hAnsi="Arial" w:cs="Arial"/>
            <w:color w:val="000000"/>
            <w:sz w:val="18"/>
          </w:rPr>
          <w:t>examen permis</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15" w:history="1">
        <w:r w:rsidRPr="00912738">
          <w:rPr>
            <w:rFonts w:ascii="Arial" w:hAnsi="Arial" w:cs="Arial"/>
            <w:b/>
            <w:bCs/>
            <w:color w:val="000000"/>
            <w:sz w:val="18"/>
          </w:rPr>
          <w:t>chestionare auto 2014</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416" w:history="1">
        <w:r>
          <w:rPr>
            <w:noProof/>
          </w:rPr>
          <w:pict>
            <v:shape id="Picture 300" o:spid="_x0000_s1318" type="#_x0000_t75" alt="http://e-drpciv.ro/poze2/1026.jpg" href="http://e-drpciv.ro/poze2/1026.j" style="position:absolute;margin-left:65pt;margin-top:0;width:105pt;height:78.75pt;z-index:251957248;visibility:visible;mso-wrap-distance-left:0;mso-wrap-distance-right:0;mso-position-horizontal:right;mso-position-horizontal-relative:text;mso-position-vertical-relative:line" o:allowoverlap="f" o:button="t">
              <v:fill o:detectmouseclick="t"/>
              <v:imagedata r:id="rId2417"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18" w:history="1">
        <w:r w:rsidRPr="00912738">
          <w:rPr>
            <w:rFonts w:ascii="Tahoma" w:hAnsi="Tahoma" w:cs="Tahoma"/>
            <w:b/>
            <w:bCs/>
            <w:color w:val="000000"/>
            <w:sz w:val="21"/>
          </w:rPr>
          <w:t>1026. Puteţi depăşi în această situaţie, dacă vă aflaţi la volanul autoturismului?</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 deoarece treceţi de axul drumului;</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da, manevra este regulamentară;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deoarece marcajul orizontal interzice manevra.</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19" w:history="1">
        <w:r w:rsidRPr="00912738">
          <w:rPr>
            <w:rFonts w:ascii="Arial" w:hAnsi="Arial" w:cs="Arial"/>
            <w:b/>
            <w:bCs/>
            <w:color w:val="000000"/>
            <w:sz w:val="18"/>
          </w:rPr>
          <w:t>raspunsuri 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20" w:history="1">
        <w:r w:rsidRPr="00912738">
          <w:rPr>
            <w:rFonts w:ascii="Arial" w:hAnsi="Arial" w:cs="Arial"/>
            <w:color w:val="000000"/>
            <w:sz w:val="18"/>
          </w:rPr>
          <w:t>permis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421" w:history="1">
        <w:r>
          <w:rPr>
            <w:noProof/>
          </w:rPr>
          <w:pict>
            <v:shape id="Picture 301" o:spid="_x0000_s1319" type="#_x0000_t75" alt="http://e-drpciv.ro/poze2/3762.jpg" href="http://e-drpciv.ro/poze2/3762.j" style="position:absolute;margin-left:65pt;margin-top:0;width:105pt;height:78.75pt;z-index:251958272;visibility:visible;mso-wrap-distance-left:0;mso-wrap-distance-right:0;mso-position-horizontal:right;mso-position-horizontal-relative:text;mso-position-vertical-relative:line" o:allowoverlap="f" o:button="t">
              <v:fill o:detectmouseclick="t"/>
              <v:imagedata r:id="rId2422"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23" w:history="1">
        <w:r w:rsidRPr="00912738">
          <w:rPr>
            <w:rFonts w:ascii="Tahoma" w:hAnsi="Tahoma" w:cs="Tahoma"/>
            <w:b/>
            <w:bCs/>
            <w:color w:val="000000"/>
            <w:sz w:val="21"/>
          </w:rPr>
          <w:t>3762. Panoul adiţional semnifică:</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ridicarea autovehiculelor parcate neregulamentar;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service pentru remorcarea maşinilor aflate în pană;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punct de depozitare pentru maşinile abandonate.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11% | Tags:</w:t>
      </w:r>
      <w:r w:rsidRPr="00912738">
        <w:rPr>
          <w:rFonts w:ascii="Arial" w:hAnsi="Arial" w:cs="Arial"/>
          <w:color w:val="222222"/>
          <w:sz w:val="18"/>
        </w:rPr>
        <w:t> </w:t>
      </w:r>
      <w:hyperlink r:id="rId2424" w:history="1">
        <w:r w:rsidRPr="00912738">
          <w:rPr>
            <w:rFonts w:ascii="Arial" w:hAnsi="Arial" w:cs="Arial"/>
            <w:b/>
            <w:bCs/>
            <w:color w:val="000000"/>
            <w:sz w:val="18"/>
          </w:rPr>
          <w:t>intrebari 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25" w:history="1">
        <w:r w:rsidRPr="00912738">
          <w:rPr>
            <w:rFonts w:ascii="Arial" w:hAnsi="Arial" w:cs="Arial"/>
            <w:color w:val="000000"/>
            <w:sz w:val="18"/>
          </w:rPr>
          <w:t>examen sala</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426" w:history="1">
        <w:r>
          <w:rPr>
            <w:noProof/>
          </w:rPr>
          <w:pict>
            <v:shape id="Picture 302" o:spid="_x0000_s1320" type="#_x0000_t75" alt="http://e-drpciv.ro/poze2/90.jpg" href="http://e-drpciv.ro/poze2/90.j" style="position:absolute;margin-left:65pt;margin-top:0;width:105pt;height:78.75pt;z-index:251959296;visibility:visible;mso-wrap-distance-left:0;mso-wrap-distance-right:0;mso-position-horizontal:right;mso-position-horizontal-relative:text;mso-position-vertical-relative:line" o:allowoverlap="f" o:button="t">
              <v:fill o:detectmouseclick="t"/>
              <v:imagedata r:id="rId2427"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28" w:history="1">
        <w:r w:rsidRPr="00912738">
          <w:rPr>
            <w:rFonts w:ascii="Tahoma" w:hAnsi="Tahoma" w:cs="Tahoma"/>
            <w:b/>
            <w:bCs/>
            <w:color w:val="000000"/>
            <w:sz w:val="21"/>
          </w:rPr>
          <w:t>90. Dacă viraţi la stânga:</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aţi selectat corect banda de circulaţie, dar opriţi, pentru că semaforul este pe culoarea roşie;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aţi selectat bine banda de circulaţie, deci vă continuaţi deplasarea;</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puteţi vira numai la dreapta.</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29" w:history="1">
        <w:r w:rsidRPr="00912738">
          <w:rPr>
            <w:rFonts w:ascii="Arial" w:hAnsi="Arial" w:cs="Arial"/>
            <w:b/>
            <w:bCs/>
            <w:color w:val="000000"/>
            <w:sz w:val="18"/>
          </w:rPr>
          <w:t>examen permis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30" w:history="1">
        <w:r w:rsidRPr="00912738">
          <w:rPr>
            <w:rFonts w:ascii="Arial" w:hAnsi="Arial" w:cs="Arial"/>
            <w:b/>
            <w:bCs/>
            <w:color w:val="000000"/>
            <w:sz w:val="18"/>
          </w:rPr>
          <w:t>permis categoria b1</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31" w:history="1">
        <w:r w:rsidRPr="00912738">
          <w:rPr>
            <w:rFonts w:ascii="Tahoma" w:hAnsi="Tahoma" w:cs="Tahoma"/>
            <w:b/>
            <w:bCs/>
            <w:color w:val="000000"/>
            <w:sz w:val="21"/>
          </w:rPr>
          <w:t>833. Un conducător auto v-a depăşit de mai multe ori, întrucât nu circulă cu viteză constantă. Cum procedaţi atunci când urmează să fiţi depăşit din nou?</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creaţi condiţii pentru a fi depăşit, apropiindu-vă cât mai mult de partea dreaptă a drumului public;</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îl atenţionaţi atât cu claxonul, cât şi cu braţul stâng, pentru a renunţa la această manevră;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vă deplasaţi spre stânga, din timp, pentru a nu-i permite efectuarea acestei manevre.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32" w:history="1">
        <w:r w:rsidRPr="00912738">
          <w:rPr>
            <w:rFonts w:ascii="Arial" w:hAnsi="Arial" w:cs="Arial"/>
            <w:color w:val="000000"/>
            <w:sz w:val="18"/>
          </w:rPr>
          <w:t>permis cat b</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33" w:history="1">
        <w:r w:rsidRPr="00912738">
          <w:rPr>
            <w:rFonts w:ascii="Arial" w:hAnsi="Arial" w:cs="Arial"/>
            <w:color w:val="000000"/>
            <w:sz w:val="18"/>
          </w:rPr>
          <w:t>simulare examen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434" w:history="1">
        <w:r>
          <w:rPr>
            <w:noProof/>
          </w:rPr>
          <w:pict>
            <v:shape id="Picture 303" o:spid="_x0000_s1321" type="#_x0000_t75" alt="http://e-drpciv.ro/poze2/102.jpg" href="http://e-drpciv.ro/poze2/102.j" style="position:absolute;margin-left:65pt;margin-top:0;width:105pt;height:78.75pt;z-index:251960320;visibility:visible;mso-wrap-distance-left:0;mso-wrap-distance-right:0;mso-position-horizontal:right;mso-position-horizontal-relative:text;mso-position-vertical-relative:line" o:allowoverlap="f" o:button="t">
              <v:fill o:detectmouseclick="t"/>
              <v:imagedata r:id="rId2435"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36" w:history="1">
        <w:r w:rsidRPr="00912738">
          <w:rPr>
            <w:rFonts w:ascii="Tahoma" w:hAnsi="Tahoma" w:cs="Tahoma"/>
            <w:b/>
            <w:bCs/>
            <w:color w:val="000000"/>
            <w:sz w:val="21"/>
          </w:rPr>
          <w:t>102. Ce semnificaţie are indicatorul din imagine?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trecere cu bacul peste o apă;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drum denivelat;</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accesul interzis vehiculelor care transportă substanţe de natură să polueze apele.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37" w:history="1">
        <w:r w:rsidRPr="00912738">
          <w:rPr>
            <w:rFonts w:ascii="Arial" w:hAnsi="Arial" w:cs="Arial"/>
            <w:color w:val="000000"/>
            <w:sz w:val="18"/>
          </w:rPr>
          <w:t>permis cat tr</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38" w:history="1">
        <w:r w:rsidRPr="00912738">
          <w:rPr>
            <w:rFonts w:ascii="Arial" w:hAnsi="Arial" w:cs="Arial"/>
            <w:b/>
            <w:bCs/>
            <w:color w:val="000000"/>
            <w:sz w:val="18"/>
          </w:rPr>
          <w:t>www.drpciv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39" w:history="1">
        <w:r w:rsidRPr="00912738">
          <w:rPr>
            <w:rFonts w:ascii="Tahoma" w:hAnsi="Tahoma" w:cs="Tahoma"/>
            <w:b/>
            <w:bCs/>
            <w:color w:val="000000"/>
            <w:sz w:val="21"/>
          </w:rPr>
          <w:t>299. Ce obligaţii aveţi la trecerea la nivel cu calea ferată curentă prevăzută cu bariere, dacă acestea sunt ridicate?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vă asiguraţi că nu sunteţi depăşit de alt autovehicul şi vă angajaţi în traversarea căii ferate;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ziua daţi semnale sonore, iar noaptea aprindeţi faza de drum intermitentă, apoi traversaţi;</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reduceţi viteza, vă asiguraţi că din partea stângă sau din partea dreaptă nu se apropie un vehicul feroviar, apoi vă angajaţi în traversare.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40" w:history="1">
        <w:r w:rsidRPr="00912738">
          <w:rPr>
            <w:rFonts w:ascii="Arial" w:hAnsi="Arial" w:cs="Arial"/>
            <w:color w:val="000000"/>
            <w:sz w:val="18"/>
          </w:rPr>
          <w:t>permis auto categoria b1</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41" w:history="1">
        <w:r w:rsidRPr="00912738">
          <w:rPr>
            <w:rFonts w:ascii="Arial" w:hAnsi="Arial" w:cs="Arial"/>
            <w:color w:val="000000"/>
            <w:sz w:val="18"/>
          </w:rPr>
          <w:t>chestionare 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42" w:history="1">
        <w:r w:rsidRPr="00912738">
          <w:rPr>
            <w:rFonts w:ascii="Tahoma" w:hAnsi="Tahoma" w:cs="Tahoma"/>
            <w:b/>
            <w:bCs/>
            <w:color w:val="000000"/>
            <w:sz w:val="21"/>
          </w:rPr>
          <w:t>670. În cazul implicării într-un accident, puteţi părăsi locul acestuia fără încuviinţarea poliţiei, dacă a rezultat vătămarea integrităţii corporale a unei persoane?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 dacă accidentul nu s-a produs din vina dvs.;</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da, în cazul în care autoturismul dvs. nu a fost avariat;</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43" w:history="1">
        <w:r w:rsidRPr="00912738">
          <w:rPr>
            <w:rFonts w:ascii="Arial" w:hAnsi="Arial" w:cs="Arial"/>
            <w:color w:val="000000"/>
            <w:sz w:val="18"/>
          </w:rPr>
          <w:t>chestionare 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44" w:history="1">
        <w:r w:rsidRPr="00912738">
          <w:rPr>
            <w:rFonts w:ascii="Arial" w:hAnsi="Arial" w:cs="Arial"/>
            <w:color w:val="000000"/>
            <w:sz w:val="18"/>
          </w:rPr>
          <w:t>intrebari categoria TR</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445" w:history="1">
        <w:r>
          <w:rPr>
            <w:noProof/>
          </w:rPr>
          <w:pict>
            <v:shape id="Picture 304" o:spid="_x0000_s1322" type="#_x0000_t75" alt="http://e-drpciv.ro/poze2/511.jpg" href="http://e-drpciv.ro/poze2/511.j" style="position:absolute;margin-left:65pt;margin-top:0;width:105pt;height:78.75pt;z-index:251961344;visibility:visible;mso-wrap-distance-left:0;mso-wrap-distance-right:0;mso-position-horizontal:right;mso-position-horizontal-relative:text;mso-position-vertical-relative:line" o:allowoverlap="f" o:button="t">
              <v:fill o:detectmouseclick="t"/>
              <v:imagedata r:id="rId2446"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47" w:history="1">
        <w:r w:rsidRPr="00912738">
          <w:rPr>
            <w:rFonts w:ascii="Tahoma" w:hAnsi="Tahoma" w:cs="Tahoma"/>
            <w:b/>
            <w:bCs/>
            <w:color w:val="000000"/>
            <w:sz w:val="21"/>
          </w:rPr>
          <w:t>511. După o ploaie torenţială, este necesar să se păstreze o distanţă considerabil mai mare faţă de vehiculul care circulă în faţă?</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 întrucât spaţiul de frânare se măreşte;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 întrucât acest lucru duce la aglomerarea traficului;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da, deoarece nu se observă indicatoarele.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48" w:history="1">
        <w:r w:rsidRPr="00912738">
          <w:rPr>
            <w:rFonts w:ascii="Arial" w:hAnsi="Arial" w:cs="Arial"/>
            <w:b/>
            <w:bCs/>
            <w:color w:val="000000"/>
            <w:sz w:val="18"/>
          </w:rPr>
          <w:t>chestionare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49" w:history="1">
        <w:r w:rsidRPr="00912738">
          <w:rPr>
            <w:rFonts w:ascii="Arial" w:hAnsi="Arial" w:cs="Arial"/>
            <w:color w:val="000000"/>
            <w:sz w:val="18"/>
          </w:rPr>
          <w:t>simulare examen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450" w:history="1">
        <w:r>
          <w:rPr>
            <w:noProof/>
          </w:rPr>
          <w:pict>
            <v:shape id="Picture 305" o:spid="_x0000_s1323" type="#_x0000_t75" alt="http://e-drpciv.ro/poze2/472.jpg" href="http://e-drpciv.ro/poze2/472.j" style="position:absolute;margin-left:65pt;margin-top:0;width:105pt;height:78.75pt;z-index:251962368;visibility:visible;mso-wrap-distance-left:0;mso-wrap-distance-right:0;mso-position-horizontal:right;mso-position-horizontal-relative:text;mso-position-vertical-relative:line" o:allowoverlap="f" o:button="t">
              <v:fill o:detectmouseclick="t"/>
              <v:imagedata r:id="rId2451"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52" w:history="1">
        <w:r w:rsidRPr="00912738">
          <w:rPr>
            <w:rFonts w:ascii="Tahoma" w:hAnsi="Tahoma" w:cs="Tahoma"/>
            <w:b/>
            <w:bCs/>
            <w:color w:val="000000"/>
            <w:sz w:val="21"/>
          </w:rPr>
          <w:t>472. Puteţi depăşi în situaţia dată?</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 dacă vă asiguraţi că manevra poate fi executată şi semnalizaţi corespunzător;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 deoarece vizibilitatea este redusă;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deoarece prin această manevră veţi trece peste axul drumului.</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53" w:history="1">
        <w:r w:rsidRPr="00912738">
          <w:rPr>
            <w:rFonts w:ascii="Arial" w:hAnsi="Arial" w:cs="Arial"/>
            <w:color w:val="000000"/>
            <w:sz w:val="18"/>
          </w:rPr>
          <w:t>permis cat tr</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54" w:history="1">
        <w:r w:rsidRPr="00912738">
          <w:rPr>
            <w:rFonts w:ascii="Arial" w:hAnsi="Arial" w:cs="Arial"/>
            <w:b/>
            <w:bCs/>
            <w:color w:val="000000"/>
            <w:sz w:val="18"/>
          </w:rPr>
          <w:t>permis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455" w:history="1">
        <w:r>
          <w:rPr>
            <w:noProof/>
          </w:rPr>
          <w:pict>
            <v:shape id="Picture 306" o:spid="_x0000_s1324" type="#_x0000_t75" alt="http://e-drpciv.ro/poze2/3686.jpg" href="http://e-drpciv.ro/poze2/3686.j" style="position:absolute;margin-left:65pt;margin-top:0;width:105pt;height:67.5pt;z-index:251963392;visibility:visible;mso-wrap-distance-left:0;mso-wrap-distance-right:0;mso-position-horizontal:right;mso-position-horizontal-relative:text;mso-position-vertical-relative:line" o:allowoverlap="f" o:button="t">
              <v:fill o:detectmouseclick="t"/>
              <v:imagedata r:id="rId2456"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57" w:history="1">
        <w:r w:rsidRPr="00912738">
          <w:rPr>
            <w:rFonts w:ascii="Tahoma" w:hAnsi="Tahoma" w:cs="Tahoma"/>
            <w:b/>
            <w:bCs/>
            <w:color w:val="000000"/>
            <w:sz w:val="21"/>
          </w:rPr>
          <w:t>3686. Care dintre vehicule îşi pot continua deplasarea în intersecţie?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tramvaiele, pentru că au prioritate de trecere;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autoturismul albastru;</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autoturismul albastru şi autoturismul galben.</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10% | Tags:</w:t>
      </w:r>
      <w:r w:rsidRPr="00912738">
        <w:rPr>
          <w:rFonts w:ascii="Arial" w:hAnsi="Arial" w:cs="Arial"/>
          <w:color w:val="222222"/>
          <w:sz w:val="18"/>
        </w:rPr>
        <w:t> </w:t>
      </w:r>
      <w:hyperlink r:id="rId2458" w:history="1">
        <w:r w:rsidRPr="00912738">
          <w:rPr>
            <w:rFonts w:ascii="Arial" w:hAnsi="Arial" w:cs="Arial"/>
            <w:color w:val="000000"/>
            <w:sz w:val="18"/>
          </w:rPr>
          <w:t>simulare examen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59" w:history="1">
        <w:r w:rsidRPr="00912738">
          <w:rPr>
            <w:rFonts w:ascii="Arial" w:hAnsi="Arial" w:cs="Arial"/>
            <w:b/>
            <w:bCs/>
            <w:color w:val="000000"/>
            <w:sz w:val="18"/>
          </w:rPr>
          <w:t>intrebari 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60" w:history="1">
        <w:r w:rsidRPr="00912738">
          <w:rPr>
            <w:rFonts w:ascii="Tahoma" w:hAnsi="Tahoma" w:cs="Tahoma"/>
            <w:b/>
            <w:bCs/>
            <w:color w:val="000000"/>
            <w:sz w:val="21"/>
          </w:rPr>
          <w:t>666. Cum este definită depăşirea?</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trecerea unui vehicul pe lângă altul, când circulă în acelaşi sens, dar pe o bandă alăturată;</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manevra prin care un vehicul trece înaintea altui vehicul ori pe lângă un obstacol, aflat pe acelaşi sens de circulaţie, prin schimbarea direcţiei de mers şi ieşirea de pe banda de circulaţie sau din şirul de vehicule în care s-a aflat iniţial;</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trecerea unui vehicul prin dreptul altuia.</w:t>
      </w:r>
    </w:p>
    <w:p w:rsidR="00AE1230" w:rsidRPr="00912738" w:rsidRDefault="00AE1230" w:rsidP="00912738">
      <w:pPr>
        <w:spacing w:after="0" w:line="240" w:lineRule="auto"/>
        <w:outlineLvl w:val="1"/>
        <w:rPr>
          <w:rFonts w:ascii="Tahoma" w:hAnsi="Tahoma" w:cs="Tahoma"/>
          <w:b/>
          <w:bCs/>
          <w:color w:val="222222"/>
          <w:sz w:val="21"/>
          <w:szCs w:val="21"/>
        </w:rPr>
      </w:pPr>
      <w:hyperlink r:id="rId2461" w:history="1">
        <w:r w:rsidRPr="00912738">
          <w:rPr>
            <w:rFonts w:ascii="Tahoma" w:hAnsi="Tahoma" w:cs="Tahoma"/>
            <w:b/>
            <w:bCs/>
            <w:color w:val="000000"/>
            <w:sz w:val="21"/>
          </w:rPr>
          <w:t>792. Purtarea centurii de siguranţă este obligatorie în timpul circulaţiei pe drumurile din localităţi?</w:t>
        </w:r>
      </w:hyperlink>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w:t>
      </w:r>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da, numai de către conducătorul autovehiculului;</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da, de către cel de la volan şi de către pasagerii care ocupă locurile prevăzute cu asemenea dispozitive.</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62" w:history="1">
        <w:r w:rsidRPr="00912738">
          <w:rPr>
            <w:rFonts w:ascii="Tahoma" w:hAnsi="Tahoma" w:cs="Tahoma"/>
            <w:b/>
            <w:bCs/>
            <w:color w:val="000000"/>
            <w:sz w:val="21"/>
          </w:rPr>
          <w:t>156. Marcajul longitudinal continuu, aplicat pe axul drumului, permite încălcarea lui:</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numai de către conducătorii de motociclete şi mopede;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numai de către vehiculele cu gabarit depăşit;</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în nicio situaţie.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63" w:history="1">
        <w:r w:rsidRPr="00912738">
          <w:rPr>
            <w:rFonts w:ascii="Arial" w:hAnsi="Arial" w:cs="Arial"/>
            <w:b/>
            <w:bCs/>
            <w:color w:val="000000"/>
            <w:sz w:val="18"/>
          </w:rPr>
          <w:t>chestionare auto 2014</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64" w:history="1">
        <w:r w:rsidRPr="00912738">
          <w:rPr>
            <w:rFonts w:ascii="Arial" w:hAnsi="Arial" w:cs="Arial"/>
            <w:color w:val="000000"/>
            <w:sz w:val="18"/>
          </w:rPr>
          <w:t>examen sala</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65" w:history="1">
        <w:r w:rsidRPr="00912738">
          <w:rPr>
            <w:rFonts w:ascii="Tahoma" w:hAnsi="Tahoma" w:cs="Tahoma"/>
            <w:b/>
            <w:bCs/>
            <w:color w:val="000000"/>
            <w:sz w:val="21"/>
          </w:rPr>
          <w:t>1025. În cazul unui accident în care victima şi-a pierdut cunoştinţa, prima măsură va fi:</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administraţi medicamente din trusa de prim ajutor;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imobilizaţi eventualele fracturi;</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controlaţi respiraţia şi bătăile inimii.</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3 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66" w:history="1">
        <w:r w:rsidRPr="00912738">
          <w:rPr>
            <w:rFonts w:ascii="Arial" w:hAnsi="Arial" w:cs="Arial"/>
            <w:b/>
            <w:bCs/>
            <w:color w:val="000000"/>
            <w:sz w:val="18"/>
          </w:rPr>
          <w:t>permis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67" w:history="1">
        <w:r w:rsidRPr="00912738">
          <w:rPr>
            <w:rFonts w:ascii="Arial" w:hAnsi="Arial" w:cs="Arial"/>
            <w:color w:val="000000"/>
            <w:sz w:val="18"/>
          </w:rPr>
          <w:t>examen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468" w:history="1">
        <w:r>
          <w:rPr>
            <w:noProof/>
          </w:rPr>
          <w:pict>
            <v:shape id="Picture 307" o:spid="_x0000_s1325" type="#_x0000_t75" alt="http://e-drpciv.ro/poze2/510.jpg" href="http://e-drpciv.ro/poze2/510.j" style="position:absolute;margin-left:65pt;margin-top:0;width:105pt;height:78.75pt;z-index:251964416;visibility:visible;mso-wrap-distance-left:0;mso-wrap-distance-right:0;mso-position-horizontal:right;mso-position-horizontal-relative:text;mso-position-vertical-relative:line" o:allowoverlap="f" o:button="t">
              <v:fill o:detectmouseclick="t"/>
              <v:imagedata r:id="rId2469"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70" w:history="1">
        <w:r w:rsidRPr="00912738">
          <w:rPr>
            <w:rFonts w:ascii="Tahoma" w:hAnsi="Tahoma" w:cs="Tahoma"/>
            <w:b/>
            <w:bCs/>
            <w:color w:val="000000"/>
            <w:sz w:val="21"/>
          </w:rPr>
          <w:t>510. Indicatorul semnifică:</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claxonatul este permis numai în cazul evitării unui pericol imediat;</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folosirea claxonului este permisă numai pe timp de zi;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folosirea claxonului este permisă numai în condiţii de vizibilitate redusă.</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71" w:history="1">
        <w:r w:rsidRPr="00912738">
          <w:rPr>
            <w:rFonts w:ascii="Arial" w:hAnsi="Arial" w:cs="Arial"/>
            <w:color w:val="000000"/>
            <w:sz w:val="18"/>
          </w:rPr>
          <w:t>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72" w:history="1">
        <w:r w:rsidRPr="00912738">
          <w:rPr>
            <w:rFonts w:ascii="Arial" w:hAnsi="Arial" w:cs="Arial"/>
            <w:b/>
            <w:bCs/>
            <w:color w:val="000000"/>
            <w:sz w:val="18"/>
          </w:rPr>
          <w:t>permis auto categoria B1</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73" w:history="1">
        <w:r w:rsidRPr="00912738">
          <w:rPr>
            <w:rFonts w:ascii="Tahoma" w:hAnsi="Tahoma" w:cs="Tahoma"/>
            <w:b/>
            <w:bCs/>
            <w:color w:val="000000"/>
            <w:sz w:val="21"/>
          </w:rPr>
          <w:t>154. Cum trebuie să procedaţi dacă, circulând cu viteza maximă admisă de lege, observaţi că un alt autovehicul încearcă să vă depăşească?</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nu măriţi viteza şi să circulaţi pe partea din dreapta a drumului, permiţând efectuarea depăşirii;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semnalizaţi cu lumina intermitentă că aţi înţeles intenţia celuilalt autovehicul de a vă depăşi;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folosiţi semnalele sonore şi luminoase, pentru a-l atenţiona pe conducătorul celuilalt autovehicul că depăşeşte limita vitezei.</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74" w:history="1">
        <w:r w:rsidRPr="00912738">
          <w:rPr>
            <w:rFonts w:ascii="Arial" w:hAnsi="Arial" w:cs="Arial"/>
            <w:color w:val="000000"/>
            <w:sz w:val="18"/>
          </w:rPr>
          <w:t>raspunsuri 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75" w:history="1">
        <w:r w:rsidRPr="00912738">
          <w:rPr>
            <w:rFonts w:ascii="Arial" w:hAnsi="Arial" w:cs="Arial"/>
            <w:color w:val="000000"/>
            <w:sz w:val="18"/>
          </w:rPr>
          <w:t>examen sala</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76" w:history="1">
        <w:r w:rsidRPr="00912738">
          <w:rPr>
            <w:rFonts w:ascii="Tahoma" w:hAnsi="Tahoma" w:cs="Tahoma"/>
            <w:b/>
            <w:bCs/>
            <w:color w:val="000000"/>
            <w:sz w:val="21"/>
          </w:rPr>
          <w:t>247. La apariţia defecţiunilor tehnice ale mecanismului de direcţie se procedează astfel:</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se apelează la cunoştinţe care au mai întâlnit astfel de situaţii;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se continuă deplasarea, întrucât defecţiunea se datorează stării drumului public;</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se apelează numai la atelierele specializate, care au personal calificat.</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77" w:history="1">
        <w:r w:rsidRPr="00912738">
          <w:rPr>
            <w:rFonts w:ascii="Arial" w:hAnsi="Arial" w:cs="Arial"/>
            <w:color w:val="000000"/>
            <w:sz w:val="18"/>
          </w:rPr>
          <w:t>examen permis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78" w:history="1">
        <w:r w:rsidRPr="00912738">
          <w:rPr>
            <w:rFonts w:ascii="Arial" w:hAnsi="Arial" w:cs="Arial"/>
            <w:color w:val="000000"/>
            <w:sz w:val="18"/>
          </w:rPr>
          <w:t>examen 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79" w:history="1">
        <w:r w:rsidRPr="00912738">
          <w:rPr>
            <w:rFonts w:ascii="Tahoma" w:hAnsi="Tahoma" w:cs="Tahoma"/>
            <w:b/>
            <w:bCs/>
            <w:color w:val="000000"/>
            <w:sz w:val="21"/>
          </w:rPr>
          <w:t>2488. Acţionând o singură dată pedala de frânare, cursa acesteia este prea lungă. Acţionand de repetate ori, cursa pedalei se scurtează. Cum trebuie să procedaţi?</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acţionaţi frâna mai des;</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reparaţi frâna într-un atelier specializat;</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trebuie să faceţi nimic, acest lucru este normal.</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10% | Tags:</w:t>
      </w:r>
      <w:r w:rsidRPr="00912738">
        <w:rPr>
          <w:rFonts w:ascii="Arial" w:hAnsi="Arial" w:cs="Arial"/>
          <w:color w:val="222222"/>
          <w:sz w:val="18"/>
        </w:rPr>
        <w:t> </w:t>
      </w:r>
      <w:hyperlink r:id="rId2480" w:history="1">
        <w:r w:rsidRPr="00912738">
          <w:rPr>
            <w:rFonts w:ascii="Arial" w:hAnsi="Arial" w:cs="Arial"/>
            <w:color w:val="000000"/>
            <w:sz w:val="18"/>
          </w:rPr>
          <w:t>teste 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81" w:history="1">
        <w:r w:rsidRPr="00912738">
          <w:rPr>
            <w:rFonts w:ascii="Arial" w:hAnsi="Arial" w:cs="Arial"/>
            <w:b/>
            <w:bCs/>
            <w:color w:val="000000"/>
            <w:sz w:val="18"/>
          </w:rPr>
          <w:t>teste auto chestionare</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482" w:history="1">
        <w:r>
          <w:rPr>
            <w:noProof/>
          </w:rPr>
          <w:pict>
            <v:shape id="Picture 308" o:spid="_x0000_s1326" type="#_x0000_t75" alt="http://e-drpciv.ro/poze2/3728.jpg" href="http://e-drpciv.ro/poze2/3728.j" style="position:absolute;margin-left:65pt;margin-top:0;width:105pt;height:78.75pt;z-index:251965440;visibility:visible;mso-wrap-distance-left:0;mso-wrap-distance-right:0;mso-position-horizontal:right;mso-position-horizontal-relative:text;mso-position-vertical-relative:line" o:allowoverlap="f" o:button="t">
              <v:fill o:detectmouseclick="t"/>
              <v:imagedata r:id="rId2483"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84" w:history="1">
        <w:r w:rsidRPr="00912738">
          <w:rPr>
            <w:rFonts w:ascii="Tahoma" w:hAnsi="Tahoma" w:cs="Tahoma"/>
            <w:b/>
            <w:bCs/>
            <w:color w:val="000000"/>
            <w:sz w:val="21"/>
          </w:rPr>
          <w:t>3728. Este permis virajul la stânga în acest loc?</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 deoarece te-ai încadrat corespunzător;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da, după acordarea priorităţii de trecere;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deoarece este interzisă trecerea peste marcajul dintre cele două scuaruri.</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2 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10% | Tags:</w:t>
      </w:r>
      <w:r w:rsidRPr="00912738">
        <w:rPr>
          <w:rFonts w:ascii="Arial" w:hAnsi="Arial" w:cs="Arial"/>
          <w:color w:val="222222"/>
          <w:sz w:val="18"/>
        </w:rPr>
        <w:t> </w:t>
      </w:r>
      <w:hyperlink r:id="rId2485" w:history="1">
        <w:r w:rsidRPr="00912738">
          <w:rPr>
            <w:rFonts w:ascii="Arial" w:hAnsi="Arial" w:cs="Arial"/>
            <w:b/>
            <w:bCs/>
            <w:color w:val="000000"/>
            <w:sz w:val="18"/>
          </w:rPr>
          <w:t>chestionare auto 2014</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86" w:history="1">
        <w:r w:rsidRPr="00912738">
          <w:rPr>
            <w:rFonts w:ascii="Arial" w:hAnsi="Arial" w:cs="Arial"/>
            <w:color w:val="000000"/>
            <w:sz w:val="18"/>
          </w:rPr>
          <w:t>examen permis</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487" w:history="1">
        <w:r>
          <w:rPr>
            <w:noProof/>
          </w:rPr>
          <w:pict>
            <v:shape id="Picture 309" o:spid="_x0000_s1327" type="#_x0000_t75" alt="http://e-drpciv.ro/poze2/272.jpg" href="http://e-drpciv.ro/poze2/272.j" style="position:absolute;margin-left:65pt;margin-top:0;width:105pt;height:78.75pt;z-index:251966464;visibility:visible;mso-wrap-distance-left:0;mso-wrap-distance-right:0;mso-position-horizontal:right;mso-position-horizontal-relative:text;mso-position-vertical-relative:line" o:allowoverlap="f" o:button="t">
              <v:fill o:detectmouseclick="t"/>
              <v:imagedata r:id="rId2488"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89" w:history="1">
        <w:r w:rsidRPr="00912738">
          <w:rPr>
            <w:rFonts w:ascii="Tahoma" w:hAnsi="Tahoma" w:cs="Tahoma"/>
            <w:b/>
            <w:bCs/>
            <w:color w:val="000000"/>
            <w:sz w:val="21"/>
          </w:rPr>
          <w:t>272. Se poate efectua depăşirea în situaţia dată?</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 legea nu interzice;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da, deoarece din sens opus nu se apropie niciun vehicul;</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deoarece vă aflaţi în curbă.</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90" w:history="1">
        <w:r w:rsidRPr="00912738">
          <w:rPr>
            <w:rFonts w:ascii="Arial" w:hAnsi="Arial" w:cs="Arial"/>
            <w:b/>
            <w:bCs/>
            <w:color w:val="000000"/>
            <w:sz w:val="18"/>
          </w:rPr>
          <w:t>simulare examen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91" w:history="1">
        <w:r w:rsidRPr="00912738">
          <w:rPr>
            <w:rFonts w:ascii="Arial" w:hAnsi="Arial" w:cs="Arial"/>
            <w:b/>
            <w:bCs/>
            <w:color w:val="000000"/>
            <w:sz w:val="18"/>
          </w:rPr>
          <w:t>chestionare auto b1</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92" w:history="1">
        <w:r w:rsidRPr="00912738">
          <w:rPr>
            <w:rFonts w:ascii="Tahoma" w:hAnsi="Tahoma" w:cs="Tahoma"/>
            <w:b/>
            <w:bCs/>
            <w:color w:val="000000"/>
            <w:sz w:val="21"/>
          </w:rPr>
          <w:t>736. Perna de aer (AIRBAG-ul) asigură:</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amortizarea rapidă a trepidaţiilor datorate denivelărilor existente pe drumul public;</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protecţia suplimentară a persoanelor în cazul unui impact puternic al autovehiculului;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posibilitatea conducerii relaxate, cu capul sprijinit de aceasta.</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93" w:history="1">
        <w:r w:rsidRPr="00912738">
          <w:rPr>
            <w:rFonts w:ascii="Arial" w:hAnsi="Arial" w:cs="Arial"/>
            <w:b/>
            <w:bCs/>
            <w:color w:val="000000"/>
            <w:sz w:val="18"/>
          </w:rPr>
          <w:t>teste 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94" w:history="1">
        <w:r w:rsidRPr="00912738">
          <w:rPr>
            <w:rFonts w:ascii="Arial" w:hAnsi="Arial" w:cs="Arial"/>
            <w:color w:val="000000"/>
            <w:sz w:val="18"/>
          </w:rPr>
          <w:t>chestionare auto 2014</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95" w:history="1">
        <w:r w:rsidRPr="00912738">
          <w:rPr>
            <w:rFonts w:ascii="Tahoma" w:hAnsi="Tahoma" w:cs="Tahoma"/>
            <w:b/>
            <w:bCs/>
            <w:color w:val="000000"/>
            <w:sz w:val="21"/>
          </w:rPr>
          <w:t>741. Vă apropiaţi de o trecere la nivel cu calea ferată curentă fără bariere, în traversarea căreia s-a angajat o căruţă aflată în faţa dvs. În această situaţie puteţi efectua depăşirea?</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 dacă aceasta nu a ajuns încă la linia de tren;</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da, întrucât căruţa este un vehicul lent;</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96" w:history="1">
        <w:r w:rsidRPr="00912738">
          <w:rPr>
            <w:rFonts w:ascii="Arial" w:hAnsi="Arial" w:cs="Arial"/>
            <w:color w:val="000000"/>
            <w:sz w:val="18"/>
          </w:rPr>
          <w:t>auto chestionare</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497" w:history="1">
        <w:r w:rsidRPr="00912738">
          <w:rPr>
            <w:rFonts w:ascii="Arial" w:hAnsi="Arial" w:cs="Arial"/>
            <w:b/>
            <w:bCs/>
            <w:color w:val="000000"/>
            <w:sz w:val="18"/>
          </w:rPr>
          <w:t>examen 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498" w:history="1">
        <w:r w:rsidRPr="00912738">
          <w:rPr>
            <w:rFonts w:ascii="Tahoma" w:hAnsi="Tahoma" w:cs="Tahoma"/>
            <w:b/>
            <w:bCs/>
            <w:color w:val="000000"/>
            <w:sz w:val="21"/>
          </w:rPr>
          <w:t>875. Puteţi trece cu autovehiculul peste o linie continuă dacă:</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linia continuă este însoţită de una discontinuă, iar aceasta din urmă este mai apropiată de sensul dvs. de deplasare;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aceasta este aplicată pe drumuri cu mai mult de o bandă pe sensul de mers;</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aceasta separă sensurile de circulaţie.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499" w:history="1">
        <w:r w:rsidRPr="00912738">
          <w:rPr>
            <w:rFonts w:ascii="Arial" w:hAnsi="Arial" w:cs="Arial"/>
            <w:color w:val="000000"/>
            <w:sz w:val="18"/>
          </w:rPr>
          <w:t>intrebari cat b1</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00" w:history="1">
        <w:r w:rsidRPr="00912738">
          <w:rPr>
            <w:rFonts w:ascii="Arial" w:hAnsi="Arial" w:cs="Arial"/>
            <w:b/>
            <w:bCs/>
            <w:color w:val="000000"/>
            <w:sz w:val="18"/>
          </w:rPr>
          <w:t>examen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01" w:history="1">
        <w:r w:rsidRPr="00912738">
          <w:rPr>
            <w:rFonts w:ascii="Tahoma" w:hAnsi="Tahoma" w:cs="Tahoma"/>
            <w:b/>
            <w:bCs/>
            <w:color w:val="000000"/>
            <w:sz w:val="21"/>
          </w:rPr>
          <w:t>45. Cum procedaţi în situaţia în care semnalul roşu al semaforului este în funcţiune, iar poliţistul vă adresează semnalul de a trece?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aşteptaţi apariţia semnalului de culoare verde, care vă permite să circulaţi cu autovehiculul prin intersecţie;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atrageţi atenţia poliţistului că există neconcordanţă între semnalul său şi cel al semaforului;</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respectaţi semnalul poliţistului.</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502" w:history="1">
        <w:r w:rsidRPr="00912738">
          <w:rPr>
            <w:rFonts w:ascii="Arial" w:hAnsi="Arial" w:cs="Arial"/>
            <w:color w:val="000000"/>
            <w:sz w:val="18"/>
          </w:rPr>
          <w:t>permis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03" w:history="1">
        <w:r w:rsidRPr="00912738">
          <w:rPr>
            <w:rFonts w:ascii="Arial" w:hAnsi="Arial" w:cs="Arial"/>
            <w:b/>
            <w:bCs/>
            <w:color w:val="000000"/>
            <w:sz w:val="18"/>
          </w:rPr>
          <w:t>examen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04" w:history="1">
        <w:r w:rsidRPr="00912738">
          <w:rPr>
            <w:rFonts w:ascii="Tahoma" w:hAnsi="Tahoma" w:cs="Tahoma"/>
            <w:b/>
            <w:bCs/>
            <w:color w:val="000000"/>
            <w:sz w:val="21"/>
          </w:rPr>
          <w:t>321. Ce obligaţii are conducătorul unui autovehicul, dacă a obţinut permis de conducere de mai puţin de un an?</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circule cu semnul distinctiv aplicat regulamentar;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emită semnale acustice ori de câte ori efectuează o depăşire;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circule cu faza de drum în funcţiune, inclusiv pe timp de zi.</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hyperlink r:id="rId2505" w:history="1">
        <w:r w:rsidRPr="00912738">
          <w:rPr>
            <w:rFonts w:ascii="Arial" w:hAnsi="Arial" w:cs="Arial"/>
            <w:color w:val="000000"/>
            <w:sz w:val="18"/>
          </w:rPr>
          <w:t>simulare examen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06" w:history="1">
        <w:r w:rsidRPr="00912738">
          <w:rPr>
            <w:rFonts w:ascii="Arial" w:hAnsi="Arial" w:cs="Arial"/>
            <w:b/>
            <w:bCs/>
            <w:color w:val="000000"/>
            <w:sz w:val="18"/>
          </w:rPr>
          <w:t>www.drpciv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07" w:history="1">
        <w:r w:rsidRPr="00912738">
          <w:rPr>
            <w:rFonts w:ascii="Tahoma" w:hAnsi="Tahoma" w:cs="Tahoma"/>
            <w:b/>
            <w:bCs/>
            <w:color w:val="000000"/>
            <w:sz w:val="21"/>
          </w:rPr>
          <w:t>121. Într-o intersecţie nedirijată, conducătorul unui vehicul este obligat să acorde prioritate unui autovehicul destinat stingerii incendiilor, care circulă din stânga, având în funcţiune semnalizarea specială luminoasă şi sonoră?</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 deoarece şi în acest caz se aplică regula priorităţii de dreapta;</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 deoarece autovehiculul destinat stingerii incendiilor nu face parte din categoria autovehiculelor cu regim prioritar;</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da.</w:t>
      </w:r>
    </w:p>
    <w:p w:rsidR="00AE1230" w:rsidRPr="00912738" w:rsidRDefault="00AE1230" w:rsidP="00912738">
      <w:pPr>
        <w:spacing w:after="0" w:line="240" w:lineRule="auto"/>
        <w:outlineLvl w:val="1"/>
        <w:rPr>
          <w:rFonts w:ascii="Tahoma" w:hAnsi="Tahoma" w:cs="Tahoma"/>
          <w:b/>
          <w:bCs/>
          <w:color w:val="222222"/>
          <w:sz w:val="21"/>
          <w:szCs w:val="21"/>
        </w:rPr>
      </w:pPr>
      <w:hyperlink r:id="rId2508" w:history="1">
        <w:r w:rsidRPr="00912738">
          <w:rPr>
            <w:rFonts w:ascii="Tahoma" w:hAnsi="Tahoma" w:cs="Tahoma"/>
            <w:b/>
            <w:bCs/>
            <w:color w:val="000000"/>
            <w:sz w:val="21"/>
          </w:rPr>
          <w:t>233. Ce semnificaţie are lumina de culoare roşie a semaforului, atât pentru conducătorii de vehicule, cât şi pentru pietoni?</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îi obligă atât pe conducători, cât şi pe pietoni să se oprească;</w:t>
      </w:r>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îi obligă pe conducători să oprească, iar pe pietoni să traverseze cu prudenţă;</w:t>
      </w:r>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permite vehiculelor să vireze la dreapta, cu respectarea priorităţii.</w:t>
      </w:r>
    </w:p>
    <w:p w:rsidR="00AE1230" w:rsidRPr="00912738" w:rsidRDefault="00AE1230" w:rsidP="00912738">
      <w:pPr>
        <w:shd w:val="clear" w:color="auto" w:fill="C9DBE7"/>
        <w:spacing w:after="0" w:line="240" w:lineRule="auto"/>
        <w:jc w:val="center"/>
        <w:rPr>
          <w:ins w:id="4249" w:author="Unknown"/>
          <w:rFonts w:ascii="Arial" w:hAnsi="Arial" w:cs="Arial"/>
          <w:color w:val="000000"/>
          <w:sz w:val="18"/>
          <w:szCs w:val="18"/>
        </w:rPr>
      </w:pPr>
      <w:ins w:id="4250" w:author="Unknown">
        <w:r w:rsidRPr="00912738">
          <w:rPr>
            <w:rFonts w:ascii="Arial" w:hAnsi="Arial" w:cs="Arial"/>
            <w:color w:val="000000"/>
            <w:sz w:val="18"/>
            <w:szCs w:val="18"/>
            <w:bdr w:val="none" w:sz="0" w:space="0" w:color="auto" w:frame="1"/>
          </w:rPr>
          <w:br/>
        </w:r>
      </w:ins>
    </w:p>
    <w:p w:rsidR="00AE1230" w:rsidRPr="00912738" w:rsidRDefault="00AE1230" w:rsidP="00912738">
      <w:pPr>
        <w:shd w:val="clear" w:color="auto" w:fill="FCFDFD"/>
        <w:spacing w:after="0" w:line="240" w:lineRule="auto"/>
        <w:rPr>
          <w:ins w:id="4251" w:author="Unknown"/>
          <w:rFonts w:ascii="Arial" w:hAnsi="Arial" w:cs="Arial"/>
          <w:color w:val="222222"/>
          <w:sz w:val="18"/>
          <w:szCs w:val="18"/>
        </w:rPr>
      </w:pPr>
      <w:ins w:id="4252"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"http://e-drpciv.ro/poze2/796.jpg" </w:instrText>
        </w:r>
      </w:ins>
      <w:r w:rsidRPr="009316C1">
        <w:rPr>
          <w:rFonts w:ascii="Arial" w:hAnsi="Arial" w:cs="Arial"/>
          <w:color w:val="222222"/>
          <w:sz w:val="18"/>
          <w:szCs w:val="18"/>
        </w:rPr>
      </w:r>
      <w:ins w:id="4253" w:author="Unknown">
        <w:r w:rsidRPr="00912738">
          <w:rPr>
            <w:rFonts w:ascii="Arial" w:hAnsi="Arial" w:cs="Arial"/>
            <w:color w:val="222222"/>
            <w:sz w:val="18"/>
            <w:szCs w:val="18"/>
          </w:rPr>
          <w:fldChar w:fldCharType="separate"/>
        </w:r>
      </w:ins>
      <w:r>
        <w:rPr>
          <w:noProof/>
        </w:rPr>
        <w:pict>
          <v:shape id="Picture 310" o:spid="_x0000_s1328" type="#_x0000_t75" alt="http://e-drpciv.ro/poze2/796.jpg" href="http://e-drpciv.ro/poze2/796.j" style="position:absolute;margin-left:65pt;margin-top:0;width:105pt;height:78.75pt;z-index:251967488;visibility:visible;mso-wrap-distance-left:0;mso-wrap-distance-right:0;mso-position-horizontal:right;mso-position-horizontal-relative:text;mso-position-vertical-relative:line" o:allowoverlap="f" o:button="t">
            <v:fill o:detectmouseclick="t"/>
            <v:imagedata r:id="rId2509" o:title=""/>
            <w10:wrap type="square"/>
          </v:shape>
        </w:pict>
      </w:r>
      <w:ins w:id="4254"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255" w:author="Unknown"/>
          <w:rFonts w:ascii="Tahoma" w:hAnsi="Tahoma" w:cs="Tahoma"/>
          <w:b/>
          <w:bCs/>
          <w:color w:val="222222"/>
          <w:sz w:val="21"/>
          <w:szCs w:val="21"/>
        </w:rPr>
      </w:pPr>
      <w:ins w:id="4256"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"http://e-drpciv.ro/intrebare/796/cine_are_prioritate_pe_sectorul_de_drum_ingustat" </w:instrText>
        </w:r>
      </w:ins>
      <w:r w:rsidRPr="009316C1">
        <w:rPr>
          <w:rFonts w:ascii="Tahoma" w:hAnsi="Tahoma" w:cs="Tahoma"/>
          <w:b/>
          <w:bCs/>
          <w:color w:val="222222"/>
          <w:sz w:val="21"/>
          <w:szCs w:val="21"/>
        </w:rPr>
      </w:r>
      <w:ins w:id="4257"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796. Cine are prioritate pe sectorul de drum îngustat?</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258" w:author="Unknown"/>
          <w:rFonts w:ascii="Arial" w:hAnsi="Arial" w:cs="Arial"/>
          <w:color w:val="222222"/>
          <w:sz w:val="18"/>
          <w:szCs w:val="18"/>
        </w:rPr>
      </w:pPr>
      <w:ins w:id="4259"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autoturismul, deoarece circulă în dreapta autobuzului;</w:t>
        </w:r>
      </w:ins>
    </w:p>
    <w:p w:rsidR="00AE1230" w:rsidRPr="00912738" w:rsidRDefault="00AE1230" w:rsidP="00912738">
      <w:pPr>
        <w:shd w:val="clear" w:color="auto" w:fill="33FF33"/>
        <w:spacing w:after="30" w:line="240" w:lineRule="auto"/>
        <w:rPr>
          <w:ins w:id="4260" w:author="Unknown"/>
          <w:rFonts w:ascii="Arial" w:hAnsi="Arial" w:cs="Arial"/>
          <w:color w:val="222222"/>
          <w:sz w:val="18"/>
          <w:szCs w:val="18"/>
        </w:rPr>
      </w:pPr>
      <w:ins w:id="4261"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autobuzul, deoarece nu-şi schimbă poziţia de mers;</w:t>
        </w:r>
      </w:ins>
    </w:p>
    <w:p w:rsidR="00AE1230" w:rsidRPr="00912738" w:rsidRDefault="00AE1230" w:rsidP="00912738">
      <w:pPr>
        <w:shd w:val="clear" w:color="auto" w:fill="FCFDFD"/>
        <w:spacing w:after="30" w:line="240" w:lineRule="auto"/>
        <w:rPr>
          <w:ins w:id="4262" w:author="Unknown"/>
          <w:rFonts w:ascii="Arial" w:hAnsi="Arial" w:cs="Arial"/>
          <w:color w:val="222222"/>
          <w:sz w:val="18"/>
          <w:szCs w:val="18"/>
        </w:rPr>
      </w:pPr>
      <w:ins w:id="4263"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autoturismul, deoarece are o viteză de deplasare mai mare.</w:t>
        </w:r>
      </w:ins>
    </w:p>
    <w:p w:rsidR="00AE1230" w:rsidRPr="00912738" w:rsidRDefault="00AE1230" w:rsidP="00912738">
      <w:pPr>
        <w:shd w:val="clear" w:color="auto" w:fill="5C9CCC"/>
        <w:spacing w:after="0" w:line="240" w:lineRule="auto"/>
        <w:rPr>
          <w:ins w:id="4264" w:author="Unknown"/>
          <w:rFonts w:ascii="Arial" w:hAnsi="Arial" w:cs="Arial"/>
          <w:b/>
          <w:bCs/>
          <w:color w:val="FFFFFF"/>
          <w:sz w:val="18"/>
          <w:szCs w:val="18"/>
        </w:rPr>
      </w:pPr>
      <w:ins w:id="4265"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266" w:author="Unknown"/>
          <w:rFonts w:ascii="Arial" w:hAnsi="Arial" w:cs="Arial"/>
          <w:color w:val="222222"/>
          <w:sz w:val="18"/>
          <w:szCs w:val="18"/>
        </w:rPr>
      </w:pPr>
      <w:r>
        <w:rPr>
          <w:noProof/>
        </w:rPr>
        <w:pict>
          <v:shape id="Picture 311" o:spid="_x0000_s1329" type="#_x0000_t75" alt="http://e-drpciv.ro/poze2/2414.jpg" href="http://e-drpciv.ro/poze2/2414.j" style="position:absolute;margin-left:64.85pt;margin-top:7.6pt;width:104.85pt;height:1in;z-index:251968512;visibility:visible;mso-wrap-distance-left:0;mso-wrap-distance-right:0;mso-position-horizontal:right;mso-position-vertical-relative:line" o:allowoverlap="f" o:button="t">
            <v:fill o:detectmouseclick="t"/>
            <v:imagedata r:id="rId2510" o:title=""/>
            <w10:wrap type="square"/>
          </v:shape>
        </w:pict>
      </w:r>
      <w:ins w:id="4267"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4268" w:author="Unknown">
        <w:r w:rsidRPr="00912738">
          <w:rPr>
            <w:rFonts w:ascii="Arial" w:hAnsi="Arial" w:cs="Arial"/>
            <w:color w:val="222222"/>
            <w:sz w:val="18"/>
            <w:szCs w:val="18"/>
          </w:rPr>
          <w:fldChar w:fldCharType="separate"/>
        </w:r>
        <w:r w:rsidRPr="00912738">
          <w:rPr>
            <w:rFonts w:ascii="Arial" w:hAnsi="Arial" w:cs="Arial"/>
            <w:b/>
            <w:bCs/>
            <w:color w:val="000000"/>
            <w:sz w:val="18"/>
          </w:rPr>
          <w:t>intrebari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4269"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270" w:author="Unknown"/>
          <w:rFonts w:ascii="Arial" w:hAnsi="Arial" w:cs="Arial"/>
          <w:color w:val="222222"/>
          <w:sz w:val="18"/>
          <w:szCs w:val="18"/>
        </w:rPr>
      </w:pPr>
      <w:ins w:id="4271"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"http://e-drpciv.ro/poze2/2414.jpg" </w:instrText>
        </w:r>
      </w:ins>
      <w:r w:rsidRPr="009316C1">
        <w:rPr>
          <w:rFonts w:ascii="Arial" w:hAnsi="Arial" w:cs="Arial"/>
          <w:color w:val="222222"/>
          <w:sz w:val="18"/>
          <w:szCs w:val="18"/>
        </w:rPr>
      </w:r>
      <w:ins w:id="4272" w:author="Unknown">
        <w:r w:rsidRPr="00912738">
          <w:rPr>
            <w:rFonts w:ascii="Arial" w:hAnsi="Arial" w:cs="Arial"/>
            <w:color w:val="222222"/>
            <w:sz w:val="18"/>
            <w:szCs w:val="18"/>
          </w:rPr>
          <w:fldChar w:fldCharType="separate"/>
        </w:r>
      </w:ins>
      <w:r w:rsidRPr="009316C1">
        <w:rPr>
          <w:rStyle w:val="Hyperlink"/>
        </w:rPr>
        <w:t>http://e-drpciv.ro/poze2/2414.jpg</w:t>
      </w:r>
      <w:ins w:id="4273"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274" w:author="Unknown"/>
          <w:rFonts w:ascii="Tahoma" w:hAnsi="Tahoma" w:cs="Tahoma"/>
          <w:b/>
          <w:bCs/>
          <w:color w:val="222222"/>
          <w:sz w:val="21"/>
          <w:szCs w:val="21"/>
        </w:rPr>
      </w:pPr>
      <w:ins w:id="4275"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"http://e-drpciv.ro/intrebare/2414/ce_interzice_indicatorul_urmator" </w:instrText>
        </w:r>
      </w:ins>
      <w:r w:rsidRPr="009316C1">
        <w:rPr>
          <w:rFonts w:ascii="Tahoma" w:hAnsi="Tahoma" w:cs="Tahoma"/>
          <w:b/>
          <w:bCs/>
          <w:color w:val="222222"/>
          <w:sz w:val="21"/>
          <w:szCs w:val="21"/>
        </w:rPr>
      </w:r>
      <w:ins w:id="4276"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2414. Ce interzice indicatorul următor?</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277" w:author="Unknown"/>
          <w:rFonts w:ascii="Arial" w:hAnsi="Arial" w:cs="Arial"/>
          <w:color w:val="222222"/>
          <w:sz w:val="18"/>
          <w:szCs w:val="18"/>
        </w:rPr>
      </w:pPr>
      <w:ins w:id="4278"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circulatia vehiculelor destinate transportului de mărfuri</w:t>
        </w:r>
      </w:ins>
    </w:p>
    <w:p w:rsidR="00AE1230" w:rsidRPr="00912738" w:rsidRDefault="00AE1230" w:rsidP="00912738">
      <w:pPr>
        <w:shd w:val="clear" w:color="auto" w:fill="FCFDFD"/>
        <w:spacing w:after="30" w:line="240" w:lineRule="auto"/>
        <w:rPr>
          <w:ins w:id="4279" w:author="Unknown"/>
          <w:rFonts w:ascii="Arial" w:hAnsi="Arial" w:cs="Arial"/>
          <w:color w:val="222222"/>
          <w:sz w:val="18"/>
          <w:szCs w:val="18"/>
        </w:rPr>
      </w:pPr>
      <w:ins w:id="4280"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accesul ansamblurilor de vehicule sau al trenurilor auto</w:t>
        </w:r>
      </w:ins>
    </w:p>
    <w:p w:rsidR="00AE1230" w:rsidRPr="00912738" w:rsidRDefault="00AE1230" w:rsidP="00912738">
      <w:pPr>
        <w:shd w:val="clear" w:color="auto" w:fill="33FF33"/>
        <w:spacing w:after="30" w:line="240" w:lineRule="auto"/>
        <w:rPr>
          <w:ins w:id="4281" w:author="Unknown"/>
          <w:rFonts w:ascii="Arial" w:hAnsi="Arial" w:cs="Arial"/>
          <w:color w:val="222222"/>
          <w:sz w:val="18"/>
          <w:szCs w:val="18"/>
        </w:rPr>
      </w:pPr>
      <w:ins w:id="4282"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accesul autovehiculelor cu remorcă, cu exceptia celor cu semiremorcă sau cu remorcă cu o osie</w:t>
        </w:r>
      </w:ins>
    </w:p>
    <w:p w:rsidR="00AE1230" w:rsidRPr="00912738" w:rsidRDefault="00AE1230" w:rsidP="00912738">
      <w:pPr>
        <w:shd w:val="clear" w:color="auto" w:fill="5C9CCC"/>
        <w:spacing w:after="0" w:line="240" w:lineRule="auto"/>
        <w:rPr>
          <w:ins w:id="4283" w:author="Unknown"/>
          <w:rFonts w:ascii="Arial" w:hAnsi="Arial" w:cs="Arial"/>
          <w:b/>
          <w:bCs/>
          <w:color w:val="FFFFFF"/>
          <w:sz w:val="18"/>
          <w:szCs w:val="18"/>
        </w:rPr>
      </w:pPr>
      <w:ins w:id="4284"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285" w:author="Unknown"/>
          <w:rFonts w:ascii="Arial" w:hAnsi="Arial" w:cs="Arial"/>
          <w:color w:val="222222"/>
          <w:sz w:val="18"/>
          <w:szCs w:val="18"/>
        </w:rPr>
      </w:pPr>
      <w:ins w:id="4286"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9%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4287"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cat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"http://e-drpciv.ro/tag/drpciv" </w:instrText>
        </w:r>
      </w:ins>
      <w:r w:rsidRPr="009316C1">
        <w:rPr>
          <w:rFonts w:ascii="Arial" w:hAnsi="Arial" w:cs="Arial"/>
          <w:color w:val="222222"/>
          <w:sz w:val="18"/>
          <w:szCs w:val="18"/>
        </w:rPr>
      </w:r>
      <w:ins w:id="4288" w:author="Unknown">
        <w:r w:rsidRPr="00912738">
          <w:rPr>
            <w:rFonts w:ascii="Arial" w:hAnsi="Arial" w:cs="Arial"/>
            <w:color w:val="222222"/>
            <w:sz w:val="18"/>
            <w:szCs w:val="18"/>
          </w:rPr>
          <w:fldChar w:fldCharType="separate"/>
        </w:r>
        <w:r w:rsidRPr="00912738">
          <w:rPr>
            <w:rFonts w:ascii="Arial" w:hAnsi="Arial" w:cs="Arial"/>
            <w:color w:val="000000"/>
            <w:sz w:val="18"/>
            <w:u w:val="single"/>
          </w:rPr>
          <w:t>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289" w:author="Unknown"/>
          <w:rFonts w:ascii="Tahoma" w:hAnsi="Tahoma" w:cs="Tahoma"/>
          <w:b/>
          <w:bCs/>
          <w:color w:val="222222"/>
          <w:sz w:val="21"/>
          <w:szCs w:val="21"/>
        </w:rPr>
      </w:pPr>
      <w:ins w:id="4290"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"http://e-drpciv.ro/intrebare/722/cum_veti_proceda_corect_la_intalnirea_indicatoarelor_oprire_si_trecere_la_nivel_cu_o_cale_ferata_dubla_fara_bariere" </w:instrText>
        </w:r>
      </w:ins>
      <w:r w:rsidRPr="009316C1">
        <w:rPr>
          <w:rFonts w:ascii="Tahoma" w:hAnsi="Tahoma" w:cs="Tahoma"/>
          <w:b/>
          <w:bCs/>
          <w:color w:val="222222"/>
          <w:sz w:val="21"/>
          <w:szCs w:val="21"/>
        </w:rPr>
      </w:r>
      <w:ins w:id="4291"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722. Cum veţi proceda corect la întâlnirea indicatoarelor „Oprire“ şi „Trecere la nivel cu o cale ferată dublă fără bariere“?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292" w:author="Unknown"/>
          <w:rFonts w:ascii="Arial" w:hAnsi="Arial" w:cs="Arial"/>
          <w:color w:val="222222"/>
          <w:sz w:val="18"/>
          <w:szCs w:val="18"/>
        </w:rPr>
      </w:pPr>
      <w:ins w:id="4293"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opriţi şi vă asiguraţi, la 1 m de calea ferată;</w:t>
        </w:r>
      </w:ins>
    </w:p>
    <w:p w:rsidR="00AE1230" w:rsidRPr="00912738" w:rsidRDefault="00AE1230" w:rsidP="00912738">
      <w:pPr>
        <w:shd w:val="clear" w:color="auto" w:fill="FCFDFD"/>
        <w:spacing w:after="30" w:line="240" w:lineRule="auto"/>
        <w:rPr>
          <w:ins w:id="4294" w:author="Unknown"/>
          <w:rFonts w:ascii="Arial" w:hAnsi="Arial" w:cs="Arial"/>
          <w:color w:val="222222"/>
          <w:sz w:val="18"/>
          <w:szCs w:val="18"/>
        </w:rPr>
      </w:pPr>
      <w:ins w:id="4295"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reduceţi viteza şi traversaţi cu atenţie linia ferată;</w:t>
        </w:r>
      </w:ins>
    </w:p>
    <w:p w:rsidR="00AE1230" w:rsidRPr="00912738" w:rsidRDefault="00AE1230" w:rsidP="00912738">
      <w:pPr>
        <w:shd w:val="clear" w:color="auto" w:fill="33FF33"/>
        <w:spacing w:after="30" w:line="240" w:lineRule="auto"/>
        <w:rPr>
          <w:ins w:id="4296" w:author="Unknown"/>
          <w:rFonts w:ascii="Arial" w:hAnsi="Arial" w:cs="Arial"/>
          <w:color w:val="222222"/>
          <w:sz w:val="18"/>
          <w:szCs w:val="18"/>
        </w:rPr>
      </w:pPr>
      <w:ins w:id="4297"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opriţi în locul în care există vizibilitate maximă asupra căii ferate, fără a depăşi indicatoarele menţionate sau marcajul pentru oprire.</w:t>
        </w:r>
      </w:ins>
    </w:p>
    <w:p w:rsidR="00AE1230" w:rsidRPr="00912738" w:rsidRDefault="00AE1230" w:rsidP="00912738">
      <w:pPr>
        <w:shd w:val="clear" w:color="auto" w:fill="5C9CCC"/>
        <w:spacing w:after="0" w:line="240" w:lineRule="auto"/>
        <w:rPr>
          <w:ins w:id="4298" w:author="Unknown"/>
          <w:rFonts w:ascii="Arial" w:hAnsi="Arial" w:cs="Arial"/>
          <w:b/>
          <w:bCs/>
          <w:color w:val="FFFFFF"/>
          <w:sz w:val="18"/>
          <w:szCs w:val="18"/>
        </w:rPr>
      </w:pPr>
      <w:ins w:id="4299"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300" w:author="Unknown"/>
          <w:rFonts w:ascii="Arial" w:hAnsi="Arial" w:cs="Arial"/>
          <w:color w:val="222222"/>
          <w:sz w:val="18"/>
          <w:szCs w:val="18"/>
        </w:rPr>
      </w:pPr>
      <w:ins w:id="4301"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4302" w:author="Unknown">
        <w:r w:rsidRPr="00912738">
          <w:rPr>
            <w:rFonts w:ascii="Arial" w:hAnsi="Arial" w:cs="Arial"/>
            <w:color w:val="222222"/>
            <w:sz w:val="18"/>
            <w:szCs w:val="18"/>
          </w:rPr>
          <w:fldChar w:fldCharType="separate"/>
        </w:r>
        <w:r w:rsidRPr="00912738">
          <w:rPr>
            <w:rFonts w:ascii="Arial" w:hAnsi="Arial" w:cs="Arial"/>
            <w:b/>
            <w:bCs/>
            <w:color w:val="000000"/>
            <w:sz w:val="18"/>
          </w:rPr>
          <w:t>permis cat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4303" w:author="Unknown">
        <w:r w:rsidRPr="00912738">
          <w:rPr>
            <w:rFonts w:ascii="Arial" w:hAnsi="Arial" w:cs="Arial"/>
            <w:color w:val="222222"/>
            <w:sz w:val="18"/>
            <w:szCs w:val="18"/>
          </w:rPr>
          <w:fldChar w:fldCharType="separate"/>
        </w:r>
        <w:r w:rsidRPr="00912738">
          <w:rPr>
            <w:rFonts w:ascii="Arial" w:hAnsi="Arial" w:cs="Arial"/>
            <w:color w:val="000000"/>
            <w:sz w:val="18"/>
            <w:u w:val="single"/>
          </w:rPr>
          <w:t>drpciv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304" w:author="Unknown"/>
          <w:rFonts w:ascii="Arial" w:hAnsi="Arial" w:cs="Arial"/>
          <w:color w:val="222222"/>
          <w:sz w:val="18"/>
          <w:szCs w:val="18"/>
        </w:rPr>
      </w:pPr>
      <w:ins w:id="4305"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"http://e-drpciv.ro/poze2/855.jpg" </w:instrText>
        </w:r>
      </w:ins>
      <w:r w:rsidRPr="009316C1">
        <w:rPr>
          <w:rFonts w:ascii="Arial" w:hAnsi="Arial" w:cs="Arial"/>
          <w:color w:val="222222"/>
          <w:sz w:val="18"/>
          <w:szCs w:val="18"/>
        </w:rPr>
      </w:r>
      <w:ins w:id="4306" w:author="Unknown">
        <w:r w:rsidRPr="00912738">
          <w:rPr>
            <w:rFonts w:ascii="Arial" w:hAnsi="Arial" w:cs="Arial"/>
            <w:color w:val="222222"/>
            <w:sz w:val="18"/>
            <w:szCs w:val="18"/>
          </w:rPr>
          <w:fldChar w:fldCharType="separate"/>
        </w:r>
      </w:ins>
      <w:r>
        <w:rPr>
          <w:noProof/>
        </w:rPr>
        <w:pict>
          <v:shape id="Picture 312" o:spid="_x0000_s1330" type="#_x0000_t75" alt="http://e-drpciv.ro/poze2/855.jpg" href="http://e-drpciv.ro/poze2/855.j" style="position:absolute;margin-left:65pt;margin-top:0;width:105pt;height:78.75pt;z-index:251969536;visibility:visible;mso-wrap-distance-left:0;mso-wrap-distance-right:0;mso-position-horizontal:right;mso-position-horizontal-relative:text;mso-position-vertical-relative:line" o:allowoverlap="f" o:button="t">
            <v:fill o:detectmouseclick="t"/>
            <v:imagedata r:id="rId2511" o:title=""/>
            <w10:wrap type="square"/>
          </v:shape>
        </w:pict>
      </w:r>
      <w:ins w:id="4307"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308" w:author="Unknown"/>
          <w:rFonts w:ascii="Tahoma" w:hAnsi="Tahoma" w:cs="Tahoma"/>
          <w:b/>
          <w:bCs/>
          <w:color w:val="222222"/>
          <w:sz w:val="21"/>
          <w:szCs w:val="21"/>
        </w:rPr>
      </w:pPr>
      <w:ins w:id="4309"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"http://e-drpciv.ro/intrebare/855/intentionati_sa_virati_la_dreapta_cum_procedati" </w:instrText>
        </w:r>
      </w:ins>
      <w:r w:rsidRPr="009316C1">
        <w:rPr>
          <w:rFonts w:ascii="Tahoma" w:hAnsi="Tahoma" w:cs="Tahoma"/>
          <w:b/>
          <w:bCs/>
          <w:color w:val="222222"/>
          <w:sz w:val="21"/>
          <w:szCs w:val="21"/>
        </w:rPr>
      </w:r>
      <w:ins w:id="4310"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855. Intenţionaţi să viraţi la dreapta. Cum procedaţi?</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311" w:author="Unknown"/>
          <w:rFonts w:ascii="Arial" w:hAnsi="Arial" w:cs="Arial"/>
          <w:color w:val="222222"/>
          <w:sz w:val="18"/>
          <w:szCs w:val="18"/>
        </w:rPr>
      </w:pPr>
      <w:ins w:id="4312"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treceţi prin faţa pietonilor;</w:t>
        </w:r>
      </w:ins>
    </w:p>
    <w:p w:rsidR="00AE1230" w:rsidRPr="00912738" w:rsidRDefault="00AE1230" w:rsidP="00912738">
      <w:pPr>
        <w:shd w:val="clear" w:color="auto" w:fill="33FF33"/>
        <w:spacing w:after="30" w:line="240" w:lineRule="auto"/>
        <w:rPr>
          <w:ins w:id="4313" w:author="Unknown"/>
          <w:rFonts w:ascii="Arial" w:hAnsi="Arial" w:cs="Arial"/>
          <w:color w:val="222222"/>
          <w:sz w:val="18"/>
          <w:szCs w:val="18"/>
        </w:rPr>
      </w:pPr>
      <w:ins w:id="4314"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acordaţi prioritate pietonilor;</w:t>
        </w:r>
      </w:ins>
    </w:p>
    <w:p w:rsidR="00AE1230" w:rsidRPr="00912738" w:rsidRDefault="00AE1230" w:rsidP="00912738">
      <w:pPr>
        <w:shd w:val="clear" w:color="auto" w:fill="FCFDFD"/>
        <w:spacing w:after="30" w:line="240" w:lineRule="auto"/>
        <w:rPr>
          <w:ins w:id="4315" w:author="Unknown"/>
          <w:rFonts w:ascii="Arial" w:hAnsi="Arial" w:cs="Arial"/>
          <w:color w:val="222222"/>
          <w:sz w:val="18"/>
          <w:szCs w:val="18"/>
        </w:rPr>
      </w:pPr>
      <w:ins w:id="4316"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acordaţi prioritate numai bicicliştilor.</w:t>
        </w:r>
      </w:ins>
    </w:p>
    <w:p w:rsidR="00AE1230" w:rsidRPr="00912738" w:rsidRDefault="00AE1230" w:rsidP="00912738">
      <w:pPr>
        <w:shd w:val="clear" w:color="auto" w:fill="5C9CCC"/>
        <w:spacing w:after="0" w:line="240" w:lineRule="auto"/>
        <w:rPr>
          <w:ins w:id="4317" w:author="Unknown"/>
          <w:rFonts w:ascii="Arial" w:hAnsi="Arial" w:cs="Arial"/>
          <w:b/>
          <w:bCs/>
          <w:color w:val="FFFFFF"/>
          <w:sz w:val="18"/>
          <w:szCs w:val="18"/>
        </w:rPr>
      </w:pPr>
      <w:ins w:id="4318"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319" w:author="Unknown"/>
          <w:rFonts w:ascii="Arial" w:hAnsi="Arial" w:cs="Arial"/>
          <w:color w:val="222222"/>
          <w:sz w:val="18"/>
          <w:szCs w:val="18"/>
        </w:rPr>
      </w:pPr>
      <w:ins w:id="4320"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"http://e-drpciv.ro/tag/intrebari-cat-b1" </w:instrText>
        </w:r>
      </w:ins>
      <w:r w:rsidRPr="009316C1">
        <w:rPr>
          <w:rFonts w:ascii="Arial" w:hAnsi="Arial" w:cs="Arial"/>
          <w:color w:val="222222"/>
          <w:sz w:val="18"/>
          <w:szCs w:val="18"/>
        </w:rPr>
      </w:r>
      <w:ins w:id="4321" w:author="Unknown">
        <w:r w:rsidRPr="00912738">
          <w:rPr>
            <w:rFonts w:ascii="Arial" w:hAnsi="Arial" w:cs="Arial"/>
            <w:color w:val="222222"/>
            <w:sz w:val="18"/>
            <w:szCs w:val="18"/>
          </w:rPr>
          <w:fldChar w:fldCharType="separate"/>
        </w:r>
        <w:r w:rsidRPr="00912738">
          <w:rPr>
            <w:rFonts w:ascii="Arial" w:hAnsi="Arial" w:cs="Arial"/>
            <w:color w:val="000000"/>
            <w:sz w:val="18"/>
            <w:u w:val="single"/>
          </w:rPr>
          <w:t>intrebari cat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"http://e-drpciv.ro/tag/raspunsuri-drpciv" </w:instrText>
        </w:r>
      </w:ins>
      <w:r w:rsidRPr="009316C1">
        <w:rPr>
          <w:rFonts w:ascii="Arial" w:hAnsi="Arial" w:cs="Arial"/>
          <w:color w:val="222222"/>
          <w:sz w:val="18"/>
          <w:szCs w:val="18"/>
        </w:rPr>
      </w:r>
      <w:ins w:id="4322" w:author="Unknown">
        <w:r w:rsidRPr="00912738">
          <w:rPr>
            <w:rFonts w:ascii="Arial" w:hAnsi="Arial" w:cs="Arial"/>
            <w:color w:val="222222"/>
            <w:sz w:val="18"/>
            <w:szCs w:val="18"/>
          </w:rPr>
          <w:fldChar w:fldCharType="separate"/>
        </w:r>
        <w:r w:rsidRPr="00912738">
          <w:rPr>
            <w:rFonts w:ascii="Arial" w:hAnsi="Arial" w:cs="Arial"/>
            <w:color w:val="000000"/>
            <w:sz w:val="18"/>
            <w:u w:val="single"/>
          </w:rPr>
          <w:t>raspunsuri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323" w:author="Unknown"/>
          <w:rFonts w:ascii="Arial" w:hAnsi="Arial" w:cs="Arial"/>
          <w:color w:val="222222"/>
          <w:sz w:val="18"/>
          <w:szCs w:val="18"/>
        </w:rPr>
      </w:pPr>
      <w:ins w:id="4324"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"http://e-drpciv.ro/poze2/869.jpg" </w:instrText>
        </w:r>
      </w:ins>
      <w:r w:rsidRPr="009316C1">
        <w:rPr>
          <w:rFonts w:ascii="Arial" w:hAnsi="Arial" w:cs="Arial"/>
          <w:color w:val="222222"/>
          <w:sz w:val="18"/>
          <w:szCs w:val="18"/>
        </w:rPr>
      </w:r>
      <w:ins w:id="4325" w:author="Unknown">
        <w:r w:rsidRPr="00912738">
          <w:rPr>
            <w:rFonts w:ascii="Arial" w:hAnsi="Arial" w:cs="Arial"/>
            <w:color w:val="222222"/>
            <w:sz w:val="18"/>
            <w:szCs w:val="18"/>
          </w:rPr>
          <w:fldChar w:fldCharType="separate"/>
        </w:r>
      </w:ins>
      <w:r>
        <w:rPr>
          <w:noProof/>
        </w:rPr>
        <w:pict>
          <v:shape id="Picture 313" o:spid="_x0000_s1331" type="#_x0000_t75" alt="http://e-drpciv.ro/poze2/869.jpg" href="http://e-drpciv.ro/poze2/869.j" style="position:absolute;margin-left:65pt;margin-top:0;width:105pt;height:78.75pt;z-index:251970560;visibility:visible;mso-wrap-distance-left:0;mso-wrap-distance-right:0;mso-position-horizontal:right;mso-position-horizontal-relative:text;mso-position-vertical-relative:line" o:allowoverlap="f" o:button="t">
            <v:fill o:detectmouseclick="t"/>
            <v:imagedata r:id="rId2512" o:title=""/>
            <w10:wrap type="square"/>
          </v:shape>
        </w:pict>
      </w:r>
      <w:ins w:id="4326"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327" w:author="Unknown"/>
          <w:rFonts w:ascii="Tahoma" w:hAnsi="Tahoma" w:cs="Tahoma"/>
          <w:b/>
          <w:bCs/>
          <w:color w:val="222222"/>
          <w:sz w:val="21"/>
          <w:szCs w:val="21"/>
        </w:rPr>
      </w:pPr>
      <w:ins w:id="4328"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"http://e-drpciv.ro/intrebare/869/ce_obligatii_aveti_la_intalnirea_indicatorului" </w:instrText>
        </w:r>
      </w:ins>
      <w:r w:rsidRPr="009316C1">
        <w:rPr>
          <w:rFonts w:ascii="Tahoma" w:hAnsi="Tahoma" w:cs="Tahoma"/>
          <w:b/>
          <w:bCs/>
          <w:color w:val="222222"/>
          <w:sz w:val="21"/>
          <w:szCs w:val="21"/>
        </w:rPr>
      </w:r>
      <w:ins w:id="4329"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869. Ce obligaţii aveţi la întâlnirea indicatorului?</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330" w:author="Unknown"/>
          <w:rFonts w:ascii="Arial" w:hAnsi="Arial" w:cs="Arial"/>
          <w:color w:val="222222"/>
          <w:sz w:val="18"/>
          <w:szCs w:val="18"/>
        </w:rPr>
      </w:pPr>
      <w:ins w:id="4331"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nu depăşiţi viteza de 50 km/h, deoarece urmează o curbă deosebit de periculoasă spre dreapta;</w:t>
        </w:r>
      </w:ins>
    </w:p>
    <w:p w:rsidR="00AE1230" w:rsidRPr="00912738" w:rsidRDefault="00AE1230" w:rsidP="00912738">
      <w:pPr>
        <w:shd w:val="clear" w:color="auto" w:fill="FCFDFD"/>
        <w:spacing w:after="30" w:line="240" w:lineRule="auto"/>
        <w:rPr>
          <w:ins w:id="4332" w:author="Unknown"/>
          <w:rFonts w:ascii="Arial" w:hAnsi="Arial" w:cs="Arial"/>
          <w:color w:val="222222"/>
          <w:sz w:val="18"/>
          <w:szCs w:val="18"/>
        </w:rPr>
      </w:pPr>
      <w:ins w:id="4333"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reduceţi viteza până la 40 km/h şi să circulaţi cu faza de întâlnire;</w:t>
        </w:r>
      </w:ins>
    </w:p>
    <w:p w:rsidR="00AE1230" w:rsidRPr="00912738" w:rsidRDefault="00AE1230" w:rsidP="00912738">
      <w:pPr>
        <w:shd w:val="clear" w:color="auto" w:fill="FCFDFD"/>
        <w:spacing w:after="30" w:line="240" w:lineRule="auto"/>
        <w:rPr>
          <w:ins w:id="4334" w:author="Unknown"/>
          <w:rFonts w:ascii="Arial" w:hAnsi="Arial" w:cs="Arial"/>
          <w:color w:val="222222"/>
          <w:sz w:val="18"/>
          <w:szCs w:val="18"/>
        </w:rPr>
      </w:pPr>
      <w:ins w:id="4335"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nu depăşiţi vehiculele de transport de mărfuri.</w:t>
        </w:r>
      </w:ins>
    </w:p>
    <w:p w:rsidR="00AE1230" w:rsidRPr="00912738" w:rsidRDefault="00AE1230" w:rsidP="00912738">
      <w:pPr>
        <w:shd w:val="clear" w:color="auto" w:fill="5C9CCC"/>
        <w:spacing w:after="0" w:line="240" w:lineRule="auto"/>
        <w:rPr>
          <w:ins w:id="4336" w:author="Unknown"/>
          <w:rFonts w:ascii="Arial" w:hAnsi="Arial" w:cs="Arial"/>
          <w:b/>
          <w:bCs/>
          <w:color w:val="FFFFFF"/>
          <w:sz w:val="18"/>
          <w:szCs w:val="18"/>
        </w:rPr>
      </w:pPr>
      <w:ins w:id="4337"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338" w:author="Unknown"/>
          <w:rFonts w:ascii="Arial" w:hAnsi="Arial" w:cs="Arial"/>
          <w:color w:val="222222"/>
          <w:sz w:val="18"/>
          <w:szCs w:val="18"/>
        </w:rPr>
      </w:pPr>
      <w:ins w:id="4339"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4340"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4341"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auto 2014</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342" w:author="Unknown"/>
          <w:rFonts w:ascii="Arial" w:hAnsi="Arial" w:cs="Arial"/>
          <w:color w:val="222222"/>
          <w:sz w:val="18"/>
          <w:szCs w:val="18"/>
        </w:rPr>
      </w:pPr>
      <w:ins w:id="4343"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"http://e-drpciv.ro/poze2/1008.jpg" </w:instrText>
        </w:r>
      </w:ins>
      <w:r w:rsidRPr="009316C1">
        <w:rPr>
          <w:rFonts w:ascii="Arial" w:hAnsi="Arial" w:cs="Arial"/>
          <w:color w:val="222222"/>
          <w:sz w:val="18"/>
          <w:szCs w:val="18"/>
        </w:rPr>
      </w:r>
      <w:ins w:id="4344" w:author="Unknown">
        <w:r w:rsidRPr="00912738">
          <w:rPr>
            <w:rFonts w:ascii="Arial" w:hAnsi="Arial" w:cs="Arial"/>
            <w:color w:val="222222"/>
            <w:sz w:val="18"/>
            <w:szCs w:val="18"/>
          </w:rPr>
          <w:fldChar w:fldCharType="separate"/>
        </w:r>
      </w:ins>
      <w:r>
        <w:rPr>
          <w:noProof/>
        </w:rPr>
        <w:pict>
          <v:shape id="Picture 314" o:spid="_x0000_s1332" type="#_x0000_t75" alt="http://e-drpciv.ro/poze2/1008.jpg" href="http://e-drpciv.ro/poze2/1008.j" style="position:absolute;margin-left:65pt;margin-top:0;width:105pt;height:78.75pt;z-index:251971584;visibility:visible;mso-wrap-distance-left:0;mso-wrap-distance-right:0;mso-position-horizontal:right;mso-position-horizontal-relative:text;mso-position-vertical-relative:line" o:allowoverlap="f" o:button="t">
            <v:fill o:detectmouseclick="t"/>
            <v:imagedata r:id="rId2513" o:title=""/>
            <w10:wrap type="square"/>
          </v:shape>
        </w:pict>
      </w:r>
      <w:ins w:id="4345"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346" w:author="Unknown"/>
          <w:rFonts w:ascii="Tahoma" w:hAnsi="Tahoma" w:cs="Tahoma"/>
          <w:b/>
          <w:bCs/>
          <w:color w:val="222222"/>
          <w:sz w:val="21"/>
          <w:szCs w:val="21"/>
        </w:rPr>
      </w:pPr>
      <w:ins w:id="4347"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"http://e-drpciv.ro/intrebare/1008/in_situatia_data" </w:instrText>
        </w:r>
      </w:ins>
      <w:r w:rsidRPr="009316C1">
        <w:rPr>
          <w:rFonts w:ascii="Tahoma" w:hAnsi="Tahoma" w:cs="Tahoma"/>
          <w:b/>
          <w:bCs/>
          <w:color w:val="222222"/>
          <w:sz w:val="21"/>
          <w:szCs w:val="21"/>
        </w:rPr>
      </w:r>
      <w:ins w:id="4348"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1008. În situaţia dată:</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349" w:author="Unknown"/>
          <w:rFonts w:ascii="Arial" w:hAnsi="Arial" w:cs="Arial"/>
          <w:color w:val="222222"/>
          <w:sz w:val="18"/>
          <w:szCs w:val="18"/>
        </w:rPr>
      </w:pPr>
      <w:ins w:id="4350"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veţi circula cu prudenţă până la prima intersecţie;</w:t>
        </w:r>
      </w:ins>
    </w:p>
    <w:p w:rsidR="00AE1230" w:rsidRPr="00912738" w:rsidRDefault="00AE1230" w:rsidP="00912738">
      <w:pPr>
        <w:shd w:val="clear" w:color="auto" w:fill="33FF33"/>
        <w:spacing w:after="30" w:line="240" w:lineRule="auto"/>
        <w:rPr>
          <w:ins w:id="4351" w:author="Unknown"/>
          <w:rFonts w:ascii="Arial" w:hAnsi="Arial" w:cs="Arial"/>
          <w:color w:val="222222"/>
          <w:sz w:val="18"/>
          <w:szCs w:val="18"/>
        </w:rPr>
      </w:pPr>
      <w:ins w:id="4352"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veţi circula cu maximum 30 km/h pe sectorul de drum denivelat;</w:t>
        </w:r>
      </w:ins>
    </w:p>
    <w:p w:rsidR="00AE1230" w:rsidRPr="00912738" w:rsidRDefault="00AE1230" w:rsidP="00912738">
      <w:pPr>
        <w:shd w:val="clear" w:color="auto" w:fill="FCFDFD"/>
        <w:spacing w:after="30" w:line="240" w:lineRule="auto"/>
        <w:rPr>
          <w:ins w:id="4353" w:author="Unknown"/>
          <w:rFonts w:ascii="Arial" w:hAnsi="Arial" w:cs="Arial"/>
          <w:color w:val="222222"/>
          <w:sz w:val="18"/>
          <w:szCs w:val="18"/>
        </w:rPr>
      </w:pPr>
      <w:ins w:id="4354"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veţi circula cu minimum 30 km/h.</w:t>
        </w:r>
      </w:ins>
    </w:p>
    <w:p w:rsidR="00AE1230" w:rsidRPr="00912738" w:rsidRDefault="00AE1230" w:rsidP="00912738">
      <w:pPr>
        <w:shd w:val="clear" w:color="auto" w:fill="5C9CCC"/>
        <w:spacing w:after="0" w:line="240" w:lineRule="auto"/>
        <w:rPr>
          <w:ins w:id="4355" w:author="Unknown"/>
          <w:rFonts w:ascii="Arial" w:hAnsi="Arial" w:cs="Arial"/>
          <w:b/>
          <w:bCs/>
          <w:color w:val="FFFFFF"/>
          <w:sz w:val="18"/>
          <w:szCs w:val="18"/>
        </w:rPr>
      </w:pPr>
      <w:ins w:id="4356"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357" w:author="Unknown"/>
          <w:rFonts w:ascii="Arial" w:hAnsi="Arial" w:cs="Arial"/>
          <w:color w:val="222222"/>
          <w:sz w:val="18"/>
          <w:szCs w:val="18"/>
        </w:rPr>
      </w:pPr>
      <w:ins w:id="4358"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4359"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cat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4360"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361" w:author="Unknown"/>
          <w:rFonts w:ascii="Tahoma" w:hAnsi="Tahoma" w:cs="Tahoma"/>
          <w:b/>
          <w:bCs/>
          <w:color w:val="222222"/>
          <w:sz w:val="21"/>
          <w:szCs w:val="21"/>
        </w:rPr>
      </w:pPr>
      <w:ins w:id="436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"http://e-drpciv.ro/intrebare/580/care_sunt_vehiculele_care_au_prioritate_in_sensul_giratoriu" </w:instrText>
        </w:r>
      </w:ins>
      <w:r w:rsidRPr="009316C1">
        <w:rPr>
          <w:rFonts w:ascii="Tahoma" w:hAnsi="Tahoma" w:cs="Tahoma"/>
          <w:b/>
          <w:bCs/>
          <w:color w:val="222222"/>
          <w:sz w:val="21"/>
          <w:szCs w:val="21"/>
        </w:rPr>
      </w:r>
      <w:ins w:id="436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580. Care sunt vehiculele care au prioritate în sensul giratoriu?</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364" w:author="Unknown"/>
          <w:rFonts w:ascii="Arial" w:hAnsi="Arial" w:cs="Arial"/>
          <w:color w:val="222222"/>
          <w:sz w:val="18"/>
          <w:szCs w:val="18"/>
        </w:rPr>
      </w:pPr>
      <w:ins w:id="436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toate vehiculele care au pătruns în sensul giratoriu, faţă de cele care urmează să pătrundă;</w:t>
        </w:r>
      </w:ins>
    </w:p>
    <w:p w:rsidR="00AE1230" w:rsidRPr="00912738" w:rsidRDefault="00AE1230" w:rsidP="00912738">
      <w:pPr>
        <w:shd w:val="clear" w:color="auto" w:fill="FCFDFD"/>
        <w:spacing w:after="30" w:line="240" w:lineRule="auto"/>
        <w:rPr>
          <w:ins w:id="4366" w:author="Unknown"/>
          <w:rFonts w:ascii="Arial" w:hAnsi="Arial" w:cs="Arial"/>
          <w:color w:val="222222"/>
          <w:sz w:val="18"/>
          <w:szCs w:val="18"/>
        </w:rPr>
      </w:pPr>
      <w:ins w:id="436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toate autovehiculele care vin din faţă;</w:t>
        </w:r>
      </w:ins>
    </w:p>
    <w:p w:rsidR="00AE1230" w:rsidRPr="00912738" w:rsidRDefault="00AE1230" w:rsidP="00912738">
      <w:pPr>
        <w:shd w:val="clear" w:color="auto" w:fill="FCFDFD"/>
        <w:spacing w:after="30" w:line="240" w:lineRule="auto"/>
        <w:rPr>
          <w:ins w:id="4368" w:author="Unknown"/>
          <w:rFonts w:ascii="Arial" w:hAnsi="Arial" w:cs="Arial"/>
          <w:color w:val="222222"/>
          <w:sz w:val="18"/>
          <w:szCs w:val="18"/>
        </w:rPr>
      </w:pPr>
      <w:ins w:id="436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toate vehiculele care vin din dreapta.</w:t>
        </w:r>
      </w:ins>
    </w:p>
    <w:p w:rsidR="00AE1230" w:rsidRPr="00912738" w:rsidRDefault="00AE1230" w:rsidP="00912738">
      <w:pPr>
        <w:shd w:val="clear" w:color="auto" w:fill="5C9CCC"/>
        <w:spacing w:after="0" w:line="240" w:lineRule="auto"/>
        <w:rPr>
          <w:ins w:id="4370" w:author="Unknown"/>
          <w:rFonts w:ascii="Arial" w:hAnsi="Arial" w:cs="Arial"/>
          <w:b/>
          <w:bCs/>
          <w:color w:val="FFFFFF"/>
          <w:sz w:val="18"/>
          <w:szCs w:val="18"/>
        </w:rPr>
      </w:pPr>
      <w:ins w:id="4371"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372" w:author="Unknown"/>
          <w:rFonts w:ascii="Arial" w:hAnsi="Arial" w:cs="Arial"/>
          <w:color w:val="222222"/>
          <w:sz w:val="18"/>
          <w:szCs w:val="18"/>
        </w:rPr>
      </w:pPr>
      <w:ins w:id="4373"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4374"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"http://e-drpciv.ro/tag/intrebari-cat-B" </w:instrText>
        </w:r>
      </w:ins>
      <w:r w:rsidRPr="009316C1">
        <w:rPr>
          <w:rFonts w:ascii="Arial" w:hAnsi="Arial" w:cs="Arial"/>
          <w:color w:val="222222"/>
          <w:sz w:val="18"/>
          <w:szCs w:val="18"/>
        </w:rPr>
      </w:r>
      <w:ins w:id="4375" w:author="Unknown">
        <w:r w:rsidRPr="00912738">
          <w:rPr>
            <w:rFonts w:ascii="Arial" w:hAnsi="Arial" w:cs="Arial"/>
            <w:color w:val="222222"/>
            <w:sz w:val="18"/>
            <w:szCs w:val="18"/>
          </w:rPr>
          <w:fldChar w:fldCharType="separate"/>
        </w:r>
        <w:r w:rsidRPr="00912738">
          <w:rPr>
            <w:rFonts w:ascii="Arial" w:hAnsi="Arial" w:cs="Arial"/>
            <w:b/>
            <w:bCs/>
            <w:color w:val="000000"/>
            <w:sz w:val="18"/>
          </w:rPr>
          <w:t>intrebari cat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376" w:author="Unknown"/>
          <w:rFonts w:ascii="Tahoma" w:hAnsi="Tahoma" w:cs="Tahoma"/>
          <w:b/>
          <w:bCs/>
          <w:color w:val="222222"/>
          <w:sz w:val="21"/>
          <w:szCs w:val="21"/>
        </w:rPr>
      </w:pPr>
      <w:ins w:id="4377"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"http://e-drpciv.ro/intrebare/2413/distanta_de_franare_a_autovehiculului_depinde_cel_mai_mult_de" </w:instrText>
        </w:r>
      </w:ins>
      <w:r w:rsidRPr="009316C1">
        <w:rPr>
          <w:rFonts w:ascii="Tahoma" w:hAnsi="Tahoma" w:cs="Tahoma"/>
          <w:b/>
          <w:bCs/>
          <w:color w:val="222222"/>
          <w:sz w:val="21"/>
          <w:szCs w:val="21"/>
        </w:rPr>
      </w:r>
      <w:ins w:id="4378"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2413. Distanţa de frânare a autovehiculului depinde cel mai mult de:</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379" w:author="Unknown"/>
          <w:rFonts w:ascii="Arial" w:hAnsi="Arial" w:cs="Arial"/>
          <w:color w:val="222222"/>
          <w:sz w:val="18"/>
          <w:szCs w:val="18"/>
        </w:rPr>
      </w:pPr>
      <w:ins w:id="4380"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viteza</w:t>
        </w:r>
      </w:ins>
    </w:p>
    <w:p w:rsidR="00AE1230" w:rsidRPr="00912738" w:rsidRDefault="00AE1230" w:rsidP="00912738">
      <w:pPr>
        <w:shd w:val="clear" w:color="auto" w:fill="FCFDFD"/>
        <w:spacing w:after="30" w:line="240" w:lineRule="auto"/>
        <w:rPr>
          <w:ins w:id="4381" w:author="Unknown"/>
          <w:rFonts w:ascii="Arial" w:hAnsi="Arial" w:cs="Arial"/>
          <w:color w:val="222222"/>
          <w:sz w:val="18"/>
          <w:szCs w:val="18"/>
        </w:rPr>
      </w:pPr>
      <w:ins w:id="4382"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profilul pneurilor</w:t>
        </w:r>
      </w:ins>
    </w:p>
    <w:p w:rsidR="00AE1230" w:rsidRPr="00912738" w:rsidRDefault="00AE1230" w:rsidP="00912738">
      <w:pPr>
        <w:shd w:val="clear" w:color="auto" w:fill="FCFDFD"/>
        <w:spacing w:after="30" w:line="240" w:lineRule="auto"/>
        <w:rPr>
          <w:ins w:id="4383" w:author="Unknown"/>
          <w:rFonts w:ascii="Arial" w:hAnsi="Arial" w:cs="Arial"/>
          <w:color w:val="222222"/>
          <w:sz w:val="18"/>
          <w:szCs w:val="18"/>
        </w:rPr>
      </w:pPr>
      <w:ins w:id="4384"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eficienţa sistemului de direcţie</w:t>
        </w:r>
      </w:ins>
    </w:p>
    <w:p w:rsidR="00AE1230" w:rsidRPr="00912738" w:rsidRDefault="00AE1230" w:rsidP="00912738">
      <w:pPr>
        <w:shd w:val="clear" w:color="auto" w:fill="5C9CCC"/>
        <w:spacing w:after="0" w:line="240" w:lineRule="auto"/>
        <w:rPr>
          <w:ins w:id="4385" w:author="Unknown"/>
          <w:rFonts w:ascii="Arial" w:hAnsi="Arial" w:cs="Arial"/>
          <w:b/>
          <w:bCs/>
          <w:color w:val="FFFFFF"/>
          <w:sz w:val="18"/>
          <w:szCs w:val="18"/>
        </w:rPr>
      </w:pPr>
      <w:ins w:id="4386"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387" w:author="Unknown"/>
          <w:rFonts w:ascii="Arial" w:hAnsi="Arial" w:cs="Arial"/>
          <w:color w:val="222222"/>
          <w:sz w:val="18"/>
          <w:szCs w:val="18"/>
        </w:rPr>
      </w:pPr>
      <w:ins w:id="4388"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9%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"http://e-drpciv.ro/tag/permis-categoria-tr" </w:instrText>
        </w:r>
      </w:ins>
      <w:r w:rsidRPr="009316C1">
        <w:rPr>
          <w:rFonts w:ascii="Arial" w:hAnsi="Arial" w:cs="Arial"/>
          <w:color w:val="222222"/>
          <w:sz w:val="18"/>
          <w:szCs w:val="18"/>
        </w:rPr>
      </w:r>
      <w:ins w:id="4389" w:author="Unknown">
        <w:r w:rsidRPr="00912738">
          <w:rPr>
            <w:rFonts w:ascii="Arial" w:hAnsi="Arial" w:cs="Arial"/>
            <w:color w:val="222222"/>
            <w:sz w:val="18"/>
            <w:szCs w:val="18"/>
          </w:rPr>
          <w:fldChar w:fldCharType="separate"/>
        </w:r>
        <w:r w:rsidRPr="00912738">
          <w:rPr>
            <w:rFonts w:ascii="Arial" w:hAnsi="Arial" w:cs="Arial"/>
            <w:b/>
            <w:bCs/>
            <w:color w:val="000000"/>
            <w:sz w:val="18"/>
          </w:rPr>
          <w:t>permis categoria tr</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4390"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391" w:author="Unknown"/>
          <w:rFonts w:ascii="Tahoma" w:hAnsi="Tahoma" w:cs="Tahoma"/>
          <w:b/>
          <w:bCs/>
          <w:color w:val="222222"/>
          <w:sz w:val="21"/>
          <w:szCs w:val="21"/>
        </w:rPr>
      </w:pPr>
      <w:ins w:id="439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"http://e-drpciv.ro/intrebare/944/cum_se_procedeaza_cu_accidentatul_readus_la_viata_prin_resuscitare_cardio-respiratorie" </w:instrText>
        </w:r>
      </w:ins>
      <w:r w:rsidRPr="009316C1">
        <w:rPr>
          <w:rFonts w:ascii="Tahoma" w:hAnsi="Tahoma" w:cs="Tahoma"/>
          <w:b/>
          <w:bCs/>
          <w:color w:val="222222"/>
          <w:sz w:val="21"/>
          <w:szCs w:val="21"/>
        </w:rPr>
      </w:r>
      <w:ins w:id="439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944. Cum se procedează cu accidentatul readus la viaţă prin resuscitare cardio-respiratorie?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394" w:author="Unknown"/>
          <w:rFonts w:ascii="Arial" w:hAnsi="Arial" w:cs="Arial"/>
          <w:color w:val="222222"/>
          <w:sz w:val="18"/>
          <w:szCs w:val="18"/>
        </w:rPr>
      </w:pPr>
      <w:ins w:id="439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se va transporta la domiciliu sau la locul de muncă;</w:t>
        </w:r>
      </w:ins>
    </w:p>
    <w:p w:rsidR="00AE1230" w:rsidRPr="00912738" w:rsidRDefault="00AE1230" w:rsidP="00912738">
      <w:pPr>
        <w:shd w:val="clear" w:color="auto" w:fill="33FF33"/>
        <w:spacing w:after="30" w:line="240" w:lineRule="auto"/>
        <w:rPr>
          <w:ins w:id="4396" w:author="Unknown"/>
          <w:rFonts w:ascii="Arial" w:hAnsi="Arial" w:cs="Arial"/>
          <w:color w:val="222222"/>
          <w:sz w:val="18"/>
          <w:szCs w:val="18"/>
        </w:rPr>
      </w:pPr>
      <w:ins w:id="439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se va transporta întotdeauna la o unitate medicală specializată;</w:t>
        </w:r>
      </w:ins>
    </w:p>
    <w:p w:rsidR="00AE1230" w:rsidRPr="00912738" w:rsidRDefault="00AE1230" w:rsidP="00912738">
      <w:pPr>
        <w:shd w:val="clear" w:color="auto" w:fill="FCFDFD"/>
        <w:spacing w:after="30" w:line="240" w:lineRule="auto"/>
        <w:rPr>
          <w:ins w:id="4398" w:author="Unknown"/>
          <w:rFonts w:ascii="Arial" w:hAnsi="Arial" w:cs="Arial"/>
          <w:color w:val="222222"/>
          <w:sz w:val="18"/>
          <w:szCs w:val="18"/>
        </w:rPr>
      </w:pPr>
      <w:ins w:id="439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se va aştepta sosirea poliţiei rutiere.</w:t>
        </w:r>
      </w:ins>
    </w:p>
    <w:p w:rsidR="00AE1230" w:rsidRPr="00912738" w:rsidRDefault="00AE1230" w:rsidP="00912738">
      <w:pPr>
        <w:shd w:val="clear" w:color="auto" w:fill="5C9CCC"/>
        <w:spacing w:after="0" w:line="240" w:lineRule="auto"/>
        <w:rPr>
          <w:ins w:id="4400" w:author="Unknown"/>
          <w:rFonts w:ascii="Arial" w:hAnsi="Arial" w:cs="Arial"/>
          <w:b/>
          <w:bCs/>
          <w:color w:val="FFFFFF"/>
          <w:sz w:val="18"/>
          <w:szCs w:val="18"/>
        </w:rPr>
      </w:pPr>
      <w:ins w:id="4401"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402" w:author="Unknown"/>
          <w:rFonts w:ascii="Arial" w:hAnsi="Arial" w:cs="Arial"/>
          <w:color w:val="222222"/>
          <w:sz w:val="18"/>
          <w:szCs w:val="18"/>
        </w:rPr>
      </w:pPr>
      <w:ins w:id="4403"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4404" w:author="Unknown">
        <w:r w:rsidRPr="00912738">
          <w:rPr>
            <w:rFonts w:ascii="Arial" w:hAnsi="Arial" w:cs="Arial"/>
            <w:color w:val="222222"/>
            <w:sz w:val="18"/>
            <w:szCs w:val="18"/>
          </w:rPr>
          <w:fldChar w:fldCharType="separate"/>
        </w:r>
        <w:r w:rsidRPr="00912738">
          <w:rPr>
            <w:rFonts w:ascii="Arial" w:hAnsi="Arial" w:cs="Arial"/>
            <w:b/>
            <w:bCs/>
            <w:color w:val="000000"/>
            <w:sz w:val="18"/>
          </w:rPr>
          <w:t>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4405" w:author="Unknown">
        <w:r w:rsidRPr="00912738">
          <w:rPr>
            <w:rFonts w:ascii="Arial" w:hAnsi="Arial" w:cs="Arial"/>
            <w:color w:val="222222"/>
            <w:sz w:val="18"/>
            <w:szCs w:val="18"/>
          </w:rPr>
          <w:fldChar w:fldCharType="separate"/>
        </w:r>
        <w:r w:rsidRPr="00912738">
          <w:rPr>
            <w:rFonts w:ascii="Arial" w:hAnsi="Arial" w:cs="Arial"/>
            <w:color w:val="000000"/>
            <w:sz w:val="18"/>
            <w:u w:val="single"/>
          </w:rPr>
          <w:t>www.drpciv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406" w:author="Unknown"/>
          <w:rFonts w:ascii="Arial" w:hAnsi="Arial" w:cs="Arial"/>
          <w:color w:val="222222"/>
          <w:sz w:val="18"/>
          <w:szCs w:val="18"/>
        </w:rPr>
      </w:pPr>
      <w:ins w:id="4407"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"http://e-drpciv.ro/poze2/628.jpg" </w:instrText>
        </w:r>
      </w:ins>
      <w:r w:rsidRPr="009316C1">
        <w:rPr>
          <w:rFonts w:ascii="Arial" w:hAnsi="Arial" w:cs="Arial"/>
          <w:color w:val="222222"/>
          <w:sz w:val="18"/>
          <w:szCs w:val="18"/>
        </w:rPr>
      </w:r>
      <w:ins w:id="4408" w:author="Unknown">
        <w:r w:rsidRPr="00912738">
          <w:rPr>
            <w:rFonts w:ascii="Arial" w:hAnsi="Arial" w:cs="Arial"/>
            <w:color w:val="222222"/>
            <w:sz w:val="18"/>
            <w:szCs w:val="18"/>
          </w:rPr>
          <w:fldChar w:fldCharType="separate"/>
        </w:r>
      </w:ins>
      <w:r>
        <w:rPr>
          <w:noProof/>
        </w:rPr>
        <w:pict>
          <v:shape id="Picture 315" o:spid="_x0000_s1333" type="#_x0000_t75" alt="http://e-drpciv.ro/poze2/628.jpg" href="http://e-drpciv.ro/poze2/628.j" style="position:absolute;margin-left:65pt;margin-top:0;width:105pt;height:78.75pt;z-index:251972608;visibility:visible;mso-wrap-distance-left:0;mso-wrap-distance-right:0;mso-position-horizontal:right;mso-position-horizontal-relative:text;mso-position-vertical-relative:line" o:allowoverlap="f" o:button="t">
            <v:fill o:detectmouseclick="t"/>
            <v:imagedata r:id="rId2514" o:title=""/>
            <w10:wrap type="square"/>
          </v:shape>
        </w:pict>
      </w:r>
      <w:ins w:id="4409"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410" w:author="Unknown"/>
          <w:rFonts w:ascii="Tahoma" w:hAnsi="Tahoma" w:cs="Tahoma"/>
          <w:b/>
          <w:bCs/>
          <w:color w:val="222222"/>
          <w:sz w:val="21"/>
          <w:szCs w:val="21"/>
        </w:rPr>
      </w:pPr>
      <w:ins w:id="4411"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"http://e-drpciv.ro/intrebare/628/semnalul_politistului_indica" </w:instrText>
        </w:r>
      </w:ins>
      <w:r w:rsidRPr="009316C1">
        <w:rPr>
          <w:rFonts w:ascii="Tahoma" w:hAnsi="Tahoma" w:cs="Tahoma"/>
          <w:b/>
          <w:bCs/>
          <w:color w:val="222222"/>
          <w:sz w:val="21"/>
          <w:szCs w:val="21"/>
        </w:rPr>
      </w:r>
      <w:ins w:id="4412"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628. Semnalul poliţistului indică:</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413" w:author="Unknown"/>
          <w:rFonts w:ascii="Arial" w:hAnsi="Arial" w:cs="Arial"/>
          <w:color w:val="222222"/>
          <w:sz w:val="18"/>
          <w:szCs w:val="18"/>
        </w:rPr>
      </w:pPr>
      <w:ins w:id="4414"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reduceţi viteza;</w:t>
        </w:r>
      </w:ins>
    </w:p>
    <w:p w:rsidR="00AE1230" w:rsidRPr="00912738" w:rsidRDefault="00AE1230" w:rsidP="00912738">
      <w:pPr>
        <w:shd w:val="clear" w:color="auto" w:fill="33FF33"/>
        <w:spacing w:after="30" w:line="240" w:lineRule="auto"/>
        <w:rPr>
          <w:ins w:id="4415" w:author="Unknown"/>
          <w:rFonts w:ascii="Arial" w:hAnsi="Arial" w:cs="Arial"/>
          <w:color w:val="222222"/>
          <w:sz w:val="18"/>
          <w:szCs w:val="18"/>
        </w:rPr>
      </w:pPr>
      <w:ins w:id="4416"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măriţi viteza;</w:t>
        </w:r>
      </w:ins>
    </w:p>
    <w:p w:rsidR="00AE1230" w:rsidRPr="00912738" w:rsidRDefault="00AE1230" w:rsidP="00912738">
      <w:pPr>
        <w:shd w:val="clear" w:color="auto" w:fill="FCFDFD"/>
        <w:spacing w:after="30" w:line="240" w:lineRule="auto"/>
        <w:rPr>
          <w:ins w:id="4417" w:author="Unknown"/>
          <w:rFonts w:ascii="Arial" w:hAnsi="Arial" w:cs="Arial"/>
          <w:color w:val="222222"/>
          <w:sz w:val="18"/>
          <w:szCs w:val="18"/>
        </w:rPr>
      </w:pPr>
      <w:ins w:id="4418"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mergeţi cu prudenţă.</w:t>
        </w:r>
      </w:ins>
    </w:p>
    <w:p w:rsidR="00AE1230" w:rsidRPr="00912738" w:rsidRDefault="00AE1230" w:rsidP="00912738">
      <w:pPr>
        <w:shd w:val="clear" w:color="auto" w:fill="5C9CCC"/>
        <w:spacing w:after="0" w:line="240" w:lineRule="auto"/>
        <w:rPr>
          <w:ins w:id="4419" w:author="Unknown"/>
          <w:rFonts w:ascii="Arial" w:hAnsi="Arial" w:cs="Arial"/>
          <w:b/>
          <w:bCs/>
          <w:color w:val="FFFFFF"/>
          <w:sz w:val="18"/>
          <w:szCs w:val="18"/>
        </w:rPr>
      </w:pPr>
      <w:ins w:id="4420"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421" w:author="Unknown"/>
          <w:rFonts w:ascii="Arial" w:hAnsi="Arial" w:cs="Arial"/>
          <w:color w:val="222222"/>
          <w:sz w:val="18"/>
          <w:szCs w:val="18"/>
        </w:rPr>
      </w:pPr>
      <w:ins w:id="4422"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4423" w:author="Unknown">
        <w:r w:rsidRPr="00912738">
          <w:rPr>
            <w:rFonts w:ascii="Arial" w:hAnsi="Arial" w:cs="Arial"/>
            <w:color w:val="222222"/>
            <w:sz w:val="18"/>
            <w:szCs w:val="18"/>
          </w:rPr>
          <w:fldChar w:fldCharType="separate"/>
        </w:r>
        <w:r w:rsidRPr="00912738">
          <w:rPr>
            <w:rFonts w:ascii="Arial" w:hAnsi="Arial" w:cs="Arial"/>
            <w:b/>
            <w:bCs/>
            <w:color w:val="000000"/>
            <w:sz w:val="18"/>
          </w:rPr>
          <w:t>teste 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4424" w:author="Unknown">
        <w:r w:rsidRPr="00912738">
          <w:rPr>
            <w:rFonts w:ascii="Arial" w:hAnsi="Arial" w:cs="Arial"/>
            <w:color w:val="222222"/>
            <w:sz w:val="18"/>
            <w:szCs w:val="18"/>
          </w:rPr>
          <w:fldChar w:fldCharType="separate"/>
        </w:r>
        <w:r w:rsidRPr="00912738">
          <w:rPr>
            <w:rFonts w:ascii="Arial" w:hAnsi="Arial" w:cs="Arial"/>
            <w:b/>
            <w:bCs/>
            <w:color w:val="000000"/>
            <w:sz w:val="18"/>
          </w:rPr>
          <w:t>examen permis</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425" w:author="Unknown"/>
          <w:rFonts w:ascii="Arial" w:hAnsi="Arial" w:cs="Arial"/>
          <w:color w:val="222222"/>
          <w:sz w:val="18"/>
          <w:szCs w:val="18"/>
        </w:rPr>
      </w:pPr>
      <w:ins w:id="4426"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"http://e-drpciv.ro/poze2/872.jpg" </w:instrText>
        </w:r>
      </w:ins>
      <w:r w:rsidRPr="009316C1">
        <w:rPr>
          <w:rFonts w:ascii="Arial" w:hAnsi="Arial" w:cs="Arial"/>
          <w:color w:val="222222"/>
          <w:sz w:val="18"/>
          <w:szCs w:val="18"/>
        </w:rPr>
      </w:r>
      <w:ins w:id="4427" w:author="Unknown">
        <w:r w:rsidRPr="00912738">
          <w:rPr>
            <w:rFonts w:ascii="Arial" w:hAnsi="Arial" w:cs="Arial"/>
            <w:color w:val="222222"/>
            <w:sz w:val="18"/>
            <w:szCs w:val="18"/>
          </w:rPr>
          <w:fldChar w:fldCharType="separate"/>
        </w:r>
      </w:ins>
      <w:r>
        <w:rPr>
          <w:noProof/>
        </w:rPr>
        <w:pict>
          <v:shape id="Picture 316" o:spid="_x0000_s1334" type="#_x0000_t75" alt="http://e-drpciv.ro/poze2/872.jpg" href="http://e-drpciv.ro/poze2/872.j" style="position:absolute;margin-left:65pt;margin-top:0;width:105pt;height:78.75pt;z-index:251973632;visibility:visible;mso-wrap-distance-left:0;mso-wrap-distance-right:0;mso-position-horizontal:right;mso-position-horizontal-relative:text;mso-position-vertical-relative:line" o:allowoverlap="f" o:button="t">
            <v:fill o:detectmouseclick="t"/>
            <v:imagedata r:id="rId2515" o:title=""/>
            <w10:wrap type="square"/>
          </v:shape>
        </w:pict>
      </w:r>
      <w:ins w:id="4428"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429" w:author="Unknown"/>
          <w:rFonts w:ascii="Tahoma" w:hAnsi="Tahoma" w:cs="Tahoma"/>
          <w:b/>
          <w:bCs/>
          <w:color w:val="222222"/>
          <w:sz w:val="21"/>
          <w:szCs w:val="21"/>
        </w:rPr>
      </w:pPr>
      <w:ins w:id="4430"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"http://e-drpciv.ro/intrebare/872/cum_procedati_daca_va_aflati_in_autoturismul_rosu_si_observati_ca_de_pe_drumul_fara_prioritate_se_apropie_o_coloana_cu_regim_prioritar" </w:instrText>
        </w:r>
      </w:ins>
      <w:r w:rsidRPr="009316C1">
        <w:rPr>
          <w:rFonts w:ascii="Tahoma" w:hAnsi="Tahoma" w:cs="Tahoma"/>
          <w:b/>
          <w:bCs/>
          <w:color w:val="222222"/>
          <w:sz w:val="21"/>
          <w:szCs w:val="21"/>
        </w:rPr>
      </w:r>
      <w:ins w:id="4431"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872. Cum procedaţi dacă vă aflaţi în autoturismul roşu şi observaţi că de pe drumul fără prioritate se apropie o coloană cu regim prioritar?</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432" w:author="Unknown"/>
          <w:rFonts w:ascii="Arial" w:hAnsi="Arial" w:cs="Arial"/>
          <w:color w:val="222222"/>
          <w:sz w:val="18"/>
          <w:szCs w:val="18"/>
        </w:rPr>
      </w:pPr>
      <w:ins w:id="4433"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vă continuaţi drumul, deoarece aveţi prioritate de trecere în sensul giratoriu;</w:t>
        </w:r>
      </w:ins>
    </w:p>
    <w:p w:rsidR="00AE1230" w:rsidRPr="00912738" w:rsidRDefault="00AE1230" w:rsidP="00912738">
      <w:pPr>
        <w:shd w:val="clear" w:color="auto" w:fill="33FF33"/>
        <w:spacing w:after="30" w:line="240" w:lineRule="auto"/>
        <w:rPr>
          <w:ins w:id="4434" w:author="Unknown"/>
          <w:rFonts w:ascii="Arial" w:hAnsi="Arial" w:cs="Arial"/>
          <w:color w:val="222222"/>
          <w:sz w:val="18"/>
          <w:szCs w:val="18"/>
        </w:rPr>
      </w:pPr>
      <w:ins w:id="4435"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opriţi şi acordaţi prioritate coloanei cu regim prioritar;</w:t>
        </w:r>
      </w:ins>
    </w:p>
    <w:p w:rsidR="00AE1230" w:rsidRPr="00912738" w:rsidRDefault="00AE1230" w:rsidP="00912738">
      <w:pPr>
        <w:shd w:val="clear" w:color="auto" w:fill="FCFDFD"/>
        <w:spacing w:after="30" w:line="240" w:lineRule="auto"/>
        <w:rPr>
          <w:ins w:id="4436" w:author="Unknown"/>
          <w:rFonts w:ascii="Arial" w:hAnsi="Arial" w:cs="Arial"/>
          <w:color w:val="222222"/>
          <w:sz w:val="18"/>
          <w:szCs w:val="18"/>
        </w:rPr>
      </w:pPr>
      <w:ins w:id="4437"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viraţi la dreapta şi părăsiţi intersecţia.</w:t>
        </w:r>
      </w:ins>
    </w:p>
    <w:p w:rsidR="00AE1230" w:rsidRPr="00912738" w:rsidRDefault="00AE1230" w:rsidP="00912738">
      <w:pPr>
        <w:shd w:val="clear" w:color="auto" w:fill="5C9CCC"/>
        <w:spacing w:after="0" w:line="240" w:lineRule="auto"/>
        <w:rPr>
          <w:ins w:id="4438" w:author="Unknown"/>
          <w:rFonts w:ascii="Arial" w:hAnsi="Arial" w:cs="Arial"/>
          <w:b/>
          <w:bCs/>
          <w:color w:val="FFFFFF"/>
          <w:sz w:val="18"/>
          <w:szCs w:val="18"/>
        </w:rPr>
      </w:pPr>
      <w:ins w:id="4439"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440" w:author="Unknown"/>
          <w:rFonts w:ascii="Arial" w:hAnsi="Arial" w:cs="Arial"/>
          <w:color w:val="222222"/>
          <w:sz w:val="18"/>
          <w:szCs w:val="18"/>
        </w:rPr>
      </w:pPr>
      <w:ins w:id="4441"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4442" w:author="Unknown">
        <w:r w:rsidRPr="00912738">
          <w:rPr>
            <w:rFonts w:ascii="Arial" w:hAnsi="Arial" w:cs="Arial"/>
            <w:color w:val="222222"/>
            <w:sz w:val="18"/>
            <w:szCs w:val="18"/>
          </w:rPr>
          <w:fldChar w:fldCharType="separate"/>
        </w:r>
        <w:r w:rsidRPr="00912738">
          <w:rPr>
            <w:rFonts w:ascii="Arial" w:hAnsi="Arial" w:cs="Arial"/>
            <w:b/>
            <w:bCs/>
            <w:color w:val="000000"/>
            <w:sz w:val="18"/>
          </w:rPr>
          <w:t>teste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4443" w:author="Unknown">
        <w:r w:rsidRPr="00912738">
          <w:rPr>
            <w:rFonts w:ascii="Arial" w:hAnsi="Arial" w:cs="Arial"/>
            <w:color w:val="222222"/>
            <w:sz w:val="18"/>
            <w:szCs w:val="18"/>
          </w:rPr>
          <w:fldChar w:fldCharType="separate"/>
        </w:r>
        <w:r w:rsidRPr="00912738">
          <w:rPr>
            <w:rFonts w:ascii="Arial" w:hAnsi="Arial" w:cs="Arial"/>
            <w:color w:val="000000"/>
            <w:sz w:val="18"/>
            <w:u w:val="single"/>
          </w:rPr>
          <w:t>chestionare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444" w:author="Unknown"/>
          <w:rFonts w:ascii="Tahoma" w:hAnsi="Tahoma" w:cs="Tahoma"/>
          <w:b/>
          <w:bCs/>
          <w:color w:val="222222"/>
          <w:sz w:val="21"/>
          <w:szCs w:val="21"/>
        </w:rPr>
      </w:pPr>
      <w:ins w:id="4445"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"http://e-drpciv.ro/intrebare/219/este_permis_ca_un_conducator_auto_angajat_intr-un_accident_de_circulatie_din_care_a_rezultat_moartea_sau_lovirea_unei_persoane_sa_plece_de_la_locul_faptei" </w:instrText>
        </w:r>
      </w:ins>
      <w:r w:rsidRPr="009316C1">
        <w:rPr>
          <w:rFonts w:ascii="Tahoma" w:hAnsi="Tahoma" w:cs="Tahoma"/>
          <w:b/>
          <w:bCs/>
          <w:color w:val="222222"/>
          <w:sz w:val="21"/>
          <w:szCs w:val="21"/>
        </w:rPr>
      </w:r>
      <w:ins w:id="4446"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219. Este permis ca un conducător auto, angajat într-un accident de circulaţie din care a rezultat moartea sau lovirea unei persoane, să plece de la locul faptei?</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447" w:author="Unknown"/>
          <w:rFonts w:ascii="Arial" w:hAnsi="Arial" w:cs="Arial"/>
          <w:color w:val="222222"/>
          <w:sz w:val="18"/>
          <w:szCs w:val="18"/>
        </w:rPr>
      </w:pPr>
      <w:ins w:id="4448"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 cu condiţia să lase autovehiculul la locul accidentului;</w:t>
        </w:r>
      </w:ins>
    </w:p>
    <w:p w:rsidR="00AE1230" w:rsidRPr="00912738" w:rsidRDefault="00AE1230" w:rsidP="00912738">
      <w:pPr>
        <w:shd w:val="clear" w:color="auto" w:fill="FCFDFD"/>
        <w:spacing w:after="30" w:line="240" w:lineRule="auto"/>
        <w:rPr>
          <w:ins w:id="4449" w:author="Unknown"/>
          <w:rFonts w:ascii="Arial" w:hAnsi="Arial" w:cs="Arial"/>
          <w:color w:val="222222"/>
          <w:sz w:val="18"/>
          <w:szCs w:val="18"/>
        </w:rPr>
      </w:pPr>
      <w:ins w:id="4450"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da, dacă victima a fost transportată la spital;</w:t>
        </w:r>
      </w:ins>
    </w:p>
    <w:p w:rsidR="00AE1230" w:rsidRPr="00912738" w:rsidRDefault="00AE1230" w:rsidP="00912738">
      <w:pPr>
        <w:shd w:val="clear" w:color="auto" w:fill="33FF33"/>
        <w:spacing w:after="30" w:line="240" w:lineRule="auto"/>
        <w:rPr>
          <w:ins w:id="4451" w:author="Unknown"/>
          <w:rFonts w:ascii="Arial" w:hAnsi="Arial" w:cs="Arial"/>
          <w:color w:val="222222"/>
          <w:sz w:val="18"/>
          <w:szCs w:val="18"/>
        </w:rPr>
      </w:pPr>
      <w:ins w:id="4452"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fără încuviinţarea organelor de poliţie.</w:t>
        </w:r>
      </w:ins>
    </w:p>
    <w:p w:rsidR="00AE1230" w:rsidRPr="00912738" w:rsidRDefault="00AE1230" w:rsidP="00912738">
      <w:pPr>
        <w:shd w:val="clear" w:color="auto" w:fill="5C9CCC"/>
        <w:spacing w:after="0" w:line="240" w:lineRule="auto"/>
        <w:rPr>
          <w:ins w:id="4453" w:author="Unknown"/>
          <w:rFonts w:ascii="Arial" w:hAnsi="Arial" w:cs="Arial"/>
          <w:b/>
          <w:bCs/>
          <w:color w:val="FFFFFF"/>
          <w:sz w:val="18"/>
          <w:szCs w:val="18"/>
        </w:rPr>
      </w:pPr>
      <w:ins w:id="4454"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455" w:author="Unknown"/>
          <w:rFonts w:ascii="Arial" w:hAnsi="Arial" w:cs="Arial"/>
          <w:color w:val="222222"/>
          <w:sz w:val="18"/>
          <w:szCs w:val="18"/>
        </w:rPr>
      </w:pPr>
      <w:ins w:id="4456"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4457"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4458" w:author="Unknown">
        <w:r w:rsidRPr="00912738">
          <w:rPr>
            <w:rFonts w:ascii="Arial" w:hAnsi="Arial" w:cs="Arial"/>
            <w:color w:val="222222"/>
            <w:sz w:val="18"/>
            <w:szCs w:val="18"/>
          </w:rPr>
          <w:fldChar w:fldCharType="separate"/>
        </w:r>
        <w:r w:rsidRPr="00912738">
          <w:rPr>
            <w:rFonts w:ascii="Arial" w:hAnsi="Arial" w:cs="Arial"/>
            <w:color w:val="000000"/>
            <w:sz w:val="18"/>
            <w:u w:val="single"/>
          </w:rPr>
          <w:t>intrebari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459" w:author="Unknown"/>
          <w:rFonts w:ascii="Tahoma" w:hAnsi="Tahoma" w:cs="Tahoma"/>
          <w:b/>
          <w:bCs/>
          <w:color w:val="222222"/>
          <w:sz w:val="21"/>
          <w:szCs w:val="21"/>
        </w:rPr>
      </w:pPr>
      <w:ins w:id="4460"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"http://e-drpciv.ro/intrebare/507/ce_trebuie_sa_aiba_in_vedere_prima_interventie_la_fata_locului_pentru_salvarea_victimei" </w:instrText>
        </w:r>
      </w:ins>
      <w:r w:rsidRPr="009316C1">
        <w:rPr>
          <w:rFonts w:ascii="Tahoma" w:hAnsi="Tahoma" w:cs="Tahoma"/>
          <w:b/>
          <w:bCs/>
          <w:color w:val="222222"/>
          <w:sz w:val="21"/>
          <w:szCs w:val="21"/>
        </w:rPr>
      </w:r>
      <w:ins w:id="4461"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507. Ce trebuie să aibă în vedere prima intervenţie, la faţa locului, pentru salvarea victimei?</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462" w:author="Unknown"/>
          <w:rFonts w:ascii="Arial" w:hAnsi="Arial" w:cs="Arial"/>
          <w:color w:val="222222"/>
          <w:sz w:val="18"/>
          <w:szCs w:val="18"/>
        </w:rPr>
      </w:pPr>
      <w:ins w:id="4463"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spălarea rănilor vizibile;</w:t>
        </w:r>
      </w:ins>
    </w:p>
    <w:p w:rsidR="00AE1230" w:rsidRPr="00912738" w:rsidRDefault="00AE1230" w:rsidP="00912738">
      <w:pPr>
        <w:shd w:val="clear" w:color="auto" w:fill="33FF33"/>
        <w:spacing w:after="30" w:line="240" w:lineRule="auto"/>
        <w:rPr>
          <w:ins w:id="4464" w:author="Unknown"/>
          <w:rFonts w:ascii="Arial" w:hAnsi="Arial" w:cs="Arial"/>
          <w:color w:val="222222"/>
          <w:sz w:val="18"/>
          <w:szCs w:val="18"/>
        </w:rPr>
      </w:pPr>
      <w:ins w:id="4465"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degajarea căilor respiratorii şi asigurarea funcţiei respiratorii;</w:t>
        </w:r>
      </w:ins>
    </w:p>
    <w:p w:rsidR="00AE1230" w:rsidRPr="00912738" w:rsidRDefault="00AE1230" w:rsidP="00912738">
      <w:pPr>
        <w:shd w:val="clear" w:color="auto" w:fill="FCFDFD"/>
        <w:spacing w:after="30" w:line="240" w:lineRule="auto"/>
        <w:rPr>
          <w:ins w:id="4466" w:author="Unknown"/>
          <w:rFonts w:ascii="Arial" w:hAnsi="Arial" w:cs="Arial"/>
          <w:color w:val="222222"/>
          <w:sz w:val="18"/>
          <w:szCs w:val="18"/>
        </w:rPr>
      </w:pPr>
      <w:ins w:id="4467"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igienizarea şi pansarea rănilor.</w:t>
        </w:r>
      </w:ins>
    </w:p>
    <w:p w:rsidR="00AE1230" w:rsidRPr="00912738" w:rsidRDefault="00AE1230" w:rsidP="00912738">
      <w:pPr>
        <w:shd w:val="clear" w:color="auto" w:fill="5C9CCC"/>
        <w:spacing w:after="0" w:line="240" w:lineRule="auto"/>
        <w:rPr>
          <w:ins w:id="4468" w:author="Unknown"/>
          <w:rFonts w:ascii="Arial" w:hAnsi="Arial" w:cs="Arial"/>
          <w:b/>
          <w:bCs/>
          <w:color w:val="FFFFFF"/>
          <w:sz w:val="18"/>
          <w:szCs w:val="18"/>
        </w:rPr>
      </w:pPr>
      <w:ins w:id="4469" w:author="Unknown">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470" w:author="Unknown"/>
          <w:rFonts w:ascii="Arial" w:hAnsi="Arial" w:cs="Arial"/>
          <w:color w:val="222222"/>
          <w:sz w:val="18"/>
          <w:szCs w:val="18"/>
        </w:rPr>
      </w:pPr>
      <w:ins w:id="4471"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"http://e-drpciv.ro/tag/permis-auto-categoria-TR" </w:instrText>
        </w:r>
      </w:ins>
      <w:r w:rsidRPr="009316C1">
        <w:rPr>
          <w:rFonts w:ascii="Arial" w:hAnsi="Arial" w:cs="Arial"/>
          <w:color w:val="222222"/>
          <w:sz w:val="18"/>
          <w:szCs w:val="18"/>
        </w:rPr>
      </w:r>
      <w:ins w:id="4472"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auto categoria TR</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4473"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474" w:author="Unknown"/>
          <w:rFonts w:ascii="Arial" w:hAnsi="Arial" w:cs="Arial"/>
          <w:color w:val="222222"/>
          <w:sz w:val="18"/>
          <w:szCs w:val="18"/>
        </w:rPr>
      </w:pPr>
      <w:ins w:id="4475"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"http://e-drpciv.ro/poze2/818.jpg" </w:instrText>
        </w:r>
      </w:ins>
      <w:r w:rsidRPr="009316C1">
        <w:rPr>
          <w:rFonts w:ascii="Arial" w:hAnsi="Arial" w:cs="Arial"/>
          <w:color w:val="222222"/>
          <w:sz w:val="18"/>
          <w:szCs w:val="18"/>
        </w:rPr>
      </w:r>
      <w:ins w:id="4476" w:author="Unknown">
        <w:r w:rsidRPr="00912738">
          <w:rPr>
            <w:rFonts w:ascii="Arial" w:hAnsi="Arial" w:cs="Arial"/>
            <w:color w:val="222222"/>
            <w:sz w:val="18"/>
            <w:szCs w:val="18"/>
          </w:rPr>
          <w:fldChar w:fldCharType="separate"/>
        </w:r>
      </w:ins>
      <w:r>
        <w:rPr>
          <w:noProof/>
        </w:rPr>
        <w:pict>
          <v:shape id="Picture 317" o:spid="_x0000_s1335" type="#_x0000_t75" alt="http://e-drpciv.ro/poze2/818.jpg" href="http://e-drpciv.ro/poze2/818.j" style="position:absolute;margin-left:65pt;margin-top:0;width:105pt;height:78.75pt;z-index:251974656;visibility:visible;mso-wrap-distance-left:0;mso-wrap-distance-right:0;mso-position-horizontal:right;mso-position-horizontal-relative:text;mso-position-vertical-relative:line" o:allowoverlap="f" o:button="t">
            <v:fill o:detectmouseclick="t"/>
            <v:imagedata r:id="rId2516" o:title=""/>
            <w10:wrap type="square"/>
          </v:shape>
        </w:pict>
      </w:r>
      <w:ins w:id="4477"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478" w:author="Unknown"/>
          <w:rFonts w:ascii="Tahoma" w:hAnsi="Tahoma" w:cs="Tahoma"/>
          <w:b/>
          <w:bCs/>
          <w:color w:val="222222"/>
          <w:sz w:val="21"/>
          <w:szCs w:val="21"/>
        </w:rPr>
      </w:pPr>
      <w:ins w:id="4479"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"http://e-drpciv.ro/intrebare/818/indicatorul_din_imagine_semnifica" </w:instrText>
        </w:r>
      </w:ins>
      <w:r w:rsidRPr="009316C1">
        <w:rPr>
          <w:rFonts w:ascii="Tahoma" w:hAnsi="Tahoma" w:cs="Tahoma"/>
          <w:b/>
          <w:bCs/>
          <w:color w:val="222222"/>
          <w:sz w:val="21"/>
          <w:szCs w:val="21"/>
        </w:rPr>
      </w:r>
      <w:ins w:id="4480"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818. Indicatorul din imagine semnifică:</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481" w:author="Unknown"/>
          <w:rFonts w:ascii="Arial" w:hAnsi="Arial" w:cs="Arial"/>
          <w:color w:val="222222"/>
          <w:sz w:val="18"/>
          <w:szCs w:val="18"/>
        </w:rPr>
      </w:pPr>
      <w:ins w:id="4482"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„Acostament periculos“;</w:t>
        </w:r>
      </w:ins>
    </w:p>
    <w:p w:rsidR="00AE1230" w:rsidRPr="00912738" w:rsidRDefault="00AE1230" w:rsidP="00912738">
      <w:pPr>
        <w:shd w:val="clear" w:color="auto" w:fill="FCFDFD"/>
        <w:spacing w:after="30" w:line="240" w:lineRule="auto"/>
        <w:rPr>
          <w:ins w:id="4483" w:author="Unknown"/>
          <w:rFonts w:ascii="Arial" w:hAnsi="Arial" w:cs="Arial"/>
          <w:color w:val="222222"/>
          <w:sz w:val="18"/>
          <w:szCs w:val="18"/>
        </w:rPr>
      </w:pPr>
      <w:ins w:id="4484"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„Căderi de pietre“;</w:t>
        </w:r>
      </w:ins>
    </w:p>
    <w:p w:rsidR="00AE1230" w:rsidRPr="00912738" w:rsidRDefault="00AE1230" w:rsidP="00912738">
      <w:pPr>
        <w:shd w:val="clear" w:color="auto" w:fill="FCFDFD"/>
        <w:spacing w:after="30" w:line="240" w:lineRule="auto"/>
        <w:rPr>
          <w:ins w:id="4485" w:author="Unknown"/>
          <w:rFonts w:ascii="Arial" w:hAnsi="Arial" w:cs="Arial"/>
          <w:color w:val="222222"/>
          <w:sz w:val="18"/>
          <w:szCs w:val="18"/>
        </w:rPr>
      </w:pPr>
      <w:ins w:id="4486"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„Drum în lucru“.</w:t>
        </w:r>
      </w:ins>
    </w:p>
    <w:p w:rsidR="00AE1230" w:rsidRPr="00912738" w:rsidRDefault="00AE1230" w:rsidP="00912738">
      <w:pPr>
        <w:shd w:val="clear" w:color="auto" w:fill="FCFDFD"/>
        <w:spacing w:after="0" w:line="240" w:lineRule="auto"/>
        <w:rPr>
          <w:ins w:id="4487" w:author="Unknown"/>
          <w:rFonts w:ascii="Arial" w:hAnsi="Arial" w:cs="Arial"/>
          <w:color w:val="222222"/>
          <w:sz w:val="18"/>
          <w:szCs w:val="18"/>
        </w:rPr>
      </w:pPr>
      <w:ins w:id="4488"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"http://e-drpciv.ro/poze2/3705.jpg" </w:instrText>
        </w:r>
      </w:ins>
      <w:r w:rsidRPr="009316C1">
        <w:rPr>
          <w:rFonts w:ascii="Arial" w:hAnsi="Arial" w:cs="Arial"/>
          <w:color w:val="222222"/>
          <w:sz w:val="18"/>
          <w:szCs w:val="18"/>
        </w:rPr>
      </w:r>
      <w:ins w:id="4489" w:author="Unknown">
        <w:r w:rsidRPr="00912738">
          <w:rPr>
            <w:rFonts w:ascii="Arial" w:hAnsi="Arial" w:cs="Arial"/>
            <w:color w:val="222222"/>
            <w:sz w:val="18"/>
            <w:szCs w:val="18"/>
          </w:rPr>
          <w:fldChar w:fldCharType="separate"/>
        </w:r>
      </w:ins>
      <w:r>
        <w:rPr>
          <w:noProof/>
        </w:rPr>
        <w:pict>
          <v:shape id="Picture 318" o:spid="_x0000_s1336" type="#_x0000_t75" alt="http://e-drpciv.ro/poze2/3705.jpg" href="http://e-drpciv.ro/poze2/3705.j" style="position:absolute;margin-left:65pt;margin-top:0;width:105pt;height:78.75pt;z-index:251975680;visibility:visible;mso-wrap-distance-left:0;mso-wrap-distance-right:0;mso-position-horizontal:right;mso-position-horizontal-relative:text;mso-position-vertical-relative:line" o:allowoverlap="f" o:button="t">
            <v:fill o:detectmouseclick="t"/>
            <v:imagedata r:id="rId2517" o:title=""/>
            <w10:wrap type="square"/>
          </v:shape>
        </w:pict>
      </w:r>
      <w:ins w:id="4490"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491" w:author="Unknown"/>
          <w:rFonts w:ascii="Tahoma" w:hAnsi="Tahoma" w:cs="Tahoma"/>
          <w:b/>
          <w:bCs/>
          <w:color w:val="222222"/>
          <w:sz w:val="21"/>
          <w:szCs w:val="21"/>
        </w:rPr>
      </w:pPr>
      <w:ins w:id="449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"http://e-drpciv.ro/intrebare/3705/indicatorul_din_imagine_se_refera_la" </w:instrText>
        </w:r>
      </w:ins>
      <w:r w:rsidRPr="009316C1">
        <w:rPr>
          <w:rFonts w:ascii="Tahoma" w:hAnsi="Tahoma" w:cs="Tahoma"/>
          <w:b/>
          <w:bCs/>
          <w:color w:val="222222"/>
          <w:sz w:val="21"/>
          <w:szCs w:val="21"/>
        </w:rPr>
      </w:r>
      <w:ins w:id="449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3705. Indicatorul din imagine se referă la:</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494" w:author="Unknown"/>
          <w:rFonts w:ascii="Arial" w:hAnsi="Arial" w:cs="Arial"/>
          <w:color w:val="222222"/>
          <w:sz w:val="18"/>
          <w:szCs w:val="18"/>
        </w:rPr>
      </w:pPr>
      <w:ins w:id="449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 rampă de îmbarcare pe un bac;</w:t>
        </w:r>
      </w:ins>
    </w:p>
    <w:p w:rsidR="00AE1230" w:rsidRPr="00912738" w:rsidRDefault="00AE1230" w:rsidP="00912738">
      <w:pPr>
        <w:shd w:val="clear" w:color="auto" w:fill="33FF33"/>
        <w:spacing w:after="30" w:line="240" w:lineRule="auto"/>
        <w:rPr>
          <w:ins w:id="4496" w:author="Unknown"/>
          <w:rFonts w:ascii="Arial" w:hAnsi="Arial" w:cs="Arial"/>
          <w:color w:val="222222"/>
          <w:sz w:val="18"/>
          <w:szCs w:val="18"/>
        </w:rPr>
      </w:pPr>
      <w:ins w:id="449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 ieşire spre un chei sau mal abrupt;</w:t>
        </w:r>
      </w:ins>
    </w:p>
    <w:p w:rsidR="00AE1230" w:rsidRPr="00912738" w:rsidRDefault="00AE1230" w:rsidP="00912738">
      <w:pPr>
        <w:shd w:val="clear" w:color="auto" w:fill="FCFDFD"/>
        <w:spacing w:after="30" w:line="240" w:lineRule="auto"/>
        <w:rPr>
          <w:ins w:id="4498" w:author="Unknown"/>
          <w:rFonts w:ascii="Arial" w:hAnsi="Arial" w:cs="Arial"/>
          <w:color w:val="222222"/>
          <w:sz w:val="18"/>
          <w:szCs w:val="18"/>
        </w:rPr>
      </w:pPr>
      <w:ins w:id="449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o zonă de trecere spre un pod mobil.</w:t>
        </w:r>
      </w:ins>
    </w:p>
    <w:p w:rsidR="00AE1230" w:rsidRPr="00912738" w:rsidRDefault="00AE1230" w:rsidP="00912738">
      <w:pPr>
        <w:shd w:val="clear" w:color="auto" w:fill="C9DBE7"/>
        <w:spacing w:after="0" w:line="240" w:lineRule="auto"/>
        <w:jc w:val="center"/>
        <w:rPr>
          <w:ins w:id="4500" w:author="Unknown"/>
          <w:rFonts w:ascii="Arial" w:hAnsi="Arial" w:cs="Arial"/>
          <w:color w:val="000000"/>
          <w:sz w:val="18"/>
          <w:szCs w:val="18"/>
        </w:rPr>
      </w:pPr>
      <w:ins w:id="4501" w:author="Unknown">
        <w:r w:rsidRPr="00912738">
          <w:rPr>
            <w:rFonts w:ascii="Arial" w:hAnsi="Arial" w:cs="Arial"/>
            <w:color w:val="000000"/>
            <w:sz w:val="18"/>
            <w:szCs w:val="18"/>
            <w:bdr w:val="none" w:sz="0" w:space="0" w:color="auto" w:frame="1"/>
          </w:rPr>
          <w:br/>
        </w:r>
      </w:ins>
    </w:p>
    <w:p w:rsidR="00AE1230" w:rsidRPr="00912738" w:rsidRDefault="00AE1230" w:rsidP="00912738">
      <w:pPr>
        <w:shd w:val="clear" w:color="auto" w:fill="FCFDFD"/>
        <w:spacing w:after="0" w:line="240" w:lineRule="auto"/>
        <w:rPr>
          <w:ins w:id="4502" w:author="Unknown"/>
          <w:rFonts w:ascii="Arial" w:hAnsi="Arial" w:cs="Arial"/>
          <w:color w:val="222222"/>
          <w:sz w:val="18"/>
          <w:szCs w:val="18"/>
        </w:rPr>
      </w:pPr>
      <w:ins w:id="4503"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"http://e-drpciv.ro/poze2/772.jpg" </w:instrText>
        </w:r>
      </w:ins>
      <w:r w:rsidRPr="009316C1">
        <w:rPr>
          <w:rFonts w:ascii="Arial" w:hAnsi="Arial" w:cs="Arial"/>
          <w:color w:val="222222"/>
          <w:sz w:val="18"/>
          <w:szCs w:val="18"/>
        </w:rPr>
      </w:r>
      <w:ins w:id="4504" w:author="Unknown">
        <w:r w:rsidRPr="00912738">
          <w:rPr>
            <w:rFonts w:ascii="Arial" w:hAnsi="Arial" w:cs="Arial"/>
            <w:color w:val="222222"/>
            <w:sz w:val="18"/>
            <w:szCs w:val="18"/>
          </w:rPr>
          <w:fldChar w:fldCharType="separate"/>
        </w:r>
      </w:ins>
      <w:r>
        <w:rPr>
          <w:noProof/>
        </w:rPr>
        <w:pict>
          <v:shape id="Picture 319" o:spid="_x0000_s1337" type="#_x0000_t75" alt="http://e-drpciv.ro/poze2/772.jpg" href="http://e-drpciv.ro/poze2/772.j" style="position:absolute;margin-left:65pt;margin-top:0;width:105pt;height:78.75pt;z-index:251976704;visibility:visible;mso-wrap-distance-left:0;mso-wrap-distance-right:0;mso-position-horizontal:right;mso-position-horizontal-relative:text;mso-position-vertical-relative:line" o:allowoverlap="f" o:button="t">
            <v:fill o:detectmouseclick="t"/>
            <v:imagedata r:id="rId2518" o:title=""/>
            <w10:wrap type="square"/>
          </v:shape>
        </w:pict>
      </w:r>
      <w:ins w:id="4505"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506" w:author="Unknown"/>
          <w:rFonts w:ascii="Tahoma" w:hAnsi="Tahoma" w:cs="Tahoma"/>
          <w:b/>
          <w:bCs/>
          <w:color w:val="222222"/>
          <w:sz w:val="21"/>
          <w:szCs w:val="21"/>
        </w:rPr>
      </w:pPr>
      <w:ins w:id="4507"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"http://e-drpciv.ro/intrebare/772/puteti_efectua_depasirea_in_situatia_data" </w:instrText>
        </w:r>
      </w:ins>
      <w:r w:rsidRPr="009316C1">
        <w:rPr>
          <w:rFonts w:ascii="Tahoma" w:hAnsi="Tahoma" w:cs="Tahoma"/>
          <w:b/>
          <w:bCs/>
          <w:color w:val="222222"/>
          <w:sz w:val="21"/>
          <w:szCs w:val="21"/>
        </w:rPr>
      </w:r>
      <w:ins w:id="4508"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772. Puteţi efectua depăşirea în situaţia dată?</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509" w:author="Unknown"/>
          <w:rFonts w:ascii="Arial" w:hAnsi="Arial" w:cs="Arial"/>
          <w:color w:val="222222"/>
          <w:sz w:val="18"/>
          <w:szCs w:val="18"/>
        </w:rPr>
      </w:pPr>
      <w:ins w:id="4510"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w:t>
        </w:r>
      </w:ins>
    </w:p>
    <w:p w:rsidR="00AE1230" w:rsidRPr="00912738" w:rsidRDefault="00AE1230" w:rsidP="00912738">
      <w:pPr>
        <w:shd w:val="clear" w:color="auto" w:fill="FCFDFD"/>
        <w:spacing w:after="30" w:line="240" w:lineRule="auto"/>
        <w:rPr>
          <w:ins w:id="4511" w:author="Unknown"/>
          <w:rFonts w:ascii="Arial" w:hAnsi="Arial" w:cs="Arial"/>
          <w:color w:val="222222"/>
          <w:sz w:val="18"/>
          <w:szCs w:val="18"/>
        </w:rPr>
      </w:pPr>
      <w:ins w:id="4512"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da, dacă v-aţi asigurat din ambele sensuri că nu se apropie niciun tren;</w:t>
        </w:r>
      </w:ins>
    </w:p>
    <w:p w:rsidR="00AE1230" w:rsidRPr="00912738" w:rsidRDefault="00AE1230" w:rsidP="00912738">
      <w:pPr>
        <w:shd w:val="clear" w:color="auto" w:fill="FCFDFD"/>
        <w:spacing w:after="30" w:line="240" w:lineRule="auto"/>
        <w:rPr>
          <w:ins w:id="4513" w:author="Unknown"/>
          <w:rFonts w:ascii="Arial" w:hAnsi="Arial" w:cs="Arial"/>
          <w:color w:val="222222"/>
          <w:sz w:val="18"/>
          <w:szCs w:val="18"/>
        </w:rPr>
      </w:pPr>
      <w:ins w:id="4514"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da, deoarece căruţa se deplasează cu o viteză foarte mică.</w:t>
        </w:r>
      </w:ins>
    </w:p>
    <w:p w:rsidR="00AE1230" w:rsidRPr="00912738" w:rsidRDefault="00AE1230" w:rsidP="00912738">
      <w:pPr>
        <w:shd w:val="clear" w:color="auto" w:fill="5C9CCC"/>
        <w:spacing w:after="0" w:line="240" w:lineRule="auto"/>
        <w:rPr>
          <w:ins w:id="4515" w:author="Unknown"/>
          <w:rFonts w:ascii="Arial" w:hAnsi="Arial" w:cs="Arial"/>
          <w:b/>
          <w:bCs/>
          <w:color w:val="FFFFFF"/>
          <w:sz w:val="18"/>
          <w:szCs w:val="18"/>
        </w:rPr>
      </w:pPr>
      <w:ins w:id="4516" w:author="Unknown">
        <w:r w:rsidRPr="00912738">
          <w:rPr>
            <w:rFonts w:ascii="Arial" w:hAnsi="Arial" w:cs="Arial"/>
            <w:b/>
            <w:bCs/>
            <w:color w:val="FFFFFF"/>
            <w:sz w:val="18"/>
          </w:rPr>
          <w:t>1 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517" w:author="Unknown"/>
          <w:rFonts w:ascii="Arial" w:hAnsi="Arial" w:cs="Arial"/>
          <w:color w:val="222222"/>
          <w:sz w:val="18"/>
          <w:szCs w:val="18"/>
        </w:rPr>
      </w:pPr>
      <w:ins w:id="4518"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4519"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4520" w:author="Unknown">
        <w:r w:rsidRPr="00912738">
          <w:rPr>
            <w:rFonts w:ascii="Arial" w:hAnsi="Arial" w:cs="Arial"/>
            <w:color w:val="222222"/>
            <w:sz w:val="18"/>
            <w:szCs w:val="18"/>
          </w:rPr>
          <w:fldChar w:fldCharType="separate"/>
        </w:r>
        <w:r w:rsidRPr="00912738">
          <w:rPr>
            <w:rFonts w:ascii="Arial" w:hAnsi="Arial" w:cs="Arial"/>
            <w:b/>
            <w:bCs/>
            <w:color w:val="000000"/>
            <w:sz w:val="18"/>
          </w:rPr>
          <w:t>drpciv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521" w:author="Unknown"/>
          <w:rFonts w:ascii="Tahoma" w:hAnsi="Tahoma" w:cs="Tahoma"/>
          <w:b/>
          <w:bCs/>
          <w:color w:val="222222"/>
          <w:sz w:val="21"/>
          <w:szCs w:val="21"/>
        </w:rPr>
      </w:pPr>
      <w:ins w:id="452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"http://e-drpciv.ro/intrebare/103/daca_semnalul_verde_este_insotit_de_un_indicator_inainte_sau_la_dreapta_conducatorului_de_vehicul_ii_este_permis_sa_circule" </w:instrText>
        </w:r>
      </w:ins>
      <w:r w:rsidRPr="009316C1">
        <w:rPr>
          <w:rFonts w:ascii="Tahoma" w:hAnsi="Tahoma" w:cs="Tahoma"/>
          <w:b/>
          <w:bCs/>
          <w:color w:val="222222"/>
          <w:sz w:val="21"/>
          <w:szCs w:val="21"/>
        </w:rPr>
      </w:r>
      <w:ins w:id="452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103. Dacă semnalul verde este însoţit de un indicator „Înainte sau la dreapta“, conducătorului de vehicul îi este permis să circule: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524" w:author="Unknown"/>
          <w:rFonts w:ascii="Arial" w:hAnsi="Arial" w:cs="Arial"/>
          <w:color w:val="222222"/>
          <w:sz w:val="18"/>
          <w:szCs w:val="18"/>
        </w:rPr>
      </w:pPr>
      <w:ins w:id="452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în toate direcţiile, deoarece semnalele luminoase primează asupra semnalizării rutiere;</w:t>
        </w:r>
      </w:ins>
    </w:p>
    <w:p w:rsidR="00AE1230" w:rsidRPr="00912738" w:rsidRDefault="00AE1230" w:rsidP="00912738">
      <w:pPr>
        <w:shd w:val="clear" w:color="auto" w:fill="FCFDFD"/>
        <w:spacing w:after="30" w:line="240" w:lineRule="auto"/>
        <w:rPr>
          <w:ins w:id="4526" w:author="Unknown"/>
          <w:rFonts w:ascii="Arial" w:hAnsi="Arial" w:cs="Arial"/>
          <w:color w:val="222222"/>
          <w:sz w:val="18"/>
          <w:szCs w:val="18"/>
        </w:rPr>
      </w:pPr>
      <w:ins w:id="452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numai la stânga;</w:t>
        </w:r>
      </w:ins>
    </w:p>
    <w:p w:rsidR="00AE1230" w:rsidRPr="00912738" w:rsidRDefault="00AE1230" w:rsidP="00912738">
      <w:pPr>
        <w:shd w:val="clear" w:color="auto" w:fill="33FF33"/>
        <w:spacing w:after="30" w:line="240" w:lineRule="auto"/>
        <w:rPr>
          <w:ins w:id="4528" w:author="Unknown"/>
          <w:rFonts w:ascii="Arial" w:hAnsi="Arial" w:cs="Arial"/>
          <w:color w:val="222222"/>
          <w:sz w:val="18"/>
          <w:szCs w:val="18"/>
        </w:rPr>
      </w:pPr>
      <w:ins w:id="452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numai înainte sau la dreapta.</w:t>
        </w:r>
      </w:ins>
    </w:p>
    <w:p w:rsidR="00AE1230" w:rsidRPr="00912738" w:rsidRDefault="00AE1230" w:rsidP="00912738">
      <w:pPr>
        <w:shd w:val="clear" w:color="auto" w:fill="5C9CCC"/>
        <w:spacing w:after="0" w:line="240" w:lineRule="auto"/>
        <w:rPr>
          <w:ins w:id="4530" w:author="Unknown"/>
          <w:rFonts w:ascii="Arial" w:hAnsi="Arial" w:cs="Arial"/>
          <w:b/>
          <w:bCs/>
          <w:color w:val="FFFFFF"/>
          <w:sz w:val="18"/>
          <w:szCs w:val="18"/>
        </w:rPr>
      </w:pPr>
      <w:ins w:id="4531"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532" w:author="Unknown"/>
          <w:rFonts w:ascii="Arial" w:hAnsi="Arial" w:cs="Arial"/>
          <w:color w:val="222222"/>
          <w:sz w:val="18"/>
          <w:szCs w:val="18"/>
        </w:rPr>
      </w:pPr>
      <w:ins w:id="4533"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4534"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"http://e-drpciv.ro/tag/permis-auto-categoria-B" </w:instrText>
        </w:r>
      </w:ins>
      <w:r w:rsidRPr="009316C1">
        <w:rPr>
          <w:rFonts w:ascii="Arial" w:hAnsi="Arial" w:cs="Arial"/>
          <w:color w:val="222222"/>
          <w:sz w:val="18"/>
          <w:szCs w:val="18"/>
        </w:rPr>
      </w:r>
      <w:ins w:id="4535" w:author="Unknown">
        <w:r w:rsidRPr="00912738">
          <w:rPr>
            <w:rFonts w:ascii="Arial" w:hAnsi="Arial" w:cs="Arial"/>
            <w:color w:val="222222"/>
            <w:sz w:val="18"/>
            <w:szCs w:val="18"/>
          </w:rPr>
          <w:fldChar w:fldCharType="separate"/>
        </w:r>
        <w:r w:rsidRPr="00912738">
          <w:rPr>
            <w:rFonts w:ascii="Arial" w:hAnsi="Arial" w:cs="Arial"/>
            <w:b/>
            <w:bCs/>
            <w:color w:val="000000"/>
            <w:sz w:val="18"/>
          </w:rPr>
          <w:t>permis auto categoria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536" w:author="Unknown"/>
          <w:rFonts w:ascii="Tahoma" w:hAnsi="Tahoma" w:cs="Tahoma"/>
          <w:b/>
          <w:bCs/>
          <w:color w:val="222222"/>
          <w:sz w:val="21"/>
          <w:szCs w:val="21"/>
        </w:rPr>
      </w:pPr>
      <w:ins w:id="4537"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"http://e-drpciv.ro/intrebare/93/ce_obligatie_ii_revine_conducatorului_de_vehicul_care_schimba_directia_de_mers_la_dreapta_la_semnalul_verde_al_semaforului_in_timp_ce_pietonii_sunt_angajati_la_randul_lor_in_traversare" </w:instrText>
        </w:r>
      </w:ins>
      <w:r w:rsidRPr="009316C1">
        <w:rPr>
          <w:rFonts w:ascii="Tahoma" w:hAnsi="Tahoma" w:cs="Tahoma"/>
          <w:b/>
          <w:bCs/>
          <w:color w:val="222222"/>
          <w:sz w:val="21"/>
          <w:szCs w:val="21"/>
        </w:rPr>
      </w:r>
      <w:ins w:id="4538"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93. Ce obligaţie îi revine conducătorului de vehicul care schimbă direcţia de mers la dreapta, la semnalul verde al semaforului, în timp ce pietonii sunt angajaţi la rândul lor în traversare?</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539" w:author="Unknown"/>
          <w:rFonts w:ascii="Arial" w:hAnsi="Arial" w:cs="Arial"/>
          <w:color w:val="222222"/>
          <w:sz w:val="18"/>
          <w:szCs w:val="18"/>
        </w:rPr>
      </w:pPr>
      <w:ins w:id="4540"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semnalizeze schimbarea direcţiei de mers şi să acorde prioritate de trecere pietonilor angajaţi în traversarea străzii pe care urmează să intre, pe sensul său de mers;</w:t>
        </w:r>
      </w:ins>
    </w:p>
    <w:p w:rsidR="00AE1230" w:rsidRPr="00912738" w:rsidRDefault="00AE1230" w:rsidP="00912738">
      <w:pPr>
        <w:shd w:val="clear" w:color="auto" w:fill="FCFDFD"/>
        <w:spacing w:after="30" w:line="240" w:lineRule="auto"/>
        <w:rPr>
          <w:ins w:id="4541" w:author="Unknown"/>
          <w:rFonts w:ascii="Arial" w:hAnsi="Arial" w:cs="Arial"/>
          <w:color w:val="222222"/>
          <w:sz w:val="18"/>
          <w:szCs w:val="18"/>
        </w:rPr>
      </w:pPr>
      <w:ins w:id="4542"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semnalizeze schimbarea direcţiei de mers şi să-şi continue deplasarea cu prudenţă, pietonii fiind obligaţi să-i cedeze trecerea;</w:t>
        </w:r>
      </w:ins>
    </w:p>
    <w:p w:rsidR="00AE1230" w:rsidRPr="00912738" w:rsidRDefault="00AE1230" w:rsidP="00912738">
      <w:pPr>
        <w:shd w:val="clear" w:color="auto" w:fill="FCFDFD"/>
        <w:spacing w:after="30" w:line="240" w:lineRule="auto"/>
        <w:rPr>
          <w:ins w:id="4543" w:author="Unknown"/>
          <w:rFonts w:ascii="Arial" w:hAnsi="Arial" w:cs="Arial"/>
          <w:color w:val="222222"/>
          <w:sz w:val="18"/>
          <w:szCs w:val="18"/>
        </w:rPr>
      </w:pPr>
      <w:ins w:id="4544"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semnalizeze schimbarea direcţiei de mers şi să păstreze o distanţă laterală suficientă faţă de bordura din dreapta.</w:t>
        </w:r>
      </w:ins>
    </w:p>
    <w:p w:rsidR="00AE1230" w:rsidRPr="00912738" w:rsidRDefault="00AE1230" w:rsidP="00912738">
      <w:pPr>
        <w:shd w:val="clear" w:color="auto" w:fill="5C9CCC"/>
        <w:spacing w:after="0" w:line="240" w:lineRule="auto"/>
        <w:rPr>
          <w:ins w:id="4545" w:author="Unknown"/>
          <w:rFonts w:ascii="Arial" w:hAnsi="Arial" w:cs="Arial"/>
          <w:b/>
          <w:bCs/>
          <w:color w:val="FFFFFF"/>
          <w:sz w:val="18"/>
          <w:szCs w:val="18"/>
        </w:rPr>
      </w:pPr>
      <w:ins w:id="4546"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547" w:author="Unknown"/>
          <w:rFonts w:ascii="Arial" w:hAnsi="Arial" w:cs="Arial"/>
          <w:color w:val="222222"/>
          <w:sz w:val="18"/>
          <w:szCs w:val="18"/>
        </w:rPr>
      </w:pPr>
      <w:ins w:id="4548"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"http://e-drpciv.ro/tag/permis-categoria-B" </w:instrText>
        </w:r>
      </w:ins>
      <w:r w:rsidRPr="009316C1">
        <w:rPr>
          <w:rFonts w:ascii="Arial" w:hAnsi="Arial" w:cs="Arial"/>
          <w:color w:val="222222"/>
          <w:sz w:val="18"/>
          <w:szCs w:val="18"/>
        </w:rPr>
      </w:r>
      <w:ins w:id="4549" w:author="Unknown">
        <w:r w:rsidRPr="00912738">
          <w:rPr>
            <w:rFonts w:ascii="Arial" w:hAnsi="Arial" w:cs="Arial"/>
            <w:color w:val="222222"/>
            <w:sz w:val="18"/>
            <w:szCs w:val="18"/>
          </w:rPr>
          <w:fldChar w:fldCharType="separate"/>
        </w:r>
        <w:r w:rsidRPr="00912738">
          <w:rPr>
            <w:rFonts w:ascii="Arial" w:hAnsi="Arial" w:cs="Arial"/>
            <w:b/>
            <w:bCs/>
            <w:color w:val="000000"/>
            <w:sz w:val="18"/>
          </w:rPr>
          <w:t>permis categoria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4550"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551" w:author="Unknown"/>
          <w:rFonts w:ascii="Tahoma" w:hAnsi="Tahoma" w:cs="Tahoma"/>
          <w:b/>
          <w:bCs/>
          <w:color w:val="222222"/>
          <w:sz w:val="21"/>
          <w:szCs w:val="21"/>
        </w:rPr>
      </w:pPr>
      <w:ins w:id="455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"http://e-drpciv.ro/intrebare/184/cum_procedati_atunci_cand_circulati_in_afara_localitatilor_pe_un_drum_cu_o_singura_banda_pe_sens_si_intalniti_un_vehicul_lent_lung_sau_greu_pe_care_nu_puteti_sa_il_depasiti" </w:instrText>
        </w:r>
      </w:ins>
      <w:r w:rsidRPr="009316C1">
        <w:rPr>
          <w:rFonts w:ascii="Tahoma" w:hAnsi="Tahoma" w:cs="Tahoma"/>
          <w:b/>
          <w:bCs/>
          <w:color w:val="222222"/>
          <w:sz w:val="21"/>
          <w:szCs w:val="21"/>
        </w:rPr>
      </w:r>
      <w:ins w:id="455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184. Cum procedaţi atunci când circulaţi în afara localităţilor, pe un drum cu o singură bandă pe sens, şi întâlniţi un vehicul lent, lung sau greu pe care nu puteţi să îl depăşiţi?</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554" w:author="Unknown"/>
          <w:rFonts w:ascii="Arial" w:hAnsi="Arial" w:cs="Arial"/>
          <w:color w:val="222222"/>
          <w:sz w:val="18"/>
          <w:szCs w:val="18"/>
        </w:rPr>
      </w:pPr>
      <w:ins w:id="455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îl semnalizaţi pe cel de la volan prin mijloacele de avertizare sonoră şi luminoasă;</w:t>
        </w:r>
      </w:ins>
    </w:p>
    <w:p w:rsidR="00AE1230" w:rsidRPr="00912738" w:rsidRDefault="00AE1230" w:rsidP="00912738">
      <w:pPr>
        <w:shd w:val="clear" w:color="auto" w:fill="FCFDFD"/>
        <w:spacing w:after="30" w:line="240" w:lineRule="auto"/>
        <w:rPr>
          <w:ins w:id="4556" w:author="Unknown"/>
          <w:rFonts w:ascii="Arial" w:hAnsi="Arial" w:cs="Arial"/>
          <w:color w:val="222222"/>
          <w:sz w:val="18"/>
          <w:szCs w:val="18"/>
        </w:rPr>
      </w:pPr>
      <w:ins w:id="455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opriţi şi lăsaţi vehiculul respectiv să se îndepărteze;</w:t>
        </w:r>
      </w:ins>
    </w:p>
    <w:p w:rsidR="00AE1230" w:rsidRPr="00912738" w:rsidRDefault="00AE1230" w:rsidP="00912738">
      <w:pPr>
        <w:shd w:val="clear" w:color="auto" w:fill="33FF33"/>
        <w:spacing w:after="30" w:line="240" w:lineRule="auto"/>
        <w:rPr>
          <w:ins w:id="4558" w:author="Unknown"/>
          <w:rFonts w:ascii="Arial" w:hAnsi="Arial" w:cs="Arial"/>
          <w:color w:val="222222"/>
          <w:sz w:val="18"/>
          <w:szCs w:val="18"/>
        </w:rPr>
      </w:pPr>
      <w:ins w:id="455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vă deplasaţi în urma acestuia, până când manevra de depăşire se poate efectua.</w:t>
        </w:r>
      </w:ins>
    </w:p>
    <w:p w:rsidR="00AE1230" w:rsidRPr="00912738" w:rsidRDefault="00AE1230" w:rsidP="00912738">
      <w:pPr>
        <w:shd w:val="clear" w:color="auto" w:fill="5C9CCC"/>
        <w:spacing w:after="0" w:line="240" w:lineRule="auto"/>
        <w:rPr>
          <w:ins w:id="4560" w:author="Unknown"/>
          <w:rFonts w:ascii="Arial" w:hAnsi="Arial" w:cs="Arial"/>
          <w:b/>
          <w:bCs/>
          <w:color w:val="FFFFFF"/>
          <w:sz w:val="18"/>
          <w:szCs w:val="18"/>
        </w:rPr>
      </w:pPr>
      <w:ins w:id="4561"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562" w:author="Unknown"/>
          <w:rFonts w:ascii="Arial" w:hAnsi="Arial" w:cs="Arial"/>
          <w:color w:val="222222"/>
          <w:sz w:val="18"/>
          <w:szCs w:val="18"/>
        </w:rPr>
      </w:pPr>
      <w:ins w:id="4563"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4564" w:author="Unknown">
        <w:r w:rsidRPr="00912738">
          <w:rPr>
            <w:rFonts w:ascii="Arial" w:hAnsi="Arial" w:cs="Arial"/>
            <w:color w:val="222222"/>
            <w:sz w:val="18"/>
            <w:szCs w:val="18"/>
          </w:rPr>
          <w:fldChar w:fldCharType="separate"/>
        </w:r>
        <w:r w:rsidRPr="00912738">
          <w:rPr>
            <w:rFonts w:ascii="Arial" w:hAnsi="Arial" w:cs="Arial"/>
            <w:b/>
            <w:bCs/>
            <w:color w:val="000000"/>
            <w:sz w:val="18"/>
          </w:rPr>
          <w:t>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"http://e-drpciv.ro/tag/permis-auto-categoria-b" </w:instrText>
        </w:r>
      </w:ins>
      <w:r w:rsidRPr="009316C1">
        <w:rPr>
          <w:rFonts w:ascii="Arial" w:hAnsi="Arial" w:cs="Arial"/>
          <w:color w:val="222222"/>
          <w:sz w:val="18"/>
          <w:szCs w:val="18"/>
        </w:rPr>
      </w:r>
      <w:ins w:id="4565" w:author="Unknown">
        <w:r w:rsidRPr="00912738">
          <w:rPr>
            <w:rFonts w:ascii="Arial" w:hAnsi="Arial" w:cs="Arial"/>
            <w:color w:val="222222"/>
            <w:sz w:val="18"/>
            <w:szCs w:val="18"/>
          </w:rPr>
          <w:fldChar w:fldCharType="separate"/>
        </w:r>
        <w:r w:rsidRPr="00912738">
          <w:rPr>
            <w:rFonts w:ascii="Arial" w:hAnsi="Arial" w:cs="Arial"/>
            <w:b/>
            <w:bCs/>
            <w:color w:val="000000"/>
            <w:sz w:val="18"/>
          </w:rPr>
          <w:t>permis auto categoria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566" w:author="Unknown"/>
          <w:rFonts w:ascii="Tahoma" w:hAnsi="Tahoma" w:cs="Tahoma"/>
          <w:b/>
          <w:bCs/>
          <w:color w:val="222222"/>
          <w:sz w:val="21"/>
          <w:szCs w:val="21"/>
        </w:rPr>
      </w:pPr>
      <w:ins w:id="4567"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"http://e-drpciv.ro/intrebare/765/cum_procedati_in_situatia_in_care_observati_in_fata_dvs_o_minge_care_se_rostogoleste" </w:instrText>
        </w:r>
      </w:ins>
      <w:r w:rsidRPr="009316C1">
        <w:rPr>
          <w:rFonts w:ascii="Tahoma" w:hAnsi="Tahoma" w:cs="Tahoma"/>
          <w:b/>
          <w:bCs/>
          <w:color w:val="222222"/>
          <w:sz w:val="21"/>
          <w:szCs w:val="21"/>
        </w:rPr>
      </w:r>
      <w:ins w:id="4568"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765. Cum procedaţi în situaţia în care observaţi în faţa dvs. o minge care se rostogoleşte?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569" w:author="Unknown"/>
          <w:rFonts w:ascii="Arial" w:hAnsi="Arial" w:cs="Arial"/>
          <w:color w:val="222222"/>
          <w:sz w:val="18"/>
          <w:szCs w:val="18"/>
        </w:rPr>
      </w:pPr>
      <w:ins w:id="4570"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continuaţi să circulaţi cu aceeaşi viteză, întrucât trecerea peste minge nu este periculoasă pentru autovehicul;</w:t>
        </w:r>
      </w:ins>
    </w:p>
    <w:p w:rsidR="00AE1230" w:rsidRPr="00912738" w:rsidRDefault="00AE1230" w:rsidP="00912738">
      <w:pPr>
        <w:shd w:val="clear" w:color="auto" w:fill="33FF33"/>
        <w:spacing w:after="30" w:line="240" w:lineRule="auto"/>
        <w:rPr>
          <w:ins w:id="4571" w:author="Unknown"/>
          <w:rFonts w:ascii="Arial" w:hAnsi="Arial" w:cs="Arial"/>
          <w:color w:val="222222"/>
          <w:sz w:val="18"/>
          <w:szCs w:val="18"/>
        </w:rPr>
      </w:pPr>
      <w:ins w:id="4572"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semnalizaţi sonor, reduceţi viteza şi circulaţi cu maximă atenţie, întrucât este foarte posibil să apară un copil după minge;</w:t>
        </w:r>
      </w:ins>
    </w:p>
    <w:p w:rsidR="00AE1230" w:rsidRPr="00912738" w:rsidRDefault="00AE1230" w:rsidP="00912738">
      <w:pPr>
        <w:shd w:val="clear" w:color="auto" w:fill="FCFDFD"/>
        <w:spacing w:after="30" w:line="240" w:lineRule="auto"/>
        <w:rPr>
          <w:ins w:id="4573" w:author="Unknown"/>
          <w:rFonts w:ascii="Arial" w:hAnsi="Arial" w:cs="Arial"/>
          <w:color w:val="222222"/>
          <w:sz w:val="18"/>
          <w:szCs w:val="18"/>
        </w:rPr>
      </w:pPr>
      <w:ins w:id="4574"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viraţi brusc în direcţia opusă de rostogolire a mingii.</w:t>
        </w:r>
      </w:ins>
    </w:p>
    <w:p w:rsidR="00AE1230" w:rsidRPr="00912738" w:rsidRDefault="00AE1230" w:rsidP="00912738">
      <w:pPr>
        <w:shd w:val="clear" w:color="auto" w:fill="5C9CCC"/>
        <w:spacing w:after="0" w:line="240" w:lineRule="auto"/>
        <w:rPr>
          <w:ins w:id="4575" w:author="Unknown"/>
          <w:rFonts w:ascii="Arial" w:hAnsi="Arial" w:cs="Arial"/>
          <w:b/>
          <w:bCs/>
          <w:color w:val="FFFFFF"/>
          <w:sz w:val="18"/>
          <w:szCs w:val="18"/>
        </w:rPr>
      </w:pPr>
      <w:ins w:id="4576"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577" w:author="Unknown"/>
          <w:rFonts w:ascii="Arial" w:hAnsi="Arial" w:cs="Arial"/>
          <w:color w:val="222222"/>
          <w:sz w:val="18"/>
          <w:szCs w:val="18"/>
        </w:rPr>
      </w:pPr>
      <w:ins w:id="4578"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4579"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4580"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581" w:author="Unknown"/>
          <w:rFonts w:ascii="Tahoma" w:hAnsi="Tahoma" w:cs="Tahoma"/>
          <w:b/>
          <w:bCs/>
          <w:color w:val="222222"/>
          <w:sz w:val="21"/>
          <w:szCs w:val="21"/>
        </w:rPr>
      </w:pPr>
      <w:ins w:id="458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"http://e-drpciv.ro/intrebare/634/in_cazul_imobilizarii_unei_fracturi_atela_trebuie_sa_fie" </w:instrText>
        </w:r>
      </w:ins>
      <w:r w:rsidRPr="009316C1">
        <w:rPr>
          <w:rFonts w:ascii="Tahoma" w:hAnsi="Tahoma" w:cs="Tahoma"/>
          <w:b/>
          <w:bCs/>
          <w:color w:val="222222"/>
          <w:sz w:val="21"/>
          <w:szCs w:val="21"/>
        </w:rPr>
      </w:r>
      <w:ins w:id="458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634. În cazul imobilizării unei fracturi, atela trebuie să fie:</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584" w:author="Unknown"/>
          <w:rFonts w:ascii="Arial" w:hAnsi="Arial" w:cs="Arial"/>
          <w:color w:val="222222"/>
          <w:sz w:val="18"/>
          <w:szCs w:val="18"/>
        </w:rPr>
      </w:pPr>
      <w:ins w:id="458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rigidă şi suficient de lungă pentru a cuprinde capetele fracturii;</w:t>
        </w:r>
      </w:ins>
    </w:p>
    <w:p w:rsidR="00AE1230" w:rsidRPr="00912738" w:rsidRDefault="00AE1230" w:rsidP="00912738">
      <w:pPr>
        <w:shd w:val="clear" w:color="auto" w:fill="FCFDFD"/>
        <w:spacing w:after="30" w:line="240" w:lineRule="auto"/>
        <w:rPr>
          <w:ins w:id="4586" w:author="Unknown"/>
          <w:rFonts w:ascii="Arial" w:hAnsi="Arial" w:cs="Arial"/>
          <w:color w:val="222222"/>
          <w:sz w:val="18"/>
          <w:szCs w:val="18"/>
        </w:rPr>
      </w:pPr>
      <w:ins w:id="458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moale;</w:t>
        </w:r>
      </w:ins>
    </w:p>
    <w:p w:rsidR="00AE1230" w:rsidRPr="00912738" w:rsidRDefault="00AE1230" w:rsidP="00912738">
      <w:pPr>
        <w:shd w:val="clear" w:color="auto" w:fill="FCFDFD"/>
        <w:spacing w:after="30" w:line="240" w:lineRule="auto"/>
        <w:rPr>
          <w:ins w:id="4588" w:author="Unknown"/>
          <w:rFonts w:ascii="Arial" w:hAnsi="Arial" w:cs="Arial"/>
          <w:color w:val="222222"/>
          <w:sz w:val="18"/>
          <w:szCs w:val="18"/>
        </w:rPr>
      </w:pPr>
      <w:ins w:id="458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contează.</w:t>
        </w:r>
      </w:ins>
    </w:p>
    <w:p w:rsidR="00AE1230" w:rsidRPr="00912738" w:rsidRDefault="00AE1230" w:rsidP="00912738">
      <w:pPr>
        <w:shd w:val="clear" w:color="auto" w:fill="5C9CCC"/>
        <w:spacing w:after="0" w:line="240" w:lineRule="auto"/>
        <w:rPr>
          <w:ins w:id="4590" w:author="Unknown"/>
          <w:rFonts w:ascii="Arial" w:hAnsi="Arial" w:cs="Arial"/>
          <w:b/>
          <w:bCs/>
          <w:color w:val="FFFFFF"/>
          <w:sz w:val="18"/>
          <w:szCs w:val="18"/>
        </w:rPr>
      </w:pPr>
      <w:ins w:id="4591"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592" w:author="Unknown"/>
          <w:rFonts w:ascii="Arial" w:hAnsi="Arial" w:cs="Arial"/>
          <w:color w:val="222222"/>
          <w:sz w:val="18"/>
          <w:szCs w:val="18"/>
        </w:rPr>
      </w:pPr>
      <w:ins w:id="4593"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"http://e-drpciv.ro/tag/www.drpciv" </w:instrText>
        </w:r>
      </w:ins>
      <w:r w:rsidRPr="009316C1">
        <w:rPr>
          <w:rFonts w:ascii="Arial" w:hAnsi="Arial" w:cs="Arial"/>
          <w:color w:val="222222"/>
          <w:sz w:val="18"/>
          <w:szCs w:val="18"/>
        </w:rPr>
      </w:r>
      <w:ins w:id="4594" w:author="Unknown">
        <w:r w:rsidRPr="00912738">
          <w:rPr>
            <w:rFonts w:ascii="Arial" w:hAnsi="Arial" w:cs="Arial"/>
            <w:color w:val="222222"/>
            <w:sz w:val="18"/>
            <w:szCs w:val="18"/>
          </w:rPr>
          <w:fldChar w:fldCharType="separate"/>
        </w:r>
        <w:r w:rsidRPr="00912738">
          <w:rPr>
            <w:rFonts w:ascii="Arial" w:hAnsi="Arial" w:cs="Arial"/>
            <w:b/>
            <w:bCs/>
            <w:color w:val="000000"/>
            <w:sz w:val="18"/>
          </w:rPr>
          <w:t>www.drpciv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4595" w:author="Unknown">
        <w:r w:rsidRPr="00912738">
          <w:rPr>
            <w:rFonts w:ascii="Arial" w:hAnsi="Arial" w:cs="Arial"/>
            <w:color w:val="222222"/>
            <w:sz w:val="18"/>
            <w:szCs w:val="18"/>
          </w:rPr>
          <w:fldChar w:fldCharType="separate"/>
        </w:r>
        <w:r w:rsidRPr="00912738">
          <w:rPr>
            <w:rFonts w:ascii="Arial" w:hAnsi="Arial" w:cs="Arial"/>
            <w:b/>
            <w:bCs/>
            <w:color w:val="000000"/>
            <w:sz w:val="18"/>
          </w:rPr>
          <w:t>examen sala</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596" w:author="Unknown"/>
          <w:rFonts w:ascii="Arial" w:hAnsi="Arial" w:cs="Arial"/>
          <w:color w:val="222222"/>
          <w:sz w:val="18"/>
          <w:szCs w:val="18"/>
        </w:rPr>
      </w:pPr>
      <w:ins w:id="4597"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"http://e-drpciv.ro/poze2/738.jpg" </w:instrText>
        </w:r>
      </w:ins>
      <w:r w:rsidRPr="009316C1">
        <w:rPr>
          <w:rFonts w:ascii="Arial" w:hAnsi="Arial" w:cs="Arial"/>
          <w:color w:val="222222"/>
          <w:sz w:val="18"/>
          <w:szCs w:val="18"/>
        </w:rPr>
      </w:r>
      <w:ins w:id="4598" w:author="Unknown">
        <w:r w:rsidRPr="00912738">
          <w:rPr>
            <w:rFonts w:ascii="Arial" w:hAnsi="Arial" w:cs="Arial"/>
            <w:color w:val="222222"/>
            <w:sz w:val="18"/>
            <w:szCs w:val="18"/>
          </w:rPr>
          <w:fldChar w:fldCharType="separate"/>
        </w:r>
      </w:ins>
      <w:r>
        <w:rPr>
          <w:noProof/>
        </w:rPr>
        <w:pict>
          <v:shape id="Picture 320" o:spid="_x0000_s1338" type="#_x0000_t75" alt="http://e-drpciv.ro/poze2/738.jpg" href="http://e-drpciv.ro/poze2/738.j" style="position:absolute;margin-left:65pt;margin-top:0;width:105pt;height:78.75pt;z-index:251977728;visibility:visible;mso-wrap-distance-left:0;mso-wrap-distance-right:0;mso-position-horizontal:right;mso-position-horizontal-relative:text;mso-position-vertical-relative:line" o:allowoverlap="f" o:button="t">
            <v:fill o:detectmouseclick="t"/>
            <v:imagedata r:id="rId2519" o:title=""/>
            <w10:wrap type="square"/>
          </v:shape>
        </w:pict>
      </w:r>
      <w:ins w:id="4599"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600" w:author="Unknown"/>
          <w:rFonts w:ascii="Tahoma" w:hAnsi="Tahoma" w:cs="Tahoma"/>
          <w:b/>
          <w:bCs/>
          <w:color w:val="222222"/>
          <w:sz w:val="21"/>
          <w:szCs w:val="21"/>
        </w:rPr>
      </w:pPr>
      <w:ins w:id="4601"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"http://e-drpciv.ro/intrebare/738/daca_ati_selectat_banda_de_circulatie_conform_imaginii_prezentate_va_este_permis" </w:instrText>
        </w:r>
      </w:ins>
      <w:r w:rsidRPr="009316C1">
        <w:rPr>
          <w:rFonts w:ascii="Tahoma" w:hAnsi="Tahoma" w:cs="Tahoma"/>
          <w:b/>
          <w:bCs/>
          <w:color w:val="222222"/>
          <w:sz w:val="21"/>
          <w:szCs w:val="21"/>
        </w:rPr>
      </w:r>
      <w:ins w:id="4602"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738. Dacă aţi selectat banda de circulaţie conform imaginii prezentate, vă este permis:</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603" w:author="Unknown"/>
          <w:rFonts w:ascii="Arial" w:hAnsi="Arial" w:cs="Arial"/>
          <w:color w:val="222222"/>
          <w:sz w:val="18"/>
          <w:szCs w:val="18"/>
        </w:rPr>
      </w:pPr>
      <w:ins w:id="4604"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circulaţi înainte sau la dreapta;</w:t>
        </w:r>
      </w:ins>
    </w:p>
    <w:p w:rsidR="00AE1230" w:rsidRPr="00912738" w:rsidRDefault="00AE1230" w:rsidP="00912738">
      <w:pPr>
        <w:shd w:val="clear" w:color="auto" w:fill="FCFDFD"/>
        <w:spacing w:after="30" w:line="240" w:lineRule="auto"/>
        <w:rPr>
          <w:ins w:id="4605" w:author="Unknown"/>
          <w:rFonts w:ascii="Arial" w:hAnsi="Arial" w:cs="Arial"/>
          <w:color w:val="222222"/>
          <w:sz w:val="18"/>
          <w:szCs w:val="18"/>
        </w:rPr>
      </w:pPr>
      <w:ins w:id="4606"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viraţi numai la dreapta;</w:t>
        </w:r>
      </w:ins>
    </w:p>
    <w:p w:rsidR="00AE1230" w:rsidRPr="00912738" w:rsidRDefault="00AE1230" w:rsidP="00912738">
      <w:pPr>
        <w:shd w:val="clear" w:color="auto" w:fill="FCFDFD"/>
        <w:spacing w:after="30" w:line="240" w:lineRule="auto"/>
        <w:rPr>
          <w:ins w:id="4607" w:author="Unknown"/>
          <w:rFonts w:ascii="Arial" w:hAnsi="Arial" w:cs="Arial"/>
          <w:color w:val="222222"/>
          <w:sz w:val="18"/>
          <w:szCs w:val="18"/>
        </w:rPr>
      </w:pPr>
      <w:ins w:id="4608"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circulaţi numai înainte.</w:t>
        </w:r>
      </w:ins>
    </w:p>
    <w:p w:rsidR="00AE1230" w:rsidRPr="00912738" w:rsidRDefault="00AE1230" w:rsidP="00912738">
      <w:pPr>
        <w:shd w:val="clear" w:color="auto" w:fill="5C9CCC"/>
        <w:spacing w:after="0" w:line="240" w:lineRule="auto"/>
        <w:rPr>
          <w:ins w:id="4609" w:author="Unknown"/>
          <w:rFonts w:ascii="Arial" w:hAnsi="Arial" w:cs="Arial"/>
          <w:b/>
          <w:bCs/>
          <w:color w:val="FFFFFF"/>
          <w:sz w:val="18"/>
          <w:szCs w:val="18"/>
        </w:rPr>
      </w:pPr>
      <w:ins w:id="4610"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611" w:author="Unknown"/>
          <w:rFonts w:ascii="Arial" w:hAnsi="Arial" w:cs="Arial"/>
          <w:color w:val="222222"/>
          <w:sz w:val="18"/>
          <w:szCs w:val="18"/>
        </w:rPr>
      </w:pPr>
      <w:ins w:id="4612"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"http://e-drpciv.ro/tag/permis-categoria-tr" </w:instrText>
        </w:r>
      </w:ins>
      <w:r w:rsidRPr="009316C1">
        <w:rPr>
          <w:rFonts w:ascii="Arial" w:hAnsi="Arial" w:cs="Arial"/>
          <w:color w:val="222222"/>
          <w:sz w:val="18"/>
          <w:szCs w:val="18"/>
        </w:rPr>
      </w:r>
      <w:ins w:id="4613"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categoria tr</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4614"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615" w:author="Unknown"/>
          <w:rFonts w:ascii="Tahoma" w:hAnsi="Tahoma" w:cs="Tahoma"/>
          <w:b/>
          <w:bCs/>
          <w:color w:val="222222"/>
          <w:sz w:val="21"/>
          <w:szCs w:val="21"/>
        </w:rPr>
      </w:pPr>
      <w:ins w:id="4616"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"http://e-drpciv.ro/intrebare/571/cum_procedeaza_conducatorul_de_autovehicul_la_intalnirea_indicatorului_oprire" </w:instrText>
        </w:r>
      </w:ins>
      <w:r w:rsidRPr="009316C1">
        <w:rPr>
          <w:rFonts w:ascii="Tahoma" w:hAnsi="Tahoma" w:cs="Tahoma"/>
          <w:b/>
          <w:bCs/>
          <w:color w:val="222222"/>
          <w:sz w:val="21"/>
          <w:szCs w:val="21"/>
        </w:rPr>
      </w:r>
      <w:ins w:id="4617"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571. Cum procedează conducătorul de autovehicul la întâlnirea indicatorului „Oprire“?</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618" w:author="Unknown"/>
          <w:rFonts w:ascii="Arial" w:hAnsi="Arial" w:cs="Arial"/>
          <w:color w:val="222222"/>
          <w:sz w:val="18"/>
          <w:szCs w:val="18"/>
        </w:rPr>
      </w:pPr>
      <w:ins w:id="4619"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opreşte unde are o bună vizibilitate pentru a se asigura şi îşi continuă deplasarea, dacă pe drumul transversal nu circulă alte vehicule;</w:t>
        </w:r>
      </w:ins>
    </w:p>
    <w:p w:rsidR="00AE1230" w:rsidRPr="00912738" w:rsidRDefault="00AE1230" w:rsidP="00912738">
      <w:pPr>
        <w:shd w:val="clear" w:color="auto" w:fill="FCFDFD"/>
        <w:spacing w:after="30" w:line="240" w:lineRule="auto"/>
        <w:rPr>
          <w:ins w:id="4620" w:author="Unknown"/>
          <w:rFonts w:ascii="Arial" w:hAnsi="Arial" w:cs="Arial"/>
          <w:color w:val="222222"/>
          <w:sz w:val="18"/>
          <w:szCs w:val="18"/>
        </w:rPr>
      </w:pPr>
      <w:ins w:id="4621"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reduce viteza, se asigură, după care intră în intersecţie;</w:t>
        </w:r>
      </w:ins>
    </w:p>
    <w:p w:rsidR="00AE1230" w:rsidRPr="00912738" w:rsidRDefault="00AE1230" w:rsidP="00912738">
      <w:pPr>
        <w:shd w:val="clear" w:color="auto" w:fill="FCFDFD"/>
        <w:spacing w:after="30" w:line="240" w:lineRule="auto"/>
        <w:rPr>
          <w:ins w:id="4622" w:author="Unknown"/>
          <w:rFonts w:ascii="Arial" w:hAnsi="Arial" w:cs="Arial"/>
          <w:color w:val="222222"/>
          <w:sz w:val="18"/>
          <w:szCs w:val="18"/>
        </w:rPr>
      </w:pPr>
      <w:ins w:id="4623"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reduce viteza, după care traversează intersecţia.</w:t>
        </w:r>
      </w:ins>
    </w:p>
    <w:p w:rsidR="00AE1230" w:rsidRPr="00912738" w:rsidRDefault="00AE1230" w:rsidP="00912738">
      <w:pPr>
        <w:shd w:val="clear" w:color="auto" w:fill="5C9CCC"/>
        <w:spacing w:after="0" w:line="240" w:lineRule="auto"/>
        <w:rPr>
          <w:ins w:id="4624" w:author="Unknown"/>
          <w:rFonts w:ascii="Arial" w:hAnsi="Arial" w:cs="Arial"/>
          <w:b/>
          <w:bCs/>
          <w:color w:val="FFFFFF"/>
          <w:sz w:val="18"/>
          <w:szCs w:val="18"/>
        </w:rPr>
      </w:pPr>
      <w:ins w:id="4625"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626" w:author="Unknown"/>
          <w:rFonts w:ascii="Arial" w:hAnsi="Arial" w:cs="Arial"/>
          <w:color w:val="222222"/>
          <w:sz w:val="18"/>
          <w:szCs w:val="18"/>
        </w:rPr>
      </w:pPr>
      <w:ins w:id="4627"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"http://e-drpciv.ro/tag/raspunsuri-drpciv" </w:instrText>
        </w:r>
      </w:ins>
      <w:r w:rsidRPr="009316C1">
        <w:rPr>
          <w:rFonts w:ascii="Arial" w:hAnsi="Arial" w:cs="Arial"/>
          <w:color w:val="222222"/>
          <w:sz w:val="18"/>
          <w:szCs w:val="18"/>
        </w:rPr>
      </w:r>
      <w:ins w:id="4628" w:author="Unknown">
        <w:r w:rsidRPr="00912738">
          <w:rPr>
            <w:rFonts w:ascii="Arial" w:hAnsi="Arial" w:cs="Arial"/>
            <w:color w:val="222222"/>
            <w:sz w:val="18"/>
            <w:szCs w:val="18"/>
          </w:rPr>
          <w:fldChar w:fldCharType="separate"/>
        </w:r>
        <w:r w:rsidRPr="00912738">
          <w:rPr>
            <w:rFonts w:ascii="Arial" w:hAnsi="Arial" w:cs="Arial"/>
            <w:color w:val="000000"/>
            <w:sz w:val="18"/>
            <w:u w:val="single"/>
          </w:rPr>
          <w:t>raspunsuri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4629"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630" w:author="Unknown"/>
          <w:rFonts w:ascii="Arial" w:hAnsi="Arial" w:cs="Arial"/>
          <w:color w:val="222222"/>
          <w:sz w:val="18"/>
          <w:szCs w:val="18"/>
        </w:rPr>
      </w:pPr>
      <w:ins w:id="4631"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"http://e-drpciv.ro/poze2/368.jpg" </w:instrText>
        </w:r>
      </w:ins>
      <w:r w:rsidRPr="009316C1">
        <w:rPr>
          <w:rFonts w:ascii="Arial" w:hAnsi="Arial" w:cs="Arial"/>
          <w:color w:val="222222"/>
          <w:sz w:val="18"/>
          <w:szCs w:val="18"/>
        </w:rPr>
      </w:r>
      <w:ins w:id="4632" w:author="Unknown">
        <w:r w:rsidRPr="00912738">
          <w:rPr>
            <w:rFonts w:ascii="Arial" w:hAnsi="Arial" w:cs="Arial"/>
            <w:color w:val="222222"/>
            <w:sz w:val="18"/>
            <w:szCs w:val="18"/>
          </w:rPr>
          <w:fldChar w:fldCharType="separate"/>
        </w:r>
      </w:ins>
      <w:r>
        <w:rPr>
          <w:noProof/>
        </w:rPr>
        <w:pict>
          <v:shape id="Picture 321" o:spid="_x0000_s1339" type="#_x0000_t75" alt="http://e-drpciv.ro/poze2/368.jpg" href="http://e-drpciv.ro/poze2/368.j" style="position:absolute;margin-left:65pt;margin-top:0;width:105pt;height:78.75pt;z-index:251978752;visibility:visible;mso-wrap-distance-left:0;mso-wrap-distance-right:0;mso-position-horizontal:right;mso-position-horizontal-relative:text;mso-position-vertical-relative:line" o:allowoverlap="f" o:button="t">
            <v:fill o:detectmouseclick="t"/>
            <v:imagedata r:id="rId2520" o:title=""/>
            <w10:wrap type="square"/>
          </v:shape>
        </w:pict>
      </w:r>
      <w:ins w:id="4633"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634" w:author="Unknown"/>
          <w:rFonts w:ascii="Tahoma" w:hAnsi="Tahoma" w:cs="Tahoma"/>
          <w:b/>
          <w:bCs/>
          <w:color w:val="222222"/>
          <w:sz w:val="21"/>
          <w:szCs w:val="21"/>
        </w:rPr>
      </w:pPr>
      <w:ins w:id="4635"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"http://e-drpciv.ro/intrebare/368/este_permisa_depasirea_in_aceasta_situatie" </w:instrText>
        </w:r>
      </w:ins>
      <w:r w:rsidRPr="009316C1">
        <w:rPr>
          <w:rFonts w:ascii="Tahoma" w:hAnsi="Tahoma" w:cs="Tahoma"/>
          <w:b/>
          <w:bCs/>
          <w:color w:val="222222"/>
          <w:sz w:val="21"/>
          <w:szCs w:val="21"/>
        </w:rPr>
      </w:r>
      <w:ins w:id="4636"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368. Este permisă depăşirea în această situaţie?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637" w:author="Unknown"/>
          <w:rFonts w:ascii="Arial" w:hAnsi="Arial" w:cs="Arial"/>
          <w:color w:val="222222"/>
          <w:sz w:val="18"/>
          <w:szCs w:val="18"/>
        </w:rPr>
      </w:pPr>
      <w:ins w:id="4638"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 dar numai după oprirea autoturismului;</w:t>
        </w:r>
      </w:ins>
    </w:p>
    <w:p w:rsidR="00AE1230" w:rsidRPr="00912738" w:rsidRDefault="00AE1230" w:rsidP="00912738">
      <w:pPr>
        <w:shd w:val="clear" w:color="auto" w:fill="33FF33"/>
        <w:spacing w:after="30" w:line="240" w:lineRule="auto"/>
        <w:rPr>
          <w:ins w:id="4639" w:author="Unknown"/>
          <w:rFonts w:ascii="Arial" w:hAnsi="Arial" w:cs="Arial"/>
          <w:color w:val="222222"/>
          <w:sz w:val="18"/>
          <w:szCs w:val="18"/>
        </w:rPr>
      </w:pPr>
      <w:ins w:id="4640"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w:t>
        </w:r>
      </w:ins>
    </w:p>
    <w:p w:rsidR="00AE1230" w:rsidRPr="00912738" w:rsidRDefault="00AE1230" w:rsidP="00912738">
      <w:pPr>
        <w:shd w:val="clear" w:color="auto" w:fill="FCFDFD"/>
        <w:spacing w:after="30" w:line="240" w:lineRule="auto"/>
        <w:rPr>
          <w:ins w:id="4641" w:author="Unknown"/>
          <w:rFonts w:ascii="Arial" w:hAnsi="Arial" w:cs="Arial"/>
          <w:color w:val="222222"/>
          <w:sz w:val="18"/>
          <w:szCs w:val="18"/>
        </w:rPr>
      </w:pPr>
      <w:ins w:id="4642"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da, dar numai dacă vizibilitatea permite.</w:t>
        </w:r>
      </w:ins>
    </w:p>
    <w:p w:rsidR="00AE1230" w:rsidRPr="00912738" w:rsidRDefault="00AE1230" w:rsidP="00912738">
      <w:pPr>
        <w:shd w:val="clear" w:color="auto" w:fill="5C9CCC"/>
        <w:spacing w:after="0" w:line="240" w:lineRule="auto"/>
        <w:rPr>
          <w:ins w:id="4643" w:author="Unknown"/>
          <w:rFonts w:ascii="Arial" w:hAnsi="Arial" w:cs="Arial"/>
          <w:b/>
          <w:bCs/>
          <w:color w:val="FFFFFF"/>
          <w:sz w:val="18"/>
          <w:szCs w:val="18"/>
        </w:rPr>
      </w:pPr>
      <w:ins w:id="4644"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645" w:author="Unknown"/>
          <w:rFonts w:ascii="Arial" w:hAnsi="Arial" w:cs="Arial"/>
          <w:color w:val="222222"/>
          <w:sz w:val="18"/>
          <w:szCs w:val="18"/>
        </w:rPr>
      </w:pPr>
      <w:ins w:id="4646"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4647" w:author="Unknown">
        <w:r w:rsidRPr="00912738">
          <w:rPr>
            <w:rFonts w:ascii="Arial" w:hAnsi="Arial" w:cs="Arial"/>
            <w:color w:val="222222"/>
            <w:sz w:val="18"/>
            <w:szCs w:val="18"/>
          </w:rPr>
          <w:fldChar w:fldCharType="separate"/>
        </w:r>
        <w:r w:rsidRPr="00912738">
          <w:rPr>
            <w:rFonts w:ascii="Arial" w:hAnsi="Arial" w:cs="Arial"/>
            <w:b/>
            <w:bCs/>
            <w:color w:val="000000"/>
            <w:sz w:val="18"/>
          </w:rPr>
          <w:t>intrebari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4648"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649" w:author="Unknown"/>
          <w:rFonts w:ascii="Arial" w:hAnsi="Arial" w:cs="Arial"/>
          <w:color w:val="222222"/>
          <w:sz w:val="18"/>
          <w:szCs w:val="18"/>
        </w:rPr>
      </w:pPr>
      <w:ins w:id="4650"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"http://e-drpciv.ro/poze2/3708.jpg" </w:instrText>
        </w:r>
      </w:ins>
      <w:r w:rsidRPr="009316C1">
        <w:rPr>
          <w:rFonts w:ascii="Arial" w:hAnsi="Arial" w:cs="Arial"/>
          <w:color w:val="222222"/>
          <w:sz w:val="18"/>
          <w:szCs w:val="18"/>
        </w:rPr>
      </w:r>
      <w:ins w:id="4651" w:author="Unknown">
        <w:r w:rsidRPr="00912738">
          <w:rPr>
            <w:rFonts w:ascii="Arial" w:hAnsi="Arial" w:cs="Arial"/>
            <w:color w:val="222222"/>
            <w:sz w:val="18"/>
            <w:szCs w:val="18"/>
          </w:rPr>
          <w:fldChar w:fldCharType="separate"/>
        </w:r>
      </w:ins>
      <w:r>
        <w:rPr>
          <w:noProof/>
        </w:rPr>
        <w:pict>
          <v:shape id="Picture 322" o:spid="_x0000_s1340" type="#_x0000_t75" alt="http://e-drpciv.ro/poze2/3708.jpg" href="http://e-drpciv.ro/poze2/3708.j" style="position:absolute;margin-left:65pt;margin-top:0;width:105pt;height:78.75pt;z-index:251979776;visibility:visible;mso-wrap-distance-left:0;mso-wrap-distance-right:0;mso-position-horizontal:right;mso-position-horizontal-relative:text;mso-position-vertical-relative:line" o:allowoverlap="f" o:button="t">
            <v:fill o:detectmouseclick="t"/>
            <v:imagedata r:id="rId2521" o:title=""/>
            <w10:wrap type="square"/>
          </v:shape>
        </w:pict>
      </w:r>
      <w:ins w:id="4652"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653" w:author="Unknown"/>
          <w:rFonts w:ascii="Tahoma" w:hAnsi="Tahoma" w:cs="Tahoma"/>
          <w:b/>
          <w:bCs/>
          <w:color w:val="222222"/>
          <w:sz w:val="21"/>
          <w:szCs w:val="21"/>
        </w:rPr>
      </w:pPr>
      <w:ins w:id="4654"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"http://e-drpciv.ro/intrebare/3708/autoturismul_alb_executa_manevra_de_intoarcere_cum_vei_proceda_corect" </w:instrText>
        </w:r>
      </w:ins>
      <w:r w:rsidRPr="009316C1">
        <w:rPr>
          <w:rFonts w:ascii="Tahoma" w:hAnsi="Tahoma" w:cs="Tahoma"/>
          <w:b/>
          <w:bCs/>
          <w:color w:val="222222"/>
          <w:sz w:val="21"/>
          <w:szCs w:val="21"/>
        </w:rPr>
      </w:r>
      <w:ins w:id="4655"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3708. Autoturismul alb execută manevra de întoarcere. Cum vei proceda corect?</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656" w:author="Unknown"/>
          <w:rFonts w:ascii="Arial" w:hAnsi="Arial" w:cs="Arial"/>
          <w:color w:val="222222"/>
          <w:sz w:val="18"/>
          <w:szCs w:val="18"/>
        </w:rPr>
      </w:pPr>
      <w:ins w:id="4657"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reduci viteza şi te apropii cât mai mult de acesta;</w:t>
        </w:r>
      </w:ins>
    </w:p>
    <w:p w:rsidR="00AE1230" w:rsidRPr="00912738" w:rsidRDefault="00AE1230" w:rsidP="00912738">
      <w:pPr>
        <w:shd w:val="clear" w:color="auto" w:fill="33FF33"/>
        <w:spacing w:after="30" w:line="240" w:lineRule="auto"/>
        <w:rPr>
          <w:ins w:id="4658" w:author="Unknown"/>
          <w:rFonts w:ascii="Arial" w:hAnsi="Arial" w:cs="Arial"/>
          <w:color w:val="222222"/>
          <w:sz w:val="18"/>
          <w:szCs w:val="18"/>
        </w:rPr>
      </w:pPr>
      <w:ins w:id="4659"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opreşti şi aştepţi degajarea traficului;</w:t>
        </w:r>
      </w:ins>
    </w:p>
    <w:p w:rsidR="00AE1230" w:rsidRPr="00912738" w:rsidRDefault="00AE1230" w:rsidP="00912738">
      <w:pPr>
        <w:shd w:val="clear" w:color="auto" w:fill="FCFDFD"/>
        <w:spacing w:after="30" w:line="240" w:lineRule="auto"/>
        <w:rPr>
          <w:ins w:id="4660" w:author="Unknown"/>
          <w:rFonts w:ascii="Arial" w:hAnsi="Arial" w:cs="Arial"/>
          <w:color w:val="222222"/>
          <w:sz w:val="18"/>
          <w:szCs w:val="18"/>
        </w:rPr>
      </w:pPr>
      <w:ins w:id="4661"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execuţi depăşirea acestuia.</w:t>
        </w:r>
      </w:ins>
    </w:p>
    <w:p w:rsidR="00AE1230" w:rsidRPr="00912738" w:rsidRDefault="00AE1230" w:rsidP="00912738">
      <w:pPr>
        <w:shd w:val="clear" w:color="auto" w:fill="5C9CCC"/>
        <w:spacing w:after="0" w:line="240" w:lineRule="auto"/>
        <w:rPr>
          <w:ins w:id="4662" w:author="Unknown"/>
          <w:rFonts w:ascii="Arial" w:hAnsi="Arial" w:cs="Arial"/>
          <w:b/>
          <w:bCs/>
          <w:color w:val="FFFFFF"/>
          <w:sz w:val="18"/>
          <w:szCs w:val="18"/>
        </w:rPr>
      </w:pPr>
      <w:ins w:id="4663"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664" w:author="Unknown"/>
          <w:rFonts w:ascii="Arial" w:hAnsi="Arial" w:cs="Arial"/>
          <w:color w:val="222222"/>
          <w:sz w:val="18"/>
          <w:szCs w:val="18"/>
        </w:rPr>
      </w:pPr>
      <w:ins w:id="4665"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8%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"http://e-drpciv.ro/tag/permis-auto-categoria-TR" </w:instrText>
        </w:r>
      </w:ins>
      <w:r w:rsidRPr="009316C1">
        <w:rPr>
          <w:rFonts w:ascii="Arial" w:hAnsi="Arial" w:cs="Arial"/>
          <w:color w:val="222222"/>
          <w:sz w:val="18"/>
          <w:szCs w:val="18"/>
        </w:rPr>
      </w:r>
      <w:ins w:id="4666"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auto categoria TR</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4667"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sala</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668" w:author="Unknown"/>
          <w:rFonts w:ascii="Arial" w:hAnsi="Arial" w:cs="Arial"/>
          <w:color w:val="222222"/>
          <w:sz w:val="18"/>
          <w:szCs w:val="18"/>
        </w:rPr>
      </w:pPr>
      <w:ins w:id="4669"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"http://e-drpciv.ro/poze2/971.jpg" </w:instrText>
        </w:r>
      </w:ins>
      <w:r w:rsidRPr="009316C1">
        <w:rPr>
          <w:rFonts w:ascii="Arial" w:hAnsi="Arial" w:cs="Arial"/>
          <w:color w:val="222222"/>
          <w:sz w:val="18"/>
          <w:szCs w:val="18"/>
        </w:rPr>
      </w:r>
      <w:ins w:id="4670" w:author="Unknown">
        <w:r w:rsidRPr="00912738">
          <w:rPr>
            <w:rFonts w:ascii="Arial" w:hAnsi="Arial" w:cs="Arial"/>
            <w:color w:val="222222"/>
            <w:sz w:val="18"/>
            <w:szCs w:val="18"/>
          </w:rPr>
          <w:fldChar w:fldCharType="separate"/>
        </w:r>
      </w:ins>
      <w:r>
        <w:rPr>
          <w:noProof/>
        </w:rPr>
        <w:pict>
          <v:shape id="Picture 323" o:spid="_x0000_s1341" type="#_x0000_t75" alt="http://e-drpciv.ro/poze2/971.jpg" href="http://e-drpciv.ro/poze2/971.j" style="position:absolute;margin-left:65pt;margin-top:0;width:105pt;height:78.75pt;z-index:251980800;visibility:visible;mso-wrap-distance-left:0;mso-wrap-distance-right:0;mso-position-horizontal:right;mso-position-horizontal-relative:text;mso-position-vertical-relative:line" o:allowoverlap="f" o:button="t">
            <v:fill o:detectmouseclick="t"/>
            <v:imagedata r:id="rId2522" o:title=""/>
            <w10:wrap type="square"/>
          </v:shape>
        </w:pict>
      </w:r>
      <w:ins w:id="4671"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672" w:author="Unknown"/>
          <w:rFonts w:ascii="Tahoma" w:hAnsi="Tahoma" w:cs="Tahoma"/>
          <w:b/>
          <w:bCs/>
          <w:color w:val="222222"/>
          <w:sz w:val="21"/>
          <w:szCs w:val="21"/>
        </w:rPr>
      </w:pPr>
      <w:ins w:id="4673"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"http://e-drpciv.ro/intrebare/971/cum_procedati_in_situatia_data_daca_va_aflati_la_volanul_autoturismului_rosu" </w:instrText>
        </w:r>
      </w:ins>
      <w:r w:rsidRPr="009316C1">
        <w:rPr>
          <w:rFonts w:ascii="Tahoma" w:hAnsi="Tahoma" w:cs="Tahoma"/>
          <w:b/>
          <w:bCs/>
          <w:color w:val="222222"/>
          <w:sz w:val="21"/>
          <w:szCs w:val="21"/>
        </w:rPr>
      </w:r>
      <w:ins w:id="4674"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971. Cum procedaţi în situaţia dată, dacă vă aflaţi la volanul autoturismului roşu?</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675" w:author="Unknown"/>
          <w:rFonts w:ascii="Arial" w:hAnsi="Arial" w:cs="Arial"/>
          <w:color w:val="222222"/>
          <w:sz w:val="18"/>
          <w:szCs w:val="18"/>
        </w:rPr>
      </w:pPr>
      <w:ins w:id="4676"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negociaţi prioritatea cu celălalt conducător;</w:t>
        </w:r>
      </w:ins>
    </w:p>
    <w:p w:rsidR="00AE1230" w:rsidRPr="00912738" w:rsidRDefault="00AE1230" w:rsidP="00912738">
      <w:pPr>
        <w:shd w:val="clear" w:color="auto" w:fill="33FF33"/>
        <w:spacing w:after="30" w:line="240" w:lineRule="auto"/>
        <w:rPr>
          <w:ins w:id="4677" w:author="Unknown"/>
          <w:rFonts w:ascii="Arial" w:hAnsi="Arial" w:cs="Arial"/>
          <w:color w:val="222222"/>
          <w:sz w:val="18"/>
          <w:szCs w:val="18"/>
        </w:rPr>
      </w:pPr>
      <w:ins w:id="4678"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acordaţi prioritate;</w:t>
        </w:r>
      </w:ins>
    </w:p>
    <w:p w:rsidR="00AE1230" w:rsidRPr="00912738" w:rsidRDefault="00AE1230" w:rsidP="00912738">
      <w:pPr>
        <w:shd w:val="clear" w:color="auto" w:fill="FCFDFD"/>
        <w:spacing w:after="30" w:line="240" w:lineRule="auto"/>
        <w:rPr>
          <w:ins w:id="4679" w:author="Unknown"/>
          <w:rFonts w:ascii="Arial" w:hAnsi="Arial" w:cs="Arial"/>
          <w:color w:val="222222"/>
          <w:sz w:val="18"/>
          <w:szCs w:val="18"/>
        </w:rPr>
      </w:pPr>
      <w:ins w:id="4680"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circulaţi înaintea autoturismului albastru.</w:t>
        </w:r>
      </w:ins>
    </w:p>
    <w:p w:rsidR="00AE1230" w:rsidRPr="00912738" w:rsidRDefault="00AE1230" w:rsidP="00912738">
      <w:pPr>
        <w:shd w:val="clear" w:color="auto" w:fill="5C9CCC"/>
        <w:spacing w:after="0" w:line="240" w:lineRule="auto"/>
        <w:rPr>
          <w:ins w:id="4681" w:author="Unknown"/>
          <w:rFonts w:ascii="Arial" w:hAnsi="Arial" w:cs="Arial"/>
          <w:b/>
          <w:bCs/>
          <w:color w:val="FFFFFF"/>
          <w:sz w:val="18"/>
          <w:szCs w:val="18"/>
        </w:rPr>
      </w:pPr>
      <w:ins w:id="4682" w:author="Unknown">
        <w:r w:rsidRPr="00912738">
          <w:rPr>
            <w:rFonts w:ascii="Arial" w:hAnsi="Arial" w:cs="Arial"/>
            <w:b/>
            <w:bCs/>
            <w:color w:val="FFFFFF"/>
            <w:sz w:val="18"/>
          </w:rPr>
          <w:t>4 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683" w:author="Unknown"/>
          <w:rFonts w:ascii="Arial" w:hAnsi="Arial" w:cs="Arial"/>
          <w:color w:val="222222"/>
          <w:sz w:val="18"/>
          <w:szCs w:val="18"/>
        </w:rPr>
      </w:pPr>
      <w:ins w:id="4684"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4685" w:author="Unknown">
        <w:r w:rsidRPr="00912738">
          <w:rPr>
            <w:rFonts w:ascii="Arial" w:hAnsi="Arial" w:cs="Arial"/>
            <w:color w:val="222222"/>
            <w:sz w:val="18"/>
            <w:szCs w:val="18"/>
          </w:rPr>
          <w:fldChar w:fldCharType="separate"/>
        </w:r>
        <w:r w:rsidRPr="00912738">
          <w:rPr>
            <w:rFonts w:ascii="Arial" w:hAnsi="Arial" w:cs="Arial"/>
            <w:b/>
            <w:bCs/>
            <w:color w:val="000000"/>
            <w:sz w:val="18"/>
          </w:rPr>
          <w:t>intrebari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4686" w:author="Unknown">
        <w:r w:rsidRPr="00912738">
          <w:rPr>
            <w:rFonts w:ascii="Arial" w:hAnsi="Arial" w:cs="Arial"/>
            <w:color w:val="222222"/>
            <w:sz w:val="18"/>
            <w:szCs w:val="18"/>
          </w:rPr>
          <w:fldChar w:fldCharType="separate"/>
        </w:r>
        <w:r w:rsidRPr="00912738">
          <w:rPr>
            <w:rFonts w:ascii="Arial" w:hAnsi="Arial" w:cs="Arial"/>
            <w:b/>
            <w:bCs/>
            <w:color w:val="000000"/>
            <w:sz w:val="18"/>
          </w:rPr>
          <w:t>teste 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687" w:author="Unknown"/>
          <w:rFonts w:ascii="Tahoma" w:hAnsi="Tahoma" w:cs="Tahoma"/>
          <w:b/>
          <w:bCs/>
          <w:color w:val="222222"/>
          <w:sz w:val="21"/>
          <w:szCs w:val="21"/>
        </w:rPr>
      </w:pPr>
      <w:ins w:id="4688"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"http://e-drpciv.ro/intrebare/49/ce_obligatii_va_revin_atunci_cand_conducatorul_unui_autobuz_aflat_intr-o_statie_prevazuta_cu_alveola_intentioneaza_sa_se_puna_in_miscare" </w:instrText>
        </w:r>
      </w:ins>
      <w:r w:rsidRPr="009316C1">
        <w:rPr>
          <w:rFonts w:ascii="Tahoma" w:hAnsi="Tahoma" w:cs="Tahoma"/>
          <w:b/>
          <w:bCs/>
          <w:color w:val="222222"/>
          <w:sz w:val="21"/>
          <w:szCs w:val="21"/>
        </w:rPr>
      </w:r>
      <w:ins w:id="4689"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49. Ce obligaţii vă revin atunci când conducătorul unui autobuz aflat într-o staţie prevăzută cu alveolă intenţionează să se pună în mişcare?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690" w:author="Unknown"/>
          <w:rFonts w:ascii="Arial" w:hAnsi="Arial" w:cs="Arial"/>
          <w:color w:val="222222"/>
          <w:sz w:val="18"/>
          <w:szCs w:val="18"/>
        </w:rPr>
      </w:pPr>
      <w:ins w:id="4691"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circulaţi cu prudenţă, dar nu aveţi nicio obligaţie;</w:t>
        </w:r>
      </w:ins>
    </w:p>
    <w:p w:rsidR="00AE1230" w:rsidRPr="00912738" w:rsidRDefault="00AE1230" w:rsidP="00912738">
      <w:pPr>
        <w:shd w:val="clear" w:color="auto" w:fill="FCFDFD"/>
        <w:spacing w:after="30" w:line="240" w:lineRule="auto"/>
        <w:rPr>
          <w:ins w:id="4692" w:author="Unknown"/>
          <w:rFonts w:ascii="Arial" w:hAnsi="Arial" w:cs="Arial"/>
          <w:color w:val="222222"/>
          <w:sz w:val="18"/>
          <w:szCs w:val="18"/>
        </w:rPr>
      </w:pPr>
      <w:ins w:id="4693"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măriţi viteza, pentru a degaja traficul;</w:t>
        </w:r>
      </w:ins>
    </w:p>
    <w:p w:rsidR="00AE1230" w:rsidRPr="00912738" w:rsidRDefault="00AE1230" w:rsidP="00912738">
      <w:pPr>
        <w:shd w:val="clear" w:color="auto" w:fill="33FF33"/>
        <w:spacing w:after="30" w:line="240" w:lineRule="auto"/>
        <w:rPr>
          <w:ins w:id="4694" w:author="Unknown"/>
          <w:rFonts w:ascii="Arial" w:hAnsi="Arial" w:cs="Arial"/>
          <w:color w:val="222222"/>
          <w:sz w:val="18"/>
          <w:szCs w:val="18"/>
        </w:rPr>
      </w:pPr>
      <w:ins w:id="4695"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reduceţi viteza şi, la nevoie, să opriţi pentru a-i permite reintrarea în trafic.</w:t>
        </w:r>
      </w:ins>
    </w:p>
    <w:p w:rsidR="00AE1230" w:rsidRPr="00912738" w:rsidRDefault="00AE1230" w:rsidP="00912738">
      <w:pPr>
        <w:shd w:val="clear" w:color="auto" w:fill="5C9CCC"/>
        <w:spacing w:after="0" w:line="240" w:lineRule="auto"/>
        <w:rPr>
          <w:ins w:id="4696" w:author="Unknown"/>
          <w:rFonts w:ascii="Arial" w:hAnsi="Arial" w:cs="Arial"/>
          <w:b/>
          <w:bCs/>
          <w:color w:val="FFFFFF"/>
          <w:sz w:val="18"/>
          <w:szCs w:val="18"/>
        </w:rPr>
      </w:pPr>
      <w:ins w:id="4697"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698" w:author="Unknown"/>
          <w:rFonts w:ascii="Arial" w:hAnsi="Arial" w:cs="Arial"/>
          <w:color w:val="222222"/>
          <w:sz w:val="18"/>
          <w:szCs w:val="18"/>
        </w:rPr>
      </w:pPr>
      <w:ins w:id="4699"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"http://e-drpciv.ro/tag/examen-drpciv" </w:instrText>
        </w:r>
      </w:ins>
      <w:r w:rsidRPr="009316C1">
        <w:rPr>
          <w:rFonts w:ascii="Arial" w:hAnsi="Arial" w:cs="Arial"/>
          <w:color w:val="222222"/>
          <w:sz w:val="18"/>
          <w:szCs w:val="18"/>
        </w:rPr>
      </w:r>
      <w:ins w:id="4700"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4701"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702" w:author="Unknown"/>
          <w:rFonts w:ascii="Tahoma" w:hAnsi="Tahoma" w:cs="Tahoma"/>
          <w:b/>
          <w:bCs/>
          <w:color w:val="222222"/>
          <w:sz w:val="21"/>
          <w:szCs w:val="21"/>
        </w:rPr>
      </w:pPr>
      <w:ins w:id="4703"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"http://e-drpciv.ro/intrebare/297/cum_trebuie_sa_procedati_atunci_cand_circuland_pe_drumul_national_intr-o_localitate_rurala_treceti_pe_langa_o_coloana_militara_care_se_deplaseaza_in_aceeasi_directie" </w:instrText>
        </w:r>
      </w:ins>
      <w:r w:rsidRPr="009316C1">
        <w:rPr>
          <w:rFonts w:ascii="Tahoma" w:hAnsi="Tahoma" w:cs="Tahoma"/>
          <w:b/>
          <w:bCs/>
          <w:color w:val="222222"/>
          <w:sz w:val="21"/>
          <w:szCs w:val="21"/>
        </w:rPr>
      </w:r>
      <w:ins w:id="4704"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297. Cum trebuie să procedaţi atunci când, circulând pe drumul naţional într-o localitate rurală, treceţi pe lângă o coloană militară care se deplasează în aceeaşi direcţie?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705" w:author="Unknown"/>
          <w:rFonts w:ascii="Arial" w:hAnsi="Arial" w:cs="Arial"/>
          <w:color w:val="222222"/>
          <w:sz w:val="18"/>
          <w:szCs w:val="18"/>
        </w:rPr>
      </w:pPr>
      <w:ins w:id="4706"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măriţi viteza şi depăşiţi coloana;</w:t>
        </w:r>
      </w:ins>
    </w:p>
    <w:p w:rsidR="00AE1230" w:rsidRPr="00912738" w:rsidRDefault="00AE1230" w:rsidP="00912738">
      <w:pPr>
        <w:shd w:val="clear" w:color="auto" w:fill="FCFDFD"/>
        <w:spacing w:after="30" w:line="240" w:lineRule="auto"/>
        <w:rPr>
          <w:ins w:id="4707" w:author="Unknown"/>
          <w:rFonts w:ascii="Arial" w:hAnsi="Arial" w:cs="Arial"/>
          <w:color w:val="222222"/>
          <w:sz w:val="18"/>
          <w:szCs w:val="18"/>
        </w:rPr>
      </w:pPr>
      <w:ins w:id="4708"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folosiţi avertizorul sonor de la minimum 150 m;</w:t>
        </w:r>
      </w:ins>
    </w:p>
    <w:p w:rsidR="00AE1230" w:rsidRPr="00912738" w:rsidRDefault="00AE1230" w:rsidP="00912738">
      <w:pPr>
        <w:shd w:val="clear" w:color="auto" w:fill="33FF33"/>
        <w:spacing w:after="30" w:line="240" w:lineRule="auto"/>
        <w:rPr>
          <w:ins w:id="4709" w:author="Unknown"/>
          <w:rFonts w:ascii="Arial" w:hAnsi="Arial" w:cs="Arial"/>
          <w:color w:val="222222"/>
          <w:sz w:val="18"/>
          <w:szCs w:val="18"/>
        </w:rPr>
      </w:pPr>
      <w:ins w:id="4710"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reduceţi viteza până la limitele prevăzute de lege, dacă drumul are o singură bandă pe sens.</w:t>
        </w:r>
      </w:ins>
    </w:p>
    <w:p w:rsidR="00AE1230" w:rsidRPr="00912738" w:rsidRDefault="00AE1230" w:rsidP="00912738">
      <w:pPr>
        <w:shd w:val="clear" w:color="auto" w:fill="5C9CCC"/>
        <w:spacing w:after="0" w:line="240" w:lineRule="auto"/>
        <w:rPr>
          <w:ins w:id="4711" w:author="Unknown"/>
          <w:rFonts w:ascii="Arial" w:hAnsi="Arial" w:cs="Arial"/>
          <w:b/>
          <w:bCs/>
          <w:color w:val="FFFFFF"/>
          <w:sz w:val="18"/>
          <w:szCs w:val="18"/>
        </w:rPr>
      </w:pPr>
      <w:ins w:id="4712" w:author="Unknown">
        <w:r w:rsidRPr="00912738">
          <w:rPr>
            <w:rFonts w:ascii="Arial" w:hAnsi="Arial" w:cs="Arial"/>
            <w:b/>
            <w:bCs/>
            <w:color w:val="FFFFFF"/>
            <w:sz w:val="18"/>
          </w:rPr>
          <w:t>2 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713" w:author="Unknown"/>
          <w:rFonts w:ascii="Arial" w:hAnsi="Arial" w:cs="Arial"/>
          <w:color w:val="222222"/>
          <w:sz w:val="18"/>
          <w:szCs w:val="18"/>
        </w:rPr>
      </w:pPr>
      <w:ins w:id="4714"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4715" w:author="Unknown">
        <w:r w:rsidRPr="00912738">
          <w:rPr>
            <w:rFonts w:ascii="Arial" w:hAnsi="Arial" w:cs="Arial"/>
            <w:color w:val="222222"/>
            <w:sz w:val="18"/>
            <w:szCs w:val="18"/>
          </w:rPr>
          <w:fldChar w:fldCharType="separate"/>
        </w:r>
        <w:r w:rsidRPr="00912738">
          <w:rPr>
            <w:rFonts w:ascii="Arial" w:hAnsi="Arial" w:cs="Arial"/>
            <w:b/>
            <w:bCs/>
            <w:color w:val="000000"/>
            <w:sz w:val="18"/>
          </w:rPr>
          <w:t>examen permis</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4716" w:author="Unknown">
        <w:r w:rsidRPr="00912738">
          <w:rPr>
            <w:rFonts w:ascii="Arial" w:hAnsi="Arial" w:cs="Arial"/>
            <w:color w:val="222222"/>
            <w:sz w:val="18"/>
            <w:szCs w:val="18"/>
          </w:rPr>
          <w:fldChar w:fldCharType="separate"/>
        </w:r>
        <w:r w:rsidRPr="00912738">
          <w:rPr>
            <w:rFonts w:ascii="Arial" w:hAnsi="Arial" w:cs="Arial"/>
            <w:color w:val="000000"/>
            <w:sz w:val="18"/>
            <w:u w:val="single"/>
          </w:rPr>
          <w:t>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717" w:author="Unknown"/>
          <w:rFonts w:ascii="Tahoma" w:hAnsi="Tahoma" w:cs="Tahoma"/>
          <w:b/>
          <w:bCs/>
          <w:color w:val="222222"/>
          <w:sz w:val="21"/>
          <w:szCs w:val="21"/>
        </w:rPr>
      </w:pPr>
      <w:ins w:id="4718"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"http://e-drpciv.ro/intrebare/46/cum_trebuie_sa_procedeze_conducatorul_de_autovehicul_atunci_cand_intr-o_intersectie_intalneste_un_politist_orientat_cu_fata_spre_el_care_ii_face_semn_sa-si_continue_deplasarea" </w:instrText>
        </w:r>
      </w:ins>
      <w:r w:rsidRPr="009316C1">
        <w:rPr>
          <w:rFonts w:ascii="Tahoma" w:hAnsi="Tahoma" w:cs="Tahoma"/>
          <w:b/>
          <w:bCs/>
          <w:color w:val="222222"/>
          <w:sz w:val="21"/>
          <w:szCs w:val="21"/>
        </w:rPr>
      </w:r>
      <w:ins w:id="4719"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46. Cum trebuie să procedeze conducătorul de autovehicul atunci când, într-o intersecţie, întâlneşte un poliţist orientat cu faţa spre el, care îi face semn să-şi continue deplasarea?</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720" w:author="Unknown"/>
          <w:rFonts w:ascii="Arial" w:hAnsi="Arial" w:cs="Arial"/>
          <w:color w:val="222222"/>
          <w:sz w:val="18"/>
          <w:szCs w:val="18"/>
        </w:rPr>
      </w:pPr>
      <w:ins w:id="4721"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opreşte până când poliţistul îşi schimbă poziţia;</w:t>
        </w:r>
      </w:ins>
    </w:p>
    <w:p w:rsidR="00AE1230" w:rsidRPr="00912738" w:rsidRDefault="00AE1230" w:rsidP="00912738">
      <w:pPr>
        <w:shd w:val="clear" w:color="auto" w:fill="FCFDFD"/>
        <w:spacing w:after="30" w:line="240" w:lineRule="auto"/>
        <w:rPr>
          <w:ins w:id="4722" w:author="Unknown"/>
          <w:rFonts w:ascii="Arial" w:hAnsi="Arial" w:cs="Arial"/>
          <w:color w:val="222222"/>
          <w:sz w:val="18"/>
          <w:szCs w:val="18"/>
        </w:rPr>
      </w:pPr>
      <w:ins w:id="4723"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fiind un semnal în afara Regulamentului, opreşte şi aşteaptă revenirea la o poziţie care să-i permită continuarea drumului;</w:t>
        </w:r>
      </w:ins>
    </w:p>
    <w:p w:rsidR="00AE1230" w:rsidRPr="00912738" w:rsidRDefault="00AE1230" w:rsidP="00912738">
      <w:pPr>
        <w:shd w:val="clear" w:color="auto" w:fill="33FF33"/>
        <w:spacing w:after="30" w:line="240" w:lineRule="auto"/>
        <w:rPr>
          <w:ins w:id="4724" w:author="Unknown"/>
          <w:rFonts w:ascii="Arial" w:hAnsi="Arial" w:cs="Arial"/>
          <w:color w:val="222222"/>
          <w:sz w:val="18"/>
          <w:szCs w:val="18"/>
        </w:rPr>
      </w:pPr>
      <w:ins w:id="4725"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se conformează semnalului poliţistului.</w:t>
        </w:r>
      </w:ins>
    </w:p>
    <w:p w:rsidR="00AE1230" w:rsidRPr="00912738" w:rsidRDefault="00AE1230" w:rsidP="00912738">
      <w:pPr>
        <w:shd w:val="clear" w:color="auto" w:fill="FCFDFD"/>
        <w:spacing w:after="0" w:line="240" w:lineRule="auto"/>
        <w:rPr>
          <w:ins w:id="4726" w:author="Unknown"/>
          <w:rFonts w:ascii="Arial" w:hAnsi="Arial" w:cs="Arial"/>
          <w:color w:val="222222"/>
          <w:sz w:val="18"/>
          <w:szCs w:val="18"/>
        </w:rPr>
      </w:pPr>
      <w:ins w:id="4727"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"http://e-drpciv.ro/poze2/485.jpg" </w:instrText>
        </w:r>
      </w:ins>
      <w:r w:rsidRPr="009316C1">
        <w:rPr>
          <w:rFonts w:ascii="Arial" w:hAnsi="Arial" w:cs="Arial"/>
          <w:color w:val="222222"/>
          <w:sz w:val="18"/>
          <w:szCs w:val="18"/>
        </w:rPr>
      </w:r>
      <w:ins w:id="4728" w:author="Unknown">
        <w:r w:rsidRPr="00912738">
          <w:rPr>
            <w:rFonts w:ascii="Arial" w:hAnsi="Arial" w:cs="Arial"/>
            <w:color w:val="222222"/>
            <w:sz w:val="18"/>
            <w:szCs w:val="18"/>
          </w:rPr>
          <w:fldChar w:fldCharType="separate"/>
        </w:r>
      </w:ins>
      <w:r>
        <w:rPr>
          <w:noProof/>
        </w:rPr>
        <w:pict>
          <v:shape id="Picture 324" o:spid="_x0000_s1342" type="#_x0000_t75" alt="http://e-drpciv.ro/poze2/485.jpg" href="http://e-drpciv.ro/poze2/485.j" style="position:absolute;margin-left:65pt;margin-top:0;width:105pt;height:78.75pt;z-index:251981824;visibility:visible;mso-wrap-distance-left:0;mso-wrap-distance-right:0;mso-position-horizontal:right;mso-position-horizontal-relative:text;mso-position-vertical-relative:line" o:allowoverlap="f" o:button="t">
            <v:fill o:detectmouseclick="t"/>
            <v:imagedata r:id="rId2523" o:title=""/>
            <w10:wrap type="square"/>
          </v:shape>
        </w:pict>
      </w:r>
      <w:ins w:id="4729"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730" w:author="Unknown"/>
          <w:rFonts w:ascii="Tahoma" w:hAnsi="Tahoma" w:cs="Tahoma"/>
          <w:b/>
          <w:bCs/>
          <w:color w:val="222222"/>
          <w:sz w:val="21"/>
          <w:szCs w:val="21"/>
        </w:rPr>
      </w:pPr>
      <w:ins w:id="4731"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"http://e-drpciv.ro/intrebare/485/indicatorul_pe_care_il_intalniti_va_informeaza_ca_urmeaza" </w:instrText>
        </w:r>
      </w:ins>
      <w:r w:rsidRPr="009316C1">
        <w:rPr>
          <w:rFonts w:ascii="Tahoma" w:hAnsi="Tahoma" w:cs="Tahoma"/>
          <w:b/>
          <w:bCs/>
          <w:color w:val="222222"/>
          <w:sz w:val="21"/>
          <w:szCs w:val="21"/>
        </w:rPr>
      </w:r>
      <w:ins w:id="4732"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485. Indicatorul pe care îl întâlniţi vă informează că urmează:</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733" w:author="Unknown"/>
          <w:rFonts w:ascii="Arial" w:hAnsi="Arial" w:cs="Arial"/>
          <w:color w:val="222222"/>
          <w:sz w:val="18"/>
          <w:szCs w:val="18"/>
        </w:rPr>
      </w:pPr>
      <w:ins w:id="4734"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 ieşire de pe autostradă;</w:t>
        </w:r>
      </w:ins>
    </w:p>
    <w:p w:rsidR="00AE1230" w:rsidRPr="00912738" w:rsidRDefault="00AE1230" w:rsidP="00912738">
      <w:pPr>
        <w:shd w:val="clear" w:color="auto" w:fill="FCFDFD"/>
        <w:spacing w:after="30" w:line="240" w:lineRule="auto"/>
        <w:rPr>
          <w:ins w:id="4735" w:author="Unknown"/>
          <w:rFonts w:ascii="Arial" w:hAnsi="Arial" w:cs="Arial"/>
          <w:color w:val="222222"/>
          <w:sz w:val="18"/>
          <w:szCs w:val="18"/>
        </w:rPr>
      </w:pPr>
      <w:ins w:id="4736"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 staţie de taxare pentru circulaţia pe autostrăzi;</w:t>
        </w:r>
      </w:ins>
    </w:p>
    <w:p w:rsidR="00AE1230" w:rsidRPr="00912738" w:rsidRDefault="00AE1230" w:rsidP="00912738">
      <w:pPr>
        <w:shd w:val="clear" w:color="auto" w:fill="33FF33"/>
        <w:spacing w:after="30" w:line="240" w:lineRule="auto"/>
        <w:rPr>
          <w:ins w:id="4737" w:author="Unknown"/>
          <w:rFonts w:ascii="Arial" w:hAnsi="Arial" w:cs="Arial"/>
          <w:color w:val="222222"/>
          <w:sz w:val="18"/>
          <w:szCs w:val="18"/>
        </w:rPr>
      </w:pPr>
      <w:ins w:id="4738"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un loc special amenajat, unde puteţi face o pauză pentru odihnă.</w:t>
        </w:r>
      </w:ins>
    </w:p>
    <w:p w:rsidR="00AE1230" w:rsidRPr="00912738" w:rsidRDefault="00AE1230" w:rsidP="00912738">
      <w:pPr>
        <w:shd w:val="clear" w:color="auto" w:fill="C9DBE7"/>
        <w:spacing w:after="0" w:line="240" w:lineRule="auto"/>
        <w:jc w:val="center"/>
        <w:rPr>
          <w:ins w:id="4739" w:author="Unknown"/>
          <w:rFonts w:ascii="Arial" w:hAnsi="Arial" w:cs="Arial"/>
          <w:color w:val="000000"/>
          <w:sz w:val="18"/>
          <w:szCs w:val="18"/>
        </w:rPr>
      </w:pPr>
      <w:ins w:id="4740" w:author="Unknown">
        <w:r w:rsidRPr="00912738">
          <w:rPr>
            <w:rFonts w:ascii="Arial" w:hAnsi="Arial" w:cs="Arial"/>
            <w:color w:val="000000"/>
            <w:sz w:val="18"/>
            <w:szCs w:val="18"/>
            <w:bdr w:val="none" w:sz="0" w:space="0" w:color="auto" w:frame="1"/>
          </w:rPr>
          <w:br/>
        </w:r>
      </w:ins>
    </w:p>
    <w:p w:rsidR="00AE1230" w:rsidRPr="00912738" w:rsidRDefault="00AE1230" w:rsidP="00912738">
      <w:pPr>
        <w:shd w:val="clear" w:color="auto" w:fill="FCFDFD"/>
        <w:spacing w:after="0" w:line="240" w:lineRule="auto"/>
        <w:rPr>
          <w:ins w:id="4741" w:author="Unknown"/>
          <w:rFonts w:ascii="Arial" w:hAnsi="Arial" w:cs="Arial"/>
          <w:color w:val="222222"/>
          <w:sz w:val="18"/>
          <w:szCs w:val="18"/>
        </w:rPr>
      </w:pPr>
      <w:ins w:id="4742"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"http://e-drpciv.ro/poze2/1010.jpg" </w:instrText>
        </w:r>
      </w:ins>
      <w:r w:rsidRPr="009316C1">
        <w:rPr>
          <w:rFonts w:ascii="Arial" w:hAnsi="Arial" w:cs="Arial"/>
          <w:color w:val="222222"/>
          <w:sz w:val="18"/>
          <w:szCs w:val="18"/>
        </w:rPr>
      </w:r>
      <w:ins w:id="4743" w:author="Unknown">
        <w:r w:rsidRPr="00912738">
          <w:rPr>
            <w:rFonts w:ascii="Arial" w:hAnsi="Arial" w:cs="Arial"/>
            <w:color w:val="222222"/>
            <w:sz w:val="18"/>
            <w:szCs w:val="18"/>
          </w:rPr>
          <w:fldChar w:fldCharType="separate"/>
        </w:r>
      </w:ins>
      <w:r>
        <w:rPr>
          <w:noProof/>
        </w:rPr>
        <w:pict>
          <v:shape id="Picture 325" o:spid="_x0000_s1343" type="#_x0000_t75" alt="http://e-drpciv.ro/poze2/1010.jpg" href="http://e-drpciv.ro/poze2/1010.j" style="position:absolute;margin-left:65pt;margin-top:0;width:105pt;height:78.75pt;z-index:251982848;visibility:visible;mso-wrap-distance-left:0;mso-wrap-distance-right:0;mso-position-horizontal:right;mso-position-horizontal-relative:text;mso-position-vertical-relative:line" o:allowoverlap="f" o:button="t">
            <v:fill o:detectmouseclick="t"/>
            <v:imagedata r:id="rId2524" o:title=""/>
            <w10:wrap type="square"/>
          </v:shape>
        </w:pict>
      </w:r>
      <w:ins w:id="4744"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745" w:author="Unknown"/>
          <w:rFonts w:ascii="Tahoma" w:hAnsi="Tahoma" w:cs="Tahoma"/>
          <w:b/>
          <w:bCs/>
          <w:color w:val="222222"/>
          <w:sz w:val="21"/>
          <w:szCs w:val="21"/>
        </w:rPr>
      </w:pPr>
      <w:ins w:id="4746"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"http://e-drpciv.ro/intrebare/1010/cum_trebuie_sa_procedati_daca_virati_la_stanga" </w:instrText>
        </w:r>
      </w:ins>
      <w:r w:rsidRPr="009316C1">
        <w:rPr>
          <w:rFonts w:ascii="Tahoma" w:hAnsi="Tahoma" w:cs="Tahoma"/>
          <w:b/>
          <w:bCs/>
          <w:color w:val="222222"/>
          <w:sz w:val="21"/>
          <w:szCs w:val="21"/>
        </w:rPr>
      </w:r>
      <w:ins w:id="4747"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1010. Cum trebuie să procedaţi dacă viraţi la stânga?</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748" w:author="Unknown"/>
          <w:rFonts w:ascii="Arial" w:hAnsi="Arial" w:cs="Arial"/>
          <w:color w:val="222222"/>
          <w:sz w:val="18"/>
          <w:szCs w:val="18"/>
        </w:rPr>
      </w:pPr>
      <w:ins w:id="4749"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cedaţi trecerea autovehiculului alb;</w:t>
        </w:r>
      </w:ins>
    </w:p>
    <w:p w:rsidR="00AE1230" w:rsidRPr="00912738" w:rsidRDefault="00AE1230" w:rsidP="00912738">
      <w:pPr>
        <w:shd w:val="clear" w:color="auto" w:fill="FCFDFD"/>
        <w:spacing w:after="30" w:line="240" w:lineRule="auto"/>
        <w:rPr>
          <w:ins w:id="4750" w:author="Unknown"/>
          <w:rFonts w:ascii="Arial" w:hAnsi="Arial" w:cs="Arial"/>
          <w:color w:val="222222"/>
          <w:sz w:val="18"/>
          <w:szCs w:val="18"/>
        </w:rPr>
      </w:pPr>
      <w:ins w:id="4751"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acceleraţi, pentru a nu vă intersecta cu autovehiculul alb;</w:t>
        </w:r>
      </w:ins>
    </w:p>
    <w:p w:rsidR="00AE1230" w:rsidRPr="00912738" w:rsidRDefault="00AE1230" w:rsidP="00912738">
      <w:pPr>
        <w:shd w:val="clear" w:color="auto" w:fill="FCFDFD"/>
        <w:spacing w:after="30" w:line="240" w:lineRule="auto"/>
        <w:rPr>
          <w:ins w:id="4752" w:author="Unknown"/>
          <w:rFonts w:ascii="Arial" w:hAnsi="Arial" w:cs="Arial"/>
          <w:color w:val="222222"/>
          <w:sz w:val="18"/>
          <w:szCs w:val="18"/>
        </w:rPr>
      </w:pPr>
      <w:ins w:id="4753"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executaţi manevra cu luminile de avarie aprinse.</w:t>
        </w:r>
      </w:ins>
    </w:p>
    <w:p w:rsidR="00AE1230" w:rsidRPr="00912738" w:rsidRDefault="00AE1230" w:rsidP="00912738">
      <w:pPr>
        <w:shd w:val="clear" w:color="auto" w:fill="5C9CCC"/>
        <w:spacing w:after="0" w:line="240" w:lineRule="auto"/>
        <w:rPr>
          <w:ins w:id="4754" w:author="Unknown"/>
          <w:rFonts w:ascii="Arial" w:hAnsi="Arial" w:cs="Arial"/>
          <w:b/>
          <w:bCs/>
          <w:color w:val="FFFFFF"/>
          <w:sz w:val="18"/>
          <w:szCs w:val="18"/>
        </w:rPr>
      </w:pPr>
      <w:ins w:id="4755"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756" w:author="Unknown"/>
          <w:rFonts w:ascii="Arial" w:hAnsi="Arial" w:cs="Arial"/>
          <w:color w:val="222222"/>
          <w:sz w:val="18"/>
          <w:szCs w:val="18"/>
        </w:rPr>
      </w:pPr>
      <w:ins w:id="4757"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"http://e-drpciv.ro/tag/raspunsuri-drpciv" </w:instrText>
        </w:r>
      </w:ins>
      <w:r w:rsidRPr="009316C1">
        <w:rPr>
          <w:rFonts w:ascii="Arial" w:hAnsi="Arial" w:cs="Arial"/>
          <w:color w:val="222222"/>
          <w:sz w:val="18"/>
          <w:szCs w:val="18"/>
        </w:rPr>
      </w:r>
      <w:ins w:id="4758" w:author="Unknown">
        <w:r w:rsidRPr="00912738">
          <w:rPr>
            <w:rFonts w:ascii="Arial" w:hAnsi="Arial" w:cs="Arial"/>
            <w:color w:val="222222"/>
            <w:sz w:val="18"/>
            <w:szCs w:val="18"/>
          </w:rPr>
          <w:fldChar w:fldCharType="separate"/>
        </w:r>
        <w:r w:rsidRPr="00912738">
          <w:rPr>
            <w:rFonts w:ascii="Arial" w:hAnsi="Arial" w:cs="Arial"/>
            <w:color w:val="000000"/>
            <w:sz w:val="18"/>
            <w:u w:val="single"/>
          </w:rPr>
          <w:t>raspunsuri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4759"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760" w:author="Unknown"/>
          <w:rFonts w:ascii="Tahoma" w:hAnsi="Tahoma" w:cs="Tahoma"/>
          <w:b/>
          <w:bCs/>
          <w:color w:val="222222"/>
          <w:sz w:val="21"/>
          <w:szCs w:val="21"/>
        </w:rPr>
      </w:pPr>
      <w:ins w:id="4761"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782/intr-o_intersectie_nedirijata_conducatorul_unui_vehicul_este_obligat_sa_acorde_prioritate_de_trecere_unui_autovehicul_al_ambulantei_care_circula_din_partea_stanga_avand_in_functiune_dispozitivul_special_cu_lumini_de_culoare_albastra_si_pe_cel_sonor" </w:instrText>
        </w:r>
      </w:ins>
      <w:r w:rsidRPr="009316C1">
        <w:rPr>
          <w:rFonts w:ascii="Tahoma" w:hAnsi="Tahoma" w:cs="Tahoma"/>
          <w:b/>
          <w:bCs/>
          <w:color w:val="222222"/>
          <w:sz w:val="21"/>
          <w:szCs w:val="21"/>
        </w:rPr>
      </w:r>
      <w:ins w:id="4762"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782. Într-o intersecţie nedirijată, conducătorul unui vehicul este obligat să acorde prioritate de trecere unui autovehicul al ambulanţei care circulă din partea stângă, având în funcţiune dispozitivul special cu lumini de culoare albastră şi pe cel sonor?</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763" w:author="Unknown"/>
          <w:rFonts w:ascii="Arial" w:hAnsi="Arial" w:cs="Arial"/>
          <w:color w:val="222222"/>
          <w:sz w:val="18"/>
          <w:szCs w:val="18"/>
        </w:rPr>
      </w:pPr>
      <w:ins w:id="4764"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 deoarece în acest caz se aplică regula priorităţii de dreapta;</w:t>
        </w:r>
      </w:ins>
    </w:p>
    <w:p w:rsidR="00AE1230" w:rsidRPr="00912738" w:rsidRDefault="00AE1230" w:rsidP="00912738">
      <w:pPr>
        <w:shd w:val="clear" w:color="auto" w:fill="FCFDFD"/>
        <w:spacing w:after="30" w:line="240" w:lineRule="auto"/>
        <w:rPr>
          <w:ins w:id="4765" w:author="Unknown"/>
          <w:rFonts w:ascii="Arial" w:hAnsi="Arial" w:cs="Arial"/>
          <w:color w:val="222222"/>
          <w:sz w:val="18"/>
          <w:szCs w:val="18"/>
        </w:rPr>
      </w:pPr>
      <w:ins w:id="4766"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 deoarece ambulanţa nu face parte din categoria autovehiculelor cu regim prioritar;</w:t>
        </w:r>
      </w:ins>
    </w:p>
    <w:p w:rsidR="00AE1230" w:rsidRPr="00912738" w:rsidRDefault="00AE1230" w:rsidP="00912738">
      <w:pPr>
        <w:shd w:val="clear" w:color="auto" w:fill="33FF33"/>
        <w:spacing w:after="30" w:line="240" w:lineRule="auto"/>
        <w:rPr>
          <w:ins w:id="4767" w:author="Unknown"/>
          <w:rFonts w:ascii="Arial" w:hAnsi="Arial" w:cs="Arial"/>
          <w:color w:val="222222"/>
          <w:sz w:val="18"/>
          <w:szCs w:val="18"/>
        </w:rPr>
      </w:pPr>
      <w:ins w:id="4768"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da.</w:t>
        </w:r>
      </w:ins>
    </w:p>
    <w:p w:rsidR="00AE1230" w:rsidRPr="00912738" w:rsidRDefault="00AE1230" w:rsidP="00912738">
      <w:pPr>
        <w:shd w:val="clear" w:color="auto" w:fill="5C9CCC"/>
        <w:spacing w:after="0" w:line="240" w:lineRule="auto"/>
        <w:rPr>
          <w:ins w:id="4769" w:author="Unknown"/>
          <w:rFonts w:ascii="Arial" w:hAnsi="Arial" w:cs="Arial"/>
          <w:b/>
          <w:bCs/>
          <w:color w:val="FFFFFF"/>
          <w:sz w:val="18"/>
          <w:szCs w:val="18"/>
        </w:rPr>
      </w:pPr>
      <w:ins w:id="4770"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771" w:author="Unknown"/>
          <w:rFonts w:ascii="Arial" w:hAnsi="Arial" w:cs="Arial"/>
          <w:color w:val="222222"/>
          <w:sz w:val="18"/>
          <w:szCs w:val="18"/>
        </w:rPr>
      </w:pPr>
      <w:ins w:id="4772"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"http://e-drpciv.ro/tag/intrebari-categoria-B1" </w:instrText>
        </w:r>
      </w:ins>
      <w:r w:rsidRPr="009316C1">
        <w:rPr>
          <w:rFonts w:ascii="Arial" w:hAnsi="Arial" w:cs="Arial"/>
          <w:color w:val="222222"/>
          <w:sz w:val="18"/>
          <w:szCs w:val="18"/>
        </w:rPr>
      </w:r>
      <w:ins w:id="4773" w:author="Unknown">
        <w:r w:rsidRPr="00912738">
          <w:rPr>
            <w:rFonts w:ascii="Arial" w:hAnsi="Arial" w:cs="Arial"/>
            <w:color w:val="222222"/>
            <w:sz w:val="18"/>
            <w:szCs w:val="18"/>
          </w:rPr>
          <w:fldChar w:fldCharType="separate"/>
        </w:r>
        <w:r w:rsidRPr="00912738">
          <w:rPr>
            <w:rFonts w:ascii="Arial" w:hAnsi="Arial" w:cs="Arial"/>
            <w:b/>
            <w:bCs/>
            <w:color w:val="000000"/>
            <w:sz w:val="18"/>
          </w:rPr>
          <w:t>intrebari categoria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4774" w:author="Unknown">
        <w:r w:rsidRPr="00912738">
          <w:rPr>
            <w:rFonts w:ascii="Arial" w:hAnsi="Arial" w:cs="Arial"/>
            <w:color w:val="222222"/>
            <w:sz w:val="18"/>
            <w:szCs w:val="18"/>
          </w:rPr>
          <w:fldChar w:fldCharType="separate"/>
        </w:r>
        <w:r w:rsidRPr="00912738">
          <w:rPr>
            <w:rFonts w:ascii="Arial" w:hAnsi="Arial" w:cs="Arial"/>
            <w:color w:val="000000"/>
            <w:sz w:val="18"/>
            <w:u w:val="single"/>
          </w:rPr>
          <w:t>drpciv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775" w:author="Unknown"/>
          <w:rFonts w:ascii="Arial" w:hAnsi="Arial" w:cs="Arial"/>
          <w:color w:val="222222"/>
          <w:sz w:val="18"/>
          <w:szCs w:val="18"/>
        </w:rPr>
      </w:pPr>
      <w:ins w:id="4776"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"http://e-drpciv.ro/poze2/957.jpg" </w:instrText>
        </w:r>
      </w:ins>
      <w:r w:rsidRPr="009316C1">
        <w:rPr>
          <w:rFonts w:ascii="Arial" w:hAnsi="Arial" w:cs="Arial"/>
          <w:color w:val="222222"/>
          <w:sz w:val="18"/>
          <w:szCs w:val="18"/>
        </w:rPr>
      </w:r>
      <w:ins w:id="4777" w:author="Unknown">
        <w:r w:rsidRPr="00912738">
          <w:rPr>
            <w:rFonts w:ascii="Arial" w:hAnsi="Arial" w:cs="Arial"/>
            <w:color w:val="222222"/>
            <w:sz w:val="18"/>
            <w:szCs w:val="18"/>
          </w:rPr>
          <w:fldChar w:fldCharType="separate"/>
        </w:r>
      </w:ins>
      <w:r>
        <w:rPr>
          <w:noProof/>
        </w:rPr>
        <w:pict>
          <v:shape id="Picture 326" o:spid="_x0000_s1344" type="#_x0000_t75" alt="http://e-drpciv.ro/poze2/957.jpg" href="http://e-drpciv.ro/poze2/957.j" style="position:absolute;margin-left:65pt;margin-top:0;width:105pt;height:78.75pt;z-index:251983872;visibility:visible;mso-wrap-distance-left:0;mso-wrap-distance-right:0;mso-position-horizontal:right;mso-position-horizontal-relative:text;mso-position-vertical-relative:line" o:allowoverlap="f" o:button="t">
            <v:fill o:detectmouseclick="t"/>
            <v:imagedata r:id="rId2525" o:title=""/>
            <w10:wrap type="square"/>
          </v:shape>
        </w:pict>
      </w:r>
      <w:ins w:id="4778"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779" w:author="Unknown"/>
          <w:rFonts w:ascii="Tahoma" w:hAnsi="Tahoma" w:cs="Tahoma"/>
          <w:b/>
          <w:bCs/>
          <w:color w:val="222222"/>
          <w:sz w:val="21"/>
          <w:szCs w:val="21"/>
        </w:rPr>
      </w:pPr>
      <w:ins w:id="4780"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"http://e-drpciv.ro/intrebare/957/politistul_din_intersectie_semnalizeaza_conducatorul_auto_sa_mareasca_viteza_cum_trebuie_sa_procedeze_acesta" </w:instrText>
        </w:r>
      </w:ins>
      <w:r w:rsidRPr="009316C1">
        <w:rPr>
          <w:rFonts w:ascii="Tahoma" w:hAnsi="Tahoma" w:cs="Tahoma"/>
          <w:b/>
          <w:bCs/>
          <w:color w:val="222222"/>
          <w:sz w:val="21"/>
          <w:szCs w:val="21"/>
        </w:rPr>
      </w:r>
      <w:ins w:id="4781"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957. Poliţistul din intersecţie semnalizează conducătorul auto să mărească viteza. Cum trebuie să procedeze acesta?</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782" w:author="Unknown"/>
          <w:rFonts w:ascii="Arial" w:hAnsi="Arial" w:cs="Arial"/>
          <w:color w:val="222222"/>
          <w:sz w:val="18"/>
          <w:szCs w:val="18"/>
        </w:rPr>
      </w:pPr>
      <w:ins w:id="4783"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respecte semnalul poliţistului;</w:t>
        </w:r>
      </w:ins>
    </w:p>
    <w:p w:rsidR="00AE1230" w:rsidRPr="00912738" w:rsidRDefault="00AE1230" w:rsidP="00912738">
      <w:pPr>
        <w:shd w:val="clear" w:color="auto" w:fill="FCFDFD"/>
        <w:spacing w:after="30" w:line="240" w:lineRule="auto"/>
        <w:rPr>
          <w:ins w:id="4784" w:author="Unknown"/>
          <w:rFonts w:ascii="Arial" w:hAnsi="Arial" w:cs="Arial"/>
          <w:color w:val="222222"/>
          <w:sz w:val="18"/>
          <w:szCs w:val="18"/>
        </w:rPr>
      </w:pPr>
      <w:ins w:id="4785"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aştepte lumina verde a semaforului;</w:t>
        </w:r>
      </w:ins>
    </w:p>
    <w:p w:rsidR="00AE1230" w:rsidRPr="00912738" w:rsidRDefault="00AE1230" w:rsidP="00912738">
      <w:pPr>
        <w:shd w:val="clear" w:color="auto" w:fill="FCFDFD"/>
        <w:spacing w:after="30" w:line="240" w:lineRule="auto"/>
        <w:rPr>
          <w:ins w:id="4786" w:author="Unknown"/>
          <w:rFonts w:ascii="Arial" w:hAnsi="Arial" w:cs="Arial"/>
          <w:color w:val="222222"/>
          <w:sz w:val="18"/>
          <w:szCs w:val="18"/>
        </w:rPr>
      </w:pPr>
      <w:ins w:id="4787"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acorde prioritate, apoi să îşi continue deplasarea.</w:t>
        </w:r>
      </w:ins>
    </w:p>
    <w:p w:rsidR="00AE1230" w:rsidRPr="00912738" w:rsidRDefault="00AE1230" w:rsidP="00912738">
      <w:pPr>
        <w:shd w:val="clear" w:color="auto" w:fill="5C9CCC"/>
        <w:spacing w:after="0" w:line="240" w:lineRule="auto"/>
        <w:rPr>
          <w:ins w:id="4788" w:author="Unknown"/>
          <w:rFonts w:ascii="Arial" w:hAnsi="Arial" w:cs="Arial"/>
          <w:b/>
          <w:bCs/>
          <w:color w:val="FFFFFF"/>
          <w:sz w:val="18"/>
          <w:szCs w:val="18"/>
        </w:rPr>
      </w:pPr>
      <w:ins w:id="4789"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790" w:author="Unknown"/>
          <w:rFonts w:ascii="Arial" w:hAnsi="Arial" w:cs="Arial"/>
          <w:color w:val="222222"/>
          <w:sz w:val="18"/>
          <w:szCs w:val="18"/>
        </w:rPr>
      </w:pPr>
      <w:ins w:id="4791"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"http://e-drpciv.ro/tag/permis-auto-cat-b1" </w:instrText>
        </w:r>
      </w:ins>
      <w:r w:rsidRPr="009316C1">
        <w:rPr>
          <w:rFonts w:ascii="Arial" w:hAnsi="Arial" w:cs="Arial"/>
          <w:color w:val="222222"/>
          <w:sz w:val="18"/>
          <w:szCs w:val="18"/>
        </w:rPr>
      </w:r>
      <w:ins w:id="4792"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auto cat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4793"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sala</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794" w:author="Unknown"/>
          <w:rFonts w:ascii="Arial" w:hAnsi="Arial" w:cs="Arial"/>
          <w:color w:val="222222"/>
          <w:sz w:val="18"/>
          <w:szCs w:val="18"/>
        </w:rPr>
      </w:pPr>
      <w:ins w:id="4795"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"http://e-drpciv.ro/poze2/310.jpg" </w:instrText>
        </w:r>
      </w:ins>
      <w:r w:rsidRPr="009316C1">
        <w:rPr>
          <w:rFonts w:ascii="Arial" w:hAnsi="Arial" w:cs="Arial"/>
          <w:color w:val="222222"/>
          <w:sz w:val="18"/>
          <w:szCs w:val="18"/>
        </w:rPr>
      </w:r>
      <w:ins w:id="4796" w:author="Unknown">
        <w:r w:rsidRPr="00912738">
          <w:rPr>
            <w:rFonts w:ascii="Arial" w:hAnsi="Arial" w:cs="Arial"/>
            <w:color w:val="222222"/>
            <w:sz w:val="18"/>
            <w:szCs w:val="18"/>
          </w:rPr>
          <w:fldChar w:fldCharType="separate"/>
        </w:r>
      </w:ins>
      <w:r>
        <w:rPr>
          <w:noProof/>
        </w:rPr>
        <w:pict>
          <v:shape id="Picture 327" o:spid="_x0000_s1345" type="#_x0000_t75" alt="http://e-drpciv.ro/poze2/310.jpg" href="http://e-drpciv.ro/poze2/310.j" style="position:absolute;margin-left:65pt;margin-top:0;width:105pt;height:78.75pt;z-index:251984896;visibility:visible;mso-wrap-distance-left:0;mso-wrap-distance-right:0;mso-position-horizontal:right;mso-position-horizontal-relative:text;mso-position-vertical-relative:line" o:allowoverlap="f" o:button="t">
            <v:fill o:detectmouseclick="t"/>
            <v:imagedata r:id="rId2526" o:title=""/>
            <w10:wrap type="square"/>
          </v:shape>
        </w:pict>
      </w:r>
      <w:ins w:id="4797"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798" w:author="Unknown"/>
          <w:rFonts w:ascii="Tahoma" w:hAnsi="Tahoma" w:cs="Tahoma"/>
          <w:b/>
          <w:bCs/>
          <w:color w:val="222222"/>
          <w:sz w:val="21"/>
          <w:szCs w:val="21"/>
        </w:rPr>
      </w:pPr>
      <w:ins w:id="4799"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"http://e-drpciv.ro/intrebare/310/care_dintre_autovehicule_isi_poate_continua_deplasarea" </w:instrText>
        </w:r>
      </w:ins>
      <w:r w:rsidRPr="009316C1">
        <w:rPr>
          <w:rFonts w:ascii="Tahoma" w:hAnsi="Tahoma" w:cs="Tahoma"/>
          <w:b/>
          <w:bCs/>
          <w:color w:val="222222"/>
          <w:sz w:val="21"/>
          <w:szCs w:val="21"/>
        </w:rPr>
      </w:r>
      <w:ins w:id="4800"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310. Care dintre autovehicule îşi poate continua deplasarea?</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801" w:author="Unknown"/>
          <w:rFonts w:ascii="Arial" w:hAnsi="Arial" w:cs="Arial"/>
          <w:color w:val="222222"/>
          <w:sz w:val="18"/>
          <w:szCs w:val="18"/>
        </w:rPr>
      </w:pPr>
      <w:ins w:id="4802"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toate trei;</w:t>
        </w:r>
      </w:ins>
    </w:p>
    <w:p w:rsidR="00AE1230" w:rsidRPr="00912738" w:rsidRDefault="00AE1230" w:rsidP="00912738">
      <w:pPr>
        <w:shd w:val="clear" w:color="auto" w:fill="33FF33"/>
        <w:spacing w:after="30" w:line="240" w:lineRule="auto"/>
        <w:rPr>
          <w:ins w:id="4803" w:author="Unknown"/>
          <w:rFonts w:ascii="Arial" w:hAnsi="Arial" w:cs="Arial"/>
          <w:color w:val="222222"/>
          <w:sz w:val="18"/>
          <w:szCs w:val="18"/>
        </w:rPr>
      </w:pPr>
      <w:ins w:id="4804"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autobuzul şi autocamionul;</w:t>
        </w:r>
      </w:ins>
    </w:p>
    <w:p w:rsidR="00AE1230" w:rsidRPr="00912738" w:rsidRDefault="00AE1230" w:rsidP="00912738">
      <w:pPr>
        <w:shd w:val="clear" w:color="auto" w:fill="FCFDFD"/>
        <w:spacing w:after="30" w:line="240" w:lineRule="auto"/>
        <w:rPr>
          <w:ins w:id="4805" w:author="Unknown"/>
          <w:rFonts w:ascii="Arial" w:hAnsi="Arial" w:cs="Arial"/>
          <w:color w:val="222222"/>
          <w:sz w:val="18"/>
          <w:szCs w:val="18"/>
        </w:rPr>
      </w:pPr>
      <w:ins w:id="4806"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autoturismul.</w:t>
        </w:r>
      </w:ins>
    </w:p>
    <w:p w:rsidR="00AE1230" w:rsidRPr="00912738" w:rsidRDefault="00AE1230" w:rsidP="00912738">
      <w:pPr>
        <w:shd w:val="clear" w:color="auto" w:fill="5C9CCC"/>
        <w:spacing w:after="0" w:line="240" w:lineRule="auto"/>
        <w:rPr>
          <w:ins w:id="4807" w:author="Unknown"/>
          <w:rFonts w:ascii="Arial" w:hAnsi="Arial" w:cs="Arial"/>
          <w:b/>
          <w:bCs/>
          <w:color w:val="FFFFFF"/>
          <w:sz w:val="18"/>
          <w:szCs w:val="18"/>
        </w:rPr>
      </w:pPr>
      <w:ins w:id="4808"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809" w:author="Unknown"/>
          <w:rFonts w:ascii="Arial" w:hAnsi="Arial" w:cs="Arial"/>
          <w:color w:val="222222"/>
          <w:sz w:val="18"/>
          <w:szCs w:val="18"/>
        </w:rPr>
      </w:pPr>
      <w:ins w:id="4810"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4811"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4812" w:author="Unknown">
        <w:r w:rsidRPr="00912738">
          <w:rPr>
            <w:rFonts w:ascii="Arial" w:hAnsi="Arial" w:cs="Arial"/>
            <w:color w:val="222222"/>
            <w:sz w:val="18"/>
            <w:szCs w:val="18"/>
          </w:rPr>
          <w:fldChar w:fldCharType="separate"/>
        </w:r>
        <w:r w:rsidRPr="00912738">
          <w:rPr>
            <w:rFonts w:ascii="Arial" w:hAnsi="Arial" w:cs="Arial"/>
            <w:color w:val="000000"/>
            <w:sz w:val="18"/>
            <w:u w:val="single"/>
          </w:rPr>
          <w:t>intrebari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813" w:author="Unknown"/>
          <w:rFonts w:ascii="Tahoma" w:hAnsi="Tahoma" w:cs="Tahoma"/>
          <w:b/>
          <w:bCs/>
          <w:color w:val="222222"/>
          <w:sz w:val="21"/>
          <w:szCs w:val="21"/>
        </w:rPr>
      </w:pPr>
      <w:ins w:id="4814"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"http://e-drpciv.ro/intrebare/196/ce_vehicule_au_voie_sa_patrunda_in_intersectie_la_culoarea_rosie_a_semaforului" </w:instrText>
        </w:r>
      </w:ins>
      <w:r w:rsidRPr="009316C1">
        <w:rPr>
          <w:rFonts w:ascii="Tahoma" w:hAnsi="Tahoma" w:cs="Tahoma"/>
          <w:b/>
          <w:bCs/>
          <w:color w:val="222222"/>
          <w:sz w:val="21"/>
          <w:szCs w:val="21"/>
        </w:rPr>
      </w:r>
      <w:ins w:id="4815"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196. Ce vehicule au voie să pătrundă în intersecţie la culoarea roşie a semaforului?</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816" w:author="Unknown"/>
          <w:rFonts w:ascii="Arial" w:hAnsi="Arial" w:cs="Arial"/>
          <w:color w:val="222222"/>
          <w:sz w:val="18"/>
          <w:szCs w:val="18"/>
        </w:rPr>
      </w:pPr>
      <w:ins w:id="4817"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niciun vehicul, cu excepţia celor destinate stingerii incendiilor, ale ambulanţei şi ale poliţiei, când se deplasează în acţiuni de intervenţie sau în misiuni care impun urgenţă;</w:t>
        </w:r>
      </w:ins>
    </w:p>
    <w:p w:rsidR="00AE1230" w:rsidRPr="00912738" w:rsidRDefault="00AE1230" w:rsidP="00912738">
      <w:pPr>
        <w:shd w:val="clear" w:color="auto" w:fill="FCFDFD"/>
        <w:spacing w:after="30" w:line="240" w:lineRule="auto"/>
        <w:rPr>
          <w:ins w:id="4818" w:author="Unknown"/>
          <w:rFonts w:ascii="Arial" w:hAnsi="Arial" w:cs="Arial"/>
          <w:color w:val="222222"/>
          <w:sz w:val="18"/>
          <w:szCs w:val="18"/>
        </w:rPr>
      </w:pPr>
      <w:ins w:id="4819"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autovehiculele care virează la stânga;</w:t>
        </w:r>
      </w:ins>
    </w:p>
    <w:p w:rsidR="00AE1230" w:rsidRPr="00912738" w:rsidRDefault="00AE1230" w:rsidP="00912738">
      <w:pPr>
        <w:shd w:val="clear" w:color="auto" w:fill="FCFDFD"/>
        <w:spacing w:after="30" w:line="240" w:lineRule="auto"/>
        <w:rPr>
          <w:ins w:id="4820" w:author="Unknown"/>
          <w:rFonts w:ascii="Arial" w:hAnsi="Arial" w:cs="Arial"/>
          <w:color w:val="222222"/>
          <w:sz w:val="18"/>
          <w:szCs w:val="18"/>
        </w:rPr>
      </w:pPr>
      <w:ins w:id="4821"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autovehiculele poliţiei şi cele care execută virajul la stânga.</w:t>
        </w:r>
      </w:ins>
    </w:p>
    <w:p w:rsidR="00AE1230" w:rsidRPr="00912738" w:rsidRDefault="00AE1230" w:rsidP="00912738">
      <w:pPr>
        <w:shd w:val="clear" w:color="auto" w:fill="5C9CCC"/>
        <w:spacing w:after="0" w:line="240" w:lineRule="auto"/>
        <w:rPr>
          <w:ins w:id="4822" w:author="Unknown"/>
          <w:rFonts w:ascii="Arial" w:hAnsi="Arial" w:cs="Arial"/>
          <w:b/>
          <w:bCs/>
          <w:color w:val="FFFFFF"/>
          <w:sz w:val="18"/>
          <w:szCs w:val="18"/>
        </w:rPr>
      </w:pPr>
      <w:ins w:id="4823"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824" w:author="Unknown"/>
          <w:rFonts w:ascii="Arial" w:hAnsi="Arial" w:cs="Arial"/>
          <w:color w:val="222222"/>
          <w:sz w:val="18"/>
          <w:szCs w:val="18"/>
        </w:rPr>
      </w:pPr>
      <w:ins w:id="4825"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4826"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4827" w:author="Unknown">
        <w:r w:rsidRPr="00912738">
          <w:rPr>
            <w:rFonts w:ascii="Arial" w:hAnsi="Arial" w:cs="Arial"/>
            <w:color w:val="222222"/>
            <w:sz w:val="18"/>
            <w:szCs w:val="18"/>
          </w:rPr>
          <w:fldChar w:fldCharType="separate"/>
        </w:r>
        <w:r w:rsidRPr="00912738">
          <w:rPr>
            <w:rFonts w:ascii="Arial" w:hAnsi="Arial" w:cs="Arial"/>
            <w:b/>
            <w:bCs/>
            <w:color w:val="000000"/>
            <w:sz w:val="18"/>
          </w:rPr>
          <w:t>examen sala</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828" w:author="Unknown"/>
          <w:rFonts w:ascii="Tahoma" w:hAnsi="Tahoma" w:cs="Tahoma"/>
          <w:b/>
          <w:bCs/>
          <w:color w:val="222222"/>
          <w:sz w:val="21"/>
          <w:szCs w:val="21"/>
        </w:rPr>
      </w:pPr>
      <w:ins w:id="4829"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"http://e-drpciv.ro/intrebare/1050/ce_obligatii_ii_revin_conducatorului_de_autovehicul_care_a_accidentat_un_pieton_ce_a_traversat_strada_printr-un_loc_nepermis" </w:instrText>
        </w:r>
      </w:ins>
      <w:r w:rsidRPr="009316C1">
        <w:rPr>
          <w:rFonts w:ascii="Tahoma" w:hAnsi="Tahoma" w:cs="Tahoma"/>
          <w:b/>
          <w:bCs/>
          <w:color w:val="222222"/>
          <w:sz w:val="21"/>
          <w:szCs w:val="21"/>
        </w:rPr>
      </w:r>
      <w:ins w:id="4830"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1050. Ce obligaţii îi revin conducătorului de autovehicul care a accidentat un pieton ce a traversat strada printr-un loc nepermis?</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831" w:author="Unknown"/>
          <w:rFonts w:ascii="Arial" w:hAnsi="Arial" w:cs="Arial"/>
          <w:color w:val="222222"/>
          <w:sz w:val="18"/>
          <w:szCs w:val="18"/>
        </w:rPr>
      </w:pPr>
      <w:ins w:id="4832"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se prezinte de urgenţă la cea mai apropiată unitate de poliţie;</w:t>
        </w:r>
      </w:ins>
    </w:p>
    <w:p w:rsidR="00AE1230" w:rsidRPr="00912738" w:rsidRDefault="00AE1230" w:rsidP="00912738">
      <w:pPr>
        <w:shd w:val="clear" w:color="auto" w:fill="FCFDFD"/>
        <w:spacing w:after="30" w:line="240" w:lineRule="auto"/>
        <w:rPr>
          <w:ins w:id="4833" w:author="Unknown"/>
          <w:rFonts w:ascii="Arial" w:hAnsi="Arial" w:cs="Arial"/>
          <w:color w:val="222222"/>
          <w:sz w:val="18"/>
          <w:szCs w:val="18"/>
        </w:rPr>
      </w:pPr>
      <w:ins w:id="4834"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întrucât nu este vinovat de accident, poate părăsi locul faptei;</w:t>
        </w:r>
      </w:ins>
    </w:p>
    <w:p w:rsidR="00AE1230" w:rsidRPr="00912738" w:rsidRDefault="00AE1230" w:rsidP="00912738">
      <w:pPr>
        <w:shd w:val="clear" w:color="auto" w:fill="33FF33"/>
        <w:spacing w:after="30" w:line="240" w:lineRule="auto"/>
        <w:rPr>
          <w:ins w:id="4835" w:author="Unknown"/>
          <w:rFonts w:ascii="Arial" w:hAnsi="Arial" w:cs="Arial"/>
          <w:color w:val="222222"/>
          <w:sz w:val="18"/>
          <w:szCs w:val="18"/>
        </w:rPr>
      </w:pPr>
      <w:ins w:id="4836"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anunţe poliţia şi, în lipsa altor mijloace de transport, să-l transporte el însuşi la cea mai apropiată unitate sanitară, apoi să se întoarcă la locul accidentului.</w:t>
        </w:r>
      </w:ins>
    </w:p>
    <w:p w:rsidR="00AE1230" w:rsidRPr="00912738" w:rsidRDefault="00AE1230" w:rsidP="00912738">
      <w:pPr>
        <w:shd w:val="clear" w:color="auto" w:fill="5C9CCC"/>
        <w:spacing w:after="0" w:line="240" w:lineRule="auto"/>
        <w:rPr>
          <w:ins w:id="4837" w:author="Unknown"/>
          <w:rFonts w:ascii="Arial" w:hAnsi="Arial" w:cs="Arial"/>
          <w:b/>
          <w:bCs/>
          <w:color w:val="FFFFFF"/>
          <w:sz w:val="18"/>
          <w:szCs w:val="18"/>
        </w:rPr>
      </w:pPr>
      <w:ins w:id="4838"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839" w:author="Unknown"/>
          <w:rFonts w:ascii="Arial" w:hAnsi="Arial" w:cs="Arial"/>
          <w:color w:val="222222"/>
          <w:sz w:val="18"/>
          <w:szCs w:val="18"/>
        </w:rPr>
      </w:pPr>
      <w:ins w:id="4840"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"http://e-drpciv.ro/tag/permis-auto-cat-B" </w:instrText>
        </w:r>
      </w:ins>
      <w:r w:rsidRPr="009316C1">
        <w:rPr>
          <w:rFonts w:ascii="Arial" w:hAnsi="Arial" w:cs="Arial"/>
          <w:color w:val="222222"/>
          <w:sz w:val="18"/>
          <w:szCs w:val="18"/>
        </w:rPr>
      </w:r>
      <w:ins w:id="4841" w:author="Unknown">
        <w:r w:rsidRPr="00912738">
          <w:rPr>
            <w:rFonts w:ascii="Arial" w:hAnsi="Arial" w:cs="Arial"/>
            <w:color w:val="222222"/>
            <w:sz w:val="18"/>
            <w:szCs w:val="18"/>
          </w:rPr>
          <w:fldChar w:fldCharType="separate"/>
        </w:r>
        <w:r w:rsidRPr="00912738">
          <w:rPr>
            <w:rFonts w:ascii="Arial" w:hAnsi="Arial" w:cs="Arial"/>
            <w:b/>
            <w:bCs/>
            <w:color w:val="000000"/>
            <w:sz w:val="18"/>
          </w:rPr>
          <w:t>permis auto cat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4842"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843" w:author="Unknown"/>
          <w:rFonts w:ascii="Arial" w:hAnsi="Arial" w:cs="Arial"/>
          <w:color w:val="222222"/>
          <w:sz w:val="18"/>
          <w:szCs w:val="18"/>
        </w:rPr>
      </w:pPr>
      <w:ins w:id="4844"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"http://e-drpciv.ro/poze2/905.jpg" </w:instrText>
        </w:r>
      </w:ins>
      <w:r w:rsidRPr="009316C1">
        <w:rPr>
          <w:rFonts w:ascii="Arial" w:hAnsi="Arial" w:cs="Arial"/>
          <w:color w:val="222222"/>
          <w:sz w:val="18"/>
          <w:szCs w:val="18"/>
        </w:rPr>
      </w:r>
      <w:ins w:id="4845" w:author="Unknown">
        <w:r w:rsidRPr="00912738">
          <w:rPr>
            <w:rFonts w:ascii="Arial" w:hAnsi="Arial" w:cs="Arial"/>
            <w:color w:val="222222"/>
            <w:sz w:val="18"/>
            <w:szCs w:val="18"/>
          </w:rPr>
          <w:fldChar w:fldCharType="separate"/>
        </w:r>
      </w:ins>
      <w:r>
        <w:rPr>
          <w:noProof/>
        </w:rPr>
        <w:pict>
          <v:shape id="Picture 328" o:spid="_x0000_s1346" type="#_x0000_t75" alt="http://e-drpciv.ro/poze2/905.jpg" href="http://e-drpciv.ro/poze2/905.j" style="position:absolute;margin-left:65pt;margin-top:0;width:105pt;height:78.75pt;z-index:251985920;visibility:visible;mso-wrap-distance-left:0;mso-wrap-distance-right:0;mso-position-horizontal:right;mso-position-horizontal-relative:text;mso-position-vertical-relative:line" o:allowoverlap="f" o:button="t">
            <v:fill o:detectmouseclick="t"/>
            <v:imagedata r:id="rId2527" o:title=""/>
            <w10:wrap type="square"/>
          </v:shape>
        </w:pict>
      </w:r>
      <w:ins w:id="4846"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847" w:author="Unknown"/>
          <w:rFonts w:ascii="Tahoma" w:hAnsi="Tahoma" w:cs="Tahoma"/>
          <w:b/>
          <w:bCs/>
          <w:color w:val="222222"/>
          <w:sz w:val="21"/>
          <w:szCs w:val="21"/>
        </w:rPr>
      </w:pPr>
      <w:ins w:id="4848"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"http://e-drpciv.ro/intrebare/905/ce_indica_semnalul_agentului_de_circulatie" </w:instrText>
        </w:r>
      </w:ins>
      <w:r w:rsidRPr="009316C1">
        <w:rPr>
          <w:rFonts w:ascii="Tahoma" w:hAnsi="Tahoma" w:cs="Tahoma"/>
          <w:b/>
          <w:bCs/>
          <w:color w:val="222222"/>
          <w:sz w:val="21"/>
          <w:szCs w:val="21"/>
        </w:rPr>
      </w:r>
      <w:ins w:id="4849"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905. Ce indică semnalul agentului de circulaţie?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850" w:author="Unknown"/>
          <w:rFonts w:ascii="Arial" w:hAnsi="Arial" w:cs="Arial"/>
          <w:color w:val="222222"/>
          <w:sz w:val="18"/>
          <w:szCs w:val="18"/>
        </w:rPr>
      </w:pPr>
      <w:ins w:id="4851"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reduceţi viteza;</w:t>
        </w:r>
      </w:ins>
    </w:p>
    <w:p w:rsidR="00AE1230" w:rsidRPr="00912738" w:rsidRDefault="00AE1230" w:rsidP="00912738">
      <w:pPr>
        <w:shd w:val="clear" w:color="auto" w:fill="33FF33"/>
        <w:spacing w:after="30" w:line="240" w:lineRule="auto"/>
        <w:rPr>
          <w:ins w:id="4852" w:author="Unknown"/>
          <w:rFonts w:ascii="Arial" w:hAnsi="Arial" w:cs="Arial"/>
          <w:color w:val="222222"/>
          <w:sz w:val="18"/>
          <w:szCs w:val="18"/>
        </w:rPr>
      </w:pPr>
      <w:ins w:id="4853"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oprire;</w:t>
        </w:r>
      </w:ins>
    </w:p>
    <w:p w:rsidR="00AE1230" w:rsidRPr="00912738" w:rsidRDefault="00AE1230" w:rsidP="00912738">
      <w:pPr>
        <w:shd w:val="clear" w:color="auto" w:fill="FCFDFD"/>
        <w:spacing w:after="30" w:line="240" w:lineRule="auto"/>
        <w:rPr>
          <w:ins w:id="4854" w:author="Unknown"/>
          <w:rFonts w:ascii="Arial" w:hAnsi="Arial" w:cs="Arial"/>
          <w:color w:val="222222"/>
          <w:sz w:val="18"/>
          <w:szCs w:val="18"/>
        </w:rPr>
      </w:pPr>
      <w:ins w:id="4855"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măriţi viteza.</w:t>
        </w:r>
      </w:ins>
    </w:p>
    <w:p w:rsidR="00AE1230" w:rsidRPr="00912738" w:rsidRDefault="00AE1230" w:rsidP="00912738">
      <w:pPr>
        <w:shd w:val="clear" w:color="auto" w:fill="5C9CCC"/>
        <w:spacing w:after="0" w:line="240" w:lineRule="auto"/>
        <w:rPr>
          <w:ins w:id="4856" w:author="Unknown"/>
          <w:rFonts w:ascii="Arial" w:hAnsi="Arial" w:cs="Arial"/>
          <w:b/>
          <w:bCs/>
          <w:color w:val="FFFFFF"/>
          <w:sz w:val="18"/>
          <w:szCs w:val="18"/>
        </w:rPr>
      </w:pPr>
      <w:ins w:id="4857"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858" w:author="Unknown"/>
          <w:rFonts w:ascii="Arial" w:hAnsi="Arial" w:cs="Arial"/>
          <w:color w:val="222222"/>
          <w:sz w:val="18"/>
          <w:szCs w:val="18"/>
        </w:rPr>
      </w:pPr>
      <w:ins w:id="4859"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4860"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4861" w:author="Unknown">
        <w:r w:rsidRPr="00912738">
          <w:rPr>
            <w:rFonts w:ascii="Arial" w:hAnsi="Arial" w:cs="Arial"/>
            <w:color w:val="222222"/>
            <w:sz w:val="18"/>
            <w:szCs w:val="18"/>
          </w:rPr>
          <w:fldChar w:fldCharType="separate"/>
        </w:r>
        <w:r w:rsidRPr="00912738">
          <w:rPr>
            <w:rFonts w:ascii="Arial" w:hAnsi="Arial" w:cs="Arial"/>
            <w:color w:val="000000"/>
            <w:sz w:val="18"/>
            <w:u w:val="single"/>
          </w:rPr>
          <w:t>chestionare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862" w:author="Unknown"/>
          <w:rFonts w:ascii="Tahoma" w:hAnsi="Tahoma" w:cs="Tahoma"/>
          <w:b/>
          <w:bCs/>
          <w:color w:val="222222"/>
          <w:sz w:val="21"/>
          <w:szCs w:val="21"/>
        </w:rPr>
      </w:pPr>
      <w:ins w:id="4863"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"http://e-drpciv.ro/intrebare/719/in_ce_situatie_se_poate_incalca_marcajul_longitudinal_continuu_al_axului_drumului" </w:instrText>
        </w:r>
      </w:ins>
      <w:r w:rsidRPr="009316C1">
        <w:rPr>
          <w:rFonts w:ascii="Tahoma" w:hAnsi="Tahoma" w:cs="Tahoma"/>
          <w:b/>
          <w:bCs/>
          <w:color w:val="222222"/>
          <w:sz w:val="21"/>
          <w:szCs w:val="21"/>
        </w:rPr>
      </w:r>
      <w:ins w:id="4864"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719. În ce situaţie se poate încălca marcajul longitudinal continuu al axului drumului?</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865" w:author="Unknown"/>
          <w:rFonts w:ascii="Arial" w:hAnsi="Arial" w:cs="Arial"/>
          <w:color w:val="222222"/>
          <w:sz w:val="18"/>
          <w:szCs w:val="18"/>
        </w:rPr>
      </w:pPr>
      <w:ins w:id="4866"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atunci când este format dintr-o singură linie;</w:t>
        </w:r>
      </w:ins>
    </w:p>
    <w:p w:rsidR="00AE1230" w:rsidRPr="00912738" w:rsidRDefault="00AE1230" w:rsidP="00912738">
      <w:pPr>
        <w:shd w:val="clear" w:color="auto" w:fill="33FF33"/>
        <w:spacing w:after="30" w:line="240" w:lineRule="auto"/>
        <w:rPr>
          <w:ins w:id="4867" w:author="Unknown"/>
          <w:rFonts w:ascii="Arial" w:hAnsi="Arial" w:cs="Arial"/>
          <w:color w:val="222222"/>
          <w:sz w:val="18"/>
          <w:szCs w:val="18"/>
        </w:rPr>
      </w:pPr>
      <w:ins w:id="4868"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atunci când linia continuă este însoţită de una discontinuă, dispusă către partea conducătorului;</w:t>
        </w:r>
      </w:ins>
    </w:p>
    <w:p w:rsidR="00AE1230" w:rsidRPr="00912738" w:rsidRDefault="00AE1230" w:rsidP="00912738">
      <w:pPr>
        <w:shd w:val="clear" w:color="auto" w:fill="FCFDFD"/>
        <w:spacing w:after="30" w:line="240" w:lineRule="auto"/>
        <w:rPr>
          <w:ins w:id="4869" w:author="Unknown"/>
          <w:rFonts w:ascii="Arial" w:hAnsi="Arial" w:cs="Arial"/>
          <w:color w:val="222222"/>
          <w:sz w:val="18"/>
          <w:szCs w:val="18"/>
        </w:rPr>
      </w:pPr>
      <w:ins w:id="4870"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atunci când drumul este în aliniament, iar vizibilitatea în faţă este asigurată.</w:t>
        </w:r>
      </w:ins>
    </w:p>
    <w:p w:rsidR="00AE1230" w:rsidRPr="00912738" w:rsidRDefault="00AE1230" w:rsidP="00912738">
      <w:pPr>
        <w:shd w:val="clear" w:color="auto" w:fill="5C9CCC"/>
        <w:spacing w:after="0" w:line="240" w:lineRule="auto"/>
        <w:rPr>
          <w:ins w:id="4871" w:author="Unknown"/>
          <w:rFonts w:ascii="Arial" w:hAnsi="Arial" w:cs="Arial"/>
          <w:b/>
          <w:bCs/>
          <w:color w:val="FFFFFF"/>
          <w:sz w:val="18"/>
          <w:szCs w:val="18"/>
        </w:rPr>
      </w:pPr>
      <w:ins w:id="4872"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873" w:author="Unknown"/>
          <w:rFonts w:ascii="Arial" w:hAnsi="Arial" w:cs="Arial"/>
          <w:color w:val="222222"/>
          <w:sz w:val="18"/>
          <w:szCs w:val="18"/>
        </w:rPr>
      </w:pPr>
      <w:ins w:id="4874"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4875" w:author="Unknown">
        <w:r w:rsidRPr="00912738">
          <w:rPr>
            <w:rFonts w:ascii="Arial" w:hAnsi="Arial" w:cs="Arial"/>
            <w:color w:val="222222"/>
            <w:sz w:val="18"/>
            <w:szCs w:val="18"/>
          </w:rPr>
          <w:fldChar w:fldCharType="separate"/>
        </w:r>
        <w:r w:rsidRPr="00912738">
          <w:rPr>
            <w:rFonts w:ascii="Arial" w:hAnsi="Arial" w:cs="Arial"/>
            <w:b/>
            <w:bCs/>
            <w:color w:val="000000"/>
            <w:sz w:val="18"/>
          </w:rPr>
          <w:t>examen sala</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4876" w:author="Unknown">
        <w:r w:rsidRPr="00912738">
          <w:rPr>
            <w:rFonts w:ascii="Arial" w:hAnsi="Arial" w:cs="Arial"/>
            <w:color w:val="222222"/>
            <w:sz w:val="18"/>
            <w:szCs w:val="18"/>
          </w:rPr>
          <w:fldChar w:fldCharType="separate"/>
        </w:r>
        <w:r w:rsidRPr="00912738">
          <w:rPr>
            <w:rFonts w:ascii="Arial" w:hAnsi="Arial" w:cs="Arial"/>
            <w:color w:val="000000"/>
            <w:sz w:val="18"/>
            <w:u w:val="single"/>
          </w:rPr>
          <w:t>intrebari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877" w:author="Unknown"/>
          <w:rFonts w:ascii="Arial" w:hAnsi="Arial" w:cs="Arial"/>
          <w:color w:val="222222"/>
          <w:sz w:val="18"/>
          <w:szCs w:val="18"/>
        </w:rPr>
      </w:pPr>
      <w:ins w:id="4878"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"http://e-drpciv.ro/poze2/125.jpg" </w:instrText>
        </w:r>
      </w:ins>
      <w:r w:rsidRPr="009316C1">
        <w:rPr>
          <w:rFonts w:ascii="Arial" w:hAnsi="Arial" w:cs="Arial"/>
          <w:color w:val="222222"/>
          <w:sz w:val="18"/>
          <w:szCs w:val="18"/>
        </w:rPr>
      </w:r>
      <w:ins w:id="4879" w:author="Unknown">
        <w:r w:rsidRPr="00912738">
          <w:rPr>
            <w:rFonts w:ascii="Arial" w:hAnsi="Arial" w:cs="Arial"/>
            <w:color w:val="222222"/>
            <w:sz w:val="18"/>
            <w:szCs w:val="18"/>
          </w:rPr>
          <w:fldChar w:fldCharType="separate"/>
        </w:r>
      </w:ins>
      <w:r>
        <w:rPr>
          <w:noProof/>
        </w:rPr>
        <w:pict>
          <v:shape id="Picture 329" o:spid="_x0000_s1347" type="#_x0000_t75" alt="http://e-drpciv.ro/poze2/125.jpg" href="http://e-drpciv.ro/poze2/125.j" style="position:absolute;margin-left:65pt;margin-top:0;width:105pt;height:78.75pt;z-index:251986944;visibility:visible;mso-wrap-distance-left:0;mso-wrap-distance-right:0;mso-position-horizontal:right;mso-position-horizontal-relative:text;mso-position-vertical-relative:line" o:allowoverlap="f" o:button="t">
            <v:fill o:detectmouseclick="t"/>
            <v:imagedata r:id="rId2528" o:title=""/>
            <w10:wrap type="square"/>
          </v:shape>
        </w:pict>
      </w:r>
      <w:ins w:id="4880"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881" w:author="Unknown"/>
          <w:rFonts w:ascii="Tahoma" w:hAnsi="Tahoma" w:cs="Tahoma"/>
          <w:b/>
          <w:bCs/>
          <w:color w:val="222222"/>
          <w:sz w:val="21"/>
          <w:szCs w:val="21"/>
        </w:rPr>
      </w:pPr>
      <w:ins w:id="488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"http://e-drpciv.ro/intrebare/125/ce_semnifica_indicatorul" </w:instrText>
        </w:r>
      </w:ins>
      <w:r w:rsidRPr="009316C1">
        <w:rPr>
          <w:rFonts w:ascii="Tahoma" w:hAnsi="Tahoma" w:cs="Tahoma"/>
          <w:b/>
          <w:bCs/>
          <w:color w:val="222222"/>
          <w:sz w:val="21"/>
          <w:szCs w:val="21"/>
        </w:rPr>
      </w:r>
      <w:ins w:id="488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125. Ce semnifică indicatorul?</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884" w:author="Unknown"/>
          <w:rFonts w:ascii="Arial" w:hAnsi="Arial" w:cs="Arial"/>
          <w:color w:val="222222"/>
          <w:sz w:val="18"/>
          <w:szCs w:val="18"/>
        </w:rPr>
      </w:pPr>
      <w:ins w:id="488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sfârşitul zonei de staţionare cu durată limitată;</w:t>
        </w:r>
      </w:ins>
    </w:p>
    <w:p w:rsidR="00AE1230" w:rsidRPr="00912738" w:rsidRDefault="00AE1230" w:rsidP="00912738">
      <w:pPr>
        <w:shd w:val="clear" w:color="auto" w:fill="FCFDFD"/>
        <w:spacing w:after="30" w:line="240" w:lineRule="auto"/>
        <w:rPr>
          <w:ins w:id="4886" w:author="Unknown"/>
          <w:rFonts w:ascii="Arial" w:hAnsi="Arial" w:cs="Arial"/>
          <w:color w:val="222222"/>
          <w:sz w:val="18"/>
          <w:szCs w:val="18"/>
        </w:rPr>
      </w:pPr>
      <w:ins w:id="488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limitare de viteză la 40 km/h;</w:t>
        </w:r>
      </w:ins>
    </w:p>
    <w:p w:rsidR="00AE1230" w:rsidRPr="00912738" w:rsidRDefault="00AE1230" w:rsidP="00912738">
      <w:pPr>
        <w:shd w:val="clear" w:color="auto" w:fill="33FF33"/>
        <w:spacing w:after="30" w:line="240" w:lineRule="auto"/>
        <w:rPr>
          <w:ins w:id="4888" w:author="Unknown"/>
          <w:rFonts w:ascii="Arial" w:hAnsi="Arial" w:cs="Arial"/>
          <w:color w:val="222222"/>
          <w:sz w:val="18"/>
          <w:szCs w:val="18"/>
        </w:rPr>
      </w:pPr>
      <w:ins w:id="488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sfârşitul zonei în care viteza este limitată la 40 km/h.</w:t>
        </w:r>
      </w:ins>
    </w:p>
    <w:p w:rsidR="00AE1230" w:rsidRPr="00912738" w:rsidRDefault="00AE1230" w:rsidP="00912738">
      <w:pPr>
        <w:shd w:val="clear" w:color="auto" w:fill="5C9CCC"/>
        <w:spacing w:after="0" w:line="240" w:lineRule="auto"/>
        <w:rPr>
          <w:ins w:id="4890" w:author="Unknown"/>
          <w:rFonts w:ascii="Arial" w:hAnsi="Arial" w:cs="Arial"/>
          <w:b/>
          <w:bCs/>
          <w:color w:val="FFFFFF"/>
          <w:sz w:val="18"/>
          <w:szCs w:val="18"/>
        </w:rPr>
      </w:pPr>
      <w:ins w:id="4891"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892" w:author="Unknown"/>
          <w:rFonts w:ascii="Arial" w:hAnsi="Arial" w:cs="Arial"/>
          <w:color w:val="222222"/>
          <w:sz w:val="18"/>
          <w:szCs w:val="18"/>
        </w:rPr>
      </w:pPr>
      <w:ins w:id="4893"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"http://e-drpciv.ro/tag/intrebari-categoria-b" </w:instrText>
        </w:r>
      </w:ins>
      <w:r w:rsidRPr="009316C1">
        <w:rPr>
          <w:rFonts w:ascii="Arial" w:hAnsi="Arial" w:cs="Arial"/>
          <w:color w:val="222222"/>
          <w:sz w:val="18"/>
          <w:szCs w:val="18"/>
        </w:rPr>
      </w:r>
      <w:ins w:id="4894" w:author="Unknown">
        <w:r w:rsidRPr="00912738">
          <w:rPr>
            <w:rFonts w:ascii="Arial" w:hAnsi="Arial" w:cs="Arial"/>
            <w:color w:val="222222"/>
            <w:sz w:val="18"/>
            <w:szCs w:val="18"/>
          </w:rPr>
          <w:fldChar w:fldCharType="separate"/>
        </w:r>
        <w:r w:rsidRPr="00912738">
          <w:rPr>
            <w:rFonts w:ascii="Arial" w:hAnsi="Arial" w:cs="Arial"/>
            <w:b/>
            <w:bCs/>
            <w:color w:val="000000"/>
            <w:sz w:val="18"/>
          </w:rPr>
          <w:t>intrebari categoria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4895" w:author="Unknown">
        <w:r w:rsidRPr="00912738">
          <w:rPr>
            <w:rFonts w:ascii="Arial" w:hAnsi="Arial" w:cs="Arial"/>
            <w:color w:val="222222"/>
            <w:sz w:val="18"/>
            <w:szCs w:val="18"/>
          </w:rPr>
          <w:fldChar w:fldCharType="separate"/>
        </w:r>
        <w:r w:rsidRPr="00912738">
          <w:rPr>
            <w:rFonts w:ascii="Arial" w:hAnsi="Arial" w:cs="Arial"/>
            <w:b/>
            <w:bCs/>
            <w:color w:val="000000"/>
            <w:sz w:val="18"/>
          </w:rPr>
          <w:t>examen sala</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896" w:author="Unknown"/>
          <w:rFonts w:ascii="Arial" w:hAnsi="Arial" w:cs="Arial"/>
          <w:color w:val="222222"/>
          <w:sz w:val="18"/>
          <w:szCs w:val="18"/>
        </w:rPr>
      </w:pPr>
      <w:ins w:id="4897"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"http://e-drpciv.ro/poze2/995.jpg" </w:instrText>
        </w:r>
      </w:ins>
      <w:r w:rsidRPr="009316C1">
        <w:rPr>
          <w:rFonts w:ascii="Arial" w:hAnsi="Arial" w:cs="Arial"/>
          <w:color w:val="222222"/>
          <w:sz w:val="18"/>
          <w:szCs w:val="18"/>
        </w:rPr>
      </w:r>
      <w:ins w:id="4898" w:author="Unknown">
        <w:r w:rsidRPr="00912738">
          <w:rPr>
            <w:rFonts w:ascii="Arial" w:hAnsi="Arial" w:cs="Arial"/>
            <w:color w:val="222222"/>
            <w:sz w:val="18"/>
            <w:szCs w:val="18"/>
          </w:rPr>
          <w:fldChar w:fldCharType="separate"/>
        </w:r>
      </w:ins>
      <w:r>
        <w:rPr>
          <w:noProof/>
        </w:rPr>
        <w:pict>
          <v:shape id="Picture 330" o:spid="_x0000_s1348" type="#_x0000_t75" alt="http://e-drpciv.ro/poze2/995.jpg" href="http://e-drpciv.ro/poze2/995.j" style="position:absolute;margin-left:65pt;margin-top:0;width:105pt;height:78.75pt;z-index:251987968;visibility:visible;mso-wrap-distance-left:0;mso-wrap-distance-right:0;mso-position-horizontal:right;mso-position-horizontal-relative:text;mso-position-vertical-relative:line" o:allowoverlap="f" o:button="t">
            <v:fill o:detectmouseclick="t"/>
            <v:imagedata r:id="rId2529" o:title=""/>
            <w10:wrap type="square"/>
          </v:shape>
        </w:pict>
      </w:r>
      <w:ins w:id="4899"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900" w:author="Unknown"/>
          <w:rFonts w:ascii="Tahoma" w:hAnsi="Tahoma" w:cs="Tahoma"/>
          <w:b/>
          <w:bCs/>
          <w:color w:val="222222"/>
          <w:sz w:val="21"/>
          <w:szCs w:val="21"/>
        </w:rPr>
      </w:pPr>
      <w:ins w:id="4901"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"http://e-drpciv.ro/intrebare/995/puteti_efectua_depasirea_in_situatia_data" </w:instrText>
        </w:r>
      </w:ins>
      <w:r w:rsidRPr="009316C1">
        <w:rPr>
          <w:rFonts w:ascii="Tahoma" w:hAnsi="Tahoma" w:cs="Tahoma"/>
          <w:b/>
          <w:bCs/>
          <w:color w:val="222222"/>
          <w:sz w:val="21"/>
          <w:szCs w:val="21"/>
        </w:rPr>
      </w:r>
      <w:ins w:id="4902"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995. Puteţi efectua depăşirea în situaţia dată?</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903" w:author="Unknown"/>
          <w:rFonts w:ascii="Arial" w:hAnsi="Arial" w:cs="Arial"/>
          <w:color w:val="222222"/>
          <w:sz w:val="18"/>
          <w:szCs w:val="18"/>
        </w:rPr>
      </w:pPr>
      <w:ins w:id="4904"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 deoarece căruţa se deplasează foarte încet;</w:t>
        </w:r>
      </w:ins>
    </w:p>
    <w:p w:rsidR="00AE1230" w:rsidRPr="00912738" w:rsidRDefault="00AE1230" w:rsidP="00912738">
      <w:pPr>
        <w:shd w:val="clear" w:color="auto" w:fill="33FF33"/>
        <w:spacing w:after="30" w:line="240" w:lineRule="auto"/>
        <w:rPr>
          <w:ins w:id="4905" w:author="Unknown"/>
          <w:rFonts w:ascii="Arial" w:hAnsi="Arial" w:cs="Arial"/>
          <w:color w:val="222222"/>
          <w:sz w:val="18"/>
          <w:szCs w:val="18"/>
        </w:rPr>
      </w:pPr>
      <w:ins w:id="4906"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 întrucât depăşirea este interzisă în această situaţie;</w:t>
        </w:r>
      </w:ins>
    </w:p>
    <w:p w:rsidR="00AE1230" w:rsidRPr="00912738" w:rsidRDefault="00AE1230" w:rsidP="00912738">
      <w:pPr>
        <w:shd w:val="clear" w:color="auto" w:fill="FCFDFD"/>
        <w:spacing w:after="30" w:line="240" w:lineRule="auto"/>
        <w:rPr>
          <w:ins w:id="4907" w:author="Unknown"/>
          <w:rFonts w:ascii="Arial" w:hAnsi="Arial" w:cs="Arial"/>
          <w:color w:val="222222"/>
          <w:sz w:val="18"/>
          <w:szCs w:val="18"/>
        </w:rPr>
      </w:pPr>
      <w:ins w:id="4908"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da, dacă funcţionează lumina intermitentă de culoare albă.</w:t>
        </w:r>
      </w:ins>
    </w:p>
    <w:p w:rsidR="00AE1230" w:rsidRPr="00912738" w:rsidRDefault="00AE1230" w:rsidP="00912738">
      <w:pPr>
        <w:shd w:val="clear" w:color="auto" w:fill="5C9CCC"/>
        <w:spacing w:after="0" w:line="240" w:lineRule="auto"/>
        <w:rPr>
          <w:ins w:id="4909" w:author="Unknown"/>
          <w:rFonts w:ascii="Arial" w:hAnsi="Arial" w:cs="Arial"/>
          <w:b/>
          <w:bCs/>
          <w:color w:val="FFFFFF"/>
          <w:sz w:val="18"/>
          <w:szCs w:val="18"/>
        </w:rPr>
      </w:pPr>
      <w:ins w:id="4910"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911" w:author="Unknown"/>
          <w:rFonts w:ascii="Arial" w:hAnsi="Arial" w:cs="Arial"/>
          <w:color w:val="222222"/>
          <w:sz w:val="18"/>
          <w:szCs w:val="18"/>
        </w:rPr>
      </w:pPr>
      <w:ins w:id="4912"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4913"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sala</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"http://e-drpciv.ro/tag/intrebari-categoria-B1" </w:instrText>
        </w:r>
      </w:ins>
      <w:r w:rsidRPr="009316C1">
        <w:rPr>
          <w:rFonts w:ascii="Arial" w:hAnsi="Arial" w:cs="Arial"/>
          <w:color w:val="222222"/>
          <w:sz w:val="18"/>
          <w:szCs w:val="18"/>
        </w:rPr>
      </w:r>
      <w:ins w:id="4914" w:author="Unknown">
        <w:r w:rsidRPr="00912738">
          <w:rPr>
            <w:rFonts w:ascii="Arial" w:hAnsi="Arial" w:cs="Arial"/>
            <w:color w:val="222222"/>
            <w:sz w:val="18"/>
            <w:szCs w:val="18"/>
          </w:rPr>
          <w:fldChar w:fldCharType="separate"/>
        </w:r>
        <w:r w:rsidRPr="00912738">
          <w:rPr>
            <w:rFonts w:ascii="Arial" w:hAnsi="Arial" w:cs="Arial"/>
            <w:color w:val="000000"/>
            <w:sz w:val="18"/>
            <w:u w:val="single"/>
          </w:rPr>
          <w:t>intrebari categoria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915" w:author="Unknown"/>
          <w:rFonts w:ascii="Arial" w:hAnsi="Arial" w:cs="Arial"/>
          <w:color w:val="222222"/>
          <w:sz w:val="18"/>
          <w:szCs w:val="18"/>
        </w:rPr>
      </w:pPr>
      <w:ins w:id="4916"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"http://e-drpciv.ro/poze2/13.jpg" </w:instrText>
        </w:r>
      </w:ins>
      <w:r w:rsidRPr="009316C1">
        <w:rPr>
          <w:rFonts w:ascii="Arial" w:hAnsi="Arial" w:cs="Arial"/>
          <w:color w:val="222222"/>
          <w:sz w:val="18"/>
          <w:szCs w:val="18"/>
        </w:rPr>
      </w:r>
      <w:ins w:id="4917" w:author="Unknown">
        <w:r w:rsidRPr="00912738">
          <w:rPr>
            <w:rFonts w:ascii="Arial" w:hAnsi="Arial" w:cs="Arial"/>
            <w:color w:val="222222"/>
            <w:sz w:val="18"/>
            <w:szCs w:val="18"/>
          </w:rPr>
          <w:fldChar w:fldCharType="separate"/>
        </w:r>
      </w:ins>
      <w:r>
        <w:rPr>
          <w:noProof/>
        </w:rPr>
        <w:pict>
          <v:shape id="Picture 331" o:spid="_x0000_s1349" type="#_x0000_t75" alt="http://e-drpciv.ro/poze2/13.jpg" href="http://e-drpciv.ro/poze2/13.j" style="position:absolute;margin-left:65pt;margin-top:0;width:105pt;height:78.75pt;z-index:251988992;visibility:visible;mso-wrap-distance-left:0;mso-wrap-distance-right:0;mso-position-horizontal:right;mso-position-horizontal-relative:text;mso-position-vertical-relative:line" o:allowoverlap="f" o:button="t">
            <v:fill o:detectmouseclick="t"/>
            <v:imagedata r:id="rId2530" o:title=""/>
            <w10:wrap type="square"/>
          </v:shape>
        </w:pict>
      </w:r>
      <w:ins w:id="4918"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919" w:author="Unknown"/>
          <w:rFonts w:ascii="Tahoma" w:hAnsi="Tahoma" w:cs="Tahoma"/>
          <w:b/>
          <w:bCs/>
          <w:color w:val="222222"/>
          <w:sz w:val="21"/>
          <w:szCs w:val="21"/>
        </w:rPr>
      </w:pPr>
      <w:ins w:id="4920"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"http://e-drpciv.ro/intrebare/13/indicatorul_din_imagine_va_avertizeaza_ca" </w:instrText>
        </w:r>
      </w:ins>
      <w:r w:rsidRPr="009316C1">
        <w:rPr>
          <w:rFonts w:ascii="Tahoma" w:hAnsi="Tahoma" w:cs="Tahoma"/>
          <w:b/>
          <w:bCs/>
          <w:color w:val="222222"/>
          <w:sz w:val="21"/>
          <w:szCs w:val="21"/>
        </w:rPr>
      </w:r>
      <w:ins w:id="4921"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13. Indicatorul din imagine vă avertizează că:</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4922" w:author="Unknown"/>
          <w:rFonts w:ascii="Arial" w:hAnsi="Arial" w:cs="Arial"/>
          <w:color w:val="222222"/>
          <w:sz w:val="18"/>
          <w:szCs w:val="18"/>
        </w:rPr>
      </w:pPr>
      <w:ins w:id="4923"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următoarea intersecţie este dirijată prin semnale luminoase;</w:t>
        </w:r>
      </w:ins>
    </w:p>
    <w:p w:rsidR="00AE1230" w:rsidRPr="00912738" w:rsidRDefault="00AE1230" w:rsidP="00912738">
      <w:pPr>
        <w:shd w:val="clear" w:color="auto" w:fill="FCFDFD"/>
        <w:spacing w:after="30" w:line="240" w:lineRule="auto"/>
        <w:rPr>
          <w:ins w:id="4924" w:author="Unknown"/>
          <w:rFonts w:ascii="Arial" w:hAnsi="Arial" w:cs="Arial"/>
          <w:color w:val="222222"/>
          <w:sz w:val="18"/>
          <w:szCs w:val="18"/>
        </w:rPr>
      </w:pPr>
      <w:ins w:id="4925"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urmează o staţie de transport public de persoane;</w:t>
        </w:r>
      </w:ins>
    </w:p>
    <w:p w:rsidR="00AE1230" w:rsidRPr="00912738" w:rsidRDefault="00AE1230" w:rsidP="00912738">
      <w:pPr>
        <w:shd w:val="clear" w:color="auto" w:fill="FCFDFD"/>
        <w:spacing w:after="30" w:line="240" w:lineRule="auto"/>
        <w:rPr>
          <w:ins w:id="4926" w:author="Unknown"/>
          <w:rFonts w:ascii="Arial" w:hAnsi="Arial" w:cs="Arial"/>
          <w:color w:val="222222"/>
          <w:sz w:val="18"/>
          <w:szCs w:val="18"/>
        </w:rPr>
      </w:pPr>
      <w:ins w:id="4927"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în următoarea intersecţie nu funcţionează semnalizarea luminoasă.</w:t>
        </w:r>
      </w:ins>
    </w:p>
    <w:p w:rsidR="00AE1230" w:rsidRPr="00912738" w:rsidRDefault="00AE1230" w:rsidP="00912738">
      <w:pPr>
        <w:shd w:val="clear" w:color="auto" w:fill="5C9CCC"/>
        <w:spacing w:after="0" w:line="240" w:lineRule="auto"/>
        <w:rPr>
          <w:ins w:id="4928" w:author="Unknown"/>
          <w:rFonts w:ascii="Arial" w:hAnsi="Arial" w:cs="Arial"/>
          <w:b/>
          <w:bCs/>
          <w:color w:val="FFFFFF"/>
          <w:sz w:val="18"/>
          <w:szCs w:val="18"/>
        </w:rPr>
      </w:pPr>
      <w:ins w:id="4929"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930" w:author="Unknown"/>
          <w:rFonts w:ascii="Arial" w:hAnsi="Arial" w:cs="Arial"/>
          <w:color w:val="222222"/>
          <w:sz w:val="18"/>
          <w:szCs w:val="18"/>
        </w:rPr>
      </w:pPr>
      <w:ins w:id="4931"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4932"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"http://e-drpciv.ro/tag/permis-cat-B" </w:instrText>
        </w:r>
      </w:ins>
      <w:r w:rsidRPr="009316C1">
        <w:rPr>
          <w:rFonts w:ascii="Arial" w:hAnsi="Arial" w:cs="Arial"/>
          <w:color w:val="222222"/>
          <w:sz w:val="18"/>
          <w:szCs w:val="18"/>
        </w:rPr>
      </w:r>
      <w:ins w:id="4933" w:author="Unknown">
        <w:r w:rsidRPr="00912738">
          <w:rPr>
            <w:rFonts w:ascii="Arial" w:hAnsi="Arial" w:cs="Arial"/>
            <w:color w:val="222222"/>
            <w:sz w:val="18"/>
            <w:szCs w:val="18"/>
          </w:rPr>
          <w:fldChar w:fldCharType="separate"/>
        </w:r>
        <w:r w:rsidRPr="00912738">
          <w:rPr>
            <w:rFonts w:ascii="Arial" w:hAnsi="Arial" w:cs="Arial"/>
            <w:b/>
            <w:bCs/>
            <w:color w:val="000000"/>
            <w:sz w:val="18"/>
          </w:rPr>
          <w:t>permis cat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934" w:author="Unknown"/>
          <w:rFonts w:ascii="Tahoma" w:hAnsi="Tahoma" w:cs="Tahoma"/>
          <w:b/>
          <w:bCs/>
          <w:color w:val="222222"/>
          <w:sz w:val="21"/>
          <w:szCs w:val="21"/>
        </w:rPr>
      </w:pPr>
      <w:ins w:id="4935"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"http://e-drpciv.ro/intrebare/209/cum_va_asigurati_ca_nu_exista_niciun_pericol_atunci_cand_manevrati_autoturismul_inapoi" </w:instrText>
        </w:r>
      </w:ins>
      <w:r w:rsidRPr="009316C1">
        <w:rPr>
          <w:rFonts w:ascii="Tahoma" w:hAnsi="Tahoma" w:cs="Tahoma"/>
          <w:b/>
          <w:bCs/>
          <w:color w:val="222222"/>
          <w:sz w:val="21"/>
          <w:szCs w:val="21"/>
        </w:rPr>
      </w:r>
      <w:ins w:id="4936"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209. Cum vă asiguraţi că nu există niciun pericol atunci când manevraţi autoturismul înapoi?</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937" w:author="Unknown"/>
          <w:rFonts w:ascii="Arial" w:hAnsi="Arial" w:cs="Arial"/>
          <w:color w:val="222222"/>
          <w:sz w:val="18"/>
          <w:szCs w:val="18"/>
        </w:rPr>
      </w:pPr>
      <w:ins w:id="4938"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aprindeţi lanterna de ceaţă din spate;</w:t>
        </w:r>
      </w:ins>
    </w:p>
    <w:p w:rsidR="00AE1230" w:rsidRPr="00912738" w:rsidRDefault="00AE1230" w:rsidP="00912738">
      <w:pPr>
        <w:shd w:val="clear" w:color="auto" w:fill="FCFDFD"/>
        <w:spacing w:after="30" w:line="240" w:lineRule="auto"/>
        <w:rPr>
          <w:ins w:id="4939" w:author="Unknown"/>
          <w:rFonts w:ascii="Arial" w:hAnsi="Arial" w:cs="Arial"/>
          <w:color w:val="222222"/>
          <w:sz w:val="18"/>
          <w:szCs w:val="18"/>
        </w:rPr>
      </w:pPr>
      <w:ins w:id="4940"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claxonaţi înainte de a pleca;</w:t>
        </w:r>
      </w:ins>
    </w:p>
    <w:p w:rsidR="00AE1230" w:rsidRPr="00912738" w:rsidRDefault="00AE1230" w:rsidP="00912738">
      <w:pPr>
        <w:shd w:val="clear" w:color="auto" w:fill="33FF33"/>
        <w:spacing w:after="30" w:line="240" w:lineRule="auto"/>
        <w:rPr>
          <w:ins w:id="4941" w:author="Unknown"/>
          <w:rFonts w:ascii="Arial" w:hAnsi="Arial" w:cs="Arial"/>
          <w:color w:val="222222"/>
          <w:sz w:val="18"/>
          <w:szCs w:val="18"/>
        </w:rPr>
      </w:pPr>
      <w:ins w:id="4942"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vă asiguraţi din faţă, din spate şi din lateral.</w:t>
        </w:r>
      </w:ins>
    </w:p>
    <w:p w:rsidR="00AE1230" w:rsidRPr="00912738" w:rsidRDefault="00AE1230" w:rsidP="00912738">
      <w:pPr>
        <w:shd w:val="clear" w:color="auto" w:fill="5C9CCC"/>
        <w:spacing w:after="0" w:line="240" w:lineRule="auto"/>
        <w:rPr>
          <w:ins w:id="4943" w:author="Unknown"/>
          <w:rFonts w:ascii="Arial" w:hAnsi="Arial" w:cs="Arial"/>
          <w:b/>
          <w:bCs/>
          <w:color w:val="FFFFFF"/>
          <w:sz w:val="18"/>
          <w:szCs w:val="18"/>
        </w:rPr>
      </w:pPr>
      <w:ins w:id="4944" w:author="Unknown">
        <w:r w:rsidRPr="00912738">
          <w:rPr>
            <w:rFonts w:ascii="Arial" w:hAnsi="Arial" w:cs="Arial"/>
            <w:b/>
            <w:bCs/>
            <w:color w:val="FFFFFF"/>
            <w:sz w:val="18"/>
          </w:rPr>
          <w:t>9 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945" w:author="Unknown"/>
          <w:rFonts w:ascii="Arial" w:hAnsi="Arial" w:cs="Arial"/>
          <w:color w:val="222222"/>
          <w:sz w:val="18"/>
          <w:szCs w:val="18"/>
        </w:rPr>
      </w:pPr>
      <w:ins w:id="4946"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"http://e-drpciv.ro/tag/chestionare-auto-b" </w:instrText>
        </w:r>
      </w:ins>
      <w:r w:rsidRPr="009316C1">
        <w:rPr>
          <w:rFonts w:ascii="Arial" w:hAnsi="Arial" w:cs="Arial"/>
          <w:color w:val="222222"/>
          <w:sz w:val="18"/>
          <w:szCs w:val="18"/>
        </w:rPr>
      </w:r>
      <w:ins w:id="4947" w:author="Unknown">
        <w:r w:rsidRPr="00912738">
          <w:rPr>
            <w:rFonts w:ascii="Arial" w:hAnsi="Arial" w:cs="Arial"/>
            <w:color w:val="222222"/>
            <w:sz w:val="18"/>
            <w:szCs w:val="18"/>
          </w:rPr>
          <w:fldChar w:fldCharType="separate"/>
        </w:r>
        <w:r w:rsidRPr="00912738">
          <w:rPr>
            <w:rFonts w:ascii="Arial" w:hAnsi="Arial" w:cs="Arial"/>
            <w:color w:val="000000"/>
            <w:sz w:val="18"/>
            <w:u w:val="single"/>
          </w:rPr>
          <w:t>chestionare auto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4948" w:author="Unknown">
        <w:r w:rsidRPr="00912738">
          <w:rPr>
            <w:rFonts w:ascii="Arial" w:hAnsi="Arial" w:cs="Arial"/>
            <w:color w:val="222222"/>
            <w:sz w:val="18"/>
            <w:szCs w:val="18"/>
          </w:rPr>
          <w:fldChar w:fldCharType="separate"/>
        </w:r>
        <w:r w:rsidRPr="00912738">
          <w:rPr>
            <w:rFonts w:ascii="Arial" w:hAnsi="Arial" w:cs="Arial"/>
            <w:b/>
            <w:bCs/>
            <w:color w:val="000000"/>
            <w:sz w:val="18"/>
          </w:rPr>
          <w:t>teste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4949" w:author="Unknown"/>
          <w:rFonts w:ascii="Tahoma" w:hAnsi="Tahoma" w:cs="Tahoma"/>
          <w:b/>
          <w:bCs/>
          <w:color w:val="222222"/>
          <w:sz w:val="21"/>
          <w:szCs w:val="21"/>
        </w:rPr>
      </w:pPr>
      <w:ins w:id="4950"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"http://e-drpciv.ro/intrebare/520/sunteti_obligat_sa_aveti_in_autovehicul_trusa_medicala_de_prim_ajutor_doua_triunghiuri_reflectorizante_si_stingatorul_de_incendii_omologat" </w:instrText>
        </w:r>
      </w:ins>
      <w:r w:rsidRPr="009316C1">
        <w:rPr>
          <w:rFonts w:ascii="Tahoma" w:hAnsi="Tahoma" w:cs="Tahoma"/>
          <w:b/>
          <w:bCs/>
          <w:color w:val="222222"/>
          <w:sz w:val="21"/>
          <w:szCs w:val="21"/>
        </w:rPr>
      </w:r>
      <w:ins w:id="4951"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520. Sunteţi obligat să aveţi în autovehicul trusa medicală de prim ajutor, două triunghiuri reflectorizante şi stingătorul de incendii omologat?</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952" w:author="Unknown"/>
          <w:rFonts w:ascii="Arial" w:hAnsi="Arial" w:cs="Arial"/>
          <w:color w:val="222222"/>
          <w:sz w:val="18"/>
          <w:szCs w:val="18"/>
        </w:rPr>
      </w:pPr>
      <w:ins w:id="4953"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numai trusa medicală de prim ajutor;</w:t>
        </w:r>
      </w:ins>
    </w:p>
    <w:p w:rsidR="00AE1230" w:rsidRPr="00912738" w:rsidRDefault="00AE1230" w:rsidP="00912738">
      <w:pPr>
        <w:shd w:val="clear" w:color="auto" w:fill="FCFDFD"/>
        <w:spacing w:after="30" w:line="240" w:lineRule="auto"/>
        <w:rPr>
          <w:ins w:id="4954" w:author="Unknown"/>
          <w:rFonts w:ascii="Arial" w:hAnsi="Arial" w:cs="Arial"/>
          <w:color w:val="222222"/>
          <w:sz w:val="18"/>
          <w:szCs w:val="18"/>
        </w:rPr>
      </w:pPr>
      <w:ins w:id="4955"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numai trusa medicală de prim ajutor şi două triunghiuri reflectorizante;</w:t>
        </w:r>
      </w:ins>
    </w:p>
    <w:p w:rsidR="00AE1230" w:rsidRPr="00912738" w:rsidRDefault="00AE1230" w:rsidP="00912738">
      <w:pPr>
        <w:shd w:val="clear" w:color="auto" w:fill="33FF33"/>
        <w:spacing w:after="30" w:line="240" w:lineRule="auto"/>
        <w:rPr>
          <w:ins w:id="4956" w:author="Unknown"/>
          <w:rFonts w:ascii="Arial" w:hAnsi="Arial" w:cs="Arial"/>
          <w:color w:val="222222"/>
          <w:sz w:val="18"/>
          <w:szCs w:val="18"/>
        </w:rPr>
      </w:pPr>
      <w:ins w:id="4957"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toate dotările enumerate trebuie să se afle în autovehicul.</w:t>
        </w:r>
      </w:ins>
    </w:p>
    <w:p w:rsidR="00AE1230" w:rsidRPr="00912738" w:rsidRDefault="00AE1230" w:rsidP="00912738">
      <w:pPr>
        <w:shd w:val="clear" w:color="auto" w:fill="5C9CCC"/>
        <w:spacing w:after="0" w:line="240" w:lineRule="auto"/>
        <w:rPr>
          <w:ins w:id="4958" w:author="Unknown"/>
          <w:rFonts w:ascii="Arial" w:hAnsi="Arial" w:cs="Arial"/>
          <w:b/>
          <w:bCs/>
          <w:color w:val="FFFFFF"/>
          <w:sz w:val="18"/>
          <w:szCs w:val="18"/>
        </w:rPr>
      </w:pPr>
      <w:ins w:id="4959"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4960" w:author="Unknown"/>
          <w:rFonts w:ascii="Arial" w:hAnsi="Arial" w:cs="Arial"/>
          <w:color w:val="222222"/>
          <w:sz w:val="18"/>
          <w:szCs w:val="18"/>
        </w:rPr>
      </w:pPr>
      <w:ins w:id="4961"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"http://e-drpciv.ro/tag/permis-categoria-TR" </w:instrText>
        </w:r>
      </w:ins>
      <w:r w:rsidRPr="009316C1">
        <w:rPr>
          <w:rFonts w:ascii="Arial" w:hAnsi="Arial" w:cs="Arial"/>
          <w:color w:val="222222"/>
          <w:sz w:val="18"/>
          <w:szCs w:val="18"/>
        </w:rPr>
      </w:r>
      <w:ins w:id="4962" w:author="Unknown">
        <w:r w:rsidRPr="00912738">
          <w:rPr>
            <w:rFonts w:ascii="Arial" w:hAnsi="Arial" w:cs="Arial"/>
            <w:color w:val="222222"/>
            <w:sz w:val="18"/>
            <w:szCs w:val="18"/>
          </w:rPr>
          <w:fldChar w:fldCharType="separate"/>
        </w:r>
        <w:r w:rsidRPr="00912738">
          <w:rPr>
            <w:rFonts w:ascii="Arial" w:hAnsi="Arial" w:cs="Arial"/>
            <w:b/>
            <w:bCs/>
            <w:color w:val="000000"/>
            <w:sz w:val="18"/>
          </w:rPr>
          <w:t>permis categoria TR</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4963"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4964" w:author="Unknown"/>
          <w:rFonts w:ascii="Arial" w:hAnsi="Arial" w:cs="Arial"/>
          <w:color w:val="222222"/>
          <w:sz w:val="18"/>
          <w:szCs w:val="18"/>
        </w:rPr>
      </w:pPr>
      <w:ins w:id="4965"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"http://e-drpciv.ro/poze2/994.jpg" </w:instrText>
        </w:r>
      </w:ins>
      <w:r w:rsidRPr="009316C1">
        <w:rPr>
          <w:rFonts w:ascii="Arial" w:hAnsi="Arial" w:cs="Arial"/>
          <w:color w:val="222222"/>
          <w:sz w:val="18"/>
          <w:szCs w:val="18"/>
        </w:rPr>
      </w:r>
      <w:ins w:id="4966" w:author="Unknown">
        <w:r w:rsidRPr="00912738">
          <w:rPr>
            <w:rFonts w:ascii="Arial" w:hAnsi="Arial" w:cs="Arial"/>
            <w:color w:val="222222"/>
            <w:sz w:val="18"/>
            <w:szCs w:val="18"/>
          </w:rPr>
          <w:fldChar w:fldCharType="separate"/>
        </w:r>
      </w:ins>
      <w:r>
        <w:rPr>
          <w:noProof/>
        </w:rPr>
        <w:pict>
          <v:shape id="Picture 332" o:spid="_x0000_s1350" type="#_x0000_t75" alt="http://e-drpciv.ro/poze2/994.jpg" href="http://e-drpciv.ro/poze2/994.j" style="position:absolute;margin-left:65pt;margin-top:0;width:105pt;height:78.75pt;z-index:251990016;visibility:visible;mso-wrap-distance-left:0;mso-wrap-distance-right:0;mso-position-horizontal:right;mso-position-horizontal-relative:text;mso-position-vertical-relative:line" o:allowoverlap="f" o:button="t">
            <v:fill o:detectmouseclick="t"/>
            <v:imagedata r:id="rId2531" o:title=""/>
            <w10:wrap type="square"/>
          </v:shape>
        </w:pict>
      </w:r>
      <w:ins w:id="4967"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968" w:author="Unknown"/>
          <w:rFonts w:ascii="Tahoma" w:hAnsi="Tahoma" w:cs="Tahoma"/>
          <w:b/>
          <w:bCs/>
          <w:color w:val="222222"/>
          <w:sz w:val="21"/>
          <w:szCs w:val="21"/>
        </w:rPr>
      </w:pPr>
      <w:ins w:id="4969"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"http://e-drpciv.ro/intrebare/994/care_dintre_cele_doua_vehicule_va_intra_primul_in_intersectie" </w:instrText>
        </w:r>
      </w:ins>
      <w:r w:rsidRPr="009316C1">
        <w:rPr>
          <w:rFonts w:ascii="Tahoma" w:hAnsi="Tahoma" w:cs="Tahoma"/>
          <w:b/>
          <w:bCs/>
          <w:color w:val="222222"/>
          <w:sz w:val="21"/>
          <w:szCs w:val="21"/>
        </w:rPr>
      </w:r>
      <w:ins w:id="4970"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994. Care dintre cele două vehicule va intra primul în intersecţie?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971" w:author="Unknown"/>
          <w:rFonts w:ascii="Arial" w:hAnsi="Arial" w:cs="Arial"/>
          <w:color w:val="222222"/>
          <w:sz w:val="18"/>
          <w:szCs w:val="18"/>
        </w:rPr>
      </w:pPr>
      <w:ins w:id="4972"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motocicleta, deoarece se deplasează mai repede;</w:t>
        </w:r>
      </w:ins>
    </w:p>
    <w:p w:rsidR="00AE1230" w:rsidRPr="00912738" w:rsidRDefault="00AE1230" w:rsidP="00912738">
      <w:pPr>
        <w:shd w:val="clear" w:color="auto" w:fill="FCFDFD"/>
        <w:spacing w:after="30" w:line="240" w:lineRule="auto"/>
        <w:rPr>
          <w:ins w:id="4973" w:author="Unknown"/>
          <w:rFonts w:ascii="Arial" w:hAnsi="Arial" w:cs="Arial"/>
          <w:color w:val="222222"/>
          <w:sz w:val="18"/>
          <w:szCs w:val="18"/>
        </w:rPr>
      </w:pPr>
      <w:ins w:id="4974"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motocicleta, deoarece se deplasează pe direcţia înainte;</w:t>
        </w:r>
      </w:ins>
    </w:p>
    <w:p w:rsidR="00AE1230" w:rsidRPr="00912738" w:rsidRDefault="00AE1230" w:rsidP="00912738">
      <w:pPr>
        <w:shd w:val="clear" w:color="auto" w:fill="33FF33"/>
        <w:spacing w:after="30" w:line="240" w:lineRule="auto"/>
        <w:rPr>
          <w:ins w:id="4975" w:author="Unknown"/>
          <w:rFonts w:ascii="Arial" w:hAnsi="Arial" w:cs="Arial"/>
          <w:color w:val="222222"/>
          <w:sz w:val="18"/>
          <w:szCs w:val="18"/>
        </w:rPr>
      </w:pPr>
      <w:ins w:id="4976"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autoturismul, deoarece se deplasează pe drumul prioritar.</w:t>
        </w:r>
      </w:ins>
    </w:p>
    <w:p w:rsidR="00AE1230" w:rsidRDefault="00AE1230" w:rsidP="00912738">
      <w:pPr>
        <w:spacing w:after="0" w:line="240" w:lineRule="auto"/>
        <w:outlineLvl w:val="1"/>
        <w:rPr>
          <w:rFonts w:ascii="Tahoma" w:hAnsi="Tahoma" w:cs="Tahoma"/>
          <w:b/>
          <w:bCs/>
          <w:color w:val="222222"/>
          <w:sz w:val="21"/>
          <w:szCs w:val="21"/>
        </w:rPr>
      </w:pPr>
    </w:p>
    <w:p w:rsidR="00AE1230" w:rsidRDefault="00AE1230" w:rsidP="00912738">
      <w:pPr>
        <w:spacing w:after="0" w:line="240" w:lineRule="auto"/>
        <w:outlineLvl w:val="1"/>
        <w:rPr>
          <w:rFonts w:ascii="Tahoma" w:hAnsi="Tahoma" w:cs="Tahoma"/>
          <w:b/>
          <w:bCs/>
          <w:color w:val="222222"/>
          <w:sz w:val="21"/>
          <w:szCs w:val="21"/>
        </w:rPr>
      </w:pPr>
    </w:p>
    <w:p w:rsidR="00AE1230" w:rsidRPr="00912738" w:rsidRDefault="00AE1230" w:rsidP="00912738">
      <w:pPr>
        <w:spacing w:after="0" w:line="240" w:lineRule="auto"/>
        <w:outlineLvl w:val="1"/>
        <w:rPr>
          <w:rFonts w:ascii="Tahoma" w:hAnsi="Tahoma" w:cs="Tahoma"/>
          <w:b/>
          <w:bCs/>
          <w:color w:val="222222"/>
          <w:sz w:val="21"/>
          <w:szCs w:val="21"/>
        </w:rPr>
      </w:pPr>
      <w:hyperlink r:id="rId2532" w:history="1">
        <w:r w:rsidRPr="00912738">
          <w:rPr>
            <w:rFonts w:ascii="Tahoma" w:hAnsi="Tahoma" w:cs="Tahoma"/>
            <w:b/>
            <w:bCs/>
            <w:color w:val="000000"/>
            <w:sz w:val="21"/>
          </w:rPr>
          <w:t>615. Când constataţi că aveţi anumite probleme cu vederea, trebuie:</w:t>
        </w:r>
      </w:hyperlink>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vă cumpăraţi ochelari de vedere cu caracteristici superioare;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evitaţi conducerea autovehiculului până când sunteţi consultat de medicul specialist, urmând să vă conformaţi sfaturilor acestuia;</w:t>
      </w:r>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conduceţi folosind lumina de drum chiar şi în localităţi sau când din sens opus se apropie alte vehicule.</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33" w:history="1">
        <w:r w:rsidRPr="00912738">
          <w:rPr>
            <w:rFonts w:ascii="Tahoma" w:hAnsi="Tahoma" w:cs="Tahoma"/>
            <w:b/>
            <w:bCs/>
            <w:color w:val="000000"/>
            <w:sz w:val="21"/>
          </w:rPr>
          <w:t>1009. Cum constataţi, în timpul mersului, fără a vă pune în pericol, dacă pe şosea este polei?</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frânaţi puternic;</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circulaţi cu viteză redusă şi frânaţi cu atenţie, ca să verificaţi cum reacţionează autovehiculul dvs.;</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circulaţi pe axul central al drumului.</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34" w:history="1">
        <w:r w:rsidRPr="00912738">
          <w:rPr>
            <w:rFonts w:ascii="Arial" w:hAnsi="Arial" w:cs="Arial"/>
            <w:color w:val="000000"/>
            <w:sz w:val="18"/>
          </w:rPr>
          <w:t>examen sala</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35" w:history="1">
        <w:r w:rsidRPr="00912738">
          <w:rPr>
            <w:rFonts w:ascii="Arial" w:hAnsi="Arial" w:cs="Arial"/>
            <w:b/>
            <w:bCs/>
            <w:color w:val="000000"/>
            <w:sz w:val="18"/>
          </w:rPr>
          <w:t>permis cat B1</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36" w:history="1">
        <w:r w:rsidRPr="00912738">
          <w:rPr>
            <w:rFonts w:ascii="Tahoma" w:hAnsi="Tahoma" w:cs="Tahoma"/>
            <w:b/>
            <w:bCs/>
            <w:color w:val="000000"/>
            <w:sz w:val="21"/>
          </w:rPr>
          <w:t>798. Resuscitarea cardio-respiratorie trebuie efectuată:</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oricărui accidentat;</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accidentaţilor aflaţi în stare de inconştienţă, care nu respiră şi nu au puls;</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numai accidentaţilor care au suferit fracturi uşoare.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37" w:history="1">
        <w:r w:rsidRPr="00912738">
          <w:rPr>
            <w:rFonts w:ascii="Arial" w:hAnsi="Arial" w:cs="Arial"/>
            <w:b/>
            <w:bCs/>
            <w:color w:val="000000"/>
            <w:sz w:val="18"/>
          </w:rPr>
          <w:t>teste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38" w:history="1">
        <w:r w:rsidRPr="00912738">
          <w:rPr>
            <w:rFonts w:ascii="Arial" w:hAnsi="Arial" w:cs="Arial"/>
            <w:color w:val="000000"/>
            <w:sz w:val="18"/>
          </w:rPr>
          <w:t>examen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539" w:history="1">
        <w:r>
          <w:rPr>
            <w:noProof/>
          </w:rPr>
          <w:pict>
            <v:shape id="Picture 333" o:spid="_x0000_s1351" type="#_x0000_t75" alt="http://e-drpciv.ro/poze2/787.jpg" href="http://e-drpciv.ro/poze2/787.j" style="position:absolute;margin-left:65pt;margin-top:0;width:105pt;height:78.75pt;z-index:251991040;visibility:visible;mso-wrap-distance-left:0;mso-wrap-distance-right:0;mso-position-horizontal:right;mso-position-horizontal-relative:text;mso-position-vertical-relative:line" o:allowoverlap="f" o:button="t">
              <v:fill o:detectmouseclick="t"/>
              <v:imagedata r:id="rId2540"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41" w:history="1">
        <w:r w:rsidRPr="00912738">
          <w:rPr>
            <w:rFonts w:ascii="Tahoma" w:hAnsi="Tahoma" w:cs="Tahoma"/>
            <w:b/>
            <w:bCs/>
            <w:color w:val="000000"/>
            <w:sz w:val="21"/>
          </w:rPr>
          <w:t>787. În situaţia dată sunteţi obligat:</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nu depăşiţi viteza de 30 km/h între orele 7.00-22.00, fiind într-o zonă frecventată de copii;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acordaţi prioritate de trecere bicicliştilor;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ocoliţi locurile de joacă pentru copii.</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42" w:history="1">
        <w:r w:rsidRPr="00912738">
          <w:rPr>
            <w:rFonts w:ascii="Arial" w:hAnsi="Arial" w:cs="Arial"/>
            <w:color w:val="000000"/>
            <w:sz w:val="18"/>
          </w:rPr>
          <w:t>examen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43" w:history="1">
        <w:r w:rsidRPr="00912738">
          <w:rPr>
            <w:rFonts w:ascii="Arial" w:hAnsi="Arial" w:cs="Arial"/>
            <w:color w:val="000000"/>
            <w:sz w:val="18"/>
          </w:rPr>
          <w:t>www.drpciv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44" w:history="1">
        <w:r w:rsidRPr="00912738">
          <w:rPr>
            <w:rFonts w:ascii="Tahoma" w:hAnsi="Tahoma" w:cs="Tahoma"/>
            <w:b/>
            <w:bCs/>
            <w:color w:val="000000"/>
            <w:sz w:val="21"/>
          </w:rPr>
          <w:t>3738. Nu poţi circula cu autovehiculul pe drumurile publice atunci când:</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lipseşte simbolul „RO”;</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autovehiculul prezintă scurgeri de carburanţi sau de lubrifianţi;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ai practică de conducere de cel puţin un an.</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7% | Tags:</w:t>
      </w:r>
      <w:r w:rsidRPr="00912738">
        <w:rPr>
          <w:rFonts w:ascii="Arial" w:hAnsi="Arial" w:cs="Arial"/>
          <w:color w:val="222222"/>
          <w:sz w:val="18"/>
        </w:rPr>
        <w:t> </w:t>
      </w:r>
      <w:hyperlink r:id="rId2545" w:history="1">
        <w:r w:rsidRPr="00912738">
          <w:rPr>
            <w:rFonts w:ascii="Arial" w:hAnsi="Arial" w:cs="Arial"/>
            <w:color w:val="000000"/>
            <w:sz w:val="18"/>
          </w:rPr>
          <w:t>examen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46" w:history="1">
        <w:r w:rsidRPr="00912738">
          <w:rPr>
            <w:rFonts w:ascii="Arial" w:hAnsi="Arial" w:cs="Arial"/>
            <w:color w:val="000000"/>
            <w:sz w:val="18"/>
          </w:rPr>
          <w:t>permis auto categoria B</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47" w:history="1">
        <w:r w:rsidRPr="00912738">
          <w:rPr>
            <w:rFonts w:ascii="Tahoma" w:hAnsi="Tahoma" w:cs="Tahoma"/>
            <w:b/>
            <w:bCs/>
            <w:color w:val="000000"/>
            <w:sz w:val="21"/>
          </w:rPr>
          <w:t>408. Ce măsuri trebuie să ia conducătorul de autovehicule care constată că un autoturism s-a răsturnat în afara drumului şi există persoane accidentate?</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opreşte, anunţă poliţia şi, dacă este cazul, transportă răniţii la cea mai apropiată unitate sanitară;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 are nicio obligaţie;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ajută la repunerea autovehiculului pe roţi.</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2 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48" w:history="1">
        <w:r w:rsidRPr="00912738">
          <w:rPr>
            <w:rFonts w:ascii="Arial" w:hAnsi="Arial" w:cs="Arial"/>
            <w:b/>
            <w:bCs/>
            <w:color w:val="000000"/>
            <w:sz w:val="18"/>
          </w:rPr>
          <w:t>teste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49" w:history="1">
        <w:r w:rsidRPr="00912738">
          <w:rPr>
            <w:rFonts w:ascii="Arial" w:hAnsi="Arial" w:cs="Arial"/>
            <w:b/>
            <w:bCs/>
            <w:color w:val="000000"/>
            <w:sz w:val="18"/>
          </w:rPr>
          <w:t>examen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550" w:history="1">
        <w:r>
          <w:rPr>
            <w:noProof/>
          </w:rPr>
          <w:pict>
            <v:shape id="Picture 334" o:spid="_x0000_s1352" type="#_x0000_t75" alt="http://e-drpciv.ro/poze2/619.jpg" href="http://e-drpciv.ro/poze2/619.j" style="position:absolute;margin-left:65pt;margin-top:0;width:105pt;height:78.75pt;z-index:251992064;visibility:visible;mso-wrap-distance-left:0;mso-wrap-distance-right:0;mso-position-horizontal:right;mso-position-horizontal-relative:text;mso-position-vertical-relative:line" o:allowoverlap="f" o:button="t">
              <v:fill o:detectmouseclick="t"/>
              <v:imagedata r:id="rId2551"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52" w:history="1">
        <w:r w:rsidRPr="00912738">
          <w:rPr>
            <w:rFonts w:ascii="Tahoma" w:hAnsi="Tahoma" w:cs="Tahoma"/>
            <w:b/>
            <w:bCs/>
            <w:color w:val="000000"/>
            <w:sz w:val="21"/>
          </w:rPr>
          <w:t>619. Ce semnificaţie are indicatorul alăturat?</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antenă obligatorie;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unde radar;</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vânt lateral.</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53" w:history="1">
        <w:r w:rsidRPr="00912738">
          <w:rPr>
            <w:rFonts w:ascii="Arial" w:hAnsi="Arial" w:cs="Arial"/>
            <w:color w:val="000000"/>
            <w:sz w:val="18"/>
          </w:rPr>
          <w:t>examen sala</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54" w:history="1">
        <w:r w:rsidRPr="00912738">
          <w:rPr>
            <w:rFonts w:ascii="Arial" w:hAnsi="Arial" w:cs="Arial"/>
            <w:b/>
            <w:bCs/>
            <w:color w:val="000000"/>
            <w:sz w:val="18"/>
          </w:rPr>
          <w:t>www.drpciv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55" w:history="1">
        <w:r w:rsidRPr="00912738">
          <w:rPr>
            <w:rFonts w:ascii="Tahoma" w:hAnsi="Tahoma" w:cs="Tahoma"/>
            <w:b/>
            <w:bCs/>
            <w:color w:val="000000"/>
            <w:sz w:val="21"/>
          </w:rPr>
          <w:t>2875. Cum vei circula la trecerea pe lângă un grup de elevi care se deplasează în aceeaşi direcţie, pe drumul naţional dintr-o localitate rurală?</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depăşeşti grupul, semnalizând cu luminile de întâlnire;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preventiv, reduci viteza şi ocoleşti cu prudenţă grupul;</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foloseşti avertizorul sonor, pentru a îndepărta elevii de pe partea carosabilă.</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7% | Tags:</w:t>
      </w:r>
      <w:r w:rsidRPr="00912738">
        <w:rPr>
          <w:rFonts w:ascii="Arial" w:hAnsi="Arial" w:cs="Arial"/>
          <w:color w:val="222222"/>
          <w:sz w:val="18"/>
        </w:rPr>
        <w:t> </w:t>
      </w:r>
      <w:hyperlink r:id="rId2556" w:history="1">
        <w:r w:rsidRPr="00912738">
          <w:rPr>
            <w:rFonts w:ascii="Arial" w:hAnsi="Arial" w:cs="Arial"/>
            <w:b/>
            <w:bCs/>
            <w:color w:val="000000"/>
            <w:sz w:val="18"/>
          </w:rPr>
          <w:t>teste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57" w:history="1">
        <w:r w:rsidRPr="00912738">
          <w:rPr>
            <w:rFonts w:ascii="Arial" w:hAnsi="Arial" w:cs="Arial"/>
            <w:b/>
            <w:bCs/>
            <w:color w:val="000000"/>
            <w:sz w:val="18"/>
          </w:rPr>
          <w:t>examen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58" w:history="1">
        <w:r w:rsidRPr="00912738">
          <w:rPr>
            <w:rFonts w:ascii="Tahoma" w:hAnsi="Tahoma" w:cs="Tahoma"/>
            <w:b/>
            <w:bCs/>
            <w:color w:val="000000"/>
            <w:sz w:val="21"/>
          </w:rPr>
          <w:t>696. Circulaţi în spatele unui vehicul cu tracţiune animală şi constataţi că acesta doreşte să schimbe direcţia de mers. Cum procedaţi?</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semnalizaţi sonor intenţia de a-l depăşi;</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permiteţi vehiculului efectuarea în siguranţă a manevrei;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aveţi nicio obligaţie.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59" w:history="1">
        <w:r w:rsidRPr="00912738">
          <w:rPr>
            <w:rFonts w:ascii="Arial" w:hAnsi="Arial" w:cs="Arial"/>
            <w:b/>
            <w:bCs/>
            <w:color w:val="000000"/>
            <w:sz w:val="18"/>
          </w:rPr>
          <w:t>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60" w:history="1">
        <w:r w:rsidRPr="00912738">
          <w:rPr>
            <w:rFonts w:ascii="Arial" w:hAnsi="Arial" w:cs="Arial"/>
            <w:b/>
            <w:bCs/>
            <w:color w:val="000000"/>
            <w:sz w:val="18"/>
          </w:rPr>
          <w:t>permis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61" w:history="1">
        <w:r w:rsidRPr="00912738">
          <w:rPr>
            <w:rFonts w:ascii="Tahoma" w:hAnsi="Tahoma" w:cs="Tahoma"/>
            <w:b/>
            <w:bCs/>
            <w:color w:val="000000"/>
            <w:sz w:val="21"/>
          </w:rPr>
          <w:t>199. Sunteţi obligat să semnalizaţi orice schimbare a direcţiei de mers?</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numai dacă sunt vehicule care vă urmează;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numai în localităţi;</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da.</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62" w:history="1">
        <w:r w:rsidRPr="00912738">
          <w:rPr>
            <w:rFonts w:ascii="Arial" w:hAnsi="Arial" w:cs="Arial"/>
            <w:b/>
            <w:bCs/>
            <w:color w:val="000000"/>
            <w:sz w:val="18"/>
          </w:rPr>
          <w:t>intrebari 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63" w:history="1">
        <w:r w:rsidRPr="00912738">
          <w:rPr>
            <w:rFonts w:ascii="Arial" w:hAnsi="Arial" w:cs="Arial"/>
            <w:b/>
            <w:bCs/>
            <w:color w:val="000000"/>
            <w:sz w:val="18"/>
          </w:rPr>
          <w:t>permis categoria TR</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564" w:history="1">
        <w:r>
          <w:rPr>
            <w:noProof/>
          </w:rPr>
          <w:pict>
            <v:shape id="Picture 335" o:spid="_x0000_s1353" type="#_x0000_t75" alt="http://e-drpciv.ro/poze2/865.jpg" href="http://e-drpciv.ro/poze2/865.j" style="position:absolute;margin-left:65pt;margin-top:0;width:105pt;height:78.75pt;z-index:251993088;visibility:visible;mso-wrap-distance-left:0;mso-wrap-distance-right:0;mso-position-horizontal:right;mso-position-horizontal-relative:text;mso-position-vertical-relative:line" o:allowoverlap="f" o:button="t">
              <v:fill o:detectmouseclick="t"/>
              <v:imagedata r:id="rId2565"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66" w:history="1">
        <w:r w:rsidRPr="00912738">
          <w:rPr>
            <w:rFonts w:ascii="Tahoma" w:hAnsi="Tahoma" w:cs="Tahoma"/>
            <w:b/>
            <w:bCs/>
            <w:color w:val="000000"/>
            <w:sz w:val="21"/>
          </w:rPr>
          <w:t>865. Indicatorul semnifică:</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circulaţia se desfăşoară în ambele sensuri;</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sfârşitul interzicerii de a depăşi;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sfârşitul zonei cu viteză recomandată.</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67" w:history="1">
        <w:r w:rsidRPr="00912738">
          <w:rPr>
            <w:rFonts w:ascii="Arial" w:hAnsi="Arial" w:cs="Arial"/>
            <w:color w:val="000000"/>
            <w:sz w:val="18"/>
          </w:rPr>
          <w:t>teste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68" w:history="1">
        <w:r w:rsidRPr="00912738">
          <w:rPr>
            <w:rFonts w:ascii="Arial" w:hAnsi="Arial" w:cs="Arial"/>
            <w:color w:val="000000"/>
            <w:sz w:val="18"/>
          </w:rPr>
          <w:t>permis auto cat b</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69" w:history="1">
        <w:r w:rsidRPr="00912738">
          <w:rPr>
            <w:rFonts w:ascii="Tahoma" w:hAnsi="Tahoma" w:cs="Tahoma"/>
            <w:b/>
            <w:bCs/>
            <w:color w:val="000000"/>
            <w:sz w:val="21"/>
          </w:rPr>
          <w:t>555. Ce trebuie să aveţi în vedere atunci când lăsaţi copiii să urce sau să coboare din autoturismul pe care îl conduceţi?</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copiii trebuie invitaţi să urce sau să coboare numai pe partea dinspre trotuar;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copiilor le este permis să coboare singuri, pe orice parte;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trebuie să aveţi nimic în vedere, deoarece copiii se comportă întotdeauna corect în circulaţie.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70" w:history="1">
        <w:r w:rsidRPr="00912738">
          <w:rPr>
            <w:rFonts w:ascii="Arial" w:hAnsi="Arial" w:cs="Arial"/>
            <w:color w:val="000000"/>
            <w:sz w:val="18"/>
          </w:rPr>
          <w:t>permis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71" w:history="1">
        <w:r w:rsidRPr="00912738">
          <w:rPr>
            <w:rFonts w:ascii="Arial" w:hAnsi="Arial" w:cs="Arial"/>
            <w:color w:val="000000"/>
            <w:sz w:val="18"/>
          </w:rPr>
          <w:t>permis cat TR</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572" w:history="1">
        <w:r>
          <w:rPr>
            <w:noProof/>
          </w:rPr>
          <w:pict>
            <v:shape id="Picture 336" o:spid="_x0000_s1354" type="#_x0000_t75" alt="http://e-drpciv.ro/poze2/1045.jpg" href="http://e-drpciv.ro/poze2/1045.j" style="position:absolute;margin-left:65pt;margin-top:0;width:105pt;height:78.75pt;z-index:251994112;visibility:visible;mso-wrap-distance-left:0;mso-wrap-distance-right:0;mso-position-horizontal:right;mso-position-horizontal-relative:text;mso-position-vertical-relative:line" o:allowoverlap="f" o:button="t">
              <v:fill o:detectmouseclick="t"/>
              <v:imagedata r:id="rId2573"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74" w:history="1">
        <w:r w:rsidRPr="00912738">
          <w:rPr>
            <w:rFonts w:ascii="Tahoma" w:hAnsi="Tahoma" w:cs="Tahoma"/>
            <w:b/>
            <w:bCs/>
            <w:color w:val="000000"/>
            <w:sz w:val="21"/>
          </w:rPr>
          <w:t>1045. În ce ordine vor trece prin intersecţie cele trei autoturisme?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roşu, albastru, verde;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verde, roşu, albastru;</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albastru, roşu, verde.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75" w:history="1">
        <w:r w:rsidRPr="00912738">
          <w:rPr>
            <w:rFonts w:ascii="Arial" w:hAnsi="Arial" w:cs="Arial"/>
            <w:b/>
            <w:bCs/>
            <w:color w:val="000000"/>
            <w:sz w:val="18"/>
          </w:rPr>
          <w:t>permis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76" w:history="1">
        <w:r w:rsidRPr="00912738">
          <w:rPr>
            <w:rFonts w:ascii="Arial" w:hAnsi="Arial" w:cs="Arial"/>
            <w:b/>
            <w:bCs/>
            <w:color w:val="000000"/>
            <w:sz w:val="18"/>
          </w:rPr>
          <w:t>examen permis</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77" w:history="1">
        <w:r w:rsidRPr="00912738">
          <w:rPr>
            <w:rFonts w:ascii="Tahoma" w:hAnsi="Tahoma" w:cs="Tahoma"/>
            <w:b/>
            <w:bCs/>
            <w:color w:val="000000"/>
            <w:sz w:val="21"/>
          </w:rPr>
          <w:t>1030. În care dintre situaţii se poate folosi semnalizarea cu mijloace de avertizare sonoră într-o localitate în care claxonatul este interzis?</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la trecerile pentru pietoni;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în intersecţiile nedirijate;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ori de câte ori este necesar, pentru evitarea unui pericol imediat.</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78" w:history="1">
        <w:r w:rsidRPr="00912738">
          <w:rPr>
            <w:rFonts w:ascii="Arial" w:hAnsi="Arial" w:cs="Arial"/>
            <w:b/>
            <w:bCs/>
            <w:color w:val="000000"/>
            <w:sz w:val="18"/>
          </w:rPr>
          <w:t>examen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79" w:history="1">
        <w:r w:rsidRPr="00912738">
          <w:rPr>
            <w:rFonts w:ascii="Arial" w:hAnsi="Arial" w:cs="Arial"/>
            <w:color w:val="000000"/>
            <w:sz w:val="18"/>
          </w:rPr>
          <w:t>chestionare auto b1</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80" w:history="1">
        <w:r w:rsidRPr="00912738">
          <w:rPr>
            <w:rFonts w:ascii="Tahoma" w:hAnsi="Tahoma" w:cs="Tahoma"/>
            <w:b/>
            <w:bCs/>
            <w:color w:val="000000"/>
            <w:sz w:val="21"/>
          </w:rPr>
          <w:t>174. Rotirea vioaie a braţului poliţistului semnifică:</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mărirea vitezei de deplasare sau grăbirea traversării drumului de către pietoni;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oprirea temporară a circulaţiei;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reducerea vitezei de deplasare.</w:t>
      </w:r>
    </w:p>
    <w:p w:rsidR="00AE1230" w:rsidRPr="00912738" w:rsidRDefault="00AE1230" w:rsidP="00912738">
      <w:pPr>
        <w:spacing w:after="0" w:line="240" w:lineRule="auto"/>
        <w:outlineLvl w:val="1"/>
        <w:rPr>
          <w:rFonts w:ascii="Tahoma" w:hAnsi="Tahoma" w:cs="Tahoma"/>
          <w:b/>
          <w:bCs/>
          <w:color w:val="222222"/>
          <w:sz w:val="21"/>
          <w:szCs w:val="21"/>
        </w:rPr>
      </w:pPr>
      <w:hyperlink r:id="rId2581" w:history="1">
        <w:r w:rsidRPr="00912738">
          <w:rPr>
            <w:rFonts w:ascii="Tahoma" w:hAnsi="Tahoma" w:cs="Tahoma"/>
            <w:b/>
            <w:bCs/>
            <w:color w:val="000000"/>
            <w:sz w:val="21"/>
          </w:rPr>
          <w:t>285. Conducătorul unui autovehicul angajat într-un accident din care a rezultat moartea sau rănirea unei persoane poate părăsi locul faptei fără încuviinţarea poliţiei?</w:t>
        </w:r>
      </w:hyperlink>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 dacă autovehiculul a blocat circulaţia;</w:t>
      </w:r>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da, dacă accidentul nu s-a produs din vina sa;</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întrucât fapta constituie infracţiune.</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82" w:history="1">
        <w:r w:rsidRPr="00912738">
          <w:rPr>
            <w:rFonts w:ascii="Tahoma" w:hAnsi="Tahoma" w:cs="Tahoma"/>
            <w:b/>
            <w:bCs/>
            <w:color w:val="000000"/>
            <w:sz w:val="21"/>
          </w:rPr>
          <w:t>78. Din ce direcţie trebuie să se asigure un conducător auto, înainte de a trece la efectuarea unei depăşiri?</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din faţă;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din spate;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atât din faţă, cât şi din spate.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83" w:history="1">
        <w:r w:rsidRPr="00912738">
          <w:rPr>
            <w:rFonts w:ascii="Arial" w:hAnsi="Arial" w:cs="Arial"/>
            <w:b/>
            <w:bCs/>
            <w:color w:val="000000"/>
            <w:sz w:val="18"/>
          </w:rPr>
          <w:t>examen 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84" w:history="1">
        <w:r w:rsidRPr="00912738">
          <w:rPr>
            <w:rFonts w:ascii="Arial" w:hAnsi="Arial" w:cs="Arial"/>
            <w:b/>
            <w:bCs/>
            <w:color w:val="000000"/>
            <w:sz w:val="18"/>
          </w:rPr>
          <w:t>intrebari cat B1</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85" w:history="1">
        <w:r w:rsidRPr="00912738">
          <w:rPr>
            <w:rFonts w:ascii="Tahoma" w:hAnsi="Tahoma" w:cs="Tahoma"/>
            <w:b/>
            <w:bCs/>
            <w:color w:val="000000"/>
            <w:sz w:val="21"/>
          </w:rPr>
          <w:t>241. Din sens opus, un vehicul depăşeşte un altul şi nu poate reveni pe banda sa. Cum vă comportaţi corect?</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circulaţi mai departe cu viteză mărită;</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reduceţi viteza şi vă angajaţi mult spre dreapta;</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avertizaţi cu farurile vehiculele care circulă din sens opus.</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86" w:history="1">
        <w:r w:rsidRPr="00912738">
          <w:rPr>
            <w:rFonts w:ascii="Arial" w:hAnsi="Arial" w:cs="Arial"/>
            <w:b/>
            <w:bCs/>
            <w:color w:val="000000"/>
            <w:sz w:val="18"/>
          </w:rPr>
          <w:t>drpciv chestionare</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87" w:history="1">
        <w:r w:rsidRPr="00912738">
          <w:rPr>
            <w:rFonts w:ascii="Arial" w:hAnsi="Arial" w:cs="Arial"/>
            <w:b/>
            <w:bCs/>
            <w:color w:val="000000"/>
            <w:sz w:val="18"/>
          </w:rPr>
          <w:t>examen permis</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88" w:history="1">
        <w:r w:rsidRPr="00912738">
          <w:rPr>
            <w:rFonts w:ascii="Tahoma" w:hAnsi="Tahoma" w:cs="Tahoma"/>
            <w:b/>
            <w:bCs/>
            <w:color w:val="000000"/>
            <w:sz w:val="21"/>
          </w:rPr>
          <w:t>695. Cu ce viteză veţi efectua virajul spre stânga într-o intersecţie nedirijată?</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cu o viteză mai mare decât cea legală;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cu o viteză de cel mult 80 km/h;</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cu o viteză care să nu depăşească 30 km/h în localităţi sau 50 km/h în afara localităţilor.</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89" w:history="1">
        <w:r w:rsidRPr="00912738">
          <w:rPr>
            <w:rFonts w:ascii="Arial" w:hAnsi="Arial" w:cs="Arial"/>
            <w:b/>
            <w:bCs/>
            <w:color w:val="000000"/>
            <w:sz w:val="18"/>
          </w:rPr>
          <w:t>chestionare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90" w:history="1">
        <w:r w:rsidRPr="00912738">
          <w:rPr>
            <w:rFonts w:ascii="Arial" w:hAnsi="Arial" w:cs="Arial"/>
            <w:b/>
            <w:bCs/>
            <w:color w:val="000000"/>
            <w:sz w:val="18"/>
          </w:rPr>
          <w:t>examen 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91" w:history="1">
        <w:r w:rsidRPr="00912738">
          <w:rPr>
            <w:rFonts w:ascii="Tahoma" w:hAnsi="Tahoma" w:cs="Tahoma"/>
            <w:b/>
            <w:bCs/>
            <w:color w:val="000000"/>
            <w:sz w:val="21"/>
          </w:rPr>
          <w:t>802. La calea ferată curentă prevăzută cu bariere, atunci când semnalele sonore şi luminoase de culoare roşie sunt în funcţiune, sunteţi avertizat că:</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instalaţia de închidere şi deschidere a barierelor nu funcţionează normal;</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trenul se apropie, urmând ca barierele să se închidă automat;</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trebuie să traversaţi de urgenţă calea ferată.</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92" w:history="1">
        <w:r w:rsidRPr="00912738">
          <w:rPr>
            <w:rFonts w:ascii="Arial" w:hAnsi="Arial" w:cs="Arial"/>
            <w:color w:val="000000"/>
            <w:sz w:val="18"/>
          </w:rPr>
          <w:t>drpciv.ro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93" w:history="1">
        <w:r w:rsidRPr="00912738">
          <w:rPr>
            <w:rFonts w:ascii="Arial" w:hAnsi="Arial" w:cs="Arial"/>
            <w:color w:val="000000"/>
            <w:sz w:val="18"/>
          </w:rPr>
          <w:t>simulare examen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594" w:history="1">
        <w:r>
          <w:rPr>
            <w:noProof/>
          </w:rPr>
          <w:pict>
            <v:shape id="Picture 337" o:spid="_x0000_s1355" type="#_x0000_t75" alt="http://e-drpciv.ro/poze2/313.jpg" href="http://e-drpciv.ro/poze2/313.j" style="position:absolute;margin-left:65pt;margin-top:0;width:105pt;height:78.75pt;z-index:251995136;visibility:visible;mso-wrap-distance-left:0;mso-wrap-distance-right:0;mso-position-horizontal:right;mso-position-horizontal-relative:text;mso-position-vertical-relative:line" o:allowoverlap="f" o:button="t">
              <v:fill o:detectmouseclick="t"/>
              <v:imagedata r:id="rId2595"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96" w:history="1">
        <w:r w:rsidRPr="00912738">
          <w:rPr>
            <w:rFonts w:ascii="Tahoma" w:hAnsi="Tahoma" w:cs="Tahoma"/>
            <w:b/>
            <w:bCs/>
            <w:color w:val="000000"/>
            <w:sz w:val="21"/>
          </w:rPr>
          <w:t>313. Cum veţi proceda la întâlnirea indicatorului „Oprire“?</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opriţi în locul în care aveţi vizibilitatea cea mai bună pentru a vă asigura şi vă continuaţi deplasarea numai dacă pe drumul transversal nu circulă alt vehicul;</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reduceţi viteza până la limita evitării oricărui pericol, după care traversaţi intersecţia;</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reduceţi viteza şi pătrundeţi în intersecţie dacă nu circulă alt vehicul din partea dreaptă.</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597" w:history="1">
        <w:r w:rsidRPr="00912738">
          <w:rPr>
            <w:rFonts w:ascii="Arial" w:hAnsi="Arial" w:cs="Arial"/>
            <w:b/>
            <w:bCs/>
            <w:color w:val="000000"/>
            <w:sz w:val="18"/>
          </w:rPr>
          <w:t>permis cat tr</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598" w:history="1">
        <w:r w:rsidRPr="00912738">
          <w:rPr>
            <w:rFonts w:ascii="Arial" w:hAnsi="Arial" w:cs="Arial"/>
            <w:b/>
            <w:bCs/>
            <w:color w:val="000000"/>
            <w:sz w:val="18"/>
          </w:rPr>
          <w:t>permis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599" w:history="1">
        <w:r w:rsidRPr="00912738">
          <w:rPr>
            <w:rFonts w:ascii="Tahoma" w:hAnsi="Tahoma" w:cs="Tahoma"/>
            <w:b/>
            <w:bCs/>
            <w:color w:val="000000"/>
            <w:sz w:val="21"/>
          </w:rPr>
          <w:t>356. Poate fi redusă capacitatea de conducere auto după consumul unei cantităţi relativ mici de alcool?</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 dacă se consumă şi o ceaşcă de cafea;</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chiar şi cantităţile mici de alcool pot reduce capacitatea de conducere;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cantităţile mici nu dăunează.</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5 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600" w:history="1">
        <w:r w:rsidRPr="00912738">
          <w:rPr>
            <w:rFonts w:ascii="Arial" w:hAnsi="Arial" w:cs="Arial"/>
            <w:color w:val="000000"/>
            <w:sz w:val="18"/>
          </w:rPr>
          <w:t>examen permis</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01" w:history="1">
        <w:r w:rsidRPr="00912738">
          <w:rPr>
            <w:rFonts w:ascii="Arial" w:hAnsi="Arial" w:cs="Arial"/>
            <w:b/>
            <w:bCs/>
            <w:color w:val="000000"/>
            <w:sz w:val="18"/>
          </w:rPr>
          <w:t>teste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02" w:history="1">
        <w:r w:rsidRPr="00912738">
          <w:rPr>
            <w:rFonts w:ascii="Tahoma" w:hAnsi="Tahoma" w:cs="Tahoma"/>
            <w:b/>
            <w:bCs/>
            <w:color w:val="000000"/>
            <w:sz w:val="21"/>
          </w:rPr>
          <w:t>315. Cât timp trebuie menţinută semnalizarea schimbării direcţiei de mers?</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10 secunde de la începerea manevrei;</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pe întreaga durată a executării manevrei;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legea nu prevede nimic cu privire la acest aspect.</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603" w:history="1">
        <w:r w:rsidRPr="00912738">
          <w:rPr>
            <w:rFonts w:ascii="Arial" w:hAnsi="Arial" w:cs="Arial"/>
            <w:color w:val="000000"/>
            <w:sz w:val="18"/>
          </w:rPr>
          <w:t>examen sala</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04" w:history="1">
        <w:r w:rsidRPr="00912738">
          <w:rPr>
            <w:rFonts w:ascii="Arial" w:hAnsi="Arial" w:cs="Arial"/>
            <w:color w:val="000000"/>
            <w:sz w:val="18"/>
          </w:rPr>
          <w:t>permis categoria TR</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05" w:history="1">
        <w:r w:rsidRPr="00912738">
          <w:rPr>
            <w:rFonts w:ascii="Tahoma" w:hAnsi="Tahoma" w:cs="Tahoma"/>
            <w:b/>
            <w:bCs/>
            <w:color w:val="000000"/>
            <w:sz w:val="21"/>
          </w:rPr>
          <w:t>69. Cum veţi proceda dacă la intrarea într-o intersecţie semaforul este pe semnalul de culoare verde, dar aceasta este blocată din cauza aglomeraţiei?</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vă continuaţi deplasarea, deoarece semnalul verde vă permite acest lucru;</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claxonaţi şi găsiţi o modalitate de a avansa printre celelalte vehicule;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opriţi şi aşteptaţi deblocarea, după care pătrundeţi în intersecţie pe semnalul verde al semaforului.</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hyperlink r:id="rId2606" w:history="1">
        <w:r w:rsidRPr="00912738">
          <w:rPr>
            <w:rFonts w:ascii="Arial" w:hAnsi="Arial" w:cs="Arial"/>
            <w:b/>
            <w:bCs/>
            <w:color w:val="000000"/>
            <w:sz w:val="18"/>
          </w:rPr>
          <w:t>examen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07" w:history="1">
        <w:r w:rsidRPr="00912738">
          <w:rPr>
            <w:rFonts w:ascii="Arial" w:hAnsi="Arial" w:cs="Arial"/>
            <w:color w:val="000000"/>
            <w:sz w:val="18"/>
          </w:rPr>
          <w:t>intrebari cat b</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08" w:history="1">
        <w:r w:rsidRPr="00912738">
          <w:rPr>
            <w:rFonts w:ascii="Tahoma" w:hAnsi="Tahoma" w:cs="Tahoma"/>
            <w:b/>
            <w:bCs/>
            <w:color w:val="000000"/>
            <w:sz w:val="21"/>
          </w:rPr>
          <w:t>708. Ce măsuri de prim ajutor se vor lua în cazul traumatismelor coloanei vertebrale, dacă accidentatul are căile respiratorii libere?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mutaţi accidentatul pe scaunele din spate;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încercaţi să întoarceţi accidentatul, dacă se află într-o poziţie arcuită;</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mişcaţi accidentatul din poziţia în care l-aţi găsit până la sosirea serviciilor mobile de urgenţă, cu excepţia cazurilor în care există un pericol de foc sau de asfixie, asigurându-i doar funcţiile vitale.</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609" w:history="1">
        <w:r>
          <w:rPr>
            <w:noProof/>
          </w:rPr>
          <w:pict>
            <v:shape id="Picture 338" o:spid="_x0000_s1356" type="#_x0000_t75" alt="http://e-drpciv.ro/poze2/779.jpg" href="http://e-drpciv.ro/poze2/779.j" style="position:absolute;margin-left:65pt;margin-top:0;width:105pt;height:78.75pt;z-index:251996160;visibility:visible;mso-wrap-distance-left:0;mso-wrap-distance-right:0;mso-position-horizontal:right;mso-position-horizontal-relative:text;mso-position-vertical-relative:line" o:allowoverlap="f" o:button="t">
              <v:fill o:detectmouseclick="t"/>
              <v:imagedata r:id="rId2610"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11" w:history="1">
        <w:r w:rsidRPr="00912738">
          <w:rPr>
            <w:rFonts w:ascii="Tahoma" w:hAnsi="Tahoma" w:cs="Tahoma"/>
            <w:b/>
            <w:bCs/>
            <w:color w:val="000000"/>
            <w:sz w:val="21"/>
          </w:rPr>
          <w:t>779. Indicatorul vă obligă:</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circulaţi înainte sau la dreapta în prima intersecţie;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viraţi la stânga, deoarece accesul în celelalte direcţii este interzis;</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urmaţi traseul ocolitor, presemnalizat la dreapta.</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612" w:history="1">
        <w:r w:rsidRPr="00912738">
          <w:rPr>
            <w:rFonts w:ascii="Arial" w:hAnsi="Arial" w:cs="Arial"/>
            <w:color w:val="000000"/>
            <w:sz w:val="18"/>
          </w:rPr>
          <w:t>chestionare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13" w:history="1">
        <w:r w:rsidRPr="00912738">
          <w:rPr>
            <w:rFonts w:ascii="Arial" w:hAnsi="Arial" w:cs="Arial"/>
            <w:b/>
            <w:bCs/>
            <w:color w:val="000000"/>
            <w:sz w:val="18"/>
          </w:rPr>
          <w:t>examen permis</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14" w:history="1">
        <w:r w:rsidRPr="00912738">
          <w:rPr>
            <w:rFonts w:ascii="Tahoma" w:hAnsi="Tahoma" w:cs="Tahoma"/>
            <w:b/>
            <w:bCs/>
            <w:color w:val="000000"/>
            <w:sz w:val="21"/>
          </w:rPr>
          <w:t>23. Conducătorul de autoturism care se află în spatele unui autobuz şi întâlneşte indicatorul „Oprire” trebuie: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continue deplasarea şi să traverseze o dată cu autobuzul, deoarece conducătorul acestuia a oprit şi s-a asigurat;</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oprească şi să se asigure înainte de a traversa intersecţia, chiar dacă acest lucru a fost făcut şi de către conducătorul autobuzului;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continue deplasarea şi să traverseze intersecţia imediat în urma autobuzului, deoarece, în acest caz, nu se expune niciunui pericol.</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615" w:history="1">
        <w:r w:rsidRPr="00912738">
          <w:rPr>
            <w:rFonts w:ascii="Arial" w:hAnsi="Arial" w:cs="Arial"/>
            <w:b/>
            <w:bCs/>
            <w:color w:val="000000"/>
            <w:sz w:val="18"/>
          </w:rPr>
          <w:t>examen permis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16" w:history="1">
        <w:r w:rsidRPr="00912738">
          <w:rPr>
            <w:rFonts w:ascii="Arial" w:hAnsi="Arial" w:cs="Arial"/>
            <w:color w:val="000000"/>
            <w:sz w:val="18"/>
          </w:rPr>
          <w:t>drpciv.ro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17" w:history="1">
        <w:r w:rsidRPr="00912738">
          <w:rPr>
            <w:rFonts w:ascii="Tahoma" w:hAnsi="Tahoma" w:cs="Tahoma"/>
            <w:b/>
            <w:bCs/>
            <w:color w:val="000000"/>
            <w:sz w:val="21"/>
          </w:rPr>
          <w:t>1058. Sunteţi obligat să aveţi în autovehicul:</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numai trusa medicală de prim ajutor;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numai trusa medicală de prim ajutor şi triunghiuri reflectorizante;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o trusă medicală de prim ajutor, două triunghiuri reflectorizante şi un stingător de incendiu omologat.</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618" w:history="1">
        <w:r w:rsidRPr="00912738">
          <w:rPr>
            <w:rFonts w:ascii="Arial" w:hAnsi="Arial" w:cs="Arial"/>
            <w:color w:val="000000"/>
            <w:sz w:val="18"/>
          </w:rPr>
          <w:t>intrebari categoria b1</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19" w:history="1">
        <w:r w:rsidRPr="00912738">
          <w:rPr>
            <w:rFonts w:ascii="Arial" w:hAnsi="Arial" w:cs="Arial"/>
            <w:b/>
            <w:bCs/>
            <w:color w:val="000000"/>
            <w:sz w:val="18"/>
          </w:rPr>
          <w:t>auto chestionare</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20" w:history="1">
        <w:r w:rsidRPr="00912738">
          <w:rPr>
            <w:rFonts w:ascii="Tahoma" w:hAnsi="Tahoma" w:cs="Tahoma"/>
            <w:b/>
            <w:bCs/>
            <w:color w:val="000000"/>
            <w:sz w:val="21"/>
          </w:rPr>
          <w:t>284. Dacă aveţi cunoştinţă de producerea unui accident de circulaţie, în urma căruia a rezultat moartea sau vătămarea corporală a unei persoane, sunteţi obligat:</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legal, nu vă revine nicio obligaţie;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opriţi, anunţaţi de îndată poliţia şi apelaţi numărul naţional unic pentru apeluri de urgenţă 112;</w:t>
      </w:r>
    </w:p>
    <w:p w:rsidR="00AE1230" w:rsidRPr="00912738" w:rsidRDefault="00AE1230" w:rsidP="00912738">
      <w:pPr>
        <w:shd w:val="clear" w:color="auto" w:fill="FCFDFD"/>
        <w:spacing w:after="30" w:line="240" w:lineRule="auto"/>
        <w:rPr>
          <w:ins w:id="4977" w:author="Unknown"/>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vă informaţi asupra împrejurărilor care au determinat accidentul.</w:t>
      </w:r>
    </w:p>
    <w:p w:rsidR="00AE1230" w:rsidRPr="00912738" w:rsidRDefault="00AE1230" w:rsidP="00912738">
      <w:pPr>
        <w:shd w:val="clear" w:color="auto" w:fill="FCFDFD"/>
        <w:spacing w:after="0" w:line="240" w:lineRule="auto"/>
        <w:rPr>
          <w:ins w:id="4978" w:author="Unknown"/>
          <w:rFonts w:ascii="Arial" w:hAnsi="Arial" w:cs="Arial"/>
          <w:color w:val="222222"/>
          <w:sz w:val="18"/>
          <w:szCs w:val="18"/>
        </w:rPr>
      </w:pPr>
      <w:ins w:id="4979"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"http://e-drpciv.ro/poze2/202.jpg" </w:instrText>
        </w:r>
      </w:ins>
      <w:r w:rsidRPr="009316C1">
        <w:rPr>
          <w:rFonts w:ascii="Arial" w:hAnsi="Arial" w:cs="Arial"/>
          <w:color w:val="222222"/>
          <w:sz w:val="18"/>
          <w:szCs w:val="18"/>
        </w:rPr>
      </w:r>
      <w:ins w:id="4980" w:author="Unknown">
        <w:r w:rsidRPr="00912738">
          <w:rPr>
            <w:rFonts w:ascii="Arial" w:hAnsi="Arial" w:cs="Arial"/>
            <w:color w:val="222222"/>
            <w:sz w:val="18"/>
            <w:szCs w:val="18"/>
          </w:rPr>
          <w:fldChar w:fldCharType="separate"/>
        </w:r>
      </w:ins>
      <w:r>
        <w:rPr>
          <w:noProof/>
        </w:rPr>
        <w:pict>
          <v:shape id="Picture 339" o:spid="_x0000_s1357" type="#_x0000_t75" alt="http://e-drpciv.ro/poze2/202.jpg" href="http://e-drpciv.ro/poze2/202.j" style="position:absolute;margin-left:65pt;margin-top:0;width:105pt;height:78.75pt;z-index:251997184;visibility:visible;mso-wrap-distance-left:0;mso-wrap-distance-right:0;mso-position-horizontal:right;mso-position-horizontal-relative:text;mso-position-vertical-relative:line" o:allowoverlap="f" o:button="t">
            <v:fill o:detectmouseclick="t"/>
            <v:imagedata r:id="rId2621" o:title=""/>
            <w10:wrap type="square"/>
          </v:shape>
        </w:pict>
      </w:r>
      <w:ins w:id="4981"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982" w:author="Unknown"/>
          <w:rFonts w:ascii="Tahoma" w:hAnsi="Tahoma" w:cs="Tahoma"/>
          <w:b/>
          <w:bCs/>
          <w:color w:val="222222"/>
          <w:sz w:val="21"/>
          <w:szCs w:val="21"/>
        </w:rPr>
      </w:pPr>
      <w:ins w:id="4983"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"http://e-drpciv.ro/intrebare/202/indicatorul_interzice" </w:instrText>
        </w:r>
      </w:ins>
      <w:r w:rsidRPr="009316C1">
        <w:rPr>
          <w:rFonts w:ascii="Tahoma" w:hAnsi="Tahoma" w:cs="Tahoma"/>
          <w:b/>
          <w:bCs/>
          <w:color w:val="222222"/>
          <w:sz w:val="21"/>
          <w:szCs w:val="21"/>
        </w:rPr>
      </w:r>
      <w:ins w:id="4984"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202. Indicatorul interzice: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4985" w:author="Unknown"/>
          <w:rFonts w:ascii="Arial" w:hAnsi="Arial" w:cs="Arial"/>
          <w:color w:val="222222"/>
          <w:sz w:val="18"/>
          <w:szCs w:val="18"/>
        </w:rPr>
      </w:pPr>
      <w:ins w:id="4986"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depăşirea;</w:t>
        </w:r>
      </w:ins>
    </w:p>
    <w:p w:rsidR="00AE1230" w:rsidRPr="00912738" w:rsidRDefault="00AE1230" w:rsidP="00912738">
      <w:pPr>
        <w:shd w:val="clear" w:color="auto" w:fill="FCFDFD"/>
        <w:spacing w:after="30" w:line="240" w:lineRule="auto"/>
        <w:rPr>
          <w:ins w:id="4987" w:author="Unknown"/>
          <w:rFonts w:ascii="Arial" w:hAnsi="Arial" w:cs="Arial"/>
          <w:color w:val="222222"/>
          <w:sz w:val="18"/>
          <w:szCs w:val="18"/>
        </w:rPr>
      </w:pPr>
      <w:ins w:id="4988"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virajul la stânga sau la dreapta;</w:t>
        </w:r>
      </w:ins>
    </w:p>
    <w:p w:rsidR="00AE1230" w:rsidRPr="00912738" w:rsidRDefault="00AE1230" w:rsidP="00912738">
      <w:pPr>
        <w:shd w:val="clear" w:color="auto" w:fill="33FF33"/>
        <w:spacing w:after="30" w:line="240" w:lineRule="auto"/>
        <w:rPr>
          <w:ins w:id="4989" w:author="Unknown"/>
          <w:rFonts w:ascii="Arial" w:hAnsi="Arial" w:cs="Arial"/>
          <w:color w:val="222222"/>
          <w:sz w:val="18"/>
          <w:szCs w:val="18"/>
        </w:rPr>
      </w:pPr>
      <w:ins w:id="4990"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întoarcerea.</w:t>
        </w:r>
      </w:ins>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22" w:history="1">
        <w:r w:rsidRPr="00912738">
          <w:rPr>
            <w:rFonts w:ascii="Tahoma" w:hAnsi="Tahoma" w:cs="Tahoma"/>
            <w:b/>
            <w:bCs/>
            <w:color w:val="000000"/>
            <w:sz w:val="21"/>
          </w:rPr>
          <w:t>968. Cum trebuie să procedaţi pentru a vă păstra starea de vigilenţă pe tot parcursul deplasării?</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conduceţi cât mai încordat, cu faţa cât mai aproape de parbriz, pentru a vedea tot ce se întâmplă pe drumul public, în faţa dvs.;</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vă concentraţi atenţia, dar adoptaţi o atitudine relaxată la volan, având control asupra efectuării tuturor manevrelor de care depinde siguranţa călătoriei;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vă găsiţi o preocupare mai plăcută, cum ar fi manevrarea aparaturii radio-video, întreţinerea unor discuţii cu pasagerii sau folosirea telefonului mobil.</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623" w:history="1">
        <w:r w:rsidRPr="00912738">
          <w:rPr>
            <w:rFonts w:ascii="Arial" w:hAnsi="Arial" w:cs="Arial"/>
            <w:color w:val="000000"/>
            <w:sz w:val="18"/>
          </w:rPr>
          <w:t>examen sala</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24" w:history="1">
        <w:r w:rsidRPr="00912738">
          <w:rPr>
            <w:rFonts w:ascii="Arial" w:hAnsi="Arial" w:cs="Arial"/>
            <w:color w:val="000000"/>
            <w:sz w:val="18"/>
          </w:rPr>
          <w:t>teste auto chestionare</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625" w:history="1">
        <w:r>
          <w:rPr>
            <w:noProof/>
          </w:rPr>
          <w:pict>
            <v:shape id="Picture 340" o:spid="_x0000_s1358" type="#_x0000_t75" alt="http://e-drpciv.ro/poze2/3697.jpg" href="http://e-drpciv.ro/poze2/3697.j" style="position:absolute;margin-left:65pt;margin-top:0;width:105pt;height:78.75pt;z-index:251998208;visibility:visible;mso-wrap-distance-left:0;mso-wrap-distance-right:0;mso-position-horizontal:right;mso-position-horizontal-relative:text;mso-position-vertical-relative:line" o:allowoverlap="f" o:button="t">
              <v:fill o:detectmouseclick="t"/>
              <v:imagedata r:id="rId2626"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27" w:history="1">
        <w:r w:rsidRPr="00912738">
          <w:rPr>
            <w:rFonts w:ascii="Tahoma" w:hAnsi="Tahoma" w:cs="Tahoma"/>
            <w:b/>
            <w:bCs/>
            <w:color w:val="000000"/>
            <w:sz w:val="21"/>
          </w:rPr>
          <w:t>3697. Ce interzice indicatorul alăturat?</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accesul vehiculelor care transportă</w:t>
      </w:r>
      <w:r w:rsidRPr="00912738">
        <w:rPr>
          <w:rFonts w:ascii="Arial" w:hAnsi="Arial" w:cs="Arial"/>
          <w:color w:val="222222"/>
          <w:sz w:val="18"/>
        </w:rPr>
        <w:t> </w:t>
      </w:r>
      <w:hyperlink r:id="rId2628" w:tooltip="Click to Continue &gt; by Sense" w:history="1">
        <w:r w:rsidRPr="00912738">
          <w:rPr>
            <w:rFonts w:ascii="Arial" w:hAnsi="Arial" w:cs="Arial"/>
            <w:color w:val="000000"/>
            <w:sz w:val="18"/>
            <w:u w:val="single"/>
          </w:rPr>
          <w:t>mărfuri</w:t>
        </w:r>
        <w:hyperlink r:id="rId2629" w:tooltip="&quot;Click to Continue &gt; by Sense&quot; " w:history="1">
          <w:r w:rsidRPr="00474F49">
            <w:rPr>
              <w:rFonts w:ascii="Arial" w:hAnsi="Arial" w:cs="Arial"/>
              <w:noProof/>
              <w:color w:val="000000"/>
              <w:sz w:val="18"/>
              <w:szCs w:val="18"/>
            </w:rPr>
            <w:pict>
              <v:shape id="Picture 50" o:spid="_x0000_i1028" type="#_x0000_t75" alt="http://cdncache1-a.akamaihd.net/items/it/img/arrow-10x10.png" href="http://e-drpciv.ro/intrebari/page/" title="&quot;Click to Continue &gt; by Sense&quot;" style="width:7.5pt;height:7.5pt;visibility:visible" o:button="t">
                <v:fill o:detectmouseclick="t"/>
                <v:imagedata r:id="rId848" o:title=""/>
              </v:shape>
            </w:pict>
          </w:r>
        </w:hyperlink>
      </w:hyperlink>
      <w:r w:rsidRPr="00912738">
        <w:rPr>
          <w:rFonts w:ascii="Arial" w:hAnsi="Arial" w:cs="Arial"/>
          <w:color w:val="222222"/>
          <w:sz w:val="18"/>
        </w:rPr>
        <w:t> </w:t>
      </w:r>
      <w:r w:rsidRPr="00912738">
        <w:rPr>
          <w:rFonts w:ascii="Arial" w:hAnsi="Arial" w:cs="Arial"/>
          <w:color w:val="222222"/>
          <w:sz w:val="18"/>
          <w:szCs w:val="18"/>
        </w:rPr>
        <w:t>periculoase;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accesul vehiculelor cu gabarit depăşit;</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accesul vehiculelor care transportă substanţe explozive sau uşor inflamabile.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5% | Tags:</w:t>
      </w:r>
      <w:r w:rsidRPr="00912738">
        <w:rPr>
          <w:rFonts w:ascii="Arial" w:hAnsi="Arial" w:cs="Arial"/>
          <w:color w:val="222222"/>
          <w:sz w:val="18"/>
        </w:rPr>
        <w:t> </w:t>
      </w:r>
      <w:hyperlink r:id="rId2630" w:history="1">
        <w:r w:rsidRPr="00912738">
          <w:rPr>
            <w:rFonts w:ascii="Arial" w:hAnsi="Arial" w:cs="Arial"/>
            <w:color w:val="000000"/>
            <w:sz w:val="18"/>
          </w:rPr>
          <w:t>drpciv chestionare</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31" w:history="1">
        <w:r w:rsidRPr="00912738">
          <w:rPr>
            <w:rFonts w:ascii="Arial" w:hAnsi="Arial" w:cs="Arial"/>
            <w:color w:val="000000"/>
            <w:sz w:val="18"/>
          </w:rPr>
          <w:t>examen sala</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632" w:history="1">
        <w:r>
          <w:rPr>
            <w:noProof/>
          </w:rPr>
          <w:pict>
            <v:shape id="Picture 341" o:spid="_x0000_s1359" type="#_x0000_t75" alt="http://e-drpciv.ro/poze2/533.jpg" href="http://e-drpciv.ro/poze2/533.j" style="position:absolute;margin-left:65pt;margin-top:0;width:105pt;height:78.75pt;z-index:251999232;visibility:visible;mso-wrap-distance-left:0;mso-wrap-distance-right:0;mso-position-horizontal:right;mso-position-horizontal-relative:text;mso-position-vertical-relative:line" o:allowoverlap="f" o:button="t">
              <v:fill o:detectmouseclick="t"/>
              <v:imagedata r:id="rId2633"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34" w:history="1">
        <w:r w:rsidRPr="00912738">
          <w:rPr>
            <w:rFonts w:ascii="Tahoma" w:hAnsi="Tahoma" w:cs="Tahoma"/>
            <w:b/>
            <w:bCs/>
            <w:color w:val="000000"/>
            <w:sz w:val="21"/>
          </w:rPr>
          <w:t>533. Ce indică această poziţie a poliţistului rutier?</w:t>
        </w:r>
      </w:hyperlink>
    </w:p>
    <w:p w:rsidR="00AE1230" w:rsidRPr="009316C1" w:rsidRDefault="00AE1230" w:rsidP="00912738">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reduceţi viteza;</w:t>
      </w:r>
    </w:p>
    <w:p w:rsidR="00AE1230" w:rsidRPr="009316C1" w:rsidRDefault="00AE1230" w:rsidP="00912738">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măriţi viteza;</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oprire.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635" w:history="1">
        <w:r w:rsidRPr="00912738">
          <w:rPr>
            <w:rFonts w:ascii="Arial" w:hAnsi="Arial" w:cs="Arial"/>
            <w:color w:val="000000"/>
            <w:sz w:val="18"/>
          </w:rPr>
          <w:t>examen permis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36" w:history="1">
        <w:r w:rsidRPr="00912738">
          <w:rPr>
            <w:rFonts w:ascii="Arial" w:hAnsi="Arial" w:cs="Arial"/>
            <w:b/>
            <w:bCs/>
            <w:color w:val="000000"/>
            <w:sz w:val="18"/>
          </w:rPr>
          <w:t>permis auto categoria tr</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637" w:history="1">
        <w:r>
          <w:rPr>
            <w:noProof/>
          </w:rPr>
          <w:pict>
            <v:shape id="Picture 342" o:spid="_x0000_s1360" type="#_x0000_t75" alt="http://e-drpciv.ro/poze2/579.jpg" href="http://e-drpciv.ro/poze2/579.j" style="position:absolute;margin-left:65pt;margin-top:0;width:105pt;height:78.75pt;z-index:252000256;visibility:visible;mso-wrap-distance-left:0;mso-wrap-distance-right:0;mso-position-horizontal:right;mso-position-horizontal-relative:text;mso-position-vertical-relative:line" o:allowoverlap="f" o:button="t">
              <v:fill o:detectmouseclick="t"/>
              <v:imagedata r:id="rId2638"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39" w:history="1">
        <w:r w:rsidRPr="00912738">
          <w:rPr>
            <w:rFonts w:ascii="Tahoma" w:hAnsi="Tahoma" w:cs="Tahoma"/>
            <w:b/>
            <w:bCs/>
            <w:color w:val="000000"/>
            <w:sz w:val="21"/>
          </w:rPr>
          <w:t>579. Autoturismul roşu poate depăşi în situaţia dată?</w:t>
        </w:r>
      </w:hyperlink>
    </w:p>
    <w:p w:rsidR="00AE1230" w:rsidRPr="009316C1" w:rsidRDefault="00AE1230" w:rsidP="00912738">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da, deoarece a semnalizat intenţia şi din sens opus nu se apropie niciun vehicul;</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da, deoarece se află la mai mult de 150 m de calea ferată;</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deoarece depăşeşte o coloană oprită la trecerea la nivel cu calea ferată.</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640" w:history="1">
        <w:r w:rsidRPr="00912738">
          <w:rPr>
            <w:rFonts w:ascii="Arial" w:hAnsi="Arial" w:cs="Arial"/>
            <w:b/>
            <w:bCs/>
            <w:color w:val="000000"/>
            <w:sz w:val="18"/>
          </w:rPr>
          <w:t>examen auto cat B1</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41" w:history="1">
        <w:r w:rsidRPr="00912738">
          <w:rPr>
            <w:rFonts w:ascii="Arial" w:hAnsi="Arial" w:cs="Arial"/>
            <w:b/>
            <w:bCs/>
            <w:color w:val="000000"/>
            <w:sz w:val="18"/>
          </w:rPr>
          <w:t>examen 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642" w:history="1">
        <w:r>
          <w:rPr>
            <w:noProof/>
          </w:rPr>
          <w:pict>
            <v:shape id="Picture 343" o:spid="_x0000_s1361" type="#_x0000_t75" alt="http://e-drpciv.ro/poze2/397.jpg" href="http://e-drpciv.ro/poze2/397.j" style="position:absolute;margin-left:65pt;margin-top:0;width:105pt;height:78.75pt;z-index:252001280;visibility:visible;mso-wrap-distance-left:0;mso-wrap-distance-right:0;mso-position-horizontal:right;mso-position-horizontal-relative:text;mso-position-vertical-relative:line" o:allowoverlap="f" o:button="t">
              <v:fill o:detectmouseclick="t"/>
              <v:imagedata r:id="rId2643"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44" w:history="1">
        <w:r w:rsidRPr="00912738">
          <w:rPr>
            <w:rFonts w:ascii="Tahoma" w:hAnsi="Tahoma" w:cs="Tahoma"/>
            <w:b/>
            <w:bCs/>
            <w:color w:val="000000"/>
            <w:sz w:val="21"/>
          </w:rPr>
          <w:t>397. Ce semnificaţie are indicatorul alăturat?</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accident;</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împroşcare cu criblură;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drum aglomerat.</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645" w:history="1">
        <w:r w:rsidRPr="00912738">
          <w:rPr>
            <w:rFonts w:ascii="Arial" w:hAnsi="Arial" w:cs="Arial"/>
            <w:color w:val="000000"/>
            <w:sz w:val="18"/>
          </w:rPr>
          <w:t>examen 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46" w:history="1">
        <w:r w:rsidRPr="00912738">
          <w:rPr>
            <w:rFonts w:ascii="Arial" w:hAnsi="Arial" w:cs="Arial"/>
            <w:color w:val="000000"/>
            <w:sz w:val="18"/>
          </w:rPr>
          <w:t>examen permis</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47" w:history="1">
        <w:r w:rsidRPr="00912738">
          <w:rPr>
            <w:rFonts w:ascii="Tahoma" w:hAnsi="Tahoma" w:cs="Tahoma"/>
            <w:b/>
            <w:bCs/>
            <w:color w:val="000000"/>
            <w:sz w:val="21"/>
          </w:rPr>
          <w:t>242. Când aveţi voie să fiţi agresiv în timpul conducerii pe drumurile publice?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atunci când cel din faţă rulează cu viteză redusă, fără motiv întemeiat;</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în nicio situaţie, indiferent de ceea ce se întâmplă cu ceilalţi participanţi la trafic;</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atunci când cel din faţă v-a făcut semne obscene.</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648" w:history="1">
        <w:r w:rsidRPr="00912738">
          <w:rPr>
            <w:rFonts w:ascii="Arial" w:hAnsi="Arial" w:cs="Arial"/>
            <w:color w:val="000000"/>
            <w:sz w:val="18"/>
          </w:rPr>
          <w:t>permis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49" w:history="1">
        <w:r w:rsidRPr="00912738">
          <w:rPr>
            <w:rFonts w:ascii="Arial" w:hAnsi="Arial" w:cs="Arial"/>
            <w:color w:val="000000"/>
            <w:sz w:val="18"/>
          </w:rPr>
          <w:t>raspunsuri 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50" w:history="1">
        <w:r w:rsidRPr="00912738">
          <w:rPr>
            <w:rFonts w:ascii="Tahoma" w:hAnsi="Tahoma" w:cs="Tahoma"/>
            <w:b/>
            <w:bCs/>
            <w:color w:val="000000"/>
            <w:sz w:val="21"/>
          </w:rPr>
          <w:t>96. Cum procedaţi atunci când, circulând pe un drum public, la o curbă cu vizibilitate redusă sub 50 m, observaţi că în faţa dumneavoastră se deplasează un vehicul cu tracţiune animală?</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claxonaţi, pentru a determina vehiculul cu tracţiune animală să iasă în afara carosabilului;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efectuaţi depăşirea, fiind permisă prin lege;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circulaţi în spatele vehiculului cu tracţiune animală până când aveţi o bună vizibilitate şi puteţi depăşi în siguranţă.</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651" w:history="1">
        <w:r w:rsidRPr="00912738">
          <w:rPr>
            <w:rFonts w:ascii="Arial" w:hAnsi="Arial" w:cs="Arial"/>
            <w:b/>
            <w:bCs/>
            <w:color w:val="000000"/>
            <w:sz w:val="18"/>
          </w:rPr>
          <w:t>examen auto cat tr</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52" w:history="1">
        <w:r w:rsidRPr="00912738">
          <w:rPr>
            <w:rFonts w:ascii="Arial" w:hAnsi="Arial" w:cs="Arial"/>
            <w:color w:val="000000"/>
            <w:sz w:val="18"/>
          </w:rPr>
          <w:t>permis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53" w:history="1">
        <w:r w:rsidRPr="00912738">
          <w:rPr>
            <w:rFonts w:ascii="Tahoma" w:hAnsi="Tahoma" w:cs="Tahoma"/>
            <w:b/>
            <w:bCs/>
            <w:color w:val="000000"/>
            <w:sz w:val="21"/>
          </w:rPr>
          <w:t>539. Cum veţi proceda corect dacă, la apropierea de o trecere la nivel cu o cale ferată prevăzută cu semibariere automate, semnalele sonore şi luminile roşii sunt în funcţiune?</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reduceţi viteza şi opriţi înaintea semibarierelor;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ocoliţi semibariera şi vă continuaţi drumul, dacă trenul nu se apropie;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măriţi viteza pentru a nu fi surprinşi de închiderea semibarierei.</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654" w:history="1">
        <w:r w:rsidRPr="00912738">
          <w:rPr>
            <w:rFonts w:ascii="Arial" w:hAnsi="Arial" w:cs="Arial"/>
            <w:b/>
            <w:bCs/>
            <w:color w:val="000000"/>
            <w:sz w:val="18"/>
          </w:rPr>
          <w:t>simulare examen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55" w:history="1">
        <w:r w:rsidRPr="00912738">
          <w:rPr>
            <w:rFonts w:ascii="Arial" w:hAnsi="Arial" w:cs="Arial"/>
            <w:b/>
            <w:bCs/>
            <w:color w:val="000000"/>
            <w:sz w:val="18"/>
          </w:rPr>
          <w:t>teste 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56" w:history="1">
        <w:r w:rsidRPr="00912738">
          <w:rPr>
            <w:rFonts w:ascii="Tahoma" w:hAnsi="Tahoma" w:cs="Tahoma"/>
            <w:b/>
            <w:bCs/>
            <w:color w:val="000000"/>
            <w:sz w:val="21"/>
          </w:rPr>
          <w:t>193. Este obligatorie dotarea autovehiculelor cu trusă medicală de prim ajutor?</w:t>
        </w:r>
      </w:hyperlink>
    </w:p>
    <w:p w:rsidR="00AE1230" w:rsidRPr="009316C1" w:rsidRDefault="00AE1230" w:rsidP="00912738">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da, numai la autovehiculele cu o greutate mai mare de 3,5 t;</w:t>
      </w:r>
    </w:p>
    <w:p w:rsidR="00AE1230" w:rsidRPr="009316C1" w:rsidRDefault="00AE1230" w:rsidP="00912738">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nu, fiind doar o recomandare legală;</w:t>
      </w:r>
    </w:p>
    <w:p w:rsidR="00AE1230" w:rsidRPr="009316C1" w:rsidRDefault="00AE1230" w:rsidP="00912738">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C.</w:t>
      </w:r>
      <w:r w:rsidRPr="009316C1">
        <w:rPr>
          <w:rFonts w:ascii="Arial" w:hAnsi="Arial" w:cs="Arial"/>
          <w:color w:val="222222"/>
          <w:sz w:val="18"/>
          <w:lang w:val="it-IT"/>
        </w:rPr>
        <w:t> </w:t>
      </w:r>
      <w:r w:rsidRPr="009316C1">
        <w:rPr>
          <w:rFonts w:ascii="Arial" w:hAnsi="Arial" w:cs="Arial"/>
          <w:color w:val="222222"/>
          <w:sz w:val="18"/>
          <w:szCs w:val="18"/>
          <w:lang w:val="it-IT"/>
        </w:rPr>
        <w:t>da, pentru toate autovehiculele care circulă pe drumurile publice.</w:t>
      </w:r>
    </w:p>
    <w:p w:rsidR="00AE1230" w:rsidRPr="009316C1" w:rsidRDefault="00AE1230" w:rsidP="00912738">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4 </w:t>
      </w:r>
      <w:r w:rsidRPr="009316C1">
        <w:rPr>
          <w:rFonts w:ascii="Arial" w:hAnsi="Arial" w:cs="Arial"/>
          <w:b/>
          <w:bCs/>
          <w:color w:val="FFFFFF"/>
          <w:sz w:val="18"/>
          <w:szCs w:val="18"/>
          <w:lang w:val="it-IT"/>
        </w:rPr>
        <w:t>comentarii</w:t>
      </w:r>
    </w:p>
    <w:p w:rsidR="00AE1230" w:rsidRPr="009316C1" w:rsidRDefault="00AE1230" w:rsidP="00912738">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1% | Tags:</w:t>
      </w:r>
      <w:r w:rsidRPr="009316C1">
        <w:rPr>
          <w:rFonts w:ascii="Arial" w:hAnsi="Arial" w:cs="Arial"/>
          <w:color w:val="222222"/>
          <w:sz w:val="18"/>
          <w:lang w:val="it-IT"/>
        </w:rPr>
        <w:t> </w:t>
      </w:r>
      <w:hyperlink r:id="rId2657" w:history="1">
        <w:r w:rsidRPr="009316C1">
          <w:rPr>
            <w:rFonts w:ascii="Arial" w:hAnsi="Arial" w:cs="Arial"/>
            <w:b/>
            <w:bCs/>
            <w:color w:val="000000"/>
            <w:sz w:val="18"/>
            <w:lang w:val="it-IT"/>
          </w:rPr>
          <w:t>permis auto categoria B</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658" w:history="1">
        <w:r w:rsidRPr="009316C1">
          <w:rPr>
            <w:rFonts w:ascii="Arial" w:hAnsi="Arial" w:cs="Arial"/>
            <w:color w:val="000000"/>
            <w:sz w:val="18"/>
            <w:lang w:val="it-IT"/>
          </w:rPr>
          <w:t>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912738">
      <w:pPr>
        <w:shd w:val="clear" w:color="auto" w:fill="FCFDFD"/>
        <w:spacing w:after="0" w:line="240" w:lineRule="auto"/>
        <w:outlineLvl w:val="1"/>
        <w:rPr>
          <w:rFonts w:ascii="Tahoma" w:hAnsi="Tahoma" w:cs="Tahoma"/>
          <w:b/>
          <w:bCs/>
          <w:color w:val="222222"/>
          <w:sz w:val="21"/>
          <w:szCs w:val="21"/>
          <w:lang w:val="it-IT"/>
        </w:rPr>
      </w:pPr>
      <w:hyperlink r:id="rId2659" w:history="1">
        <w:r w:rsidRPr="009316C1">
          <w:rPr>
            <w:rFonts w:ascii="Tahoma" w:hAnsi="Tahoma" w:cs="Tahoma"/>
            <w:b/>
            <w:bCs/>
            <w:color w:val="000000"/>
            <w:sz w:val="21"/>
            <w:lang w:val="it-IT"/>
          </w:rPr>
          <w:t>3727. Cum trebuie să fie nivelul corect al uleiului din baie?:</w:t>
        </w:r>
      </w:hyperlink>
    </w:p>
    <w:p w:rsidR="00AE1230" w:rsidRPr="009316C1" w:rsidRDefault="00AE1230" w:rsidP="00912738">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cu aproximativ 1 cm sub reperul MIN;</w:t>
      </w:r>
    </w:p>
    <w:p w:rsidR="00AE1230" w:rsidRPr="009316C1" w:rsidRDefault="00AE1230" w:rsidP="00912738">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între reperele MIN-MAX, însemnate pe joja de ulei;</w:t>
      </w:r>
    </w:p>
    <w:p w:rsidR="00AE1230" w:rsidRPr="009316C1" w:rsidRDefault="00AE1230" w:rsidP="00912738">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cu aproximativ 1 cm deasupra reperului MAX.</w:t>
      </w:r>
    </w:p>
    <w:p w:rsidR="00AE1230" w:rsidRPr="009316C1" w:rsidRDefault="00AE1230" w:rsidP="00912738">
      <w:pPr>
        <w:shd w:val="clear" w:color="auto" w:fill="5C9CCC"/>
        <w:spacing w:after="0" w:line="240" w:lineRule="auto"/>
        <w:rPr>
          <w:rFonts w:ascii="Arial" w:hAnsi="Arial" w:cs="Arial"/>
          <w:b/>
          <w:bCs/>
          <w:color w:val="FFFFFF"/>
          <w:sz w:val="18"/>
          <w:szCs w:val="18"/>
          <w:lang w:val="pt-BR"/>
        </w:rPr>
      </w:pPr>
      <w:r w:rsidRPr="009316C1">
        <w:rPr>
          <w:rFonts w:ascii="Arial" w:hAnsi="Arial" w:cs="Arial"/>
          <w:b/>
          <w:bCs/>
          <w:color w:val="FFFFFF"/>
          <w:sz w:val="18"/>
          <w:lang w:val="pt-BR"/>
        </w:rPr>
        <w:t>0 </w:t>
      </w:r>
      <w:r w:rsidRPr="009316C1">
        <w:rPr>
          <w:rFonts w:ascii="Arial" w:hAnsi="Arial" w:cs="Arial"/>
          <w:b/>
          <w:bCs/>
          <w:color w:val="FFFFFF"/>
          <w:sz w:val="18"/>
          <w:szCs w:val="18"/>
          <w:lang w:val="pt-BR"/>
        </w:rPr>
        <w:t>comentarii</w:t>
      </w:r>
    </w:p>
    <w:p w:rsidR="00AE1230" w:rsidRPr="009316C1" w:rsidRDefault="00AE1230" w:rsidP="00912738">
      <w:pPr>
        <w:shd w:val="clear" w:color="auto" w:fill="FCFDFD"/>
        <w:spacing w:after="0" w:line="240" w:lineRule="auto"/>
        <w:rPr>
          <w:rFonts w:ascii="Arial" w:hAnsi="Arial" w:cs="Arial"/>
          <w:color w:val="222222"/>
          <w:sz w:val="18"/>
          <w:szCs w:val="18"/>
          <w:lang w:val="pt-BR"/>
        </w:rPr>
      </w:pPr>
      <w:r w:rsidRPr="009316C1">
        <w:rPr>
          <w:rFonts w:ascii="Arial" w:hAnsi="Arial" w:cs="Arial"/>
          <w:color w:val="222222"/>
          <w:sz w:val="18"/>
          <w:szCs w:val="18"/>
          <w:lang w:val="pt-BR"/>
        </w:rPr>
        <w:t>Categoria:</w:t>
      </w:r>
      <w:r w:rsidRPr="009316C1">
        <w:rPr>
          <w:rFonts w:ascii="Arial" w:hAnsi="Arial" w:cs="Arial"/>
          <w:color w:val="222222"/>
          <w:sz w:val="18"/>
          <w:lang w:val="pt-BR"/>
        </w:rPr>
        <w:t> </w:t>
      </w:r>
      <w:r w:rsidRPr="009316C1">
        <w:rPr>
          <w:rFonts w:ascii="Arial" w:hAnsi="Arial" w:cs="Arial"/>
          <w:b/>
          <w:bCs/>
          <w:color w:val="222222"/>
          <w:sz w:val="18"/>
          <w:lang w:val="pt-BR"/>
        </w:rPr>
        <w:t>B, B1, Tr</w:t>
      </w:r>
      <w:r w:rsidRPr="009316C1">
        <w:rPr>
          <w:rFonts w:ascii="Arial" w:hAnsi="Arial" w:cs="Arial"/>
          <w:color w:val="222222"/>
          <w:sz w:val="18"/>
          <w:lang w:val="pt-BR"/>
        </w:rPr>
        <w:t> </w:t>
      </w:r>
      <w:r w:rsidRPr="009316C1">
        <w:rPr>
          <w:rFonts w:ascii="Arial" w:hAnsi="Arial" w:cs="Arial"/>
          <w:color w:val="222222"/>
          <w:sz w:val="18"/>
          <w:szCs w:val="18"/>
          <w:lang w:val="pt-BR"/>
        </w:rPr>
        <w:t>| Grad dificultate: 5% | Tags:</w:t>
      </w:r>
      <w:r w:rsidRPr="009316C1">
        <w:rPr>
          <w:rFonts w:ascii="Arial" w:hAnsi="Arial" w:cs="Arial"/>
          <w:color w:val="222222"/>
          <w:sz w:val="18"/>
          <w:lang w:val="pt-BR"/>
        </w:rPr>
        <w:t> </w:t>
      </w:r>
      <w:hyperlink r:id="rId2660" w:history="1">
        <w:r w:rsidRPr="009316C1">
          <w:rPr>
            <w:rFonts w:ascii="Arial" w:hAnsi="Arial" w:cs="Arial"/>
            <w:b/>
            <w:bCs/>
            <w:color w:val="000000"/>
            <w:sz w:val="18"/>
            <w:lang w:val="pt-BR"/>
          </w:rPr>
          <w:t>examen auto</w:t>
        </w:r>
      </w:hyperlink>
      <w:r w:rsidRPr="009316C1">
        <w:rPr>
          <w:rFonts w:ascii="Arial" w:hAnsi="Arial" w:cs="Arial"/>
          <w:color w:val="222222"/>
          <w:sz w:val="18"/>
          <w:lang w:val="pt-BR"/>
        </w:rPr>
        <w:t> </w:t>
      </w:r>
      <w:r w:rsidRPr="009316C1">
        <w:rPr>
          <w:rFonts w:ascii="Arial" w:hAnsi="Arial" w:cs="Arial"/>
          <w:color w:val="222222"/>
          <w:sz w:val="18"/>
          <w:szCs w:val="18"/>
          <w:lang w:val="pt-BR"/>
        </w:rPr>
        <w:t> </w:t>
      </w:r>
      <w:r w:rsidRPr="009316C1">
        <w:rPr>
          <w:rFonts w:ascii="Arial" w:hAnsi="Arial" w:cs="Arial"/>
          <w:color w:val="222222"/>
          <w:sz w:val="18"/>
          <w:lang w:val="pt-BR"/>
        </w:rPr>
        <w:t> </w:t>
      </w:r>
      <w:hyperlink r:id="rId2661" w:history="1">
        <w:r w:rsidRPr="009316C1">
          <w:rPr>
            <w:rFonts w:ascii="Arial" w:hAnsi="Arial" w:cs="Arial"/>
            <w:color w:val="000000"/>
            <w:sz w:val="18"/>
            <w:lang w:val="pt-BR"/>
          </w:rPr>
          <w:t>examen auto cat B</w:t>
        </w:r>
      </w:hyperlink>
      <w:r w:rsidRPr="009316C1">
        <w:rPr>
          <w:rFonts w:ascii="Arial" w:hAnsi="Arial" w:cs="Arial"/>
          <w:color w:val="222222"/>
          <w:sz w:val="18"/>
          <w:lang w:val="pt-BR"/>
        </w:rPr>
        <w:t> </w:t>
      </w:r>
      <w:r w:rsidRPr="009316C1">
        <w:rPr>
          <w:rFonts w:ascii="Arial" w:hAnsi="Arial" w:cs="Arial"/>
          <w:color w:val="222222"/>
          <w:sz w:val="18"/>
          <w:szCs w:val="18"/>
          <w:lang w:val="pt-BR"/>
        </w:rPr>
        <w:t> </w:t>
      </w:r>
    </w:p>
    <w:p w:rsidR="00AE1230" w:rsidRPr="009316C1" w:rsidRDefault="00AE1230" w:rsidP="00912738">
      <w:pPr>
        <w:shd w:val="clear" w:color="auto" w:fill="FCFDFD"/>
        <w:spacing w:after="0" w:line="240" w:lineRule="auto"/>
        <w:outlineLvl w:val="1"/>
        <w:rPr>
          <w:rFonts w:ascii="Tahoma" w:hAnsi="Tahoma" w:cs="Tahoma"/>
          <w:b/>
          <w:bCs/>
          <w:color w:val="222222"/>
          <w:sz w:val="21"/>
          <w:szCs w:val="21"/>
          <w:lang w:val="pt-BR"/>
        </w:rPr>
      </w:pPr>
      <w:hyperlink r:id="rId2662" w:history="1">
        <w:r w:rsidRPr="009316C1">
          <w:rPr>
            <w:rFonts w:ascii="Tahoma" w:hAnsi="Tahoma" w:cs="Tahoma"/>
            <w:b/>
            <w:bCs/>
            <w:color w:val="000000"/>
            <w:sz w:val="21"/>
            <w:lang w:val="pt-BR"/>
          </w:rPr>
          <w:t>44. Instalaţiile de semnalizare şi iluminare ale unui autovehicul trebuie: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funcţioneze doar pe timp de noapte;</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să corespundă condiţiilor tehnice impuse şi să fie omologate de către autoritatea competentă;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să nu fie folosite în mediul urban.</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663" w:history="1">
        <w:r w:rsidRPr="00912738">
          <w:rPr>
            <w:rFonts w:ascii="Arial" w:hAnsi="Arial" w:cs="Arial"/>
            <w:b/>
            <w:bCs/>
            <w:color w:val="000000"/>
            <w:sz w:val="18"/>
          </w:rPr>
          <w:t>www.drpciv</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664" w:history="1">
        <w:r w:rsidRPr="00912738">
          <w:rPr>
            <w:rFonts w:ascii="Arial" w:hAnsi="Arial" w:cs="Arial"/>
            <w:color w:val="000000"/>
            <w:sz w:val="18"/>
          </w:rPr>
          <w:t>simulare examen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665" w:history="1">
        <w:r>
          <w:rPr>
            <w:noProof/>
          </w:rPr>
          <w:pict>
            <v:shape id="Picture 344" o:spid="_x0000_s1362" type="#_x0000_t75" alt="http://e-drpciv.ro/poze2/92.jpg" href="http://e-drpciv.ro/poze2/92.j" style="position:absolute;margin-left:65pt;margin-top:0;width:105pt;height:78.75pt;z-index:252002304;visibility:visible;mso-wrap-distance-left:0;mso-wrap-distance-right:0;mso-position-horizontal:right;mso-position-horizontal-relative:text;mso-position-vertical-relative:line" o:allowoverlap="f" o:button="t">
              <v:fill o:detectmouseclick="t"/>
              <v:imagedata r:id="rId2666" o:title=""/>
              <w10:wrap type="square"/>
            </v:shape>
          </w:pict>
        </w:r>
      </w:hyperlink>
    </w:p>
    <w:p w:rsidR="00AE1230" w:rsidRPr="009316C1" w:rsidRDefault="00AE1230" w:rsidP="00912738">
      <w:pPr>
        <w:shd w:val="clear" w:color="auto" w:fill="FCFDFD"/>
        <w:spacing w:after="0" w:line="240" w:lineRule="auto"/>
        <w:outlineLvl w:val="1"/>
        <w:rPr>
          <w:rFonts w:ascii="Tahoma" w:hAnsi="Tahoma" w:cs="Tahoma"/>
          <w:b/>
          <w:bCs/>
          <w:color w:val="222222"/>
          <w:sz w:val="21"/>
          <w:szCs w:val="21"/>
          <w:lang w:val="it-IT"/>
        </w:rPr>
      </w:pPr>
      <w:hyperlink r:id="rId2667" w:history="1">
        <w:r w:rsidRPr="009316C1">
          <w:rPr>
            <w:rFonts w:ascii="Tahoma" w:hAnsi="Tahoma" w:cs="Tahoma"/>
            <w:b/>
            <w:bCs/>
            <w:color w:val="000000"/>
            <w:sz w:val="21"/>
            <w:lang w:val="it-IT"/>
          </w:rPr>
          <w:t>92. Unde veţi parca autovehiculul la întâlnirea acestui indicator?</w:t>
        </w:r>
      </w:hyperlink>
    </w:p>
    <w:p w:rsidR="00AE1230" w:rsidRPr="009316C1" w:rsidRDefault="00AE1230" w:rsidP="00912738">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pe direcţia indicată, în parcarea special amenajată;</w:t>
      </w:r>
    </w:p>
    <w:p w:rsidR="00AE1230" w:rsidRPr="009316C1" w:rsidRDefault="00AE1230" w:rsidP="00912738">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pe trotuar, perpendicular pe acesta;</w:t>
      </w:r>
    </w:p>
    <w:p w:rsidR="00AE1230" w:rsidRPr="009316C1" w:rsidRDefault="00AE1230" w:rsidP="00912738">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pe trotuar, în lungul acestuia.</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316C1" w:rsidRDefault="00AE1230" w:rsidP="00912738">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1% | Tags:</w:t>
      </w:r>
      <w:r w:rsidRPr="009316C1">
        <w:rPr>
          <w:rFonts w:ascii="Arial" w:hAnsi="Arial" w:cs="Arial"/>
          <w:color w:val="222222"/>
          <w:sz w:val="18"/>
          <w:lang w:val="it-IT"/>
        </w:rPr>
        <w:t> </w:t>
      </w:r>
      <w:hyperlink r:id="rId2668" w:history="1">
        <w:r w:rsidRPr="009316C1">
          <w:rPr>
            <w:rFonts w:ascii="Arial" w:hAnsi="Arial" w:cs="Arial"/>
            <w:b/>
            <w:bCs/>
            <w:color w:val="000000"/>
            <w:sz w:val="18"/>
            <w:lang w:val="it-IT"/>
          </w:rPr>
          <w:t>chestionare auto 2014</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669" w:history="1">
        <w:r w:rsidRPr="009316C1">
          <w:rPr>
            <w:rFonts w:ascii="Arial" w:hAnsi="Arial" w:cs="Arial"/>
            <w:color w:val="000000"/>
            <w:sz w:val="18"/>
            <w:lang w:val="it-IT"/>
          </w:rPr>
          <w:t>permis auto categoria TR</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912738">
      <w:pPr>
        <w:shd w:val="clear" w:color="auto" w:fill="FCFDFD"/>
        <w:spacing w:after="0" w:line="240" w:lineRule="auto"/>
        <w:rPr>
          <w:rFonts w:ascii="Arial" w:hAnsi="Arial" w:cs="Arial"/>
          <w:color w:val="222222"/>
          <w:sz w:val="18"/>
          <w:szCs w:val="18"/>
          <w:lang w:val="it-IT"/>
        </w:rPr>
      </w:pPr>
      <w:hyperlink r:id="rId2670" w:history="1">
        <w:r>
          <w:rPr>
            <w:noProof/>
          </w:rPr>
          <w:pict>
            <v:shape id="Picture 345" o:spid="_x0000_s1363" type="#_x0000_t75" alt="http://e-drpciv.ro/poze2/252.jpg" href="http://e-drpciv.ro/poze2/252.j" style="position:absolute;margin-left:65pt;margin-top:0;width:105pt;height:78.75pt;z-index:252003328;visibility:visible;mso-wrap-distance-left:0;mso-wrap-distance-right:0;mso-position-horizontal:right;mso-position-horizontal-relative:text;mso-position-vertical-relative:line" o:allowoverlap="f" o:button="t">
              <v:fill o:detectmouseclick="t"/>
              <v:imagedata r:id="rId2671" o:title=""/>
              <w10:wrap type="square"/>
            </v:shape>
          </w:pict>
        </w:r>
      </w:hyperlink>
    </w:p>
    <w:p w:rsidR="00AE1230" w:rsidRPr="009316C1" w:rsidRDefault="00AE1230" w:rsidP="00912738">
      <w:pPr>
        <w:shd w:val="clear" w:color="auto" w:fill="FCFDFD"/>
        <w:spacing w:after="0" w:line="240" w:lineRule="auto"/>
        <w:outlineLvl w:val="1"/>
        <w:rPr>
          <w:rFonts w:ascii="Tahoma" w:hAnsi="Tahoma" w:cs="Tahoma"/>
          <w:b/>
          <w:bCs/>
          <w:color w:val="222222"/>
          <w:sz w:val="21"/>
          <w:szCs w:val="21"/>
          <w:lang w:val="it-IT"/>
        </w:rPr>
      </w:pPr>
      <w:hyperlink r:id="rId2672" w:history="1">
        <w:r w:rsidRPr="009316C1">
          <w:rPr>
            <w:rFonts w:ascii="Tahoma" w:hAnsi="Tahoma" w:cs="Tahoma"/>
            <w:b/>
            <w:bCs/>
            <w:color w:val="000000"/>
            <w:sz w:val="21"/>
            <w:lang w:val="it-IT"/>
          </w:rPr>
          <w:t>252. În această situaţie executaţi corect depăşirea autoturismului alb?</w:t>
        </w:r>
      </w:hyperlink>
    </w:p>
    <w:p w:rsidR="00AE1230" w:rsidRPr="009316C1" w:rsidRDefault="00AE1230" w:rsidP="00912738">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da, deoarece aţi semnalizat intenţia de a depăşi;</w:t>
      </w:r>
    </w:p>
    <w:p w:rsidR="00AE1230" w:rsidRPr="009316C1" w:rsidRDefault="00AE1230" w:rsidP="00912738">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nu, deoarece linia continuă vă interzice manevra;</w:t>
      </w:r>
    </w:p>
    <w:p w:rsidR="00AE1230" w:rsidRPr="009316C1" w:rsidRDefault="00AE1230" w:rsidP="00912738">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da, deoarece din sens invers nu circulă niciun vehicul.</w:t>
      </w:r>
    </w:p>
    <w:p w:rsidR="00AE1230" w:rsidRPr="009316C1" w:rsidRDefault="00AE1230" w:rsidP="00912738">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1 </w:t>
      </w:r>
      <w:r w:rsidRPr="009316C1">
        <w:rPr>
          <w:rFonts w:ascii="Arial" w:hAnsi="Arial" w:cs="Arial"/>
          <w:b/>
          <w:bCs/>
          <w:color w:val="FFFFFF"/>
          <w:sz w:val="18"/>
          <w:szCs w:val="18"/>
          <w:lang w:val="it-IT"/>
        </w:rPr>
        <w:t>comentarii</w:t>
      </w:r>
    </w:p>
    <w:p w:rsidR="00AE1230" w:rsidRPr="009316C1" w:rsidRDefault="00AE1230" w:rsidP="00912738">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1% | Tags:</w:t>
      </w:r>
      <w:r w:rsidRPr="009316C1">
        <w:rPr>
          <w:rFonts w:ascii="Arial" w:hAnsi="Arial" w:cs="Arial"/>
          <w:color w:val="222222"/>
          <w:sz w:val="18"/>
          <w:lang w:val="it-IT"/>
        </w:rPr>
        <w:t> </w:t>
      </w:r>
      <w:hyperlink r:id="rId2673" w:history="1">
        <w:r w:rsidRPr="009316C1">
          <w:rPr>
            <w:rFonts w:ascii="Arial" w:hAnsi="Arial" w:cs="Arial"/>
            <w:b/>
            <w:bCs/>
            <w:color w:val="000000"/>
            <w:sz w:val="18"/>
            <w:lang w:val="it-IT"/>
          </w:rPr>
          <w:t>intrebari 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674" w:history="1">
        <w:r w:rsidRPr="009316C1">
          <w:rPr>
            <w:rFonts w:ascii="Arial" w:hAnsi="Arial" w:cs="Arial"/>
            <w:b/>
            <w:bCs/>
            <w:color w:val="000000"/>
            <w:sz w:val="18"/>
            <w:lang w:val="it-IT"/>
          </w:rPr>
          <w:t>examen auto categoria b1</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912738">
      <w:pPr>
        <w:shd w:val="clear" w:color="auto" w:fill="FCFDFD"/>
        <w:spacing w:after="0" w:line="240" w:lineRule="auto"/>
        <w:rPr>
          <w:rFonts w:ascii="Arial" w:hAnsi="Arial" w:cs="Arial"/>
          <w:color w:val="222222"/>
          <w:sz w:val="18"/>
          <w:szCs w:val="18"/>
          <w:lang w:val="it-IT"/>
        </w:rPr>
      </w:pPr>
      <w:hyperlink r:id="rId2675" w:history="1">
        <w:r>
          <w:rPr>
            <w:noProof/>
          </w:rPr>
          <w:pict>
            <v:shape id="Picture 346" o:spid="_x0000_s1364" type="#_x0000_t75" alt="http://e-drpciv.ro/poze2/985.jpg" href="http://e-drpciv.ro/poze2/985.j" style="position:absolute;margin-left:65pt;margin-top:0;width:105pt;height:78.75pt;z-index:252004352;visibility:visible;mso-wrap-distance-left:0;mso-wrap-distance-right:0;mso-position-horizontal:right;mso-position-horizontal-relative:text;mso-position-vertical-relative:line" o:allowoverlap="f" o:button="t">
              <v:fill o:detectmouseclick="t"/>
              <v:imagedata r:id="rId2676"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677" w:history="1">
        <w:r w:rsidRPr="00912738">
          <w:rPr>
            <w:rFonts w:ascii="Tahoma" w:hAnsi="Tahoma" w:cs="Tahoma"/>
            <w:b/>
            <w:bCs/>
            <w:color w:val="000000"/>
            <w:sz w:val="21"/>
          </w:rPr>
          <w:t>985. Cum veţi proceda corect în intersecţia care urmează, dacă întâlniţi indicatorul „Oprire“?</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dacă autobuzul s-a oprit în dreptul indicatorului, vă puteţi continua drumul imediat după acesta;</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depăşiţi autobuzul, care s-a asigurat în prealabil în dreptul indicatorului;</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după plecarea autobuzului, opriţi în locul în care vizibilitatea este maximă, vă asiguraţi, apoi vă continuaţi drumul.</w:t>
      </w:r>
    </w:p>
    <w:p w:rsidR="00AE1230" w:rsidRPr="00912738" w:rsidRDefault="00AE1230" w:rsidP="00912738">
      <w:pPr>
        <w:spacing w:after="0" w:line="240" w:lineRule="auto"/>
        <w:outlineLvl w:val="1"/>
        <w:rPr>
          <w:rFonts w:ascii="Tahoma" w:hAnsi="Tahoma" w:cs="Tahoma"/>
          <w:b/>
          <w:bCs/>
          <w:color w:val="222222"/>
          <w:sz w:val="21"/>
          <w:szCs w:val="21"/>
        </w:rPr>
      </w:pPr>
      <w:hyperlink r:id="rId2678" w:history="1">
        <w:r w:rsidRPr="009316C1">
          <w:rPr>
            <w:rFonts w:ascii="Tahoma" w:hAnsi="Tahoma" w:cs="Tahoma"/>
            <w:b/>
            <w:bCs/>
            <w:color w:val="000000"/>
            <w:sz w:val="21"/>
            <w:lang w:val="pt-BR"/>
          </w:rPr>
          <w:t xml:space="preserve">319. Vă deplasaţi pe drum într-o coloană. </w:t>
        </w:r>
        <w:r w:rsidRPr="00912738">
          <w:rPr>
            <w:rFonts w:ascii="Tahoma" w:hAnsi="Tahoma" w:cs="Tahoma"/>
            <w:b/>
            <w:bCs/>
            <w:color w:val="000000"/>
            <w:sz w:val="21"/>
          </w:rPr>
          <w:t>Cum vă comportaţi?</w:t>
        </w:r>
      </w:hyperlink>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depăşiţi coloana, pe cât posibil printr-o singură manevră;</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păstraţi o distanţă corespunzătoare faţă de cel care circulă în faţă şi urmăriţi comportamentul celorlalţi participanţi la trafic;</w:t>
      </w:r>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circulaţi foarte aproape de vehiculul din faţă, pentru a nu rămâne în urmă.</w:t>
      </w:r>
    </w:p>
    <w:p w:rsidR="00AE1230" w:rsidRPr="00912738" w:rsidRDefault="00AE1230" w:rsidP="00912738">
      <w:pPr>
        <w:shd w:val="clear" w:color="auto" w:fill="C9DBE7"/>
        <w:spacing w:after="0" w:line="240" w:lineRule="auto"/>
        <w:jc w:val="center"/>
        <w:rPr>
          <w:ins w:id="4991" w:author="Unknown"/>
          <w:rFonts w:ascii="Arial" w:hAnsi="Arial" w:cs="Arial"/>
          <w:color w:val="000000"/>
          <w:sz w:val="18"/>
          <w:szCs w:val="18"/>
        </w:rPr>
      </w:pPr>
      <w:ins w:id="4992" w:author="Unknown">
        <w:r w:rsidRPr="00912738">
          <w:rPr>
            <w:rFonts w:ascii="Arial" w:hAnsi="Arial" w:cs="Arial"/>
            <w:color w:val="000000"/>
            <w:sz w:val="18"/>
            <w:szCs w:val="18"/>
            <w:bdr w:val="none" w:sz="0" w:space="0" w:color="auto" w:frame="1"/>
          </w:rPr>
          <w:br/>
        </w:r>
      </w:ins>
    </w:p>
    <w:p w:rsidR="00AE1230" w:rsidRPr="00912738" w:rsidRDefault="00AE1230" w:rsidP="00912738">
      <w:pPr>
        <w:shd w:val="clear" w:color="auto" w:fill="FCFDFD"/>
        <w:spacing w:after="0" w:line="240" w:lineRule="auto"/>
        <w:rPr>
          <w:ins w:id="4993" w:author="Unknown"/>
          <w:rFonts w:ascii="Arial" w:hAnsi="Arial" w:cs="Arial"/>
          <w:color w:val="222222"/>
          <w:sz w:val="18"/>
          <w:szCs w:val="18"/>
        </w:rPr>
      </w:pPr>
      <w:ins w:id="4994"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"http://e-drpciv.ro/poze2/3749.jpg" </w:instrText>
        </w:r>
      </w:ins>
      <w:r w:rsidRPr="009316C1">
        <w:rPr>
          <w:rFonts w:ascii="Arial" w:hAnsi="Arial" w:cs="Arial"/>
          <w:color w:val="222222"/>
          <w:sz w:val="18"/>
          <w:szCs w:val="18"/>
        </w:rPr>
      </w:r>
      <w:ins w:id="4995" w:author="Unknown">
        <w:r w:rsidRPr="00912738">
          <w:rPr>
            <w:rFonts w:ascii="Arial" w:hAnsi="Arial" w:cs="Arial"/>
            <w:color w:val="222222"/>
            <w:sz w:val="18"/>
            <w:szCs w:val="18"/>
          </w:rPr>
          <w:fldChar w:fldCharType="separate"/>
        </w:r>
      </w:ins>
      <w:r>
        <w:rPr>
          <w:noProof/>
        </w:rPr>
        <w:pict>
          <v:shape id="Picture 347" o:spid="_x0000_s1365" type="#_x0000_t75" alt="http://e-drpciv.ro/poze2/3749.jpg" href="http://e-drpciv.ro/poze2/3749.j" style="position:absolute;margin-left:65pt;margin-top:0;width:105pt;height:78.75pt;z-index:252005376;visibility:visible;mso-wrap-distance-left:0;mso-wrap-distance-right:0;mso-position-horizontal:right;mso-position-horizontal-relative:text;mso-position-vertical-relative:line" o:allowoverlap="f" o:button="t">
            <v:fill o:detectmouseclick="t"/>
            <v:imagedata r:id="rId2679" o:title=""/>
            <w10:wrap type="square"/>
          </v:shape>
        </w:pict>
      </w:r>
      <w:ins w:id="4996"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4997" w:author="Unknown"/>
          <w:rFonts w:ascii="Tahoma" w:hAnsi="Tahoma" w:cs="Tahoma"/>
          <w:b/>
          <w:bCs/>
          <w:color w:val="222222"/>
          <w:sz w:val="21"/>
          <w:szCs w:val="21"/>
        </w:rPr>
      </w:pPr>
      <w:ins w:id="4998"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"http://e-drpciv.ro/intrebare/3749/grupajul_de_indicatoare_se_refera_la" </w:instrText>
        </w:r>
      </w:ins>
      <w:r w:rsidRPr="009316C1">
        <w:rPr>
          <w:rFonts w:ascii="Tahoma" w:hAnsi="Tahoma" w:cs="Tahoma"/>
          <w:b/>
          <w:bCs/>
          <w:color w:val="222222"/>
          <w:sz w:val="21"/>
          <w:szCs w:val="21"/>
        </w:rPr>
      </w:r>
      <w:ins w:id="4999"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3749. Grupajul de indicatoare se referă la:</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000" w:author="Unknown"/>
          <w:rFonts w:ascii="Arial" w:hAnsi="Arial" w:cs="Arial"/>
          <w:color w:val="222222"/>
          <w:sz w:val="18"/>
          <w:szCs w:val="18"/>
        </w:rPr>
      </w:pPr>
      <w:ins w:id="5001"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viteza minimă obligatorie permanent;</w:t>
        </w:r>
      </w:ins>
    </w:p>
    <w:p w:rsidR="00AE1230" w:rsidRPr="00912738" w:rsidRDefault="00AE1230" w:rsidP="00912738">
      <w:pPr>
        <w:shd w:val="clear" w:color="auto" w:fill="FCFDFD"/>
        <w:spacing w:after="30" w:line="240" w:lineRule="auto"/>
        <w:rPr>
          <w:ins w:id="5002" w:author="Unknown"/>
          <w:rFonts w:ascii="Arial" w:hAnsi="Arial" w:cs="Arial"/>
          <w:color w:val="222222"/>
          <w:sz w:val="18"/>
          <w:szCs w:val="18"/>
        </w:rPr>
      </w:pPr>
      <w:ins w:id="5003"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carosabil alunecos în condiţii de ploaie;</w:t>
        </w:r>
      </w:ins>
    </w:p>
    <w:p w:rsidR="00AE1230" w:rsidRPr="00912738" w:rsidRDefault="00AE1230" w:rsidP="00912738">
      <w:pPr>
        <w:shd w:val="clear" w:color="auto" w:fill="33FF33"/>
        <w:spacing w:after="30" w:line="240" w:lineRule="auto"/>
        <w:rPr>
          <w:ins w:id="5004" w:author="Unknown"/>
          <w:rFonts w:ascii="Arial" w:hAnsi="Arial" w:cs="Arial"/>
          <w:color w:val="222222"/>
          <w:sz w:val="18"/>
          <w:szCs w:val="18"/>
        </w:rPr>
      </w:pPr>
      <w:ins w:id="5005"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limitare de viteză în condiţii de ploaie, ceaţă sau viscol.</w:t>
        </w:r>
      </w:ins>
    </w:p>
    <w:p w:rsidR="00AE1230" w:rsidRPr="00912738" w:rsidRDefault="00AE1230" w:rsidP="00912738">
      <w:pPr>
        <w:shd w:val="clear" w:color="auto" w:fill="5C9CCC"/>
        <w:spacing w:after="0" w:line="240" w:lineRule="auto"/>
        <w:rPr>
          <w:ins w:id="5006" w:author="Unknown"/>
          <w:rFonts w:ascii="Arial" w:hAnsi="Arial" w:cs="Arial"/>
          <w:b/>
          <w:bCs/>
          <w:color w:val="FFFFFF"/>
          <w:sz w:val="18"/>
          <w:szCs w:val="18"/>
        </w:rPr>
      </w:pPr>
      <w:ins w:id="5007"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008" w:author="Unknown"/>
          <w:rFonts w:ascii="Arial" w:hAnsi="Arial" w:cs="Arial"/>
          <w:color w:val="222222"/>
          <w:sz w:val="18"/>
          <w:szCs w:val="18"/>
        </w:rPr>
      </w:pPr>
      <w:ins w:id="5009"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"http://e-drpciv.ro/tag/examen-drpciv" </w:instrText>
        </w:r>
      </w:ins>
      <w:r w:rsidRPr="009316C1">
        <w:rPr>
          <w:rFonts w:ascii="Arial" w:hAnsi="Arial" w:cs="Arial"/>
          <w:color w:val="222222"/>
          <w:sz w:val="18"/>
          <w:szCs w:val="18"/>
        </w:rPr>
      </w:r>
      <w:ins w:id="5010" w:author="Unknown">
        <w:r w:rsidRPr="00912738">
          <w:rPr>
            <w:rFonts w:ascii="Arial" w:hAnsi="Arial" w:cs="Arial"/>
            <w:color w:val="222222"/>
            <w:sz w:val="18"/>
            <w:szCs w:val="18"/>
          </w:rPr>
          <w:fldChar w:fldCharType="separate"/>
        </w:r>
        <w:r w:rsidRPr="00912738">
          <w:rPr>
            <w:rFonts w:ascii="Arial" w:hAnsi="Arial" w:cs="Arial"/>
            <w:b/>
            <w:bCs/>
            <w:color w:val="000000"/>
            <w:sz w:val="18"/>
          </w:rPr>
          <w:t>examen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5011" w:author="Unknown">
        <w:r w:rsidRPr="00912738">
          <w:rPr>
            <w:rFonts w:ascii="Arial" w:hAnsi="Arial" w:cs="Arial"/>
            <w:color w:val="222222"/>
            <w:sz w:val="18"/>
            <w:szCs w:val="18"/>
          </w:rPr>
          <w:fldChar w:fldCharType="separate"/>
        </w:r>
        <w:r w:rsidRPr="00912738">
          <w:rPr>
            <w:rFonts w:ascii="Arial" w:hAnsi="Arial" w:cs="Arial"/>
            <w:color w:val="000000"/>
            <w:sz w:val="18"/>
            <w:u w:val="single"/>
          </w:rPr>
          <w:t>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5012" w:author="Unknown"/>
          <w:rFonts w:ascii="Tahoma" w:hAnsi="Tahoma" w:cs="Tahoma"/>
          <w:b/>
          <w:bCs/>
          <w:color w:val="222222"/>
          <w:sz w:val="21"/>
          <w:szCs w:val="21"/>
        </w:rPr>
      </w:pPr>
      <w:ins w:id="5013"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"http://e-drpciv.ro/intrebare/212/avertizarea_sonora_se_foloseste" </w:instrText>
        </w:r>
      </w:ins>
      <w:r w:rsidRPr="009316C1">
        <w:rPr>
          <w:rFonts w:ascii="Tahoma" w:hAnsi="Tahoma" w:cs="Tahoma"/>
          <w:b/>
          <w:bCs/>
          <w:color w:val="222222"/>
          <w:sz w:val="21"/>
          <w:szCs w:val="21"/>
        </w:rPr>
      </w:r>
      <w:ins w:id="5014"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212. Avertizarea sonoră se foloseşte:</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015" w:author="Unknown"/>
          <w:rFonts w:ascii="Arial" w:hAnsi="Arial" w:cs="Arial"/>
          <w:color w:val="222222"/>
          <w:sz w:val="18"/>
          <w:szCs w:val="18"/>
        </w:rPr>
      </w:pPr>
      <w:ins w:id="5016"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ori de câte ori este necesar, pentru evitarea unui pericol imediat;</w:t>
        </w:r>
      </w:ins>
    </w:p>
    <w:p w:rsidR="00AE1230" w:rsidRPr="00912738" w:rsidRDefault="00AE1230" w:rsidP="00912738">
      <w:pPr>
        <w:shd w:val="clear" w:color="auto" w:fill="FCFDFD"/>
        <w:spacing w:after="30" w:line="240" w:lineRule="auto"/>
        <w:rPr>
          <w:ins w:id="5017" w:author="Unknown"/>
          <w:rFonts w:ascii="Arial" w:hAnsi="Arial" w:cs="Arial"/>
          <w:color w:val="222222"/>
          <w:sz w:val="18"/>
          <w:szCs w:val="18"/>
        </w:rPr>
      </w:pPr>
      <w:ins w:id="5018"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la trecerea pe lângă biciclişti;</w:t>
        </w:r>
      </w:ins>
    </w:p>
    <w:p w:rsidR="00AE1230" w:rsidRPr="00912738" w:rsidRDefault="00AE1230" w:rsidP="00912738">
      <w:pPr>
        <w:shd w:val="clear" w:color="auto" w:fill="FCFDFD"/>
        <w:spacing w:after="30" w:line="240" w:lineRule="auto"/>
        <w:rPr>
          <w:ins w:id="5019" w:author="Unknown"/>
          <w:rFonts w:ascii="Arial" w:hAnsi="Arial" w:cs="Arial"/>
          <w:color w:val="222222"/>
          <w:sz w:val="18"/>
          <w:szCs w:val="18"/>
        </w:rPr>
      </w:pPr>
      <w:ins w:id="5020"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în localităţi, la apropierea de o trecere pentru pietoni.</w:t>
        </w:r>
      </w:ins>
    </w:p>
    <w:p w:rsidR="00AE1230" w:rsidRPr="00912738" w:rsidRDefault="00AE1230" w:rsidP="00912738">
      <w:pPr>
        <w:shd w:val="clear" w:color="auto" w:fill="5C9CCC"/>
        <w:spacing w:after="0" w:line="240" w:lineRule="auto"/>
        <w:rPr>
          <w:ins w:id="5021" w:author="Unknown"/>
          <w:rFonts w:ascii="Arial" w:hAnsi="Arial" w:cs="Arial"/>
          <w:b/>
          <w:bCs/>
          <w:color w:val="FFFFFF"/>
          <w:sz w:val="18"/>
          <w:szCs w:val="18"/>
        </w:rPr>
      </w:pPr>
      <w:ins w:id="5022"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023" w:author="Unknown"/>
          <w:rFonts w:ascii="Arial" w:hAnsi="Arial" w:cs="Arial"/>
          <w:color w:val="222222"/>
          <w:sz w:val="18"/>
          <w:szCs w:val="18"/>
        </w:rPr>
      </w:pPr>
      <w:ins w:id="5024"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"http://e-drpciv.ro/tag/examen-auto-cat-b" </w:instrText>
        </w:r>
      </w:ins>
      <w:r w:rsidRPr="009316C1">
        <w:rPr>
          <w:rFonts w:ascii="Arial" w:hAnsi="Arial" w:cs="Arial"/>
          <w:color w:val="222222"/>
          <w:sz w:val="18"/>
          <w:szCs w:val="18"/>
        </w:rPr>
      </w:r>
      <w:ins w:id="5025"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auto cat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5026" w:author="Unknown">
        <w:r w:rsidRPr="00912738">
          <w:rPr>
            <w:rFonts w:ascii="Arial" w:hAnsi="Arial" w:cs="Arial"/>
            <w:color w:val="222222"/>
            <w:sz w:val="18"/>
            <w:szCs w:val="18"/>
          </w:rPr>
          <w:fldChar w:fldCharType="separate"/>
        </w:r>
        <w:r w:rsidRPr="00912738">
          <w:rPr>
            <w:rFonts w:ascii="Arial" w:hAnsi="Arial" w:cs="Arial"/>
            <w:b/>
            <w:bCs/>
            <w:color w:val="000000"/>
            <w:sz w:val="18"/>
          </w:rPr>
          <w:t>teste 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027" w:author="Unknown"/>
          <w:rFonts w:ascii="Arial" w:hAnsi="Arial" w:cs="Arial"/>
          <w:color w:val="222222"/>
          <w:sz w:val="18"/>
          <w:szCs w:val="18"/>
        </w:rPr>
      </w:pPr>
      <w:ins w:id="5028"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"http://e-drpciv.ro/poze2/788.jpg" </w:instrText>
        </w:r>
      </w:ins>
      <w:r w:rsidRPr="009316C1">
        <w:rPr>
          <w:rFonts w:ascii="Arial" w:hAnsi="Arial" w:cs="Arial"/>
          <w:color w:val="222222"/>
          <w:sz w:val="18"/>
          <w:szCs w:val="18"/>
        </w:rPr>
      </w:r>
      <w:ins w:id="5029" w:author="Unknown">
        <w:r w:rsidRPr="00912738">
          <w:rPr>
            <w:rFonts w:ascii="Arial" w:hAnsi="Arial" w:cs="Arial"/>
            <w:color w:val="222222"/>
            <w:sz w:val="18"/>
            <w:szCs w:val="18"/>
          </w:rPr>
          <w:fldChar w:fldCharType="separate"/>
        </w:r>
      </w:ins>
      <w:r>
        <w:rPr>
          <w:noProof/>
        </w:rPr>
        <w:pict>
          <v:shape id="Picture 348" o:spid="_x0000_s1366" type="#_x0000_t75" alt="http://e-drpciv.ro/poze2/788.jpg" href="http://e-drpciv.ro/poze2/788.j" style="position:absolute;margin-left:65pt;margin-top:0;width:105pt;height:78.75pt;z-index:252006400;visibility:visible;mso-wrap-distance-left:0;mso-wrap-distance-right:0;mso-position-horizontal:right;mso-position-horizontal-relative:text;mso-position-vertical-relative:line" o:allowoverlap="f" o:button="t">
            <v:fill o:detectmouseclick="t"/>
            <v:imagedata r:id="rId2680" o:title=""/>
            <w10:wrap type="square"/>
          </v:shape>
        </w:pict>
      </w:r>
      <w:ins w:id="5030"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031" w:author="Unknown"/>
          <w:rFonts w:ascii="Tahoma" w:hAnsi="Tahoma" w:cs="Tahoma"/>
          <w:b/>
          <w:bCs/>
          <w:color w:val="222222"/>
          <w:sz w:val="21"/>
          <w:szCs w:val="21"/>
        </w:rPr>
      </w:pPr>
      <w:ins w:id="503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"http://e-drpciv.ro/intrebare/788/semnalul_politistului_din_autovehiculul_de_politie_semnifica" </w:instrText>
        </w:r>
      </w:ins>
      <w:r w:rsidRPr="009316C1">
        <w:rPr>
          <w:rFonts w:ascii="Tahoma" w:hAnsi="Tahoma" w:cs="Tahoma"/>
          <w:b/>
          <w:bCs/>
          <w:color w:val="222222"/>
          <w:sz w:val="21"/>
          <w:szCs w:val="21"/>
        </w:rPr>
      </w:r>
      <w:ins w:id="503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788. Semnalul poliţistului din autovehiculul de poliţie semnifică:</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034" w:author="Unknown"/>
          <w:rFonts w:ascii="Arial" w:hAnsi="Arial" w:cs="Arial"/>
          <w:color w:val="222222"/>
          <w:sz w:val="18"/>
          <w:szCs w:val="18"/>
        </w:rPr>
      </w:pPr>
      <w:ins w:id="503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oprire;</w:t>
        </w:r>
      </w:ins>
    </w:p>
    <w:p w:rsidR="00AE1230" w:rsidRPr="00912738" w:rsidRDefault="00AE1230" w:rsidP="00912738">
      <w:pPr>
        <w:shd w:val="clear" w:color="auto" w:fill="FCFDFD"/>
        <w:spacing w:after="30" w:line="240" w:lineRule="auto"/>
        <w:rPr>
          <w:ins w:id="5036" w:author="Unknown"/>
          <w:rFonts w:ascii="Arial" w:hAnsi="Arial" w:cs="Arial"/>
          <w:color w:val="222222"/>
          <w:sz w:val="18"/>
          <w:szCs w:val="18"/>
        </w:rPr>
      </w:pPr>
      <w:ins w:id="503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măriţi viteza;</w:t>
        </w:r>
      </w:ins>
    </w:p>
    <w:p w:rsidR="00AE1230" w:rsidRPr="00912738" w:rsidRDefault="00AE1230" w:rsidP="00912738">
      <w:pPr>
        <w:shd w:val="clear" w:color="auto" w:fill="FCFDFD"/>
        <w:spacing w:after="30" w:line="240" w:lineRule="auto"/>
        <w:rPr>
          <w:ins w:id="5038" w:author="Unknown"/>
          <w:rFonts w:ascii="Arial" w:hAnsi="Arial" w:cs="Arial"/>
          <w:color w:val="222222"/>
          <w:sz w:val="18"/>
          <w:szCs w:val="18"/>
        </w:rPr>
      </w:pPr>
      <w:ins w:id="503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reduceţi viteza.</w:t>
        </w:r>
      </w:ins>
    </w:p>
    <w:p w:rsidR="00AE1230" w:rsidRPr="00912738" w:rsidRDefault="00AE1230" w:rsidP="00912738">
      <w:pPr>
        <w:shd w:val="clear" w:color="auto" w:fill="5C9CCC"/>
        <w:spacing w:after="0" w:line="240" w:lineRule="auto"/>
        <w:rPr>
          <w:ins w:id="5040" w:author="Unknown"/>
          <w:rFonts w:ascii="Arial" w:hAnsi="Arial" w:cs="Arial"/>
          <w:b/>
          <w:bCs/>
          <w:color w:val="FFFFFF"/>
          <w:sz w:val="18"/>
          <w:szCs w:val="18"/>
        </w:rPr>
      </w:pPr>
      <w:ins w:id="5041" w:author="Unknown">
        <w:r w:rsidRPr="00912738">
          <w:rPr>
            <w:rFonts w:ascii="Arial" w:hAnsi="Arial" w:cs="Arial"/>
            <w:b/>
            <w:bCs/>
            <w:color w:val="FFFFFF"/>
            <w:sz w:val="18"/>
          </w:rPr>
          <w:t>1 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042" w:author="Unknown"/>
          <w:rFonts w:ascii="Arial" w:hAnsi="Arial" w:cs="Arial"/>
          <w:color w:val="222222"/>
          <w:sz w:val="18"/>
          <w:szCs w:val="18"/>
        </w:rPr>
      </w:pPr>
      <w:ins w:id="5043"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5044" w:author="Unknown">
        <w:r w:rsidRPr="00912738">
          <w:rPr>
            <w:rFonts w:ascii="Arial" w:hAnsi="Arial" w:cs="Arial"/>
            <w:color w:val="222222"/>
            <w:sz w:val="18"/>
            <w:szCs w:val="18"/>
          </w:rPr>
          <w:fldChar w:fldCharType="separate"/>
        </w:r>
        <w:r w:rsidRPr="00912738">
          <w:rPr>
            <w:rFonts w:ascii="Arial" w:hAnsi="Arial" w:cs="Arial"/>
            <w:b/>
            <w:bCs/>
            <w:color w:val="000000"/>
            <w:sz w:val="18"/>
          </w:rPr>
          <w:t>teste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"http://e-drpciv.ro/tag/chestionare-auto-B" </w:instrText>
        </w:r>
      </w:ins>
      <w:r w:rsidRPr="009316C1">
        <w:rPr>
          <w:rFonts w:ascii="Arial" w:hAnsi="Arial" w:cs="Arial"/>
          <w:color w:val="222222"/>
          <w:sz w:val="18"/>
          <w:szCs w:val="18"/>
        </w:rPr>
      </w:r>
      <w:ins w:id="5045"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auto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5046" w:author="Unknown"/>
          <w:rFonts w:ascii="Tahoma" w:hAnsi="Tahoma" w:cs="Tahoma"/>
          <w:b/>
          <w:bCs/>
          <w:color w:val="222222"/>
          <w:sz w:val="21"/>
          <w:szCs w:val="21"/>
        </w:rPr>
      </w:pPr>
      <w:ins w:id="5047"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"http://e-drpciv.ro/intrebare/59/cum_trebuie_sa_procedati_atunci_cand_intentionati_sa_finalizati_o_depasire" </w:instrText>
        </w:r>
      </w:ins>
      <w:r w:rsidRPr="009316C1">
        <w:rPr>
          <w:rFonts w:ascii="Tahoma" w:hAnsi="Tahoma" w:cs="Tahoma"/>
          <w:b/>
          <w:bCs/>
          <w:color w:val="222222"/>
          <w:sz w:val="21"/>
          <w:szCs w:val="21"/>
        </w:rPr>
      </w:r>
      <w:ins w:id="5048"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59. Cum trebuie să procedaţi atunci când intenţionaţi să finalizaţi o depăşire?</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049" w:author="Unknown"/>
          <w:rFonts w:ascii="Arial" w:hAnsi="Arial" w:cs="Arial"/>
          <w:color w:val="222222"/>
          <w:sz w:val="18"/>
          <w:szCs w:val="18"/>
        </w:rPr>
      </w:pPr>
      <w:ins w:id="5050"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semnalizaţi revenirea şi efectuaţi manevra în condiţii de siguranţă;</w:t>
        </w:r>
      </w:ins>
    </w:p>
    <w:p w:rsidR="00AE1230" w:rsidRPr="00912738" w:rsidRDefault="00AE1230" w:rsidP="00912738">
      <w:pPr>
        <w:shd w:val="clear" w:color="auto" w:fill="FCFDFD"/>
        <w:spacing w:after="30" w:line="240" w:lineRule="auto"/>
        <w:rPr>
          <w:ins w:id="5051" w:author="Unknown"/>
          <w:rFonts w:ascii="Arial" w:hAnsi="Arial" w:cs="Arial"/>
          <w:color w:val="222222"/>
          <w:sz w:val="18"/>
          <w:szCs w:val="18"/>
        </w:rPr>
      </w:pPr>
      <w:ins w:id="5052"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după reîncadrare, semnalizaţi cu luminile de avarie;</w:t>
        </w:r>
      </w:ins>
    </w:p>
    <w:p w:rsidR="00AE1230" w:rsidRPr="00912738" w:rsidRDefault="00AE1230" w:rsidP="00912738">
      <w:pPr>
        <w:shd w:val="clear" w:color="auto" w:fill="FCFDFD"/>
        <w:spacing w:after="30" w:line="240" w:lineRule="auto"/>
        <w:rPr>
          <w:ins w:id="5053" w:author="Unknown"/>
          <w:rFonts w:ascii="Arial" w:hAnsi="Arial" w:cs="Arial"/>
          <w:color w:val="222222"/>
          <w:sz w:val="18"/>
          <w:szCs w:val="18"/>
        </w:rPr>
      </w:pPr>
      <w:ins w:id="5054"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claxonaţi şi vă angajaţi pe partea dreaptă, direct în faţa vehiculului depăşit.</w:t>
        </w:r>
      </w:ins>
    </w:p>
    <w:p w:rsidR="00AE1230" w:rsidRPr="00912738" w:rsidRDefault="00AE1230" w:rsidP="00912738">
      <w:pPr>
        <w:shd w:val="clear" w:color="auto" w:fill="5C9CCC"/>
        <w:spacing w:after="0" w:line="240" w:lineRule="auto"/>
        <w:rPr>
          <w:ins w:id="5055" w:author="Unknown"/>
          <w:rFonts w:ascii="Arial" w:hAnsi="Arial" w:cs="Arial"/>
          <w:b/>
          <w:bCs/>
          <w:color w:val="FFFFFF"/>
          <w:sz w:val="18"/>
          <w:szCs w:val="18"/>
        </w:rPr>
      </w:pPr>
      <w:ins w:id="5056" w:author="Unknown">
        <w:r w:rsidRPr="00912738">
          <w:rPr>
            <w:rFonts w:ascii="Arial" w:hAnsi="Arial" w:cs="Arial"/>
            <w:b/>
            <w:bCs/>
            <w:color w:val="FFFFFF"/>
            <w:sz w:val="18"/>
          </w:rPr>
          <w:t>1 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057" w:author="Unknown"/>
          <w:rFonts w:ascii="Arial" w:hAnsi="Arial" w:cs="Arial"/>
          <w:color w:val="222222"/>
          <w:sz w:val="18"/>
          <w:szCs w:val="18"/>
        </w:rPr>
      </w:pPr>
      <w:ins w:id="5058"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5059"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5060"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5061" w:author="Unknown"/>
          <w:rFonts w:ascii="Tahoma" w:hAnsi="Tahoma" w:cs="Tahoma"/>
          <w:b/>
          <w:bCs/>
          <w:color w:val="222222"/>
          <w:sz w:val="21"/>
          <w:szCs w:val="21"/>
        </w:rPr>
      </w:pPr>
      <w:ins w:id="506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"http://e-drpciv.ro/intrebare/3735/cum_vei_proceda_la_intalnirea_indicatorului_limitare_de_viteza_80_kmh" </w:instrText>
        </w:r>
      </w:ins>
      <w:r w:rsidRPr="009316C1">
        <w:rPr>
          <w:rFonts w:ascii="Tahoma" w:hAnsi="Tahoma" w:cs="Tahoma"/>
          <w:b/>
          <w:bCs/>
          <w:color w:val="222222"/>
          <w:sz w:val="21"/>
          <w:szCs w:val="21"/>
        </w:rPr>
      </w:r>
      <w:ins w:id="506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3735. Cum vei proceda la întâlnirea indicatorului „Limitare de viteză 80 km/h”?</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064" w:author="Unknown"/>
          <w:rFonts w:ascii="Arial" w:hAnsi="Arial" w:cs="Arial"/>
          <w:color w:val="222222"/>
          <w:sz w:val="18"/>
          <w:szCs w:val="18"/>
        </w:rPr>
      </w:pPr>
      <w:ins w:id="506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circuli cu o viteză de peste 80 km/h;</w:t>
        </w:r>
      </w:ins>
    </w:p>
    <w:p w:rsidR="00AE1230" w:rsidRPr="00912738" w:rsidRDefault="00AE1230" w:rsidP="00912738">
      <w:pPr>
        <w:shd w:val="clear" w:color="auto" w:fill="33FF33"/>
        <w:spacing w:after="30" w:line="240" w:lineRule="auto"/>
        <w:rPr>
          <w:ins w:id="5066" w:author="Unknown"/>
          <w:rFonts w:ascii="Arial" w:hAnsi="Arial" w:cs="Arial"/>
          <w:color w:val="222222"/>
          <w:sz w:val="18"/>
          <w:szCs w:val="18"/>
        </w:rPr>
      </w:pPr>
      <w:ins w:id="506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 depăşeşti viteza de 80 km/h;</w:t>
        </w:r>
      </w:ins>
    </w:p>
    <w:p w:rsidR="00AE1230" w:rsidRPr="00912738" w:rsidRDefault="00AE1230" w:rsidP="00912738">
      <w:pPr>
        <w:shd w:val="clear" w:color="auto" w:fill="FCFDFD"/>
        <w:spacing w:after="30" w:line="240" w:lineRule="auto"/>
        <w:rPr>
          <w:ins w:id="5068" w:author="Unknown"/>
          <w:rFonts w:ascii="Arial" w:hAnsi="Arial" w:cs="Arial"/>
          <w:color w:val="222222"/>
          <w:sz w:val="18"/>
          <w:szCs w:val="18"/>
        </w:rPr>
      </w:pPr>
      <w:ins w:id="506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nu depăşeşti viteza maximă admisă pe drumurile naţionale.</w:t>
        </w:r>
      </w:ins>
    </w:p>
    <w:p w:rsidR="00AE1230" w:rsidRPr="00912738" w:rsidRDefault="00AE1230" w:rsidP="00912738">
      <w:pPr>
        <w:shd w:val="clear" w:color="auto" w:fill="5C9CCC"/>
        <w:spacing w:after="0" w:line="240" w:lineRule="auto"/>
        <w:rPr>
          <w:ins w:id="5070" w:author="Unknown"/>
          <w:rFonts w:ascii="Arial" w:hAnsi="Arial" w:cs="Arial"/>
          <w:b/>
          <w:bCs/>
          <w:color w:val="FFFFFF"/>
          <w:sz w:val="18"/>
          <w:szCs w:val="18"/>
        </w:rPr>
      </w:pPr>
      <w:ins w:id="5071"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072" w:author="Unknown"/>
          <w:rFonts w:ascii="Arial" w:hAnsi="Arial" w:cs="Arial"/>
          <w:color w:val="222222"/>
          <w:sz w:val="18"/>
          <w:szCs w:val="18"/>
        </w:rPr>
      </w:pPr>
      <w:ins w:id="5073"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"http://e-drpciv.ro/tag/permis-auto-categoria-TR" </w:instrText>
        </w:r>
      </w:ins>
      <w:r w:rsidRPr="009316C1">
        <w:rPr>
          <w:rFonts w:ascii="Arial" w:hAnsi="Arial" w:cs="Arial"/>
          <w:color w:val="222222"/>
          <w:sz w:val="18"/>
          <w:szCs w:val="18"/>
        </w:rPr>
      </w:r>
      <w:ins w:id="5074" w:author="Unknown">
        <w:r w:rsidRPr="00912738">
          <w:rPr>
            <w:rFonts w:ascii="Arial" w:hAnsi="Arial" w:cs="Arial"/>
            <w:color w:val="222222"/>
            <w:sz w:val="18"/>
            <w:szCs w:val="18"/>
          </w:rPr>
          <w:fldChar w:fldCharType="separate"/>
        </w:r>
        <w:r w:rsidRPr="00912738">
          <w:rPr>
            <w:rFonts w:ascii="Arial" w:hAnsi="Arial" w:cs="Arial"/>
            <w:b/>
            <w:bCs/>
            <w:color w:val="000000"/>
            <w:sz w:val="18"/>
          </w:rPr>
          <w:t>permis auto categoria TR</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5075" w:author="Unknown">
        <w:r w:rsidRPr="00912738">
          <w:rPr>
            <w:rFonts w:ascii="Arial" w:hAnsi="Arial" w:cs="Arial"/>
            <w:color w:val="222222"/>
            <w:sz w:val="18"/>
            <w:szCs w:val="18"/>
          </w:rPr>
          <w:fldChar w:fldCharType="separate"/>
        </w:r>
        <w:r w:rsidRPr="00912738">
          <w:rPr>
            <w:rFonts w:ascii="Arial" w:hAnsi="Arial" w:cs="Arial"/>
            <w:color w:val="000000"/>
            <w:sz w:val="18"/>
            <w:u w:val="single"/>
          </w:rPr>
          <w:t>www drpciv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076" w:author="Unknown"/>
          <w:rFonts w:ascii="Arial" w:hAnsi="Arial" w:cs="Arial"/>
          <w:color w:val="222222"/>
          <w:sz w:val="18"/>
          <w:szCs w:val="18"/>
        </w:rPr>
      </w:pPr>
      <w:ins w:id="5077"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"http://e-drpciv.ro/poze2/455.jpg" </w:instrText>
        </w:r>
      </w:ins>
      <w:r w:rsidRPr="009316C1">
        <w:rPr>
          <w:rFonts w:ascii="Arial" w:hAnsi="Arial" w:cs="Arial"/>
          <w:color w:val="222222"/>
          <w:sz w:val="18"/>
          <w:szCs w:val="18"/>
        </w:rPr>
      </w:r>
      <w:ins w:id="5078" w:author="Unknown">
        <w:r w:rsidRPr="00912738">
          <w:rPr>
            <w:rFonts w:ascii="Arial" w:hAnsi="Arial" w:cs="Arial"/>
            <w:color w:val="222222"/>
            <w:sz w:val="18"/>
            <w:szCs w:val="18"/>
          </w:rPr>
          <w:fldChar w:fldCharType="separate"/>
        </w:r>
      </w:ins>
      <w:r>
        <w:rPr>
          <w:noProof/>
        </w:rPr>
        <w:pict>
          <v:shape id="Picture 349" o:spid="_x0000_s1367" type="#_x0000_t75" alt="http://e-drpciv.ro/poze2/455.jpg" href="http://e-drpciv.ro/poze2/455.j" style="position:absolute;margin-left:65pt;margin-top:0;width:105pt;height:78.75pt;z-index:252007424;visibility:visible;mso-wrap-distance-left:0;mso-wrap-distance-right:0;mso-position-horizontal:right;mso-position-horizontal-relative:text;mso-position-vertical-relative:line" o:allowoverlap="f" o:button="t">
            <v:fill o:detectmouseclick="t"/>
            <v:imagedata r:id="rId2681" o:title=""/>
            <w10:wrap type="square"/>
          </v:shape>
        </w:pict>
      </w:r>
      <w:ins w:id="5079"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080" w:author="Unknown"/>
          <w:rFonts w:ascii="Tahoma" w:hAnsi="Tahoma" w:cs="Tahoma"/>
          <w:b/>
          <w:bCs/>
          <w:color w:val="222222"/>
          <w:sz w:val="21"/>
          <w:szCs w:val="21"/>
        </w:rPr>
      </w:pPr>
      <w:ins w:id="5081"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"http://e-drpciv.ro/intrebare/455/indicatorul_din_imagine_semnifica" </w:instrText>
        </w:r>
      </w:ins>
      <w:r w:rsidRPr="009316C1">
        <w:rPr>
          <w:rFonts w:ascii="Tahoma" w:hAnsi="Tahoma" w:cs="Tahoma"/>
          <w:b/>
          <w:bCs/>
          <w:color w:val="222222"/>
          <w:sz w:val="21"/>
          <w:szCs w:val="21"/>
        </w:rPr>
      </w:r>
      <w:ins w:id="5082"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455. Indicatorul din imagine semnifică:</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083" w:author="Unknown"/>
          <w:rFonts w:ascii="Arial" w:hAnsi="Arial" w:cs="Arial"/>
          <w:color w:val="222222"/>
          <w:sz w:val="18"/>
          <w:szCs w:val="18"/>
        </w:rPr>
      </w:pPr>
      <w:ins w:id="5084"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„Copii“;</w:t>
        </w:r>
      </w:ins>
    </w:p>
    <w:p w:rsidR="00AE1230" w:rsidRPr="00912738" w:rsidRDefault="00AE1230" w:rsidP="00912738">
      <w:pPr>
        <w:shd w:val="clear" w:color="auto" w:fill="33FF33"/>
        <w:spacing w:after="30" w:line="240" w:lineRule="auto"/>
        <w:rPr>
          <w:ins w:id="5085" w:author="Unknown"/>
          <w:rFonts w:ascii="Arial" w:hAnsi="Arial" w:cs="Arial"/>
          <w:color w:val="222222"/>
          <w:sz w:val="18"/>
          <w:szCs w:val="18"/>
        </w:rPr>
      </w:pPr>
      <w:ins w:id="5086"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„Alte pericole“;</w:t>
        </w:r>
      </w:ins>
    </w:p>
    <w:p w:rsidR="00AE1230" w:rsidRPr="00912738" w:rsidRDefault="00AE1230" w:rsidP="00912738">
      <w:pPr>
        <w:shd w:val="clear" w:color="auto" w:fill="FCFDFD"/>
        <w:spacing w:after="30" w:line="240" w:lineRule="auto"/>
        <w:rPr>
          <w:ins w:id="5087" w:author="Unknown"/>
          <w:rFonts w:ascii="Arial" w:hAnsi="Arial" w:cs="Arial"/>
          <w:color w:val="222222"/>
          <w:sz w:val="18"/>
          <w:szCs w:val="18"/>
        </w:rPr>
      </w:pPr>
      <w:ins w:id="5088"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„Ambuteiaj“.</w:t>
        </w:r>
      </w:ins>
    </w:p>
    <w:p w:rsidR="00AE1230" w:rsidRPr="00912738" w:rsidRDefault="00AE1230" w:rsidP="00912738">
      <w:pPr>
        <w:shd w:val="clear" w:color="auto" w:fill="5C9CCC"/>
        <w:spacing w:after="0" w:line="240" w:lineRule="auto"/>
        <w:rPr>
          <w:ins w:id="5089" w:author="Unknown"/>
          <w:rFonts w:ascii="Arial" w:hAnsi="Arial" w:cs="Arial"/>
          <w:b/>
          <w:bCs/>
          <w:color w:val="FFFFFF"/>
          <w:sz w:val="18"/>
          <w:szCs w:val="18"/>
        </w:rPr>
      </w:pPr>
      <w:ins w:id="5090"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091" w:author="Unknown"/>
          <w:rFonts w:ascii="Arial" w:hAnsi="Arial" w:cs="Arial"/>
          <w:color w:val="222222"/>
          <w:sz w:val="18"/>
          <w:szCs w:val="18"/>
        </w:rPr>
      </w:pPr>
      <w:ins w:id="5092"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5093" w:author="Unknown">
        <w:r w:rsidRPr="00912738">
          <w:rPr>
            <w:rFonts w:ascii="Arial" w:hAnsi="Arial" w:cs="Arial"/>
            <w:color w:val="222222"/>
            <w:sz w:val="18"/>
            <w:szCs w:val="18"/>
          </w:rPr>
          <w:fldChar w:fldCharType="separate"/>
        </w:r>
        <w:r w:rsidRPr="00912738">
          <w:rPr>
            <w:rFonts w:ascii="Arial" w:hAnsi="Arial" w:cs="Arial"/>
            <w:b/>
            <w:bCs/>
            <w:color w:val="000000"/>
            <w:sz w:val="18"/>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"http://e-drpciv.ro/tag/permis-auto-categoria-b1" </w:instrText>
        </w:r>
      </w:ins>
      <w:r w:rsidRPr="009316C1">
        <w:rPr>
          <w:rFonts w:ascii="Arial" w:hAnsi="Arial" w:cs="Arial"/>
          <w:color w:val="222222"/>
          <w:sz w:val="18"/>
          <w:szCs w:val="18"/>
        </w:rPr>
      </w:r>
      <w:ins w:id="5094" w:author="Unknown">
        <w:r w:rsidRPr="00912738">
          <w:rPr>
            <w:rFonts w:ascii="Arial" w:hAnsi="Arial" w:cs="Arial"/>
            <w:color w:val="222222"/>
            <w:sz w:val="18"/>
            <w:szCs w:val="18"/>
          </w:rPr>
          <w:fldChar w:fldCharType="separate"/>
        </w:r>
        <w:r w:rsidRPr="00912738">
          <w:rPr>
            <w:rFonts w:ascii="Arial" w:hAnsi="Arial" w:cs="Arial"/>
            <w:b/>
            <w:bCs/>
            <w:color w:val="000000"/>
            <w:sz w:val="18"/>
          </w:rPr>
          <w:t>permis auto categoria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095" w:author="Unknown"/>
          <w:rFonts w:ascii="Arial" w:hAnsi="Arial" w:cs="Arial"/>
          <w:color w:val="222222"/>
          <w:sz w:val="18"/>
          <w:szCs w:val="18"/>
        </w:rPr>
      </w:pPr>
      <w:ins w:id="5096"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"http://e-drpciv.ro/poze2/808.jpg" </w:instrText>
        </w:r>
      </w:ins>
      <w:r w:rsidRPr="009316C1">
        <w:rPr>
          <w:rFonts w:ascii="Arial" w:hAnsi="Arial" w:cs="Arial"/>
          <w:color w:val="222222"/>
          <w:sz w:val="18"/>
          <w:szCs w:val="18"/>
        </w:rPr>
      </w:r>
      <w:ins w:id="5097" w:author="Unknown">
        <w:r w:rsidRPr="00912738">
          <w:rPr>
            <w:rFonts w:ascii="Arial" w:hAnsi="Arial" w:cs="Arial"/>
            <w:color w:val="222222"/>
            <w:sz w:val="18"/>
            <w:szCs w:val="18"/>
          </w:rPr>
          <w:fldChar w:fldCharType="separate"/>
        </w:r>
      </w:ins>
      <w:r>
        <w:rPr>
          <w:noProof/>
        </w:rPr>
        <w:pict>
          <v:shape id="Picture 350" o:spid="_x0000_s1368" type="#_x0000_t75" alt="http://e-drpciv.ro/poze2/808.jpg" href="http://e-drpciv.ro/poze2/808.j" style="position:absolute;margin-left:65pt;margin-top:0;width:105pt;height:78.75pt;z-index:252008448;visibility:visible;mso-wrap-distance-left:0;mso-wrap-distance-right:0;mso-position-horizontal:right;mso-position-horizontal-relative:text;mso-position-vertical-relative:line" o:allowoverlap="f" o:button="t">
            <v:fill o:detectmouseclick="t"/>
            <v:imagedata r:id="rId2682" o:title=""/>
            <w10:wrap type="square"/>
          </v:shape>
        </w:pict>
      </w:r>
      <w:ins w:id="5098"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099" w:author="Unknown"/>
          <w:rFonts w:ascii="Tahoma" w:hAnsi="Tahoma" w:cs="Tahoma"/>
          <w:b/>
          <w:bCs/>
          <w:color w:val="222222"/>
          <w:sz w:val="21"/>
          <w:szCs w:val="21"/>
        </w:rPr>
      </w:pPr>
      <w:ins w:id="5100"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"http://e-drpciv.ro/intrebare/808/panoul_aditional_semnifica" </w:instrText>
        </w:r>
      </w:ins>
      <w:r w:rsidRPr="009316C1">
        <w:rPr>
          <w:rFonts w:ascii="Tahoma" w:hAnsi="Tahoma" w:cs="Tahoma"/>
          <w:b/>
          <w:bCs/>
          <w:color w:val="222222"/>
          <w:sz w:val="21"/>
          <w:szCs w:val="21"/>
        </w:rPr>
      </w:r>
      <w:ins w:id="5101"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808. Panoul adiţional semnifică:</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102" w:author="Unknown"/>
          <w:rFonts w:ascii="Arial" w:hAnsi="Arial" w:cs="Arial"/>
          <w:color w:val="222222"/>
          <w:sz w:val="18"/>
          <w:szCs w:val="18"/>
        </w:rPr>
      </w:pPr>
      <w:ins w:id="5103"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o trecere la nivel cu calea ferată cu bariere, prevăzută cu instalaţie de semnalizare luminoasă automată;</w:t>
        </w:r>
      </w:ins>
    </w:p>
    <w:p w:rsidR="00AE1230" w:rsidRPr="00912738" w:rsidRDefault="00AE1230" w:rsidP="00912738">
      <w:pPr>
        <w:shd w:val="clear" w:color="auto" w:fill="FCFDFD"/>
        <w:spacing w:after="30" w:line="240" w:lineRule="auto"/>
        <w:rPr>
          <w:ins w:id="5104" w:author="Unknown"/>
          <w:rFonts w:ascii="Arial" w:hAnsi="Arial" w:cs="Arial"/>
          <w:color w:val="222222"/>
          <w:sz w:val="18"/>
          <w:szCs w:val="18"/>
        </w:rPr>
      </w:pPr>
      <w:ins w:id="5105"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urmează un sector de drum îngustat;</w:t>
        </w:r>
      </w:ins>
    </w:p>
    <w:p w:rsidR="00AE1230" w:rsidRPr="00912738" w:rsidRDefault="00AE1230" w:rsidP="00912738">
      <w:pPr>
        <w:shd w:val="clear" w:color="auto" w:fill="FCFDFD"/>
        <w:spacing w:after="30" w:line="240" w:lineRule="auto"/>
        <w:rPr>
          <w:ins w:id="5106" w:author="Unknown"/>
          <w:rFonts w:ascii="Arial" w:hAnsi="Arial" w:cs="Arial"/>
          <w:color w:val="222222"/>
          <w:sz w:val="18"/>
          <w:szCs w:val="18"/>
        </w:rPr>
      </w:pPr>
      <w:ins w:id="5107"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prioritate pentru circulaţia din sens invers.</w:t>
        </w:r>
      </w:ins>
    </w:p>
    <w:p w:rsidR="00AE1230" w:rsidRPr="00912738" w:rsidRDefault="00AE1230" w:rsidP="00912738">
      <w:pPr>
        <w:shd w:val="clear" w:color="auto" w:fill="5C9CCC"/>
        <w:spacing w:after="0" w:line="240" w:lineRule="auto"/>
        <w:rPr>
          <w:ins w:id="5108" w:author="Unknown"/>
          <w:rFonts w:ascii="Arial" w:hAnsi="Arial" w:cs="Arial"/>
          <w:b/>
          <w:bCs/>
          <w:color w:val="FFFFFF"/>
          <w:sz w:val="18"/>
          <w:szCs w:val="18"/>
        </w:rPr>
      </w:pPr>
      <w:ins w:id="5109" w:author="Unknown">
        <w:r w:rsidRPr="00912738">
          <w:rPr>
            <w:rFonts w:ascii="Arial" w:hAnsi="Arial" w:cs="Arial"/>
            <w:b/>
            <w:bCs/>
            <w:color w:val="FFFFFF"/>
            <w:sz w:val="18"/>
          </w:rPr>
          <w:t>5 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110" w:author="Unknown"/>
          <w:rFonts w:ascii="Arial" w:hAnsi="Arial" w:cs="Arial"/>
          <w:color w:val="222222"/>
          <w:sz w:val="18"/>
          <w:szCs w:val="18"/>
        </w:rPr>
      </w:pPr>
      <w:ins w:id="5111"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5112"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5113"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114" w:author="Unknown"/>
          <w:rFonts w:ascii="Arial" w:hAnsi="Arial" w:cs="Arial"/>
          <w:color w:val="222222"/>
          <w:sz w:val="18"/>
          <w:szCs w:val="18"/>
        </w:rPr>
      </w:pPr>
      <w:ins w:id="5115"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"http://e-drpciv.ro/poze2/3723.jpg" </w:instrText>
        </w:r>
      </w:ins>
      <w:r w:rsidRPr="009316C1">
        <w:rPr>
          <w:rFonts w:ascii="Arial" w:hAnsi="Arial" w:cs="Arial"/>
          <w:color w:val="222222"/>
          <w:sz w:val="18"/>
          <w:szCs w:val="18"/>
        </w:rPr>
      </w:r>
      <w:ins w:id="5116" w:author="Unknown">
        <w:r w:rsidRPr="00912738">
          <w:rPr>
            <w:rFonts w:ascii="Arial" w:hAnsi="Arial" w:cs="Arial"/>
            <w:color w:val="222222"/>
            <w:sz w:val="18"/>
            <w:szCs w:val="18"/>
          </w:rPr>
          <w:fldChar w:fldCharType="separate"/>
        </w:r>
      </w:ins>
      <w:r>
        <w:rPr>
          <w:noProof/>
        </w:rPr>
        <w:pict>
          <v:shape id="Picture 351" o:spid="_x0000_s1369" type="#_x0000_t75" alt="http://e-drpciv.ro/poze2/3723.jpg" href="http://e-drpciv.ro/poze2/3723.j" style="position:absolute;margin-left:65pt;margin-top:0;width:105pt;height:78.75pt;z-index:252009472;visibility:visible;mso-wrap-distance-left:0;mso-wrap-distance-right:0;mso-position-horizontal:right;mso-position-horizontal-relative:text;mso-position-vertical-relative:line" o:allowoverlap="f" o:button="t">
            <v:fill o:detectmouseclick="t"/>
            <v:imagedata r:id="rId2683" o:title=""/>
            <w10:wrap type="square"/>
          </v:shape>
        </w:pict>
      </w:r>
      <w:ins w:id="5117"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118" w:author="Unknown"/>
          <w:rFonts w:ascii="Tahoma" w:hAnsi="Tahoma" w:cs="Tahoma"/>
          <w:b/>
          <w:bCs/>
          <w:color w:val="222222"/>
          <w:sz w:val="21"/>
          <w:szCs w:val="21"/>
        </w:rPr>
      </w:pPr>
      <w:ins w:id="5119"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"http://e-drpciv.ro/intrebare/3723/indicatorul_alaturat_semnifica" </w:instrText>
        </w:r>
      </w:ins>
      <w:r w:rsidRPr="009316C1">
        <w:rPr>
          <w:rFonts w:ascii="Tahoma" w:hAnsi="Tahoma" w:cs="Tahoma"/>
          <w:b/>
          <w:bCs/>
          <w:color w:val="222222"/>
          <w:sz w:val="21"/>
          <w:szCs w:val="21"/>
        </w:rPr>
      </w:r>
      <w:ins w:id="5120"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3723. Indicatorul alăturat semnifică:</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121" w:author="Unknown"/>
          <w:rFonts w:ascii="Arial" w:hAnsi="Arial" w:cs="Arial"/>
          <w:color w:val="222222"/>
          <w:sz w:val="18"/>
          <w:szCs w:val="18"/>
        </w:rPr>
      </w:pPr>
      <w:ins w:id="5122"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pistă comună pentru pietoni şi biciclişti;</w:t>
        </w:r>
      </w:ins>
    </w:p>
    <w:p w:rsidR="00AE1230" w:rsidRPr="00912738" w:rsidRDefault="00AE1230" w:rsidP="00912738">
      <w:pPr>
        <w:shd w:val="clear" w:color="auto" w:fill="FCFDFD"/>
        <w:spacing w:after="30" w:line="240" w:lineRule="auto"/>
        <w:rPr>
          <w:ins w:id="5123" w:author="Unknown"/>
          <w:rFonts w:ascii="Arial" w:hAnsi="Arial" w:cs="Arial"/>
          <w:color w:val="222222"/>
          <w:sz w:val="18"/>
          <w:szCs w:val="18"/>
        </w:rPr>
      </w:pPr>
      <w:ins w:id="5124"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accesul interzis pietonilor şi bicicliştilor;</w:t>
        </w:r>
      </w:ins>
    </w:p>
    <w:p w:rsidR="00AE1230" w:rsidRPr="00912738" w:rsidRDefault="00AE1230" w:rsidP="00912738">
      <w:pPr>
        <w:shd w:val="clear" w:color="auto" w:fill="FCFDFD"/>
        <w:spacing w:after="30" w:line="240" w:lineRule="auto"/>
        <w:rPr>
          <w:ins w:id="5125" w:author="Unknown"/>
          <w:rFonts w:ascii="Arial" w:hAnsi="Arial" w:cs="Arial"/>
          <w:color w:val="222222"/>
          <w:sz w:val="18"/>
          <w:szCs w:val="18"/>
        </w:rPr>
      </w:pPr>
      <w:ins w:id="5126"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drum închis circulaţiei publice.</w:t>
        </w:r>
      </w:ins>
    </w:p>
    <w:p w:rsidR="00AE1230" w:rsidRPr="00912738" w:rsidRDefault="00AE1230" w:rsidP="00912738">
      <w:pPr>
        <w:shd w:val="clear" w:color="auto" w:fill="5C9CCC"/>
        <w:spacing w:after="0" w:line="240" w:lineRule="auto"/>
        <w:rPr>
          <w:ins w:id="5127" w:author="Unknown"/>
          <w:rFonts w:ascii="Arial" w:hAnsi="Arial" w:cs="Arial"/>
          <w:b/>
          <w:bCs/>
          <w:color w:val="FFFFFF"/>
          <w:sz w:val="18"/>
          <w:szCs w:val="18"/>
        </w:rPr>
      </w:pPr>
      <w:ins w:id="5128"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129" w:author="Unknown"/>
          <w:rFonts w:ascii="Arial" w:hAnsi="Arial" w:cs="Arial"/>
          <w:color w:val="222222"/>
          <w:sz w:val="18"/>
          <w:szCs w:val="18"/>
        </w:rPr>
      </w:pPr>
      <w:ins w:id="5130"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"http://e-drpciv.ro/tag/intrebari-categoria-b" </w:instrText>
        </w:r>
      </w:ins>
      <w:r w:rsidRPr="009316C1">
        <w:rPr>
          <w:rFonts w:ascii="Arial" w:hAnsi="Arial" w:cs="Arial"/>
          <w:color w:val="222222"/>
          <w:sz w:val="18"/>
          <w:szCs w:val="18"/>
        </w:rPr>
      </w:r>
      <w:ins w:id="5131" w:author="Unknown">
        <w:r w:rsidRPr="00912738">
          <w:rPr>
            <w:rFonts w:ascii="Arial" w:hAnsi="Arial" w:cs="Arial"/>
            <w:color w:val="222222"/>
            <w:sz w:val="18"/>
            <w:szCs w:val="18"/>
          </w:rPr>
          <w:fldChar w:fldCharType="separate"/>
        </w:r>
        <w:r w:rsidRPr="00912738">
          <w:rPr>
            <w:rFonts w:ascii="Arial" w:hAnsi="Arial" w:cs="Arial"/>
            <w:b/>
            <w:bCs/>
            <w:color w:val="000000"/>
            <w:sz w:val="18"/>
          </w:rPr>
          <w:t>intrebari categoria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5132"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133" w:author="Unknown"/>
          <w:rFonts w:ascii="Arial" w:hAnsi="Arial" w:cs="Arial"/>
          <w:color w:val="222222"/>
          <w:sz w:val="18"/>
          <w:szCs w:val="18"/>
        </w:rPr>
      </w:pPr>
      <w:ins w:id="5134"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"http://e-drpciv.ro/poze2/3715.jpg" </w:instrText>
        </w:r>
      </w:ins>
      <w:r w:rsidRPr="009316C1">
        <w:rPr>
          <w:rFonts w:ascii="Arial" w:hAnsi="Arial" w:cs="Arial"/>
          <w:color w:val="222222"/>
          <w:sz w:val="18"/>
          <w:szCs w:val="18"/>
        </w:rPr>
      </w:r>
      <w:ins w:id="5135" w:author="Unknown">
        <w:r w:rsidRPr="00912738">
          <w:rPr>
            <w:rFonts w:ascii="Arial" w:hAnsi="Arial" w:cs="Arial"/>
            <w:color w:val="222222"/>
            <w:sz w:val="18"/>
            <w:szCs w:val="18"/>
          </w:rPr>
          <w:fldChar w:fldCharType="separate"/>
        </w:r>
      </w:ins>
      <w:r>
        <w:rPr>
          <w:noProof/>
        </w:rPr>
        <w:pict>
          <v:shape id="Picture 352" o:spid="_x0000_s1370" type="#_x0000_t75" alt="http://e-drpciv.ro/poze2/3715.jpg" href="http://e-drpciv.ro/poze2/3715.j" style="position:absolute;margin-left:65pt;margin-top:0;width:105pt;height:78.75pt;z-index:252010496;visibility:visible;mso-wrap-distance-left:0;mso-wrap-distance-right:0;mso-position-horizontal:right;mso-position-horizontal-relative:text;mso-position-vertical-relative:line" o:allowoverlap="f" o:button="t">
            <v:fill o:detectmouseclick="t"/>
            <v:imagedata r:id="rId2684" o:title=""/>
            <w10:wrap type="square"/>
          </v:shape>
        </w:pict>
      </w:r>
      <w:ins w:id="5136"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137" w:author="Unknown"/>
          <w:rFonts w:ascii="Tahoma" w:hAnsi="Tahoma" w:cs="Tahoma"/>
          <w:b/>
          <w:bCs/>
          <w:color w:val="222222"/>
          <w:sz w:val="21"/>
          <w:szCs w:val="21"/>
        </w:rPr>
      </w:pPr>
      <w:ins w:id="5138"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"http://e-drpciv.ro/intrebare/3715/indicatorul_arata" </w:instrText>
        </w:r>
      </w:ins>
      <w:r w:rsidRPr="009316C1">
        <w:rPr>
          <w:rFonts w:ascii="Tahoma" w:hAnsi="Tahoma" w:cs="Tahoma"/>
          <w:b/>
          <w:bCs/>
          <w:color w:val="222222"/>
          <w:sz w:val="21"/>
          <w:szCs w:val="21"/>
        </w:rPr>
      </w:r>
      <w:ins w:id="5139"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3715. Indicatorul arată:</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140" w:author="Unknown"/>
          <w:rFonts w:ascii="Arial" w:hAnsi="Arial" w:cs="Arial"/>
          <w:color w:val="222222"/>
          <w:sz w:val="18"/>
          <w:szCs w:val="18"/>
        </w:rPr>
      </w:pPr>
      <w:ins w:id="5141"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limitele maxime de viteză pe autostradă, în funcţie de condiţiile meteorologice;</w:t>
        </w:r>
      </w:ins>
    </w:p>
    <w:p w:rsidR="00AE1230" w:rsidRPr="00912738" w:rsidRDefault="00AE1230" w:rsidP="00912738">
      <w:pPr>
        <w:shd w:val="clear" w:color="auto" w:fill="FCFDFD"/>
        <w:spacing w:after="30" w:line="240" w:lineRule="auto"/>
        <w:rPr>
          <w:ins w:id="5142" w:author="Unknown"/>
          <w:rFonts w:ascii="Arial" w:hAnsi="Arial" w:cs="Arial"/>
          <w:color w:val="222222"/>
          <w:sz w:val="18"/>
          <w:szCs w:val="18"/>
        </w:rPr>
      </w:pPr>
      <w:ins w:id="5143"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limitele obligatorii de viteză;</w:t>
        </w:r>
      </w:ins>
    </w:p>
    <w:p w:rsidR="00AE1230" w:rsidRPr="00912738" w:rsidRDefault="00AE1230" w:rsidP="00912738">
      <w:pPr>
        <w:shd w:val="clear" w:color="auto" w:fill="FCFDFD"/>
        <w:spacing w:after="30" w:line="240" w:lineRule="auto"/>
        <w:rPr>
          <w:ins w:id="5144" w:author="Unknown"/>
          <w:rFonts w:ascii="Arial" w:hAnsi="Arial" w:cs="Arial"/>
          <w:color w:val="222222"/>
          <w:sz w:val="18"/>
          <w:szCs w:val="18"/>
        </w:rPr>
      </w:pPr>
      <w:ins w:id="5145"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viteza minimă obligatorie pe autostradă.</w:t>
        </w:r>
      </w:ins>
    </w:p>
    <w:p w:rsidR="00AE1230" w:rsidRPr="00912738" w:rsidRDefault="00AE1230" w:rsidP="00912738">
      <w:pPr>
        <w:shd w:val="clear" w:color="auto" w:fill="5C9CCC"/>
        <w:spacing w:after="0" w:line="240" w:lineRule="auto"/>
        <w:rPr>
          <w:ins w:id="5146" w:author="Unknown"/>
          <w:rFonts w:ascii="Arial" w:hAnsi="Arial" w:cs="Arial"/>
          <w:b/>
          <w:bCs/>
          <w:color w:val="FFFFFF"/>
          <w:sz w:val="18"/>
          <w:szCs w:val="18"/>
        </w:rPr>
      </w:pPr>
      <w:ins w:id="5147"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148" w:author="Unknown"/>
          <w:rFonts w:ascii="Arial" w:hAnsi="Arial" w:cs="Arial"/>
          <w:color w:val="222222"/>
          <w:sz w:val="18"/>
          <w:szCs w:val="18"/>
        </w:rPr>
      </w:pPr>
      <w:ins w:id="5149"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4%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5150" w:author="Unknown">
        <w:r w:rsidRPr="00912738">
          <w:rPr>
            <w:rFonts w:ascii="Arial" w:hAnsi="Arial" w:cs="Arial"/>
            <w:color w:val="222222"/>
            <w:sz w:val="18"/>
            <w:szCs w:val="18"/>
          </w:rPr>
          <w:fldChar w:fldCharType="separate"/>
        </w:r>
        <w:r w:rsidRPr="00912738">
          <w:rPr>
            <w:rFonts w:ascii="Arial" w:hAnsi="Arial" w:cs="Arial"/>
            <w:color w:val="000000"/>
            <w:sz w:val="18"/>
            <w:u w:val="single"/>
          </w:rPr>
          <w:t>simulare 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"http://e-drpciv.ro/tag/intrebari-drpciv" </w:instrText>
        </w:r>
      </w:ins>
      <w:r w:rsidRPr="009316C1">
        <w:rPr>
          <w:rFonts w:ascii="Arial" w:hAnsi="Arial" w:cs="Arial"/>
          <w:color w:val="222222"/>
          <w:sz w:val="18"/>
          <w:szCs w:val="18"/>
        </w:rPr>
      </w:r>
      <w:ins w:id="5151" w:author="Unknown">
        <w:r w:rsidRPr="00912738">
          <w:rPr>
            <w:rFonts w:ascii="Arial" w:hAnsi="Arial" w:cs="Arial"/>
            <w:color w:val="222222"/>
            <w:sz w:val="18"/>
            <w:szCs w:val="18"/>
          </w:rPr>
          <w:fldChar w:fldCharType="separate"/>
        </w:r>
        <w:r w:rsidRPr="00912738">
          <w:rPr>
            <w:rFonts w:ascii="Arial" w:hAnsi="Arial" w:cs="Arial"/>
            <w:color w:val="000000"/>
            <w:sz w:val="18"/>
            <w:u w:val="single"/>
          </w:rPr>
          <w:t>intrebari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152" w:author="Unknown"/>
          <w:rFonts w:ascii="Arial" w:hAnsi="Arial" w:cs="Arial"/>
          <w:color w:val="222222"/>
          <w:sz w:val="18"/>
          <w:szCs w:val="18"/>
        </w:rPr>
      </w:pPr>
      <w:ins w:id="5153"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"http://e-drpciv.ro/poze2/417.jpg" </w:instrText>
        </w:r>
      </w:ins>
      <w:r w:rsidRPr="009316C1">
        <w:rPr>
          <w:rFonts w:ascii="Arial" w:hAnsi="Arial" w:cs="Arial"/>
          <w:color w:val="222222"/>
          <w:sz w:val="18"/>
          <w:szCs w:val="18"/>
        </w:rPr>
      </w:r>
      <w:ins w:id="5154" w:author="Unknown">
        <w:r w:rsidRPr="00912738">
          <w:rPr>
            <w:rFonts w:ascii="Arial" w:hAnsi="Arial" w:cs="Arial"/>
            <w:color w:val="222222"/>
            <w:sz w:val="18"/>
            <w:szCs w:val="18"/>
          </w:rPr>
          <w:fldChar w:fldCharType="separate"/>
        </w:r>
      </w:ins>
      <w:r>
        <w:rPr>
          <w:noProof/>
        </w:rPr>
        <w:pict>
          <v:shape id="Picture 353" o:spid="_x0000_s1371" type="#_x0000_t75" alt="http://e-drpciv.ro/poze2/417.jpg" href="http://e-drpciv.ro/poze2/417.j" style="position:absolute;margin-left:65pt;margin-top:0;width:105pt;height:78.75pt;z-index:252011520;visibility:visible;mso-wrap-distance-left:0;mso-wrap-distance-right:0;mso-position-horizontal:right;mso-position-horizontal-relative:text;mso-position-vertical-relative:line" o:allowoverlap="f" o:button="t">
            <v:fill o:detectmouseclick="t"/>
            <v:imagedata r:id="rId2685" o:title=""/>
            <w10:wrap type="square"/>
          </v:shape>
        </w:pict>
      </w:r>
      <w:ins w:id="5155"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156" w:author="Unknown"/>
          <w:rFonts w:ascii="Tahoma" w:hAnsi="Tahoma" w:cs="Tahoma"/>
          <w:b/>
          <w:bCs/>
          <w:color w:val="222222"/>
          <w:sz w:val="21"/>
          <w:szCs w:val="21"/>
        </w:rPr>
      </w:pPr>
      <w:ins w:id="5157"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"http://e-drpciv.ro/intrebare/417/cum_procedati_in_aceasta_situatie" </w:instrText>
        </w:r>
      </w:ins>
      <w:r w:rsidRPr="009316C1">
        <w:rPr>
          <w:rFonts w:ascii="Tahoma" w:hAnsi="Tahoma" w:cs="Tahoma"/>
          <w:b/>
          <w:bCs/>
          <w:color w:val="222222"/>
          <w:sz w:val="21"/>
          <w:szCs w:val="21"/>
        </w:rPr>
      </w:r>
      <w:ins w:id="5158"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417. Cum procedaţi în această situaţie?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159" w:author="Unknown"/>
          <w:rFonts w:ascii="Arial" w:hAnsi="Arial" w:cs="Arial"/>
          <w:color w:val="222222"/>
          <w:sz w:val="18"/>
          <w:szCs w:val="18"/>
        </w:rPr>
      </w:pPr>
      <w:ins w:id="5160"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circulaţi după autocamion;</w:t>
        </w:r>
      </w:ins>
    </w:p>
    <w:p w:rsidR="00AE1230" w:rsidRPr="00912738" w:rsidRDefault="00AE1230" w:rsidP="00912738">
      <w:pPr>
        <w:shd w:val="clear" w:color="auto" w:fill="33FF33"/>
        <w:spacing w:after="30" w:line="240" w:lineRule="auto"/>
        <w:rPr>
          <w:ins w:id="5161" w:author="Unknown"/>
          <w:rFonts w:ascii="Arial" w:hAnsi="Arial" w:cs="Arial"/>
          <w:color w:val="222222"/>
          <w:sz w:val="18"/>
          <w:szCs w:val="18"/>
        </w:rPr>
      </w:pPr>
      <w:ins w:id="5162"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permiteţi pietonului să traverseze strada;</w:t>
        </w:r>
      </w:ins>
    </w:p>
    <w:p w:rsidR="00AE1230" w:rsidRPr="00912738" w:rsidRDefault="00AE1230" w:rsidP="00912738">
      <w:pPr>
        <w:shd w:val="clear" w:color="auto" w:fill="FCFDFD"/>
        <w:spacing w:after="30" w:line="240" w:lineRule="auto"/>
        <w:rPr>
          <w:ins w:id="5163" w:author="Unknown"/>
          <w:rFonts w:ascii="Arial" w:hAnsi="Arial" w:cs="Arial"/>
          <w:color w:val="222222"/>
          <w:sz w:val="18"/>
          <w:szCs w:val="18"/>
        </w:rPr>
      </w:pPr>
      <w:ins w:id="5164"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avertizaţi sonor pietonul pentru a se opri, apoi circulaţi mai departe.</w:t>
        </w:r>
      </w:ins>
    </w:p>
    <w:p w:rsidR="00AE1230" w:rsidRPr="00912738" w:rsidRDefault="00AE1230" w:rsidP="00912738">
      <w:pPr>
        <w:shd w:val="clear" w:color="auto" w:fill="5C9CCC"/>
        <w:spacing w:after="0" w:line="240" w:lineRule="auto"/>
        <w:rPr>
          <w:ins w:id="5165" w:author="Unknown"/>
          <w:rFonts w:ascii="Arial" w:hAnsi="Arial" w:cs="Arial"/>
          <w:b/>
          <w:bCs/>
          <w:color w:val="FFFFFF"/>
          <w:sz w:val="18"/>
          <w:szCs w:val="18"/>
        </w:rPr>
      </w:pPr>
      <w:ins w:id="5166"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167" w:author="Unknown"/>
          <w:rFonts w:ascii="Arial" w:hAnsi="Arial" w:cs="Arial"/>
          <w:color w:val="222222"/>
          <w:sz w:val="18"/>
          <w:szCs w:val="18"/>
        </w:rPr>
      </w:pPr>
      <w:ins w:id="5168"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"http://e-drpciv.ro/tag/chestionare-auto-2014" </w:instrText>
        </w:r>
      </w:ins>
      <w:r w:rsidRPr="009316C1">
        <w:rPr>
          <w:rFonts w:ascii="Arial" w:hAnsi="Arial" w:cs="Arial"/>
          <w:color w:val="222222"/>
          <w:sz w:val="18"/>
          <w:szCs w:val="18"/>
        </w:rPr>
      </w:r>
      <w:ins w:id="5169"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auto 2014</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5170"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171" w:author="Unknown"/>
          <w:rFonts w:ascii="Arial" w:hAnsi="Arial" w:cs="Arial"/>
          <w:color w:val="222222"/>
          <w:sz w:val="18"/>
          <w:szCs w:val="18"/>
        </w:rPr>
      </w:pPr>
      <w:ins w:id="5172"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"http://e-drpciv.ro/poze2/249.jpg" </w:instrText>
        </w:r>
      </w:ins>
      <w:r w:rsidRPr="009316C1">
        <w:rPr>
          <w:rFonts w:ascii="Arial" w:hAnsi="Arial" w:cs="Arial"/>
          <w:color w:val="222222"/>
          <w:sz w:val="18"/>
          <w:szCs w:val="18"/>
        </w:rPr>
      </w:r>
      <w:ins w:id="5173" w:author="Unknown">
        <w:r w:rsidRPr="00912738">
          <w:rPr>
            <w:rFonts w:ascii="Arial" w:hAnsi="Arial" w:cs="Arial"/>
            <w:color w:val="222222"/>
            <w:sz w:val="18"/>
            <w:szCs w:val="18"/>
          </w:rPr>
          <w:fldChar w:fldCharType="separate"/>
        </w:r>
      </w:ins>
      <w:r>
        <w:rPr>
          <w:noProof/>
        </w:rPr>
        <w:pict>
          <v:shape id="Picture 354" o:spid="_x0000_s1372" type="#_x0000_t75" alt="http://e-drpciv.ro/poze2/249.jpg" href="http://e-drpciv.ro/poze2/249.j" style="position:absolute;margin-left:65pt;margin-top:0;width:105pt;height:78.75pt;z-index:252012544;visibility:visible;mso-wrap-distance-left:0;mso-wrap-distance-right:0;mso-position-horizontal:right;mso-position-horizontal-relative:text;mso-position-vertical-relative:line" o:allowoverlap="f" o:button="t">
            <v:fill o:detectmouseclick="t"/>
            <v:imagedata r:id="rId2686" o:title=""/>
            <w10:wrap type="square"/>
          </v:shape>
        </w:pict>
      </w:r>
      <w:ins w:id="5174"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175" w:author="Unknown"/>
          <w:rFonts w:ascii="Tahoma" w:hAnsi="Tahoma" w:cs="Tahoma"/>
          <w:b/>
          <w:bCs/>
          <w:color w:val="222222"/>
          <w:sz w:val="21"/>
          <w:szCs w:val="21"/>
        </w:rPr>
      </w:pPr>
      <w:ins w:id="5176"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"http://e-drpciv.ro/intrebare/249/acest_indicator_va_avertizeaza_ca_urmeaza" </w:instrText>
        </w:r>
      </w:ins>
      <w:r w:rsidRPr="009316C1">
        <w:rPr>
          <w:rFonts w:ascii="Tahoma" w:hAnsi="Tahoma" w:cs="Tahoma"/>
          <w:b/>
          <w:bCs/>
          <w:color w:val="222222"/>
          <w:sz w:val="21"/>
          <w:szCs w:val="21"/>
        </w:rPr>
      </w:r>
      <w:ins w:id="5177"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249. Acest indicator vă avertizează că urmează:</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178" w:author="Unknown"/>
          <w:rFonts w:ascii="Arial" w:hAnsi="Arial" w:cs="Arial"/>
          <w:color w:val="222222"/>
          <w:sz w:val="18"/>
          <w:szCs w:val="18"/>
        </w:rPr>
      </w:pPr>
      <w:ins w:id="5179"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alte pericole;</w:t>
        </w:r>
      </w:ins>
    </w:p>
    <w:p w:rsidR="00AE1230" w:rsidRPr="00912738" w:rsidRDefault="00AE1230" w:rsidP="00912738">
      <w:pPr>
        <w:shd w:val="clear" w:color="auto" w:fill="FCFDFD"/>
        <w:spacing w:after="30" w:line="240" w:lineRule="auto"/>
        <w:rPr>
          <w:ins w:id="5180" w:author="Unknown"/>
          <w:rFonts w:ascii="Arial" w:hAnsi="Arial" w:cs="Arial"/>
          <w:color w:val="222222"/>
          <w:sz w:val="18"/>
          <w:szCs w:val="18"/>
        </w:rPr>
      </w:pPr>
      <w:ins w:id="5181"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un drum fără marcaje;</w:t>
        </w:r>
      </w:ins>
    </w:p>
    <w:p w:rsidR="00AE1230" w:rsidRPr="00912738" w:rsidRDefault="00AE1230" w:rsidP="00912738">
      <w:pPr>
        <w:shd w:val="clear" w:color="auto" w:fill="FCFDFD"/>
        <w:spacing w:after="30" w:line="240" w:lineRule="auto"/>
        <w:rPr>
          <w:ins w:id="5182" w:author="Unknown"/>
          <w:rFonts w:ascii="Arial" w:hAnsi="Arial" w:cs="Arial"/>
          <w:color w:val="222222"/>
          <w:sz w:val="18"/>
          <w:szCs w:val="18"/>
        </w:rPr>
      </w:pPr>
      <w:ins w:id="5183"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un drum cu marcaje.</w:t>
        </w:r>
      </w:ins>
    </w:p>
    <w:p w:rsidR="00AE1230" w:rsidRPr="00912738" w:rsidRDefault="00AE1230" w:rsidP="00912738">
      <w:pPr>
        <w:shd w:val="clear" w:color="auto" w:fill="5C9CCC"/>
        <w:spacing w:after="0" w:line="240" w:lineRule="auto"/>
        <w:rPr>
          <w:ins w:id="5184" w:author="Unknown"/>
          <w:rFonts w:ascii="Arial" w:hAnsi="Arial" w:cs="Arial"/>
          <w:b/>
          <w:bCs/>
          <w:color w:val="FFFFFF"/>
          <w:sz w:val="18"/>
          <w:szCs w:val="18"/>
        </w:rPr>
      </w:pPr>
      <w:ins w:id="5185"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186" w:author="Unknown"/>
          <w:rFonts w:ascii="Arial" w:hAnsi="Arial" w:cs="Arial"/>
          <w:color w:val="222222"/>
          <w:sz w:val="18"/>
          <w:szCs w:val="18"/>
        </w:rPr>
      </w:pPr>
      <w:ins w:id="5187"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5188"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5189" w:author="Unknown">
        <w:r w:rsidRPr="00912738">
          <w:rPr>
            <w:rFonts w:ascii="Arial" w:hAnsi="Arial" w:cs="Arial"/>
            <w:color w:val="222222"/>
            <w:sz w:val="18"/>
            <w:szCs w:val="18"/>
          </w:rPr>
          <w:fldChar w:fldCharType="separate"/>
        </w:r>
        <w:r w:rsidRPr="00912738">
          <w:rPr>
            <w:rFonts w:ascii="Arial" w:hAnsi="Arial" w:cs="Arial"/>
            <w:b/>
            <w:bCs/>
            <w:color w:val="000000"/>
            <w:sz w:val="18"/>
          </w:rPr>
          <w:t>examen permis</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5190" w:author="Unknown"/>
          <w:rFonts w:ascii="Tahoma" w:hAnsi="Tahoma" w:cs="Tahoma"/>
          <w:b/>
          <w:bCs/>
          <w:color w:val="222222"/>
          <w:sz w:val="21"/>
          <w:szCs w:val="21"/>
        </w:rPr>
      </w:pPr>
      <w:ins w:id="5191"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"http://e-drpciv.ro/intrebare/506/purtarea_centurii_de_siguranta_este_obligatorie_in_timpul_circulatiei_pe_drumurile_din_afara_localitatilor" </w:instrText>
        </w:r>
      </w:ins>
      <w:r w:rsidRPr="009316C1">
        <w:rPr>
          <w:rFonts w:ascii="Tahoma" w:hAnsi="Tahoma" w:cs="Tahoma"/>
          <w:b/>
          <w:bCs/>
          <w:color w:val="222222"/>
          <w:sz w:val="21"/>
          <w:szCs w:val="21"/>
        </w:rPr>
      </w:r>
      <w:ins w:id="5192"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506. Purtarea centurii de siguranţă este obligatorie în timpul circulaţiei pe drumurile din afara localităţilor?</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193" w:author="Unknown"/>
          <w:rFonts w:ascii="Arial" w:hAnsi="Arial" w:cs="Arial"/>
          <w:color w:val="222222"/>
          <w:sz w:val="18"/>
          <w:szCs w:val="18"/>
        </w:rPr>
      </w:pPr>
      <w:ins w:id="5194"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da;</w:t>
        </w:r>
      </w:ins>
    </w:p>
    <w:p w:rsidR="00AE1230" w:rsidRPr="00912738" w:rsidRDefault="00AE1230" w:rsidP="00912738">
      <w:pPr>
        <w:shd w:val="clear" w:color="auto" w:fill="FCFDFD"/>
        <w:spacing w:after="30" w:line="240" w:lineRule="auto"/>
        <w:rPr>
          <w:ins w:id="5195" w:author="Unknown"/>
          <w:rFonts w:ascii="Arial" w:hAnsi="Arial" w:cs="Arial"/>
          <w:color w:val="222222"/>
          <w:sz w:val="18"/>
          <w:szCs w:val="18"/>
        </w:rPr>
      </w:pPr>
      <w:ins w:id="5196"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w:t>
        </w:r>
      </w:ins>
    </w:p>
    <w:p w:rsidR="00AE1230" w:rsidRPr="00912738" w:rsidRDefault="00AE1230" w:rsidP="00912738">
      <w:pPr>
        <w:shd w:val="clear" w:color="auto" w:fill="FCFDFD"/>
        <w:spacing w:after="30" w:line="240" w:lineRule="auto"/>
        <w:rPr>
          <w:ins w:id="5197" w:author="Unknown"/>
          <w:rFonts w:ascii="Arial" w:hAnsi="Arial" w:cs="Arial"/>
          <w:color w:val="222222"/>
          <w:sz w:val="18"/>
          <w:szCs w:val="18"/>
        </w:rPr>
      </w:pPr>
      <w:ins w:id="5198"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legea nu prevede.</w:t>
        </w:r>
      </w:ins>
    </w:p>
    <w:p w:rsidR="00AE1230" w:rsidRPr="00912738" w:rsidRDefault="00AE1230" w:rsidP="00912738">
      <w:pPr>
        <w:shd w:val="clear" w:color="auto" w:fill="5C9CCC"/>
        <w:spacing w:after="0" w:line="240" w:lineRule="auto"/>
        <w:rPr>
          <w:ins w:id="5199" w:author="Unknown"/>
          <w:rFonts w:ascii="Arial" w:hAnsi="Arial" w:cs="Arial"/>
          <w:b/>
          <w:bCs/>
          <w:color w:val="FFFFFF"/>
          <w:sz w:val="18"/>
          <w:szCs w:val="18"/>
        </w:rPr>
      </w:pPr>
      <w:ins w:id="5200"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201" w:author="Unknown"/>
          <w:rFonts w:ascii="Arial" w:hAnsi="Arial" w:cs="Arial"/>
          <w:color w:val="222222"/>
          <w:sz w:val="18"/>
          <w:szCs w:val="18"/>
        </w:rPr>
      </w:pPr>
      <w:ins w:id="5202"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5203" w:author="Unknown">
        <w:r w:rsidRPr="00912738">
          <w:rPr>
            <w:rFonts w:ascii="Arial" w:hAnsi="Arial" w:cs="Arial"/>
            <w:color w:val="222222"/>
            <w:sz w:val="18"/>
            <w:szCs w:val="18"/>
          </w:rPr>
          <w:fldChar w:fldCharType="separate"/>
        </w:r>
        <w:r w:rsidRPr="00912738">
          <w:rPr>
            <w:rFonts w:ascii="Arial" w:hAnsi="Arial" w:cs="Arial"/>
            <w:b/>
            <w:bCs/>
            <w:color w:val="000000"/>
            <w:sz w:val="18"/>
          </w:rPr>
          <w:t>simulare 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"http://e-drpciv.ro/tag/chestionare-auto" </w:instrText>
        </w:r>
      </w:ins>
      <w:r w:rsidRPr="009316C1">
        <w:rPr>
          <w:rFonts w:ascii="Arial" w:hAnsi="Arial" w:cs="Arial"/>
          <w:color w:val="222222"/>
          <w:sz w:val="18"/>
          <w:szCs w:val="18"/>
        </w:rPr>
      </w:r>
      <w:ins w:id="5204"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205" w:author="Unknown"/>
          <w:rFonts w:ascii="Arial" w:hAnsi="Arial" w:cs="Arial"/>
          <w:color w:val="222222"/>
          <w:sz w:val="18"/>
          <w:szCs w:val="18"/>
        </w:rPr>
      </w:pPr>
      <w:ins w:id="5206"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"http://e-drpciv.ro/poze2/691.jpg" </w:instrText>
        </w:r>
      </w:ins>
      <w:r w:rsidRPr="009316C1">
        <w:rPr>
          <w:rFonts w:ascii="Arial" w:hAnsi="Arial" w:cs="Arial"/>
          <w:color w:val="222222"/>
          <w:sz w:val="18"/>
          <w:szCs w:val="18"/>
        </w:rPr>
      </w:r>
      <w:ins w:id="5207" w:author="Unknown">
        <w:r w:rsidRPr="00912738">
          <w:rPr>
            <w:rFonts w:ascii="Arial" w:hAnsi="Arial" w:cs="Arial"/>
            <w:color w:val="222222"/>
            <w:sz w:val="18"/>
            <w:szCs w:val="18"/>
          </w:rPr>
          <w:fldChar w:fldCharType="separate"/>
        </w:r>
      </w:ins>
      <w:r>
        <w:rPr>
          <w:noProof/>
        </w:rPr>
        <w:pict>
          <v:shape id="Picture 355" o:spid="_x0000_s1373" type="#_x0000_t75" alt="http://e-drpciv.ro/poze2/691.jpg" href="http://e-drpciv.ro/poze2/691.j" style="position:absolute;margin-left:65pt;margin-top:0;width:105pt;height:78.75pt;z-index:252013568;visibility:visible;mso-wrap-distance-left:0;mso-wrap-distance-right:0;mso-position-horizontal:right;mso-position-horizontal-relative:text;mso-position-vertical-relative:line" o:allowoverlap="f" o:button="t">
            <v:fill o:detectmouseclick="t"/>
            <v:imagedata r:id="rId2687" o:title=""/>
            <w10:wrap type="square"/>
          </v:shape>
        </w:pict>
      </w:r>
      <w:ins w:id="5208"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209" w:author="Unknown"/>
          <w:rFonts w:ascii="Tahoma" w:hAnsi="Tahoma" w:cs="Tahoma"/>
          <w:b/>
          <w:bCs/>
          <w:color w:val="222222"/>
          <w:sz w:val="21"/>
          <w:szCs w:val="21"/>
        </w:rPr>
      </w:pPr>
      <w:ins w:id="5210"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"http://e-drpciv.ro/intrebare/691/in_situatia_data_aveti_obligatia" </w:instrText>
        </w:r>
      </w:ins>
      <w:r w:rsidRPr="009316C1">
        <w:rPr>
          <w:rFonts w:ascii="Tahoma" w:hAnsi="Tahoma" w:cs="Tahoma"/>
          <w:b/>
          <w:bCs/>
          <w:color w:val="222222"/>
          <w:sz w:val="21"/>
          <w:szCs w:val="21"/>
        </w:rPr>
      </w:r>
      <w:ins w:id="5211"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691. În situaţia dată, aveţi obligaţia:</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212" w:author="Unknown"/>
          <w:rFonts w:ascii="Arial" w:hAnsi="Arial" w:cs="Arial"/>
          <w:color w:val="222222"/>
          <w:sz w:val="18"/>
          <w:szCs w:val="18"/>
        </w:rPr>
      </w:pPr>
      <w:ins w:id="5213"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să opriţi, să vă asiguraţi şi să acordaţi prioritate de trecere înainte de a traversa intersecţia;</w:t>
        </w:r>
      </w:ins>
    </w:p>
    <w:p w:rsidR="00AE1230" w:rsidRPr="00912738" w:rsidRDefault="00AE1230" w:rsidP="00912738">
      <w:pPr>
        <w:shd w:val="clear" w:color="auto" w:fill="FCFDFD"/>
        <w:spacing w:after="30" w:line="240" w:lineRule="auto"/>
        <w:rPr>
          <w:ins w:id="5214" w:author="Unknown"/>
          <w:rFonts w:ascii="Arial" w:hAnsi="Arial" w:cs="Arial"/>
          <w:color w:val="222222"/>
          <w:sz w:val="18"/>
          <w:szCs w:val="18"/>
        </w:rPr>
      </w:pPr>
      <w:ins w:id="5215"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nu aveţi nicio obligaţie, întrucât circulaţi pe un drum prioritar;</w:t>
        </w:r>
      </w:ins>
    </w:p>
    <w:p w:rsidR="00AE1230" w:rsidRPr="00912738" w:rsidRDefault="00AE1230" w:rsidP="00912738">
      <w:pPr>
        <w:shd w:val="clear" w:color="auto" w:fill="FCFDFD"/>
        <w:spacing w:after="30" w:line="240" w:lineRule="auto"/>
        <w:rPr>
          <w:ins w:id="5216" w:author="Unknown"/>
          <w:rFonts w:ascii="Arial" w:hAnsi="Arial" w:cs="Arial"/>
          <w:color w:val="222222"/>
          <w:sz w:val="18"/>
          <w:szCs w:val="18"/>
        </w:rPr>
      </w:pPr>
      <w:ins w:id="5217"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traversaţi o dată cu autoutilitara şi autoturismul, deoarece acestea s-au asigurat.</w:t>
        </w:r>
      </w:ins>
    </w:p>
    <w:p w:rsidR="00AE1230" w:rsidRPr="00912738" w:rsidRDefault="00AE1230" w:rsidP="00912738">
      <w:pPr>
        <w:shd w:val="clear" w:color="auto" w:fill="5C9CCC"/>
        <w:spacing w:after="0" w:line="240" w:lineRule="auto"/>
        <w:rPr>
          <w:ins w:id="5218" w:author="Unknown"/>
          <w:rFonts w:ascii="Arial" w:hAnsi="Arial" w:cs="Arial"/>
          <w:b/>
          <w:bCs/>
          <w:color w:val="FFFFFF"/>
          <w:sz w:val="18"/>
          <w:szCs w:val="18"/>
        </w:rPr>
      </w:pPr>
      <w:ins w:id="5219"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220" w:author="Unknown"/>
          <w:rFonts w:ascii="Arial" w:hAnsi="Arial" w:cs="Arial"/>
          <w:color w:val="222222"/>
          <w:sz w:val="18"/>
          <w:szCs w:val="18"/>
        </w:rPr>
      </w:pPr>
      <w:ins w:id="5221"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5222" w:author="Unknown">
        <w:r w:rsidRPr="00912738">
          <w:rPr>
            <w:rFonts w:ascii="Arial" w:hAnsi="Arial" w:cs="Arial"/>
            <w:color w:val="222222"/>
            <w:sz w:val="18"/>
            <w:szCs w:val="18"/>
          </w:rPr>
          <w:fldChar w:fldCharType="separate"/>
        </w:r>
        <w:r w:rsidRPr="00912738">
          <w:rPr>
            <w:rFonts w:ascii="Arial" w:hAnsi="Arial" w:cs="Arial"/>
            <w:b/>
            <w:bCs/>
            <w:color w:val="000000"/>
            <w:sz w:val="18"/>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"http://e-drpciv.ro/tag/intrebari-categoria-b" </w:instrText>
        </w:r>
      </w:ins>
      <w:r w:rsidRPr="009316C1">
        <w:rPr>
          <w:rFonts w:ascii="Arial" w:hAnsi="Arial" w:cs="Arial"/>
          <w:color w:val="222222"/>
          <w:sz w:val="18"/>
          <w:szCs w:val="18"/>
        </w:rPr>
      </w:r>
      <w:ins w:id="5223" w:author="Unknown">
        <w:r w:rsidRPr="00912738">
          <w:rPr>
            <w:rFonts w:ascii="Arial" w:hAnsi="Arial" w:cs="Arial"/>
            <w:color w:val="222222"/>
            <w:sz w:val="18"/>
            <w:szCs w:val="18"/>
          </w:rPr>
          <w:fldChar w:fldCharType="separate"/>
        </w:r>
        <w:r w:rsidRPr="00912738">
          <w:rPr>
            <w:rFonts w:ascii="Arial" w:hAnsi="Arial" w:cs="Arial"/>
            <w:color w:val="000000"/>
            <w:sz w:val="18"/>
            <w:u w:val="single"/>
          </w:rPr>
          <w:t>intrebari categoria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5224" w:author="Unknown"/>
          <w:rFonts w:ascii="Tahoma" w:hAnsi="Tahoma" w:cs="Tahoma"/>
          <w:b/>
          <w:bCs/>
          <w:color w:val="222222"/>
          <w:sz w:val="21"/>
          <w:szCs w:val="21"/>
        </w:rPr>
      </w:pPr>
      <w:ins w:id="5225"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"http://e-drpciv.ro/intrebare/632/sunteti_depasit_de_un_autovehicul_care_a_apreciat_gresit_distanta_si_viteza_cu_care_se_apropie_din_sens_opus_un_alt_vehicul_cum_trebuie_sa_procedati_pentru_a_evita_un_accident_rutier" </w:instrText>
        </w:r>
      </w:ins>
      <w:r w:rsidRPr="009316C1">
        <w:rPr>
          <w:rFonts w:ascii="Tahoma" w:hAnsi="Tahoma" w:cs="Tahoma"/>
          <w:b/>
          <w:bCs/>
          <w:color w:val="222222"/>
          <w:sz w:val="21"/>
          <w:szCs w:val="21"/>
        </w:rPr>
      </w:r>
      <w:ins w:id="5226"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632. Sunteţi depăşit de un autovehicul care a apreciat greşit distanţa şi viteza cu care se apropie din sens opus un alt vehicul. Cum trebuie să procedaţi pentru a evita un accident rutier?</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227" w:author="Unknown"/>
          <w:rFonts w:ascii="Arial" w:hAnsi="Arial" w:cs="Arial"/>
          <w:color w:val="222222"/>
          <w:sz w:val="18"/>
          <w:szCs w:val="18"/>
        </w:rPr>
      </w:pPr>
      <w:ins w:id="5228"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măriţi viteza de deplasare, pentru a-l determina pe cel ce vă depăşeşte să renunţe la manevră;</w:t>
        </w:r>
      </w:ins>
    </w:p>
    <w:p w:rsidR="00AE1230" w:rsidRPr="00912738" w:rsidRDefault="00AE1230" w:rsidP="00912738">
      <w:pPr>
        <w:shd w:val="clear" w:color="auto" w:fill="FCFDFD"/>
        <w:spacing w:after="30" w:line="240" w:lineRule="auto"/>
        <w:rPr>
          <w:ins w:id="5229" w:author="Unknown"/>
          <w:rFonts w:ascii="Arial" w:hAnsi="Arial" w:cs="Arial"/>
          <w:color w:val="222222"/>
          <w:sz w:val="18"/>
          <w:szCs w:val="18"/>
        </w:rPr>
      </w:pPr>
      <w:ins w:id="5230"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claxonaţi şi îi faceţi semn cu braţul să nu mai depăşească;</w:t>
        </w:r>
      </w:ins>
    </w:p>
    <w:p w:rsidR="00AE1230" w:rsidRPr="00912738" w:rsidRDefault="00AE1230" w:rsidP="00912738">
      <w:pPr>
        <w:shd w:val="clear" w:color="auto" w:fill="33FF33"/>
        <w:spacing w:after="30" w:line="240" w:lineRule="auto"/>
        <w:rPr>
          <w:ins w:id="5231" w:author="Unknown"/>
          <w:rFonts w:ascii="Arial" w:hAnsi="Arial" w:cs="Arial"/>
          <w:color w:val="222222"/>
          <w:sz w:val="18"/>
          <w:szCs w:val="18"/>
        </w:rPr>
      </w:pPr>
      <w:ins w:id="5232"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reduceţi imediat viteza şi circulaţi cât mai aproape de marginea din dreapta a părţii carosabile, pentru a-i permite efectuarea depăşirii şi reintrarea pe sensul normal de mers.</w:t>
        </w:r>
      </w:ins>
    </w:p>
    <w:p w:rsidR="00AE1230" w:rsidRPr="00912738" w:rsidRDefault="00AE1230" w:rsidP="00912738">
      <w:pPr>
        <w:shd w:val="clear" w:color="auto" w:fill="FCFDFD"/>
        <w:spacing w:after="0" w:line="240" w:lineRule="auto"/>
        <w:rPr>
          <w:ins w:id="5233" w:author="Unknown"/>
          <w:rFonts w:ascii="Arial" w:hAnsi="Arial" w:cs="Arial"/>
          <w:color w:val="222222"/>
          <w:sz w:val="18"/>
          <w:szCs w:val="18"/>
        </w:rPr>
      </w:pPr>
      <w:ins w:id="5234"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"http://e-drpciv.ro/poze2/290.jpg" </w:instrText>
        </w:r>
      </w:ins>
      <w:r w:rsidRPr="009316C1">
        <w:rPr>
          <w:rFonts w:ascii="Arial" w:hAnsi="Arial" w:cs="Arial"/>
          <w:color w:val="222222"/>
          <w:sz w:val="18"/>
          <w:szCs w:val="18"/>
        </w:rPr>
      </w:r>
      <w:ins w:id="5235" w:author="Unknown">
        <w:r w:rsidRPr="00912738">
          <w:rPr>
            <w:rFonts w:ascii="Arial" w:hAnsi="Arial" w:cs="Arial"/>
            <w:color w:val="222222"/>
            <w:sz w:val="18"/>
            <w:szCs w:val="18"/>
          </w:rPr>
          <w:fldChar w:fldCharType="separate"/>
        </w:r>
      </w:ins>
      <w:r>
        <w:rPr>
          <w:noProof/>
        </w:rPr>
        <w:pict>
          <v:shape id="Picture 356" o:spid="_x0000_s1374" type="#_x0000_t75" alt="http://e-drpciv.ro/poze2/290.jpg" href="http://e-drpciv.ro/poze2/290.j" style="position:absolute;margin-left:65pt;margin-top:0;width:105pt;height:78.75pt;z-index:252014592;visibility:visible;mso-wrap-distance-left:0;mso-wrap-distance-right:0;mso-position-horizontal:right;mso-position-horizontal-relative:text;mso-position-vertical-relative:line" o:allowoverlap="f" o:button="t">
            <v:fill o:detectmouseclick="t"/>
            <v:imagedata r:id="rId2688" o:title=""/>
            <w10:wrap type="square"/>
          </v:shape>
        </w:pict>
      </w:r>
      <w:ins w:id="5236"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237" w:author="Unknown"/>
          <w:rFonts w:ascii="Tahoma" w:hAnsi="Tahoma" w:cs="Tahoma"/>
          <w:b/>
          <w:bCs/>
          <w:color w:val="222222"/>
          <w:sz w:val="21"/>
          <w:szCs w:val="21"/>
        </w:rPr>
      </w:pPr>
      <w:ins w:id="5238"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"http://e-drpciv.ro/intrebare/290/autocamionul_s-a_pus_in_miscare_cum_este_corect_sa_procedati" </w:instrText>
        </w:r>
      </w:ins>
      <w:r w:rsidRPr="009316C1">
        <w:rPr>
          <w:rFonts w:ascii="Tahoma" w:hAnsi="Tahoma" w:cs="Tahoma"/>
          <w:b/>
          <w:bCs/>
          <w:color w:val="222222"/>
          <w:sz w:val="21"/>
          <w:szCs w:val="21"/>
        </w:rPr>
      </w:r>
      <w:ins w:id="5239"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290. Autocamionul s-a pus în mişcare. Cum este corect să procedaţi?</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240" w:author="Unknown"/>
          <w:rFonts w:ascii="Arial" w:hAnsi="Arial" w:cs="Arial"/>
          <w:color w:val="222222"/>
          <w:sz w:val="18"/>
          <w:szCs w:val="18"/>
        </w:rPr>
      </w:pPr>
      <w:ins w:id="5241"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traversaţi calea ferată cu viteză redusă;</w:t>
        </w:r>
      </w:ins>
    </w:p>
    <w:p w:rsidR="00AE1230" w:rsidRPr="00912738" w:rsidRDefault="00AE1230" w:rsidP="00912738">
      <w:pPr>
        <w:shd w:val="clear" w:color="auto" w:fill="FCFDFD"/>
        <w:spacing w:after="30" w:line="240" w:lineRule="auto"/>
        <w:rPr>
          <w:ins w:id="5242" w:author="Unknown"/>
          <w:rFonts w:ascii="Arial" w:hAnsi="Arial" w:cs="Arial"/>
          <w:color w:val="222222"/>
          <w:sz w:val="18"/>
          <w:szCs w:val="18"/>
        </w:rPr>
      </w:pPr>
      <w:ins w:id="5243"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traversaţi imediat după autocamion;</w:t>
        </w:r>
      </w:ins>
    </w:p>
    <w:p w:rsidR="00AE1230" w:rsidRPr="00912738" w:rsidRDefault="00AE1230" w:rsidP="00912738">
      <w:pPr>
        <w:shd w:val="clear" w:color="auto" w:fill="33FF33"/>
        <w:spacing w:after="30" w:line="240" w:lineRule="auto"/>
        <w:rPr>
          <w:ins w:id="5244" w:author="Unknown"/>
          <w:rFonts w:ascii="Arial" w:hAnsi="Arial" w:cs="Arial"/>
          <w:color w:val="222222"/>
          <w:sz w:val="18"/>
          <w:szCs w:val="18"/>
        </w:rPr>
      </w:pPr>
      <w:ins w:id="5245"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opriţi în locul în care aveţi vizibilitate maximă, fără a depăşi indicatorul, vă asiguraţi şi traversaţi.</w:t>
        </w:r>
      </w:ins>
    </w:p>
    <w:p w:rsidR="00AE1230" w:rsidRPr="00912738" w:rsidRDefault="00AE1230" w:rsidP="00912738">
      <w:pPr>
        <w:shd w:val="clear" w:color="auto" w:fill="C9DBE7"/>
        <w:spacing w:after="0" w:line="240" w:lineRule="auto"/>
        <w:jc w:val="center"/>
        <w:rPr>
          <w:ins w:id="5246" w:author="Unknown"/>
          <w:rFonts w:ascii="Arial" w:hAnsi="Arial" w:cs="Arial"/>
          <w:color w:val="000000"/>
          <w:sz w:val="18"/>
          <w:szCs w:val="18"/>
        </w:rPr>
      </w:pPr>
      <w:ins w:id="5247" w:author="Unknown">
        <w:r w:rsidRPr="00912738">
          <w:rPr>
            <w:rFonts w:ascii="Arial" w:hAnsi="Arial" w:cs="Arial"/>
            <w:color w:val="000000"/>
            <w:sz w:val="18"/>
            <w:szCs w:val="18"/>
            <w:bdr w:val="none" w:sz="0" w:space="0" w:color="auto" w:frame="1"/>
          </w:rPr>
          <w:br/>
        </w:r>
      </w:ins>
    </w:p>
    <w:p w:rsidR="00AE1230" w:rsidRPr="00912738" w:rsidRDefault="00AE1230" w:rsidP="00912738">
      <w:pPr>
        <w:shd w:val="clear" w:color="auto" w:fill="FCFDFD"/>
        <w:spacing w:after="0" w:line="240" w:lineRule="auto"/>
        <w:rPr>
          <w:ins w:id="5248" w:author="Unknown"/>
          <w:rFonts w:ascii="Arial" w:hAnsi="Arial" w:cs="Arial"/>
          <w:color w:val="222222"/>
          <w:sz w:val="18"/>
          <w:szCs w:val="18"/>
        </w:rPr>
      </w:pPr>
      <w:ins w:id="5249"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"http://e-drpciv.ro/poze2/600.jpg" </w:instrText>
        </w:r>
      </w:ins>
      <w:r w:rsidRPr="009316C1">
        <w:rPr>
          <w:rFonts w:ascii="Arial" w:hAnsi="Arial" w:cs="Arial"/>
          <w:color w:val="222222"/>
          <w:sz w:val="18"/>
          <w:szCs w:val="18"/>
        </w:rPr>
      </w:r>
      <w:ins w:id="5250" w:author="Unknown">
        <w:r w:rsidRPr="00912738">
          <w:rPr>
            <w:rFonts w:ascii="Arial" w:hAnsi="Arial" w:cs="Arial"/>
            <w:color w:val="222222"/>
            <w:sz w:val="18"/>
            <w:szCs w:val="18"/>
          </w:rPr>
          <w:fldChar w:fldCharType="separate"/>
        </w:r>
      </w:ins>
      <w:r>
        <w:rPr>
          <w:noProof/>
        </w:rPr>
        <w:pict>
          <v:shape id="Picture 357" o:spid="_x0000_s1375" type="#_x0000_t75" alt="http://e-drpciv.ro/poze2/600.jpg" href="http://e-drpciv.ro/poze2/600.j" style="position:absolute;margin-left:65pt;margin-top:0;width:105pt;height:78.75pt;z-index:252015616;visibility:visible;mso-wrap-distance-left:0;mso-wrap-distance-right:0;mso-position-horizontal:right;mso-position-horizontal-relative:text;mso-position-vertical-relative:line" o:allowoverlap="f" o:button="t">
            <v:fill o:detectmouseclick="t"/>
            <v:imagedata r:id="rId2689" o:title=""/>
            <w10:wrap type="square"/>
          </v:shape>
        </w:pict>
      </w:r>
      <w:ins w:id="5251"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252" w:author="Unknown"/>
          <w:rFonts w:ascii="Tahoma" w:hAnsi="Tahoma" w:cs="Tahoma"/>
          <w:b/>
          <w:bCs/>
          <w:color w:val="222222"/>
          <w:sz w:val="21"/>
          <w:szCs w:val="21"/>
        </w:rPr>
      </w:pPr>
      <w:ins w:id="5253"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"http://e-drpciv.ro/intrebare/600/din_punct_de_vedere_al_conduitei_preventive_cum_trebuie_sa_procedati_in_aceasta_situatie" </w:instrText>
        </w:r>
      </w:ins>
      <w:r w:rsidRPr="009316C1">
        <w:rPr>
          <w:rFonts w:ascii="Tahoma" w:hAnsi="Tahoma" w:cs="Tahoma"/>
          <w:b/>
          <w:bCs/>
          <w:color w:val="222222"/>
          <w:sz w:val="21"/>
          <w:szCs w:val="21"/>
        </w:rPr>
      </w:r>
      <w:ins w:id="5254"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600. Din punct de vedere al conduitei preventive, cum trebuie să procedaţi în această situaţie?</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255" w:author="Unknown"/>
          <w:rFonts w:ascii="Arial" w:hAnsi="Arial" w:cs="Arial"/>
          <w:color w:val="222222"/>
          <w:sz w:val="18"/>
          <w:szCs w:val="18"/>
        </w:rPr>
      </w:pPr>
      <w:ins w:id="5256"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reduceţi viteza, deoarece copilul s-ar putea întoarce pentru a lua mingea din drum;</w:t>
        </w:r>
      </w:ins>
    </w:p>
    <w:p w:rsidR="00AE1230" w:rsidRPr="00912738" w:rsidRDefault="00AE1230" w:rsidP="00912738">
      <w:pPr>
        <w:shd w:val="clear" w:color="auto" w:fill="FCFDFD"/>
        <w:spacing w:after="30" w:line="240" w:lineRule="auto"/>
        <w:rPr>
          <w:ins w:id="5257" w:author="Unknown"/>
          <w:rFonts w:ascii="Arial" w:hAnsi="Arial" w:cs="Arial"/>
          <w:color w:val="222222"/>
          <w:sz w:val="18"/>
          <w:szCs w:val="18"/>
        </w:rPr>
      </w:pPr>
      <w:ins w:id="5258"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menţineţi viteza, deoarece copiii au fost avertizaţi şi rămân în siguranţă pe trotuar;</w:t>
        </w:r>
      </w:ins>
    </w:p>
    <w:p w:rsidR="00AE1230" w:rsidRPr="00912738" w:rsidRDefault="00AE1230" w:rsidP="00912738">
      <w:pPr>
        <w:shd w:val="clear" w:color="auto" w:fill="FCFDFD"/>
        <w:spacing w:after="30" w:line="240" w:lineRule="auto"/>
        <w:rPr>
          <w:ins w:id="5259" w:author="Unknown"/>
          <w:rFonts w:ascii="Arial" w:hAnsi="Arial" w:cs="Arial"/>
          <w:color w:val="222222"/>
          <w:sz w:val="18"/>
          <w:szCs w:val="18"/>
        </w:rPr>
      </w:pPr>
      <w:ins w:id="5260"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măriţi viteza, deoarece copiii nu aleargă pe stradă.</w:t>
        </w:r>
      </w:ins>
    </w:p>
    <w:p w:rsidR="00AE1230" w:rsidRPr="00912738" w:rsidRDefault="00AE1230" w:rsidP="00912738">
      <w:pPr>
        <w:shd w:val="clear" w:color="auto" w:fill="5C9CCC"/>
        <w:spacing w:after="0" w:line="240" w:lineRule="auto"/>
        <w:rPr>
          <w:ins w:id="5261" w:author="Unknown"/>
          <w:rFonts w:ascii="Arial" w:hAnsi="Arial" w:cs="Arial"/>
          <w:b/>
          <w:bCs/>
          <w:color w:val="FFFFFF"/>
          <w:sz w:val="18"/>
          <w:szCs w:val="18"/>
        </w:rPr>
      </w:pPr>
      <w:ins w:id="5262"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263" w:author="Unknown"/>
          <w:rFonts w:ascii="Arial" w:hAnsi="Arial" w:cs="Arial"/>
          <w:color w:val="222222"/>
          <w:sz w:val="18"/>
          <w:szCs w:val="18"/>
        </w:rPr>
      </w:pPr>
      <w:ins w:id="5264"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5265" w:author="Unknown">
        <w:r w:rsidRPr="00912738">
          <w:rPr>
            <w:rFonts w:ascii="Arial" w:hAnsi="Arial" w:cs="Arial"/>
            <w:color w:val="222222"/>
            <w:sz w:val="18"/>
            <w:szCs w:val="18"/>
          </w:rPr>
          <w:fldChar w:fldCharType="separate"/>
        </w:r>
        <w:r w:rsidRPr="00912738">
          <w:rPr>
            <w:rFonts w:ascii="Arial" w:hAnsi="Arial" w:cs="Arial"/>
            <w:b/>
            <w:bCs/>
            <w:color w:val="000000"/>
            <w:sz w:val="18"/>
          </w:rPr>
          <w:t>examen sala</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 </w:instrText>
        </w:r>
      </w:ins>
      <w:r w:rsidRPr="009316C1">
        <w:rPr>
          <w:rFonts w:ascii="Arial" w:hAnsi="Arial" w:cs="Arial"/>
          <w:color w:val="222222"/>
          <w:sz w:val="18"/>
          <w:szCs w:val="18"/>
        </w:rPr>
      </w:r>
      <w:ins w:id="5266"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267" w:author="Unknown"/>
          <w:rFonts w:ascii="Arial" w:hAnsi="Arial" w:cs="Arial"/>
          <w:color w:val="222222"/>
          <w:sz w:val="18"/>
          <w:szCs w:val="18"/>
        </w:rPr>
      </w:pPr>
      <w:ins w:id="5268"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"http://e-drpciv.ro/poze2/3752.jpg" </w:instrText>
        </w:r>
      </w:ins>
      <w:r w:rsidRPr="009316C1">
        <w:rPr>
          <w:rFonts w:ascii="Arial" w:hAnsi="Arial" w:cs="Arial"/>
          <w:color w:val="222222"/>
          <w:sz w:val="18"/>
          <w:szCs w:val="18"/>
        </w:rPr>
      </w:r>
      <w:ins w:id="5269" w:author="Unknown">
        <w:r w:rsidRPr="00912738">
          <w:rPr>
            <w:rFonts w:ascii="Arial" w:hAnsi="Arial" w:cs="Arial"/>
            <w:color w:val="222222"/>
            <w:sz w:val="18"/>
            <w:szCs w:val="18"/>
          </w:rPr>
          <w:fldChar w:fldCharType="separate"/>
        </w:r>
      </w:ins>
      <w:r>
        <w:rPr>
          <w:noProof/>
        </w:rPr>
        <w:pict>
          <v:shape id="Picture 358" o:spid="_x0000_s1376" type="#_x0000_t75" alt="http://e-drpciv.ro/poze2/3752.jpg" href="http://e-drpciv.ro/poze2/3752.j" style="position:absolute;margin-left:65pt;margin-top:0;width:105pt;height:78.75pt;z-index:252016640;visibility:visible;mso-wrap-distance-left:0;mso-wrap-distance-right:0;mso-position-horizontal:right;mso-position-horizontal-relative:text;mso-position-vertical-relative:line" o:allowoverlap="f" o:button="t">
            <v:fill o:detectmouseclick="t"/>
            <v:imagedata r:id="rId2690" o:title=""/>
            <w10:wrap type="square"/>
          </v:shape>
        </w:pict>
      </w:r>
      <w:ins w:id="5270"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271" w:author="Unknown"/>
          <w:rFonts w:ascii="Tahoma" w:hAnsi="Tahoma" w:cs="Tahoma"/>
          <w:b/>
          <w:bCs/>
          <w:color w:val="222222"/>
          <w:sz w:val="21"/>
          <w:szCs w:val="21"/>
        </w:rPr>
      </w:pPr>
      <w:ins w:id="527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"http://e-drpciv.ro/intrebare/3752/cum_procedezi_in_aceasta_situatie" </w:instrText>
        </w:r>
      </w:ins>
      <w:r w:rsidRPr="009316C1">
        <w:rPr>
          <w:rFonts w:ascii="Tahoma" w:hAnsi="Tahoma" w:cs="Tahoma"/>
          <w:b/>
          <w:bCs/>
          <w:color w:val="222222"/>
          <w:sz w:val="21"/>
          <w:szCs w:val="21"/>
        </w:rPr>
      </w:r>
      <w:ins w:id="527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3752. Cum procedezi în această situaţie?</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274" w:author="Unknown"/>
          <w:rFonts w:ascii="Arial" w:hAnsi="Arial" w:cs="Arial"/>
          <w:color w:val="222222"/>
          <w:sz w:val="18"/>
          <w:szCs w:val="18"/>
        </w:rPr>
      </w:pPr>
      <w:ins w:id="527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acorzi prioritate pietonilor;</w:t>
        </w:r>
      </w:ins>
    </w:p>
    <w:p w:rsidR="00AE1230" w:rsidRPr="00912738" w:rsidRDefault="00AE1230" w:rsidP="00912738">
      <w:pPr>
        <w:shd w:val="clear" w:color="auto" w:fill="FCFDFD"/>
        <w:spacing w:after="30" w:line="240" w:lineRule="auto"/>
        <w:rPr>
          <w:ins w:id="5276" w:author="Unknown"/>
          <w:rFonts w:ascii="Arial" w:hAnsi="Arial" w:cs="Arial"/>
          <w:color w:val="222222"/>
          <w:sz w:val="18"/>
          <w:szCs w:val="18"/>
        </w:rPr>
      </w:pPr>
      <w:ins w:id="527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claxonezi, deoarece urmează o trecere pentru pietoni;</w:t>
        </w:r>
      </w:ins>
    </w:p>
    <w:p w:rsidR="00AE1230" w:rsidRPr="00912738" w:rsidRDefault="00AE1230" w:rsidP="00912738">
      <w:pPr>
        <w:shd w:val="clear" w:color="auto" w:fill="33FF33"/>
        <w:spacing w:after="30" w:line="240" w:lineRule="auto"/>
        <w:rPr>
          <w:ins w:id="5278" w:author="Unknown"/>
          <w:rFonts w:ascii="Arial" w:hAnsi="Arial" w:cs="Arial"/>
          <w:color w:val="222222"/>
          <w:sz w:val="18"/>
          <w:szCs w:val="18"/>
        </w:rPr>
      </w:pPr>
      <w:ins w:id="527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circuli cu prudenţă, întrucât indicatorul presemnalizează o trecere pentru pietoni.</w:t>
        </w:r>
      </w:ins>
    </w:p>
    <w:p w:rsidR="00AE1230" w:rsidRPr="00912738" w:rsidRDefault="00AE1230" w:rsidP="00912738">
      <w:pPr>
        <w:shd w:val="clear" w:color="auto" w:fill="5C9CCC"/>
        <w:spacing w:after="0" w:line="240" w:lineRule="auto"/>
        <w:rPr>
          <w:ins w:id="5280" w:author="Unknown"/>
          <w:rFonts w:ascii="Arial" w:hAnsi="Arial" w:cs="Arial"/>
          <w:b/>
          <w:bCs/>
          <w:color w:val="FFFFFF"/>
          <w:sz w:val="18"/>
          <w:szCs w:val="18"/>
        </w:rPr>
      </w:pPr>
      <w:ins w:id="5281"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282" w:author="Unknown"/>
          <w:rFonts w:ascii="Arial" w:hAnsi="Arial" w:cs="Arial"/>
          <w:color w:val="222222"/>
          <w:sz w:val="18"/>
          <w:szCs w:val="18"/>
        </w:rPr>
      </w:pPr>
      <w:ins w:id="5283"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3%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5284" w:author="Unknown">
        <w:r w:rsidRPr="00912738">
          <w:rPr>
            <w:rFonts w:ascii="Arial" w:hAnsi="Arial" w:cs="Arial"/>
            <w:color w:val="222222"/>
            <w:sz w:val="18"/>
            <w:szCs w:val="18"/>
          </w:rPr>
          <w:fldChar w:fldCharType="separate"/>
        </w:r>
        <w:r w:rsidRPr="00912738">
          <w:rPr>
            <w:rFonts w:ascii="Arial" w:hAnsi="Arial" w:cs="Arial"/>
            <w:color w:val="000000"/>
            <w:sz w:val="18"/>
            <w:u w:val="single"/>
          </w:rPr>
          <w:t>www drpciv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"http://e-drpciv.ro/tag/examen-auto-cat-b1" </w:instrText>
        </w:r>
      </w:ins>
      <w:r w:rsidRPr="009316C1">
        <w:rPr>
          <w:rFonts w:ascii="Arial" w:hAnsi="Arial" w:cs="Arial"/>
          <w:color w:val="222222"/>
          <w:sz w:val="18"/>
          <w:szCs w:val="18"/>
        </w:rPr>
      </w:r>
      <w:ins w:id="5285"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auto cat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286" w:author="Unknown"/>
          <w:rFonts w:ascii="Arial" w:hAnsi="Arial" w:cs="Arial"/>
          <w:color w:val="222222"/>
          <w:sz w:val="18"/>
          <w:szCs w:val="18"/>
        </w:rPr>
      </w:pPr>
      <w:ins w:id="5287"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"http://e-drpciv.ro/poze2/587.jpg" </w:instrText>
        </w:r>
      </w:ins>
      <w:r w:rsidRPr="009316C1">
        <w:rPr>
          <w:rFonts w:ascii="Arial" w:hAnsi="Arial" w:cs="Arial"/>
          <w:color w:val="222222"/>
          <w:sz w:val="18"/>
          <w:szCs w:val="18"/>
        </w:rPr>
      </w:r>
      <w:ins w:id="5288" w:author="Unknown">
        <w:r w:rsidRPr="00912738">
          <w:rPr>
            <w:rFonts w:ascii="Arial" w:hAnsi="Arial" w:cs="Arial"/>
            <w:color w:val="222222"/>
            <w:sz w:val="18"/>
            <w:szCs w:val="18"/>
          </w:rPr>
          <w:fldChar w:fldCharType="separate"/>
        </w:r>
      </w:ins>
      <w:r>
        <w:rPr>
          <w:noProof/>
        </w:rPr>
        <w:pict>
          <v:shape id="Picture 359" o:spid="_x0000_s1377" type="#_x0000_t75" alt="http://e-drpciv.ro/poze2/587.jpg" href="http://e-drpciv.ro/poze2/587.j" style="position:absolute;margin-left:65pt;margin-top:0;width:105pt;height:78.75pt;z-index:252017664;visibility:visible;mso-wrap-distance-left:0;mso-wrap-distance-right:0;mso-position-horizontal:right;mso-position-horizontal-relative:text;mso-position-vertical-relative:line" o:allowoverlap="f" o:button="t">
            <v:fill o:detectmouseclick="t"/>
            <v:imagedata r:id="rId2691" o:title=""/>
            <w10:wrap type="square"/>
          </v:shape>
        </w:pict>
      </w:r>
      <w:ins w:id="5289"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290" w:author="Unknown"/>
          <w:rFonts w:ascii="Tahoma" w:hAnsi="Tahoma" w:cs="Tahoma"/>
          <w:b/>
          <w:bCs/>
          <w:color w:val="222222"/>
          <w:sz w:val="21"/>
          <w:szCs w:val="21"/>
        </w:rPr>
      </w:pPr>
      <w:ins w:id="5291"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"http://e-drpciv.ro/intrebare/587/indicatorul_va_avertizeaza_ca" </w:instrText>
        </w:r>
      </w:ins>
      <w:r w:rsidRPr="009316C1">
        <w:rPr>
          <w:rFonts w:ascii="Tahoma" w:hAnsi="Tahoma" w:cs="Tahoma"/>
          <w:b/>
          <w:bCs/>
          <w:color w:val="222222"/>
          <w:sz w:val="21"/>
          <w:szCs w:val="21"/>
        </w:rPr>
      </w:r>
      <w:ins w:id="5292"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587. Indicatorul vă avertizează că:</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293" w:author="Unknown"/>
          <w:rFonts w:ascii="Arial" w:hAnsi="Arial" w:cs="Arial"/>
          <w:color w:val="222222"/>
          <w:sz w:val="18"/>
          <w:szCs w:val="18"/>
        </w:rPr>
      </w:pPr>
      <w:ins w:id="5294"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drumul trece printr-o zonă unde cad frecvent pietre;</w:t>
        </w:r>
      </w:ins>
    </w:p>
    <w:p w:rsidR="00AE1230" w:rsidRPr="00912738" w:rsidRDefault="00AE1230" w:rsidP="00912738">
      <w:pPr>
        <w:shd w:val="clear" w:color="auto" w:fill="FCFDFD"/>
        <w:spacing w:after="30" w:line="240" w:lineRule="auto"/>
        <w:rPr>
          <w:ins w:id="5295" w:author="Unknown"/>
          <w:rFonts w:ascii="Arial" w:hAnsi="Arial" w:cs="Arial"/>
          <w:color w:val="222222"/>
          <w:sz w:val="18"/>
          <w:szCs w:val="18"/>
        </w:rPr>
      </w:pPr>
      <w:ins w:id="5296"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drumul duce către o prăpastie;</w:t>
        </w:r>
      </w:ins>
    </w:p>
    <w:p w:rsidR="00AE1230" w:rsidRPr="00912738" w:rsidRDefault="00AE1230" w:rsidP="00912738">
      <w:pPr>
        <w:shd w:val="clear" w:color="auto" w:fill="FCFDFD"/>
        <w:spacing w:after="30" w:line="240" w:lineRule="auto"/>
        <w:rPr>
          <w:ins w:id="5297" w:author="Unknown"/>
          <w:rFonts w:ascii="Arial" w:hAnsi="Arial" w:cs="Arial"/>
          <w:color w:val="222222"/>
          <w:sz w:val="18"/>
          <w:szCs w:val="18"/>
        </w:rPr>
      </w:pPr>
      <w:ins w:id="5298"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drumul circulă pe malul unui râu de munte.</w:t>
        </w:r>
      </w:ins>
    </w:p>
    <w:p w:rsidR="00AE1230" w:rsidRPr="00912738" w:rsidRDefault="00AE1230" w:rsidP="00912738">
      <w:pPr>
        <w:shd w:val="clear" w:color="auto" w:fill="5C9CCC"/>
        <w:spacing w:after="0" w:line="240" w:lineRule="auto"/>
        <w:rPr>
          <w:ins w:id="5299" w:author="Unknown"/>
          <w:rFonts w:ascii="Arial" w:hAnsi="Arial" w:cs="Arial"/>
          <w:b/>
          <w:bCs/>
          <w:color w:val="FFFFFF"/>
          <w:sz w:val="18"/>
          <w:szCs w:val="18"/>
        </w:rPr>
      </w:pPr>
      <w:ins w:id="5300"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301" w:author="Unknown"/>
          <w:rFonts w:ascii="Arial" w:hAnsi="Arial" w:cs="Arial"/>
          <w:color w:val="222222"/>
          <w:sz w:val="18"/>
          <w:szCs w:val="18"/>
        </w:rPr>
      </w:pPr>
      <w:ins w:id="5302"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5303" w:author="Unknown">
        <w:r w:rsidRPr="00912738">
          <w:rPr>
            <w:rFonts w:ascii="Arial" w:hAnsi="Arial" w:cs="Arial"/>
            <w:color w:val="222222"/>
            <w:sz w:val="18"/>
            <w:szCs w:val="18"/>
          </w:rPr>
          <w:fldChar w:fldCharType="separate"/>
        </w:r>
        <w:r w:rsidRPr="00912738">
          <w:rPr>
            <w:rFonts w:ascii="Arial" w:hAnsi="Arial" w:cs="Arial"/>
            <w:b/>
            <w:bCs/>
            <w:color w:val="000000"/>
            <w:sz w:val="18"/>
          </w:rPr>
          <w:t>teste 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"http://e-drpciv.ro/tag/examen-auto" </w:instrText>
        </w:r>
      </w:ins>
      <w:r w:rsidRPr="009316C1">
        <w:rPr>
          <w:rFonts w:ascii="Arial" w:hAnsi="Arial" w:cs="Arial"/>
          <w:color w:val="222222"/>
          <w:sz w:val="18"/>
          <w:szCs w:val="18"/>
        </w:rPr>
      </w:r>
      <w:ins w:id="5304"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5305" w:author="Unknown"/>
          <w:rFonts w:ascii="Tahoma" w:hAnsi="Tahoma" w:cs="Tahoma"/>
          <w:b/>
          <w:bCs/>
          <w:color w:val="222222"/>
          <w:sz w:val="21"/>
          <w:szCs w:val="21"/>
        </w:rPr>
      </w:pPr>
      <w:ins w:id="5306"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"http://e-drpciv.ro/intrebare/706/conducand_pe_drumul_public_va_faceti_mai_vizibil_autoturismul_daca" </w:instrText>
        </w:r>
      </w:ins>
      <w:r w:rsidRPr="009316C1">
        <w:rPr>
          <w:rFonts w:ascii="Tahoma" w:hAnsi="Tahoma" w:cs="Tahoma"/>
          <w:b/>
          <w:bCs/>
          <w:color w:val="222222"/>
          <w:sz w:val="21"/>
          <w:szCs w:val="21"/>
        </w:rPr>
      </w:r>
      <w:ins w:id="5307"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706. Conducând pe drumul public, vă faceţi mai vizibil autoturismul dacă:</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308" w:author="Unknown"/>
          <w:rFonts w:ascii="Arial" w:hAnsi="Arial" w:cs="Arial"/>
          <w:color w:val="222222"/>
          <w:sz w:val="18"/>
          <w:szCs w:val="18"/>
        </w:rPr>
      </w:pPr>
      <w:ins w:id="5309"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îl împodobiţi cu abţibilduri sau accesorii colorate, fixate pe parbriz şi pe lunetă;</w:t>
        </w:r>
      </w:ins>
    </w:p>
    <w:p w:rsidR="00AE1230" w:rsidRPr="00912738" w:rsidRDefault="00AE1230" w:rsidP="00912738">
      <w:pPr>
        <w:shd w:val="clear" w:color="auto" w:fill="FCFDFD"/>
        <w:spacing w:after="30" w:line="240" w:lineRule="auto"/>
        <w:rPr>
          <w:ins w:id="5310" w:author="Unknown"/>
          <w:rFonts w:ascii="Arial" w:hAnsi="Arial" w:cs="Arial"/>
          <w:color w:val="222222"/>
          <w:sz w:val="18"/>
          <w:szCs w:val="18"/>
        </w:rPr>
      </w:pPr>
      <w:ins w:id="5311"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vopsiţi în culoarea albă sau galbenă partea din faţă şi din spate a caroseriei;</w:t>
        </w:r>
      </w:ins>
    </w:p>
    <w:p w:rsidR="00AE1230" w:rsidRPr="00912738" w:rsidRDefault="00AE1230" w:rsidP="00912738">
      <w:pPr>
        <w:shd w:val="clear" w:color="auto" w:fill="33FF33"/>
        <w:spacing w:after="30" w:line="240" w:lineRule="auto"/>
        <w:rPr>
          <w:ins w:id="5312" w:author="Unknown"/>
          <w:rFonts w:ascii="Arial" w:hAnsi="Arial" w:cs="Arial"/>
          <w:color w:val="222222"/>
          <w:sz w:val="18"/>
          <w:szCs w:val="18"/>
        </w:rPr>
      </w:pPr>
      <w:ins w:id="5313"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asiguraţi curăţenia exteriorului caroseriei, a tăbliţelor cu numărul de înmatriculare, precum şi a sistemelor de iluminare-semnalizare.</w:t>
        </w:r>
      </w:ins>
    </w:p>
    <w:p w:rsidR="00AE1230" w:rsidRPr="00912738" w:rsidRDefault="00AE1230" w:rsidP="00912738">
      <w:pPr>
        <w:shd w:val="clear" w:color="auto" w:fill="5C9CCC"/>
        <w:spacing w:after="0" w:line="240" w:lineRule="auto"/>
        <w:rPr>
          <w:ins w:id="5314" w:author="Unknown"/>
          <w:rFonts w:ascii="Arial" w:hAnsi="Arial" w:cs="Arial"/>
          <w:b/>
          <w:bCs/>
          <w:color w:val="FFFFFF"/>
          <w:sz w:val="18"/>
          <w:szCs w:val="18"/>
        </w:rPr>
      </w:pPr>
      <w:ins w:id="5315"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316" w:author="Unknown"/>
          <w:rFonts w:ascii="Arial" w:hAnsi="Arial" w:cs="Arial"/>
          <w:color w:val="222222"/>
          <w:sz w:val="18"/>
          <w:szCs w:val="18"/>
        </w:rPr>
      </w:pPr>
      <w:ins w:id="5317"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5318"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5319" w:author="Unknown">
        <w:r w:rsidRPr="00912738">
          <w:rPr>
            <w:rFonts w:ascii="Arial" w:hAnsi="Arial" w:cs="Arial"/>
            <w:color w:val="222222"/>
            <w:sz w:val="18"/>
            <w:szCs w:val="18"/>
          </w:rPr>
          <w:fldChar w:fldCharType="separate"/>
        </w:r>
        <w:r w:rsidRPr="00912738">
          <w:rPr>
            <w:rFonts w:ascii="Arial" w:hAnsi="Arial" w:cs="Arial"/>
            <w:color w:val="000000"/>
            <w:sz w:val="18"/>
            <w:u w:val="single"/>
          </w:rPr>
          <w:t>chestionare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5320" w:author="Unknown"/>
          <w:rFonts w:ascii="Tahoma" w:hAnsi="Tahoma" w:cs="Tahoma"/>
          <w:b/>
          <w:bCs/>
          <w:color w:val="222222"/>
          <w:sz w:val="21"/>
          <w:szCs w:val="21"/>
        </w:rPr>
      </w:pPr>
      <w:ins w:id="5321"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"http://e-drpciv.ro/intrebare/3722/cum_se_realizeaza_controlul_nivelului_de_ulei_din_baie" </w:instrText>
        </w:r>
      </w:ins>
      <w:r w:rsidRPr="009316C1">
        <w:rPr>
          <w:rFonts w:ascii="Tahoma" w:hAnsi="Tahoma" w:cs="Tahoma"/>
          <w:b/>
          <w:bCs/>
          <w:color w:val="222222"/>
          <w:sz w:val="21"/>
          <w:szCs w:val="21"/>
        </w:rPr>
      </w:r>
      <w:ins w:id="5322"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3722. Cum se realizează controlul nivelului de ulei din baie?</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323" w:author="Unknown"/>
          <w:rFonts w:ascii="Arial" w:hAnsi="Arial" w:cs="Arial"/>
          <w:color w:val="222222"/>
          <w:sz w:val="18"/>
          <w:szCs w:val="18"/>
        </w:rPr>
      </w:pPr>
      <w:ins w:id="5324"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cu ajutorul unei tije metalice numite jojă, introdusă în blocul motor;</w:t>
        </w:r>
      </w:ins>
    </w:p>
    <w:p w:rsidR="00AE1230" w:rsidRPr="00912738" w:rsidRDefault="00AE1230" w:rsidP="00912738">
      <w:pPr>
        <w:shd w:val="clear" w:color="auto" w:fill="FCFDFD"/>
        <w:spacing w:after="30" w:line="240" w:lineRule="auto"/>
        <w:rPr>
          <w:ins w:id="5325" w:author="Unknown"/>
          <w:rFonts w:ascii="Arial" w:hAnsi="Arial" w:cs="Arial"/>
          <w:color w:val="222222"/>
          <w:sz w:val="18"/>
          <w:szCs w:val="18"/>
        </w:rPr>
      </w:pPr>
      <w:ins w:id="5326"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cu ajutorul turometrului de la bord;</w:t>
        </w:r>
      </w:ins>
    </w:p>
    <w:p w:rsidR="00AE1230" w:rsidRPr="00912738" w:rsidRDefault="00AE1230" w:rsidP="00912738">
      <w:pPr>
        <w:shd w:val="clear" w:color="auto" w:fill="FCFDFD"/>
        <w:spacing w:after="30" w:line="240" w:lineRule="auto"/>
        <w:rPr>
          <w:ins w:id="5327" w:author="Unknown"/>
          <w:rFonts w:ascii="Arial" w:hAnsi="Arial" w:cs="Arial"/>
          <w:color w:val="222222"/>
          <w:sz w:val="18"/>
          <w:szCs w:val="18"/>
        </w:rPr>
      </w:pPr>
      <w:ins w:id="5328"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cu ajutorul manometrului de la bord.</w:t>
        </w:r>
      </w:ins>
    </w:p>
    <w:p w:rsidR="00AE1230" w:rsidRPr="00912738" w:rsidRDefault="00AE1230" w:rsidP="00912738">
      <w:pPr>
        <w:shd w:val="clear" w:color="auto" w:fill="5C9CCC"/>
        <w:spacing w:after="0" w:line="240" w:lineRule="auto"/>
        <w:rPr>
          <w:ins w:id="5329" w:author="Unknown"/>
          <w:rFonts w:ascii="Arial" w:hAnsi="Arial" w:cs="Arial"/>
          <w:b/>
          <w:bCs/>
          <w:color w:val="FFFFFF"/>
          <w:sz w:val="18"/>
          <w:szCs w:val="18"/>
        </w:rPr>
      </w:pPr>
      <w:ins w:id="5330"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331" w:author="Unknown"/>
          <w:rFonts w:ascii="Arial" w:hAnsi="Arial" w:cs="Arial"/>
          <w:color w:val="222222"/>
          <w:sz w:val="18"/>
          <w:szCs w:val="18"/>
        </w:rPr>
      </w:pPr>
      <w:ins w:id="5332"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"http://e-drpciv.ro/tag/permis-auto-categoria-B1" </w:instrText>
        </w:r>
      </w:ins>
      <w:r w:rsidRPr="009316C1">
        <w:rPr>
          <w:rFonts w:ascii="Arial" w:hAnsi="Arial" w:cs="Arial"/>
          <w:color w:val="222222"/>
          <w:sz w:val="18"/>
          <w:szCs w:val="18"/>
        </w:rPr>
      </w:r>
      <w:ins w:id="5333" w:author="Unknown">
        <w:r w:rsidRPr="00912738">
          <w:rPr>
            <w:rFonts w:ascii="Arial" w:hAnsi="Arial" w:cs="Arial"/>
            <w:color w:val="222222"/>
            <w:sz w:val="18"/>
            <w:szCs w:val="18"/>
          </w:rPr>
          <w:fldChar w:fldCharType="separate"/>
        </w:r>
        <w:r w:rsidRPr="00912738">
          <w:rPr>
            <w:rFonts w:ascii="Arial" w:hAnsi="Arial" w:cs="Arial"/>
            <w:b/>
            <w:bCs/>
            <w:color w:val="000000"/>
            <w:sz w:val="18"/>
          </w:rPr>
          <w:t>permis auto categoria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5334" w:author="Unknown">
        <w:r w:rsidRPr="00912738">
          <w:rPr>
            <w:rFonts w:ascii="Arial" w:hAnsi="Arial" w:cs="Arial"/>
            <w:color w:val="222222"/>
            <w:sz w:val="18"/>
            <w:szCs w:val="18"/>
          </w:rPr>
          <w:fldChar w:fldCharType="separate"/>
        </w:r>
        <w:r w:rsidRPr="00912738">
          <w:rPr>
            <w:rFonts w:ascii="Arial" w:hAnsi="Arial" w:cs="Arial"/>
            <w:color w:val="000000"/>
            <w:sz w:val="18"/>
            <w:u w:val="single"/>
          </w:rPr>
          <w:t>simulare 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5335" w:author="Unknown"/>
          <w:rFonts w:ascii="Tahoma" w:hAnsi="Tahoma" w:cs="Tahoma"/>
          <w:b/>
          <w:bCs/>
          <w:color w:val="222222"/>
          <w:sz w:val="21"/>
          <w:szCs w:val="21"/>
        </w:rPr>
      </w:pPr>
      <w:ins w:id="5336"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"http://e-drpciv.ro/intrebare/952/cum_actionati_in_cazul_unui_accidentat_a_carui_inima_s-a_oprit" </w:instrText>
        </w:r>
      </w:ins>
      <w:r w:rsidRPr="009316C1">
        <w:rPr>
          <w:rFonts w:ascii="Tahoma" w:hAnsi="Tahoma" w:cs="Tahoma"/>
          <w:b/>
          <w:bCs/>
          <w:color w:val="222222"/>
          <w:sz w:val="21"/>
          <w:szCs w:val="21"/>
        </w:rPr>
      </w:r>
      <w:ins w:id="5337"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952. Cum acţionaţi în cazul unui accidentat a cărui inimă s-a oprit?</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338" w:author="Unknown"/>
          <w:rFonts w:ascii="Arial" w:hAnsi="Arial" w:cs="Arial"/>
          <w:color w:val="222222"/>
          <w:sz w:val="18"/>
          <w:szCs w:val="18"/>
        </w:rPr>
      </w:pPr>
      <w:ins w:id="5339"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plecaţi, întrucât nu se mai poate face nimic;</w:t>
        </w:r>
      </w:ins>
    </w:p>
    <w:p w:rsidR="00AE1230" w:rsidRPr="00912738" w:rsidRDefault="00AE1230" w:rsidP="00912738">
      <w:pPr>
        <w:shd w:val="clear" w:color="auto" w:fill="33FF33"/>
        <w:spacing w:after="30" w:line="240" w:lineRule="auto"/>
        <w:rPr>
          <w:ins w:id="5340" w:author="Unknown"/>
          <w:rFonts w:ascii="Arial" w:hAnsi="Arial" w:cs="Arial"/>
          <w:color w:val="222222"/>
          <w:sz w:val="18"/>
          <w:szCs w:val="18"/>
        </w:rPr>
      </w:pPr>
      <w:ins w:id="5341"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începeţi compresia artificială a inimii şi respiraţia artificială;</w:t>
        </w:r>
      </w:ins>
    </w:p>
    <w:p w:rsidR="00AE1230" w:rsidRPr="00912738" w:rsidRDefault="00AE1230" w:rsidP="00912738">
      <w:pPr>
        <w:shd w:val="clear" w:color="auto" w:fill="FCFDFD"/>
        <w:spacing w:after="30" w:line="240" w:lineRule="auto"/>
        <w:rPr>
          <w:ins w:id="5342" w:author="Unknown"/>
          <w:rFonts w:ascii="Arial" w:hAnsi="Arial" w:cs="Arial"/>
          <w:color w:val="222222"/>
          <w:sz w:val="18"/>
          <w:szCs w:val="18"/>
        </w:rPr>
      </w:pPr>
      <w:ins w:id="5343"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mişcaţi energic accidentatul, pentru a-şi reveni.</w:t>
        </w:r>
      </w:ins>
    </w:p>
    <w:p w:rsidR="00AE1230" w:rsidRPr="00912738" w:rsidRDefault="00AE1230" w:rsidP="00912738">
      <w:pPr>
        <w:shd w:val="clear" w:color="auto" w:fill="5C9CCC"/>
        <w:spacing w:after="0" w:line="240" w:lineRule="auto"/>
        <w:rPr>
          <w:ins w:id="5344" w:author="Unknown"/>
          <w:rFonts w:ascii="Arial" w:hAnsi="Arial" w:cs="Arial"/>
          <w:b/>
          <w:bCs/>
          <w:color w:val="FFFFFF"/>
          <w:sz w:val="18"/>
          <w:szCs w:val="18"/>
        </w:rPr>
      </w:pPr>
      <w:ins w:id="5345" w:author="Unknown">
        <w:r w:rsidRPr="00912738">
          <w:rPr>
            <w:rFonts w:ascii="Arial" w:hAnsi="Arial" w:cs="Arial"/>
            <w:b/>
            <w:bCs/>
            <w:color w:val="FFFFFF"/>
            <w:sz w:val="18"/>
          </w:rPr>
          <w:t>2 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346" w:author="Unknown"/>
          <w:rFonts w:ascii="Arial" w:hAnsi="Arial" w:cs="Arial"/>
          <w:color w:val="222222"/>
          <w:sz w:val="18"/>
          <w:szCs w:val="18"/>
        </w:rPr>
      </w:pPr>
      <w:ins w:id="5347"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"http://e-drpciv.ro/tag/examen-auto-cat-tr" </w:instrText>
        </w:r>
      </w:ins>
      <w:r w:rsidRPr="009316C1">
        <w:rPr>
          <w:rFonts w:ascii="Arial" w:hAnsi="Arial" w:cs="Arial"/>
          <w:color w:val="222222"/>
          <w:sz w:val="18"/>
          <w:szCs w:val="18"/>
        </w:rPr>
      </w:r>
      <w:ins w:id="5348"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auto cat tr</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"http://e-drpciv.ro/tag/chestionare-drpciv" </w:instrText>
        </w:r>
      </w:ins>
      <w:r w:rsidRPr="009316C1">
        <w:rPr>
          <w:rFonts w:ascii="Arial" w:hAnsi="Arial" w:cs="Arial"/>
          <w:color w:val="222222"/>
          <w:sz w:val="18"/>
          <w:szCs w:val="18"/>
        </w:rPr>
      </w:r>
      <w:ins w:id="5349" w:author="Unknown">
        <w:r w:rsidRPr="00912738">
          <w:rPr>
            <w:rFonts w:ascii="Arial" w:hAnsi="Arial" w:cs="Arial"/>
            <w:color w:val="222222"/>
            <w:sz w:val="18"/>
            <w:szCs w:val="18"/>
          </w:rPr>
          <w:fldChar w:fldCharType="separate"/>
        </w:r>
        <w:r w:rsidRPr="00912738">
          <w:rPr>
            <w:rFonts w:ascii="Arial" w:hAnsi="Arial" w:cs="Arial"/>
            <w:b/>
            <w:bCs/>
            <w:color w:val="000000"/>
            <w:sz w:val="18"/>
          </w:rPr>
          <w:t>chestionare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350" w:author="Unknown"/>
          <w:rFonts w:ascii="Arial" w:hAnsi="Arial" w:cs="Arial"/>
          <w:color w:val="222222"/>
          <w:sz w:val="18"/>
          <w:szCs w:val="18"/>
        </w:rPr>
      </w:pPr>
      <w:ins w:id="5351"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"http://e-drpciv.ro/poze2/3706.jpg" </w:instrText>
        </w:r>
      </w:ins>
      <w:r w:rsidRPr="009316C1">
        <w:rPr>
          <w:rFonts w:ascii="Arial" w:hAnsi="Arial" w:cs="Arial"/>
          <w:color w:val="222222"/>
          <w:sz w:val="18"/>
          <w:szCs w:val="18"/>
        </w:rPr>
      </w:r>
      <w:ins w:id="5352" w:author="Unknown">
        <w:r w:rsidRPr="00912738">
          <w:rPr>
            <w:rFonts w:ascii="Arial" w:hAnsi="Arial" w:cs="Arial"/>
            <w:color w:val="222222"/>
            <w:sz w:val="18"/>
            <w:szCs w:val="18"/>
          </w:rPr>
          <w:fldChar w:fldCharType="separate"/>
        </w:r>
      </w:ins>
      <w:r>
        <w:rPr>
          <w:noProof/>
        </w:rPr>
        <w:pict>
          <v:shape id="Picture 360" o:spid="_x0000_s1378" type="#_x0000_t75" alt="http://e-drpciv.ro/poze2/3706.jpg" href="http://e-drpciv.ro/poze2/3706.j" style="position:absolute;margin-left:65pt;margin-top:0;width:105pt;height:78.75pt;z-index:252018688;visibility:visible;mso-wrap-distance-left:0;mso-wrap-distance-right:0;mso-position-horizontal:right;mso-position-horizontal-relative:text;mso-position-vertical-relative:line" o:allowoverlap="f" o:button="t">
            <v:fill o:detectmouseclick="t"/>
            <v:imagedata r:id="rId2692" o:title=""/>
            <w10:wrap type="square"/>
          </v:shape>
        </w:pict>
      </w:r>
      <w:ins w:id="5353"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354" w:author="Unknown"/>
          <w:rFonts w:ascii="Tahoma" w:hAnsi="Tahoma" w:cs="Tahoma"/>
          <w:b/>
          <w:bCs/>
          <w:color w:val="222222"/>
          <w:sz w:val="21"/>
          <w:szCs w:val="21"/>
        </w:rPr>
      </w:pPr>
      <w:ins w:id="5355"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"http://e-drpciv.ro/intrebare/3706/daca_autovehiculul_de_politie_transmite_mesajul_coloana_oficiala_ai_voie_sa_te_atasezi_la_o_astfel_de_coloana" </w:instrText>
        </w:r>
      </w:ins>
      <w:r w:rsidRPr="009316C1">
        <w:rPr>
          <w:rFonts w:ascii="Tahoma" w:hAnsi="Tahoma" w:cs="Tahoma"/>
          <w:b/>
          <w:bCs/>
          <w:color w:val="222222"/>
          <w:sz w:val="21"/>
          <w:szCs w:val="21"/>
        </w:rPr>
      </w:r>
      <w:ins w:id="5356"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3706. Dacă autovehiculul de poliţie transmite mesajul „coloană oficială”, ai voie să te ataşezi la o astfel de coloană?</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357" w:author="Unknown"/>
          <w:rFonts w:ascii="Arial" w:hAnsi="Arial" w:cs="Arial"/>
          <w:color w:val="222222"/>
          <w:sz w:val="18"/>
          <w:szCs w:val="18"/>
        </w:rPr>
      </w:pPr>
      <w:ins w:id="5358"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nu;</w:t>
        </w:r>
      </w:ins>
    </w:p>
    <w:p w:rsidR="00AE1230" w:rsidRPr="00912738" w:rsidRDefault="00AE1230" w:rsidP="00912738">
      <w:pPr>
        <w:shd w:val="clear" w:color="auto" w:fill="FCFDFD"/>
        <w:spacing w:after="30" w:line="240" w:lineRule="auto"/>
        <w:rPr>
          <w:ins w:id="5359" w:author="Unknown"/>
          <w:rFonts w:ascii="Arial" w:hAnsi="Arial" w:cs="Arial"/>
          <w:color w:val="222222"/>
          <w:sz w:val="18"/>
          <w:szCs w:val="18"/>
        </w:rPr>
      </w:pPr>
      <w:ins w:id="5360"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da;</w:t>
        </w:r>
      </w:ins>
    </w:p>
    <w:p w:rsidR="00AE1230" w:rsidRPr="00912738" w:rsidRDefault="00AE1230" w:rsidP="00912738">
      <w:pPr>
        <w:shd w:val="clear" w:color="auto" w:fill="FCFDFD"/>
        <w:spacing w:after="30" w:line="240" w:lineRule="auto"/>
        <w:rPr>
          <w:ins w:id="5361" w:author="Unknown"/>
          <w:rFonts w:ascii="Arial" w:hAnsi="Arial" w:cs="Arial"/>
          <w:color w:val="222222"/>
          <w:sz w:val="18"/>
          <w:szCs w:val="18"/>
        </w:rPr>
      </w:pPr>
      <w:ins w:id="5362"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da, numai dacă dispui de un autoturism performant.</w:t>
        </w:r>
      </w:ins>
    </w:p>
    <w:p w:rsidR="00AE1230" w:rsidRPr="00912738" w:rsidRDefault="00AE1230" w:rsidP="00912738">
      <w:pPr>
        <w:shd w:val="clear" w:color="auto" w:fill="5C9CCC"/>
        <w:spacing w:after="0" w:line="240" w:lineRule="auto"/>
        <w:rPr>
          <w:ins w:id="5363" w:author="Unknown"/>
          <w:rFonts w:ascii="Arial" w:hAnsi="Arial" w:cs="Arial"/>
          <w:b/>
          <w:bCs/>
          <w:color w:val="FFFFFF"/>
          <w:sz w:val="18"/>
          <w:szCs w:val="18"/>
        </w:rPr>
      </w:pPr>
      <w:ins w:id="5364"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365" w:author="Unknown"/>
          <w:rFonts w:ascii="Arial" w:hAnsi="Arial" w:cs="Arial"/>
          <w:color w:val="222222"/>
          <w:sz w:val="18"/>
          <w:szCs w:val="18"/>
        </w:rPr>
      </w:pPr>
      <w:ins w:id="5366"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"http://e-drpciv.ro/tag/teste-auto-chestionare" </w:instrText>
        </w:r>
      </w:ins>
      <w:r w:rsidRPr="009316C1">
        <w:rPr>
          <w:rFonts w:ascii="Arial" w:hAnsi="Arial" w:cs="Arial"/>
          <w:color w:val="222222"/>
          <w:sz w:val="18"/>
          <w:szCs w:val="18"/>
        </w:rPr>
      </w:r>
      <w:ins w:id="5367" w:author="Unknown">
        <w:r w:rsidRPr="00912738">
          <w:rPr>
            <w:rFonts w:ascii="Arial" w:hAnsi="Arial" w:cs="Arial"/>
            <w:color w:val="222222"/>
            <w:sz w:val="18"/>
            <w:szCs w:val="18"/>
          </w:rPr>
          <w:fldChar w:fldCharType="separate"/>
        </w:r>
        <w:r w:rsidRPr="00912738">
          <w:rPr>
            <w:rFonts w:ascii="Arial" w:hAnsi="Arial" w:cs="Arial"/>
            <w:b/>
            <w:bCs/>
            <w:color w:val="000000"/>
            <w:sz w:val="18"/>
          </w:rPr>
          <w:t>teste 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"http://e-drpciv.ro/tag/drpciv-chestionare" </w:instrText>
        </w:r>
      </w:ins>
      <w:r w:rsidRPr="009316C1">
        <w:rPr>
          <w:rFonts w:ascii="Arial" w:hAnsi="Arial" w:cs="Arial"/>
          <w:color w:val="222222"/>
          <w:sz w:val="18"/>
          <w:szCs w:val="18"/>
        </w:rPr>
      </w:r>
      <w:ins w:id="5368" w:author="Unknown">
        <w:r w:rsidRPr="00912738">
          <w:rPr>
            <w:rFonts w:ascii="Arial" w:hAnsi="Arial" w:cs="Arial"/>
            <w:color w:val="222222"/>
            <w:sz w:val="18"/>
            <w:szCs w:val="18"/>
          </w:rPr>
          <w:fldChar w:fldCharType="separate"/>
        </w:r>
        <w:r w:rsidRPr="00912738">
          <w:rPr>
            <w:rFonts w:ascii="Arial" w:hAnsi="Arial" w:cs="Arial"/>
            <w:color w:val="000000"/>
            <w:sz w:val="18"/>
            <w:u w:val="single"/>
          </w:rPr>
          <w:t>drpciv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369" w:author="Unknown"/>
          <w:rFonts w:ascii="Arial" w:hAnsi="Arial" w:cs="Arial"/>
          <w:color w:val="222222"/>
          <w:sz w:val="18"/>
          <w:szCs w:val="18"/>
        </w:rPr>
      </w:pPr>
      <w:ins w:id="5370"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"http://e-drpciv.ro/poze2/3745.jpg" </w:instrText>
        </w:r>
      </w:ins>
      <w:r w:rsidRPr="009316C1">
        <w:rPr>
          <w:rFonts w:ascii="Arial" w:hAnsi="Arial" w:cs="Arial"/>
          <w:color w:val="222222"/>
          <w:sz w:val="18"/>
          <w:szCs w:val="18"/>
        </w:rPr>
      </w:r>
      <w:ins w:id="5371" w:author="Unknown">
        <w:r w:rsidRPr="00912738">
          <w:rPr>
            <w:rFonts w:ascii="Arial" w:hAnsi="Arial" w:cs="Arial"/>
            <w:color w:val="222222"/>
            <w:sz w:val="18"/>
            <w:szCs w:val="18"/>
          </w:rPr>
          <w:fldChar w:fldCharType="separate"/>
        </w:r>
      </w:ins>
      <w:r>
        <w:rPr>
          <w:noProof/>
        </w:rPr>
        <w:pict>
          <v:shape id="Picture 361" o:spid="_x0000_s1379" type="#_x0000_t75" alt="http://e-drpciv.ro/poze2/3745.jpg" href="http://e-drpciv.ro/poze2/3745.j" style="position:absolute;margin-left:65pt;margin-top:0;width:105pt;height:78.75pt;z-index:252019712;visibility:visible;mso-wrap-distance-left:0;mso-wrap-distance-right:0;mso-position-horizontal:right;mso-position-horizontal-relative:text;mso-position-vertical-relative:line" o:allowoverlap="f" o:button="t">
            <v:fill o:detectmouseclick="t"/>
            <v:imagedata r:id="rId2693" o:title=""/>
            <w10:wrap type="square"/>
          </v:shape>
        </w:pict>
      </w:r>
      <w:ins w:id="5372"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373" w:author="Unknown"/>
          <w:rFonts w:ascii="Tahoma" w:hAnsi="Tahoma" w:cs="Tahoma"/>
          <w:b/>
          <w:bCs/>
          <w:color w:val="222222"/>
          <w:sz w:val="21"/>
          <w:szCs w:val="21"/>
        </w:rPr>
      </w:pPr>
      <w:ins w:id="5374"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"http://e-drpciv.ro/intrebare/3745/ce_indica_panoul_alaturat" </w:instrText>
        </w:r>
      </w:ins>
      <w:r w:rsidRPr="009316C1">
        <w:rPr>
          <w:rFonts w:ascii="Tahoma" w:hAnsi="Tahoma" w:cs="Tahoma"/>
          <w:b/>
          <w:bCs/>
          <w:color w:val="222222"/>
          <w:sz w:val="21"/>
          <w:szCs w:val="21"/>
        </w:rPr>
      </w:r>
      <w:ins w:id="5375"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3745. Ce indică panoul alăturat?</w:t>
        </w:r>
        <w:r w:rsidRPr="00912738">
          <w:rPr>
            <w:rFonts w:ascii="Tahoma" w:hAnsi="Tahoma" w:cs="Tahoma"/>
            <w:b/>
            <w:bCs/>
            <w:color w:val="222222"/>
            <w:sz w:val="21"/>
            <w:szCs w:val="21"/>
          </w:rPr>
          <w:fldChar w:fldCharType="end"/>
        </w:r>
      </w:ins>
    </w:p>
    <w:p w:rsidR="00AE1230" w:rsidRPr="00912738" w:rsidRDefault="00AE1230" w:rsidP="00912738">
      <w:pPr>
        <w:shd w:val="clear" w:color="auto" w:fill="33FF33"/>
        <w:spacing w:after="30" w:line="240" w:lineRule="auto"/>
        <w:rPr>
          <w:ins w:id="5376" w:author="Unknown"/>
          <w:rFonts w:ascii="Arial" w:hAnsi="Arial" w:cs="Arial"/>
          <w:color w:val="222222"/>
          <w:sz w:val="18"/>
          <w:szCs w:val="18"/>
        </w:rPr>
      </w:pPr>
      <w:ins w:id="5377"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locul unde este amplasat un telefon de urgenţă;</w:t>
        </w:r>
      </w:ins>
    </w:p>
    <w:p w:rsidR="00AE1230" w:rsidRPr="00912738" w:rsidRDefault="00AE1230" w:rsidP="00912738">
      <w:pPr>
        <w:shd w:val="clear" w:color="auto" w:fill="FCFDFD"/>
        <w:spacing w:after="30" w:line="240" w:lineRule="auto"/>
        <w:rPr>
          <w:ins w:id="5378" w:author="Unknown"/>
          <w:rFonts w:ascii="Arial" w:hAnsi="Arial" w:cs="Arial"/>
          <w:color w:val="222222"/>
          <w:sz w:val="18"/>
          <w:szCs w:val="18"/>
        </w:rPr>
      </w:pPr>
      <w:ins w:id="5379"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un loc periculos;</w:t>
        </w:r>
      </w:ins>
    </w:p>
    <w:p w:rsidR="00AE1230" w:rsidRPr="00912738" w:rsidRDefault="00AE1230" w:rsidP="00912738">
      <w:pPr>
        <w:shd w:val="clear" w:color="auto" w:fill="FCFDFD"/>
        <w:spacing w:after="30" w:line="240" w:lineRule="auto"/>
        <w:rPr>
          <w:ins w:id="5380" w:author="Unknown"/>
          <w:rFonts w:ascii="Arial" w:hAnsi="Arial" w:cs="Arial"/>
          <w:color w:val="222222"/>
          <w:sz w:val="18"/>
          <w:szCs w:val="18"/>
        </w:rPr>
      </w:pPr>
      <w:ins w:id="5381"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o zonă în care staţionarea şi oprirea sunt permise.</w:t>
        </w:r>
      </w:ins>
    </w:p>
    <w:p w:rsidR="00AE1230" w:rsidRPr="00912738" w:rsidRDefault="00AE1230" w:rsidP="00912738">
      <w:pPr>
        <w:shd w:val="clear" w:color="auto" w:fill="5C9CCC"/>
        <w:spacing w:after="0" w:line="240" w:lineRule="auto"/>
        <w:rPr>
          <w:ins w:id="5382" w:author="Unknown"/>
          <w:rFonts w:ascii="Arial" w:hAnsi="Arial" w:cs="Arial"/>
          <w:b/>
          <w:bCs/>
          <w:color w:val="FFFFFF"/>
          <w:sz w:val="18"/>
          <w:szCs w:val="18"/>
        </w:rPr>
      </w:pPr>
      <w:ins w:id="5383"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384" w:author="Unknown"/>
          <w:rFonts w:ascii="Arial" w:hAnsi="Arial" w:cs="Arial"/>
          <w:color w:val="222222"/>
          <w:sz w:val="18"/>
          <w:szCs w:val="18"/>
        </w:rPr>
      </w:pPr>
      <w:ins w:id="5385"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5386" w:author="Unknown">
        <w:r w:rsidRPr="00912738">
          <w:rPr>
            <w:rFonts w:ascii="Arial" w:hAnsi="Arial" w:cs="Arial"/>
            <w:color w:val="222222"/>
            <w:sz w:val="18"/>
            <w:szCs w:val="18"/>
          </w:rPr>
          <w:fldChar w:fldCharType="separate"/>
        </w:r>
        <w:r w:rsidRPr="00912738">
          <w:rPr>
            <w:rFonts w:ascii="Arial" w:hAnsi="Arial" w:cs="Arial"/>
            <w:b/>
            <w:bCs/>
            <w:color w:val="000000"/>
            <w:sz w:val="18"/>
          </w:rPr>
          <w:t>teste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"http://e-drpciv.ro/tag/simulare-examen-auto" </w:instrText>
        </w:r>
      </w:ins>
      <w:r w:rsidRPr="009316C1">
        <w:rPr>
          <w:rFonts w:ascii="Arial" w:hAnsi="Arial" w:cs="Arial"/>
          <w:color w:val="222222"/>
          <w:sz w:val="18"/>
          <w:szCs w:val="18"/>
        </w:rPr>
      </w:r>
      <w:ins w:id="5387" w:author="Unknown">
        <w:r w:rsidRPr="00912738">
          <w:rPr>
            <w:rFonts w:ascii="Arial" w:hAnsi="Arial" w:cs="Arial"/>
            <w:color w:val="222222"/>
            <w:sz w:val="18"/>
            <w:szCs w:val="18"/>
          </w:rPr>
          <w:fldChar w:fldCharType="separate"/>
        </w:r>
        <w:r w:rsidRPr="00912738">
          <w:rPr>
            <w:rFonts w:ascii="Arial" w:hAnsi="Arial" w:cs="Arial"/>
            <w:color w:val="000000"/>
            <w:sz w:val="18"/>
            <w:u w:val="single"/>
          </w:rPr>
          <w:t>simulare examen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388" w:author="Unknown"/>
          <w:rFonts w:ascii="Arial" w:hAnsi="Arial" w:cs="Arial"/>
          <w:color w:val="222222"/>
          <w:sz w:val="18"/>
          <w:szCs w:val="18"/>
        </w:rPr>
      </w:pPr>
      <w:ins w:id="5389"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"http://e-drpciv.ro/poze2/484.jpg" </w:instrText>
        </w:r>
      </w:ins>
      <w:r w:rsidRPr="009316C1">
        <w:rPr>
          <w:rFonts w:ascii="Arial" w:hAnsi="Arial" w:cs="Arial"/>
          <w:color w:val="222222"/>
          <w:sz w:val="18"/>
          <w:szCs w:val="18"/>
        </w:rPr>
      </w:r>
      <w:ins w:id="5390" w:author="Unknown">
        <w:r w:rsidRPr="00912738">
          <w:rPr>
            <w:rFonts w:ascii="Arial" w:hAnsi="Arial" w:cs="Arial"/>
            <w:color w:val="222222"/>
            <w:sz w:val="18"/>
            <w:szCs w:val="18"/>
          </w:rPr>
          <w:fldChar w:fldCharType="separate"/>
        </w:r>
      </w:ins>
      <w:r>
        <w:rPr>
          <w:noProof/>
        </w:rPr>
        <w:pict>
          <v:shape id="Picture 362" o:spid="_x0000_s1380" type="#_x0000_t75" alt="http://e-drpciv.ro/poze2/484.jpg" href="http://e-drpciv.ro/poze2/484.j" style="position:absolute;margin-left:65pt;margin-top:0;width:105pt;height:78.75pt;z-index:252020736;visibility:visible;mso-wrap-distance-left:0;mso-wrap-distance-right:0;mso-position-horizontal:right;mso-position-horizontal-relative:text;mso-position-vertical-relative:line" o:allowoverlap="f" o:button="t">
            <v:fill o:detectmouseclick="t"/>
            <v:imagedata r:id="rId2694" o:title=""/>
            <w10:wrap type="square"/>
          </v:shape>
        </w:pict>
      </w:r>
      <w:ins w:id="5391"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392" w:author="Unknown"/>
          <w:rFonts w:ascii="Tahoma" w:hAnsi="Tahoma" w:cs="Tahoma"/>
          <w:b/>
          <w:bCs/>
          <w:color w:val="222222"/>
          <w:sz w:val="21"/>
          <w:szCs w:val="21"/>
        </w:rPr>
      </w:pPr>
      <w:ins w:id="5393"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"http://e-drpciv.ro/intrebare/484/indicatorul_semnifica" </w:instrText>
        </w:r>
      </w:ins>
      <w:r w:rsidRPr="009316C1">
        <w:rPr>
          <w:rFonts w:ascii="Tahoma" w:hAnsi="Tahoma" w:cs="Tahoma"/>
          <w:b/>
          <w:bCs/>
          <w:color w:val="222222"/>
          <w:sz w:val="21"/>
          <w:szCs w:val="21"/>
        </w:rPr>
      </w:r>
      <w:ins w:id="5394"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484. Indicatorul semnifică:</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395" w:author="Unknown"/>
          <w:rFonts w:ascii="Arial" w:hAnsi="Arial" w:cs="Arial"/>
          <w:color w:val="222222"/>
          <w:sz w:val="18"/>
          <w:szCs w:val="18"/>
        </w:rPr>
      </w:pPr>
      <w:ins w:id="5396"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Aeroport“;</w:t>
        </w:r>
      </w:ins>
    </w:p>
    <w:p w:rsidR="00AE1230" w:rsidRPr="00912738" w:rsidRDefault="00AE1230" w:rsidP="00912738">
      <w:pPr>
        <w:shd w:val="clear" w:color="auto" w:fill="FCFDFD"/>
        <w:spacing w:after="30" w:line="240" w:lineRule="auto"/>
        <w:rPr>
          <w:ins w:id="5397" w:author="Unknown"/>
          <w:rFonts w:ascii="Arial" w:hAnsi="Arial" w:cs="Arial"/>
          <w:color w:val="222222"/>
          <w:sz w:val="18"/>
          <w:szCs w:val="18"/>
        </w:rPr>
      </w:pPr>
      <w:ins w:id="5398"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„Drum aglomerat“;</w:t>
        </w:r>
      </w:ins>
    </w:p>
    <w:p w:rsidR="00AE1230" w:rsidRPr="00912738" w:rsidRDefault="00AE1230" w:rsidP="00912738">
      <w:pPr>
        <w:shd w:val="clear" w:color="auto" w:fill="33FF33"/>
        <w:spacing w:after="30" w:line="240" w:lineRule="auto"/>
        <w:rPr>
          <w:ins w:id="5399" w:author="Unknown"/>
          <w:rFonts w:ascii="Arial" w:hAnsi="Arial" w:cs="Arial"/>
          <w:color w:val="222222"/>
          <w:sz w:val="18"/>
          <w:szCs w:val="18"/>
        </w:rPr>
      </w:pPr>
      <w:ins w:id="5400"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„Vânt lateral“.</w:t>
        </w:r>
      </w:ins>
    </w:p>
    <w:p w:rsidR="00AE1230" w:rsidRPr="00912738" w:rsidRDefault="00AE1230" w:rsidP="00912738">
      <w:pPr>
        <w:shd w:val="clear" w:color="auto" w:fill="5C9CCC"/>
        <w:spacing w:after="0" w:line="240" w:lineRule="auto"/>
        <w:rPr>
          <w:ins w:id="5401" w:author="Unknown"/>
          <w:rFonts w:ascii="Arial" w:hAnsi="Arial" w:cs="Arial"/>
          <w:b/>
          <w:bCs/>
          <w:color w:val="FFFFFF"/>
          <w:sz w:val="18"/>
          <w:szCs w:val="18"/>
        </w:rPr>
      </w:pPr>
      <w:ins w:id="5402" w:author="Unknown">
        <w:r w:rsidRPr="00912738">
          <w:rPr>
            <w:rFonts w:ascii="Arial" w:hAnsi="Arial" w:cs="Arial"/>
            <w:b/>
            <w:bCs/>
            <w:color w:val="FFFFFF"/>
            <w:sz w:val="18"/>
          </w:rPr>
          <w:t>1 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403" w:author="Unknown"/>
          <w:rFonts w:ascii="Arial" w:hAnsi="Arial" w:cs="Arial"/>
          <w:color w:val="222222"/>
          <w:sz w:val="18"/>
          <w:szCs w:val="18"/>
        </w:rPr>
      </w:pPr>
      <w:ins w:id="5404"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"http://e-drpciv.ro/tag/examen-sala" </w:instrText>
        </w:r>
      </w:ins>
      <w:r w:rsidRPr="009316C1">
        <w:rPr>
          <w:rFonts w:ascii="Arial" w:hAnsi="Arial" w:cs="Arial"/>
          <w:color w:val="222222"/>
          <w:sz w:val="18"/>
          <w:szCs w:val="18"/>
        </w:rPr>
      </w:r>
      <w:ins w:id="5405" w:author="Unknown">
        <w:r w:rsidRPr="00912738">
          <w:rPr>
            <w:rFonts w:ascii="Arial" w:hAnsi="Arial" w:cs="Arial"/>
            <w:color w:val="222222"/>
            <w:sz w:val="18"/>
            <w:szCs w:val="18"/>
          </w:rPr>
          <w:fldChar w:fldCharType="separate"/>
        </w:r>
        <w:r w:rsidRPr="00912738">
          <w:rPr>
            <w:rFonts w:ascii="Arial" w:hAnsi="Arial" w:cs="Arial"/>
            <w:b/>
            <w:bCs/>
            <w:color w:val="000000"/>
            <w:sz w:val="18"/>
          </w:rPr>
          <w:t>examen sala</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"http://e-drpciv.ro/tag/teste-drpciv" </w:instrText>
        </w:r>
      </w:ins>
      <w:r w:rsidRPr="009316C1">
        <w:rPr>
          <w:rFonts w:ascii="Arial" w:hAnsi="Arial" w:cs="Arial"/>
          <w:color w:val="222222"/>
          <w:sz w:val="18"/>
          <w:szCs w:val="18"/>
        </w:rPr>
      </w:r>
      <w:ins w:id="5406" w:author="Unknown">
        <w:r w:rsidRPr="00912738">
          <w:rPr>
            <w:rFonts w:ascii="Arial" w:hAnsi="Arial" w:cs="Arial"/>
            <w:color w:val="222222"/>
            <w:sz w:val="18"/>
            <w:szCs w:val="18"/>
          </w:rPr>
          <w:fldChar w:fldCharType="separate"/>
        </w:r>
        <w:r w:rsidRPr="00912738">
          <w:rPr>
            <w:rFonts w:ascii="Arial" w:hAnsi="Arial" w:cs="Arial"/>
            <w:color w:val="000000"/>
            <w:sz w:val="18"/>
            <w:u w:val="single"/>
          </w:rPr>
          <w:t>teste 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407" w:author="Unknown"/>
          <w:rFonts w:ascii="Arial" w:hAnsi="Arial" w:cs="Arial"/>
          <w:color w:val="222222"/>
          <w:sz w:val="18"/>
          <w:szCs w:val="18"/>
        </w:rPr>
      </w:pPr>
      <w:ins w:id="5408"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"http://e-drpciv.ro/poze2/122.jpg" </w:instrText>
        </w:r>
      </w:ins>
      <w:r w:rsidRPr="009316C1">
        <w:rPr>
          <w:rFonts w:ascii="Arial" w:hAnsi="Arial" w:cs="Arial"/>
          <w:color w:val="222222"/>
          <w:sz w:val="18"/>
          <w:szCs w:val="18"/>
        </w:rPr>
      </w:r>
      <w:ins w:id="5409" w:author="Unknown">
        <w:r w:rsidRPr="00912738">
          <w:rPr>
            <w:rFonts w:ascii="Arial" w:hAnsi="Arial" w:cs="Arial"/>
            <w:color w:val="222222"/>
            <w:sz w:val="18"/>
            <w:szCs w:val="18"/>
          </w:rPr>
          <w:fldChar w:fldCharType="separate"/>
        </w:r>
      </w:ins>
      <w:r>
        <w:rPr>
          <w:noProof/>
        </w:rPr>
        <w:pict>
          <v:shape id="Picture 363" o:spid="_x0000_s1381" type="#_x0000_t75" alt="http://e-drpciv.ro/poze2/122.jpg" href="http://e-drpciv.ro/poze2/122.j" style="position:absolute;margin-left:65pt;margin-top:0;width:105pt;height:78.75pt;z-index:252021760;visibility:visible;mso-wrap-distance-left:0;mso-wrap-distance-right:0;mso-position-horizontal:right;mso-position-horizontal-relative:text;mso-position-vertical-relative:line" o:allowoverlap="f" o:button="t">
            <v:fill o:detectmouseclick="t"/>
            <v:imagedata r:id="rId2695" o:title=""/>
            <w10:wrap type="square"/>
          </v:shape>
        </w:pict>
      </w:r>
      <w:ins w:id="5410"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411" w:author="Unknown"/>
          <w:rFonts w:ascii="Tahoma" w:hAnsi="Tahoma" w:cs="Tahoma"/>
          <w:b/>
          <w:bCs/>
          <w:color w:val="222222"/>
          <w:sz w:val="21"/>
          <w:szCs w:val="21"/>
        </w:rPr>
      </w:pPr>
      <w:ins w:id="5412"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"http://e-drpciv.ro/intrebare/122/autobuzul_din_fata_semnalizeaza_iesirea_din_statia_prevazuta_cu_alveola_cum_trebuie_sa_procedati" </w:instrText>
        </w:r>
      </w:ins>
      <w:r w:rsidRPr="009316C1">
        <w:rPr>
          <w:rFonts w:ascii="Tahoma" w:hAnsi="Tahoma" w:cs="Tahoma"/>
          <w:b/>
          <w:bCs/>
          <w:color w:val="222222"/>
          <w:sz w:val="21"/>
          <w:szCs w:val="21"/>
        </w:rPr>
      </w:r>
      <w:ins w:id="5413"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122. Autobuzul din faţă semnalizează ieşirea din staţia prevăzută cu alveolă. Cum trebuie să procedaţi?</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414" w:author="Unknown"/>
          <w:rFonts w:ascii="Arial" w:hAnsi="Arial" w:cs="Arial"/>
          <w:color w:val="222222"/>
          <w:sz w:val="18"/>
          <w:szCs w:val="18"/>
        </w:rPr>
      </w:pPr>
      <w:ins w:id="5415"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îl ocoliţi cât mai mult, pentru a proteja pietonii;</w:t>
        </w:r>
      </w:ins>
    </w:p>
    <w:p w:rsidR="00AE1230" w:rsidRPr="00912738" w:rsidRDefault="00AE1230" w:rsidP="00912738">
      <w:pPr>
        <w:shd w:val="clear" w:color="auto" w:fill="33FF33"/>
        <w:spacing w:after="30" w:line="240" w:lineRule="auto"/>
        <w:rPr>
          <w:ins w:id="5416" w:author="Unknown"/>
          <w:rFonts w:ascii="Arial" w:hAnsi="Arial" w:cs="Arial"/>
          <w:color w:val="222222"/>
          <w:sz w:val="18"/>
          <w:szCs w:val="18"/>
        </w:rPr>
      </w:pPr>
      <w:ins w:id="5417"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reduceţi viteza şi la nevoie opriţi, pentru a permite plecarea din staţie a autobuzului;</w:t>
        </w:r>
      </w:ins>
    </w:p>
    <w:p w:rsidR="00AE1230" w:rsidRPr="00912738" w:rsidRDefault="00AE1230" w:rsidP="00912738">
      <w:pPr>
        <w:shd w:val="clear" w:color="auto" w:fill="FCFDFD"/>
        <w:spacing w:after="30" w:line="240" w:lineRule="auto"/>
        <w:rPr>
          <w:ins w:id="5418" w:author="Unknown"/>
          <w:rFonts w:ascii="Arial" w:hAnsi="Arial" w:cs="Arial"/>
          <w:color w:val="222222"/>
          <w:sz w:val="18"/>
          <w:szCs w:val="18"/>
        </w:rPr>
      </w:pPr>
      <w:ins w:id="5419"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vă continuaţi deplasarea, deoarece nu aveţi restricţii.</w:t>
        </w:r>
      </w:ins>
    </w:p>
    <w:p w:rsidR="00AE1230" w:rsidRPr="00912738" w:rsidRDefault="00AE1230" w:rsidP="00912738">
      <w:pPr>
        <w:shd w:val="clear" w:color="auto" w:fill="5C9CCC"/>
        <w:spacing w:after="0" w:line="240" w:lineRule="auto"/>
        <w:rPr>
          <w:ins w:id="5420" w:author="Unknown"/>
          <w:rFonts w:ascii="Arial" w:hAnsi="Arial" w:cs="Arial"/>
          <w:b/>
          <w:bCs/>
          <w:color w:val="FFFFFF"/>
          <w:sz w:val="18"/>
          <w:szCs w:val="18"/>
        </w:rPr>
      </w:pPr>
      <w:ins w:id="5421" w:author="Unknown">
        <w:r w:rsidRPr="00912738">
          <w:rPr>
            <w:rFonts w:ascii="Arial" w:hAnsi="Arial" w:cs="Arial"/>
            <w:b/>
            <w:bCs/>
            <w:color w:val="FFFFFF"/>
            <w:sz w:val="18"/>
          </w:rPr>
          <w:t>3 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422" w:author="Unknown"/>
          <w:rFonts w:ascii="Arial" w:hAnsi="Arial" w:cs="Arial"/>
          <w:color w:val="222222"/>
          <w:sz w:val="18"/>
          <w:szCs w:val="18"/>
        </w:rPr>
      </w:pPr>
      <w:ins w:id="5423"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"http://e-drpciv.ro/tag/auto-chestionare" </w:instrText>
        </w:r>
      </w:ins>
      <w:r w:rsidRPr="009316C1">
        <w:rPr>
          <w:rFonts w:ascii="Arial" w:hAnsi="Arial" w:cs="Arial"/>
          <w:color w:val="222222"/>
          <w:sz w:val="18"/>
          <w:szCs w:val="18"/>
        </w:rPr>
      </w:r>
      <w:ins w:id="5424" w:author="Unknown">
        <w:r w:rsidRPr="00912738">
          <w:rPr>
            <w:rFonts w:ascii="Arial" w:hAnsi="Arial" w:cs="Arial"/>
            <w:color w:val="222222"/>
            <w:sz w:val="18"/>
            <w:szCs w:val="18"/>
          </w:rPr>
          <w:fldChar w:fldCharType="separate"/>
        </w:r>
        <w:r w:rsidRPr="00912738">
          <w:rPr>
            <w:rFonts w:ascii="Arial" w:hAnsi="Arial" w:cs="Arial"/>
            <w:b/>
            <w:bCs/>
            <w:color w:val="000000"/>
            <w:sz w:val="18"/>
          </w:rPr>
          <w:t>auto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"http://e-drpciv.ro/tag/drpciv" </w:instrText>
        </w:r>
      </w:ins>
      <w:r w:rsidRPr="009316C1">
        <w:rPr>
          <w:rFonts w:ascii="Arial" w:hAnsi="Arial" w:cs="Arial"/>
          <w:color w:val="222222"/>
          <w:sz w:val="18"/>
          <w:szCs w:val="18"/>
        </w:rPr>
      </w:r>
      <w:ins w:id="5425" w:author="Unknown">
        <w:r w:rsidRPr="00912738">
          <w:rPr>
            <w:rFonts w:ascii="Arial" w:hAnsi="Arial" w:cs="Arial"/>
            <w:color w:val="222222"/>
            <w:sz w:val="18"/>
            <w:szCs w:val="18"/>
          </w:rPr>
          <w:fldChar w:fldCharType="separate"/>
        </w:r>
        <w:r w:rsidRPr="00912738">
          <w:rPr>
            <w:rFonts w:ascii="Arial" w:hAnsi="Arial" w:cs="Arial"/>
            <w:color w:val="000000"/>
            <w:sz w:val="18"/>
            <w:u w:val="single"/>
          </w:rPr>
          <w:t>drpciv</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426" w:author="Unknown"/>
          <w:rFonts w:ascii="Arial" w:hAnsi="Arial" w:cs="Arial"/>
          <w:color w:val="222222"/>
          <w:sz w:val="18"/>
          <w:szCs w:val="18"/>
        </w:rPr>
      </w:pPr>
      <w:ins w:id="5427"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"http://e-drpciv.ro/poze2/898.jpg" </w:instrText>
        </w:r>
      </w:ins>
      <w:r w:rsidRPr="009316C1">
        <w:rPr>
          <w:rFonts w:ascii="Arial" w:hAnsi="Arial" w:cs="Arial"/>
          <w:color w:val="222222"/>
          <w:sz w:val="18"/>
          <w:szCs w:val="18"/>
        </w:rPr>
      </w:r>
      <w:ins w:id="5428" w:author="Unknown">
        <w:r w:rsidRPr="00912738">
          <w:rPr>
            <w:rFonts w:ascii="Arial" w:hAnsi="Arial" w:cs="Arial"/>
            <w:color w:val="222222"/>
            <w:sz w:val="18"/>
            <w:szCs w:val="18"/>
          </w:rPr>
          <w:fldChar w:fldCharType="separate"/>
        </w:r>
      </w:ins>
      <w:r>
        <w:rPr>
          <w:noProof/>
        </w:rPr>
        <w:pict>
          <v:shape id="Picture 364" o:spid="_x0000_s1382" type="#_x0000_t75" alt="http://e-drpciv.ro/poze2/898.jpg" href="http://e-drpciv.ro/poze2/898.j" style="position:absolute;margin-left:65pt;margin-top:0;width:105pt;height:78.75pt;z-index:252022784;visibility:visible;mso-wrap-distance-left:0;mso-wrap-distance-right:0;mso-position-horizontal:right;mso-position-horizontal-relative:text;mso-position-vertical-relative:line" o:allowoverlap="f" o:button="t">
            <v:fill o:detectmouseclick="t"/>
            <v:imagedata r:id="rId2696" o:title=""/>
            <w10:wrap type="square"/>
          </v:shape>
        </w:pict>
      </w:r>
      <w:ins w:id="5429"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430" w:author="Unknown"/>
          <w:rFonts w:ascii="Tahoma" w:hAnsi="Tahoma" w:cs="Tahoma"/>
          <w:b/>
          <w:bCs/>
          <w:color w:val="222222"/>
          <w:sz w:val="21"/>
          <w:szCs w:val="21"/>
        </w:rPr>
      </w:pPr>
      <w:ins w:id="5431"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"http://e-drpciv.ro/intrebare/898/cum_trebuie_sa_procedati_in_acest_caz" </w:instrText>
        </w:r>
      </w:ins>
      <w:r w:rsidRPr="009316C1">
        <w:rPr>
          <w:rFonts w:ascii="Tahoma" w:hAnsi="Tahoma" w:cs="Tahoma"/>
          <w:b/>
          <w:bCs/>
          <w:color w:val="222222"/>
          <w:sz w:val="21"/>
          <w:szCs w:val="21"/>
        </w:rPr>
      </w:r>
      <w:ins w:id="5432"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898. Cum trebuie să procedaţi în acest caz?</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433" w:author="Unknown"/>
          <w:rFonts w:ascii="Arial" w:hAnsi="Arial" w:cs="Arial"/>
          <w:color w:val="222222"/>
          <w:sz w:val="18"/>
          <w:szCs w:val="18"/>
        </w:rPr>
      </w:pPr>
      <w:ins w:id="5434"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acceleraţi, pentru a trece prin faţa pietonilor;</w:t>
        </w:r>
      </w:ins>
    </w:p>
    <w:p w:rsidR="00AE1230" w:rsidRPr="00912738" w:rsidRDefault="00AE1230" w:rsidP="00912738">
      <w:pPr>
        <w:shd w:val="clear" w:color="auto" w:fill="FCFDFD"/>
        <w:spacing w:after="30" w:line="240" w:lineRule="auto"/>
        <w:rPr>
          <w:ins w:id="5435" w:author="Unknown"/>
          <w:rFonts w:ascii="Arial" w:hAnsi="Arial" w:cs="Arial"/>
          <w:color w:val="222222"/>
          <w:sz w:val="18"/>
          <w:szCs w:val="18"/>
        </w:rPr>
      </w:pPr>
      <w:ins w:id="5436"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daţi un semnal scurt de avertizare, pentru ca pietonii să nu se angajeze în traversare;</w:t>
        </w:r>
      </w:ins>
    </w:p>
    <w:p w:rsidR="00AE1230" w:rsidRPr="00912738" w:rsidRDefault="00AE1230" w:rsidP="00912738">
      <w:pPr>
        <w:shd w:val="clear" w:color="auto" w:fill="33FF33"/>
        <w:spacing w:after="30" w:line="240" w:lineRule="auto"/>
        <w:rPr>
          <w:ins w:id="5437" w:author="Unknown"/>
          <w:rFonts w:ascii="Arial" w:hAnsi="Arial" w:cs="Arial"/>
          <w:color w:val="222222"/>
          <w:sz w:val="18"/>
          <w:szCs w:val="18"/>
        </w:rPr>
      </w:pPr>
      <w:ins w:id="5438"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opriţi, pentru a permite pietonilor traversarea.</w:t>
        </w:r>
      </w:ins>
    </w:p>
    <w:p w:rsidR="00AE1230" w:rsidRPr="00912738" w:rsidRDefault="00AE1230" w:rsidP="00912738">
      <w:pPr>
        <w:shd w:val="clear" w:color="auto" w:fill="5C9CCC"/>
        <w:spacing w:after="0" w:line="240" w:lineRule="auto"/>
        <w:rPr>
          <w:ins w:id="5439" w:author="Unknown"/>
          <w:rFonts w:ascii="Arial" w:hAnsi="Arial" w:cs="Arial"/>
          <w:b/>
          <w:bCs/>
          <w:color w:val="FFFFFF"/>
          <w:sz w:val="18"/>
          <w:szCs w:val="18"/>
        </w:rPr>
      </w:pPr>
      <w:ins w:id="5440"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441" w:author="Unknown"/>
          <w:rFonts w:ascii="Arial" w:hAnsi="Arial" w:cs="Arial"/>
          <w:color w:val="222222"/>
          <w:sz w:val="18"/>
          <w:szCs w:val="18"/>
        </w:rPr>
      </w:pPr>
      <w:ins w:id="5442"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"http://e-drpciv.ro/tag/teste-auto" </w:instrText>
        </w:r>
      </w:ins>
      <w:r w:rsidRPr="009316C1">
        <w:rPr>
          <w:rFonts w:ascii="Arial" w:hAnsi="Arial" w:cs="Arial"/>
          <w:color w:val="222222"/>
          <w:sz w:val="18"/>
          <w:szCs w:val="18"/>
        </w:rPr>
      </w:r>
      <w:ins w:id="5443" w:author="Unknown">
        <w:r w:rsidRPr="00912738">
          <w:rPr>
            <w:rFonts w:ascii="Arial" w:hAnsi="Arial" w:cs="Arial"/>
            <w:color w:val="222222"/>
            <w:sz w:val="18"/>
            <w:szCs w:val="18"/>
          </w:rPr>
          <w:fldChar w:fldCharType="separate"/>
        </w:r>
        <w:r w:rsidRPr="00912738">
          <w:rPr>
            <w:rFonts w:ascii="Arial" w:hAnsi="Arial" w:cs="Arial"/>
            <w:b/>
            <w:bCs/>
            <w:color w:val="000000"/>
            <w:sz w:val="18"/>
          </w:rPr>
          <w:t>teste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 </w:instrText>
        </w:r>
      </w:ins>
      <w:r w:rsidRPr="009316C1">
        <w:rPr>
          <w:rFonts w:ascii="Arial" w:hAnsi="Arial" w:cs="Arial"/>
          <w:color w:val="222222"/>
          <w:sz w:val="18"/>
          <w:szCs w:val="18"/>
        </w:rPr>
      </w:r>
      <w:ins w:id="5444" w:author="Unknown">
        <w:r w:rsidRPr="00912738">
          <w:rPr>
            <w:rFonts w:ascii="Arial" w:hAnsi="Arial" w:cs="Arial"/>
            <w:color w:val="222222"/>
            <w:sz w:val="18"/>
            <w:szCs w:val="18"/>
          </w:rPr>
          <w:fldChar w:fldCharType="separate"/>
        </w:r>
        <w:r w:rsidRPr="00912738">
          <w:rPr>
            <w:rFonts w:ascii="Arial" w:hAnsi="Arial" w:cs="Arial"/>
            <w:b/>
            <w:bCs/>
            <w:color w:val="000000"/>
            <w:sz w:val="18"/>
          </w:rPr>
          <w:t>examen permis</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445" w:author="Unknown"/>
          <w:rFonts w:ascii="Arial" w:hAnsi="Arial" w:cs="Arial"/>
          <w:color w:val="222222"/>
          <w:sz w:val="18"/>
          <w:szCs w:val="18"/>
        </w:rPr>
      </w:pPr>
      <w:ins w:id="5446"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"http://e-drpciv.ro/poze2/3717.jpg" </w:instrText>
        </w:r>
      </w:ins>
      <w:r w:rsidRPr="009316C1">
        <w:rPr>
          <w:rFonts w:ascii="Arial" w:hAnsi="Arial" w:cs="Arial"/>
          <w:color w:val="222222"/>
          <w:sz w:val="18"/>
          <w:szCs w:val="18"/>
        </w:rPr>
      </w:r>
      <w:ins w:id="5447" w:author="Unknown">
        <w:r w:rsidRPr="00912738">
          <w:rPr>
            <w:rFonts w:ascii="Arial" w:hAnsi="Arial" w:cs="Arial"/>
            <w:color w:val="222222"/>
            <w:sz w:val="18"/>
            <w:szCs w:val="18"/>
          </w:rPr>
          <w:fldChar w:fldCharType="separate"/>
        </w:r>
      </w:ins>
      <w:r>
        <w:rPr>
          <w:noProof/>
        </w:rPr>
        <w:pict>
          <v:shape id="Picture 365" o:spid="_x0000_s1383" type="#_x0000_t75" alt="http://e-drpciv.ro/poze2/3717.jpg" href="http://e-drpciv.ro/poze2/3717.j" style="position:absolute;margin-left:65pt;margin-top:0;width:105pt;height:78.75pt;z-index:252023808;visibility:visible;mso-wrap-distance-left:0;mso-wrap-distance-right:0;mso-position-horizontal:right;mso-position-horizontal-relative:text;mso-position-vertical-relative:line" o:allowoverlap="f" o:button="t">
            <v:fill o:detectmouseclick="t"/>
            <v:imagedata r:id="rId2697" o:title=""/>
            <w10:wrap type="square"/>
          </v:shape>
        </w:pict>
      </w:r>
      <w:ins w:id="5448"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449" w:author="Unknown"/>
          <w:rFonts w:ascii="Tahoma" w:hAnsi="Tahoma" w:cs="Tahoma"/>
          <w:b/>
          <w:bCs/>
          <w:color w:val="222222"/>
          <w:sz w:val="21"/>
          <w:szCs w:val="21"/>
        </w:rPr>
      </w:pPr>
      <w:ins w:id="5450"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"http://e-drpciv.ro/intrebare/3717/panourile_alaturate_semnifica" </w:instrText>
        </w:r>
      </w:ins>
      <w:r w:rsidRPr="009316C1">
        <w:rPr>
          <w:rFonts w:ascii="Tahoma" w:hAnsi="Tahoma" w:cs="Tahoma"/>
          <w:b/>
          <w:bCs/>
          <w:color w:val="222222"/>
          <w:sz w:val="21"/>
          <w:szCs w:val="21"/>
        </w:rPr>
      </w:r>
      <w:ins w:id="5451"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3717. Panourile alăturate semnifică:</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452" w:author="Unknown"/>
          <w:rFonts w:ascii="Arial" w:hAnsi="Arial" w:cs="Arial"/>
          <w:color w:val="222222"/>
          <w:sz w:val="18"/>
          <w:szCs w:val="18"/>
        </w:rPr>
      </w:pPr>
      <w:ins w:id="5453"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panouri suplimentare pentru intersecţia cu calea ferată;</w:t>
        </w:r>
      </w:ins>
    </w:p>
    <w:p w:rsidR="00AE1230" w:rsidRPr="00912738" w:rsidRDefault="00AE1230" w:rsidP="00912738">
      <w:pPr>
        <w:shd w:val="clear" w:color="auto" w:fill="33FF33"/>
        <w:spacing w:after="30" w:line="240" w:lineRule="auto"/>
        <w:rPr>
          <w:ins w:id="5454" w:author="Unknown"/>
          <w:rFonts w:ascii="Arial" w:hAnsi="Arial" w:cs="Arial"/>
          <w:color w:val="222222"/>
          <w:sz w:val="18"/>
          <w:szCs w:val="18"/>
        </w:rPr>
      </w:pPr>
      <w:ins w:id="5455"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panouri suplimentare la nodurile rutiere de pe autostrăzi;</w:t>
        </w:r>
      </w:ins>
    </w:p>
    <w:p w:rsidR="00AE1230" w:rsidRPr="00912738" w:rsidRDefault="00AE1230" w:rsidP="00912738">
      <w:pPr>
        <w:shd w:val="clear" w:color="auto" w:fill="FCFDFD"/>
        <w:spacing w:after="30" w:line="240" w:lineRule="auto"/>
        <w:rPr>
          <w:ins w:id="5456" w:author="Unknown"/>
          <w:rFonts w:ascii="Arial" w:hAnsi="Arial" w:cs="Arial"/>
          <w:color w:val="222222"/>
          <w:sz w:val="18"/>
          <w:szCs w:val="18"/>
        </w:rPr>
      </w:pPr>
      <w:ins w:id="5457"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panouri succesive pentru curbe deosebit de periculoase.</w:t>
        </w:r>
      </w:ins>
    </w:p>
    <w:p w:rsidR="00AE1230" w:rsidRPr="00912738" w:rsidRDefault="00AE1230" w:rsidP="00912738">
      <w:pPr>
        <w:shd w:val="clear" w:color="auto" w:fill="5C9CCC"/>
        <w:spacing w:after="0" w:line="240" w:lineRule="auto"/>
        <w:rPr>
          <w:ins w:id="5458" w:author="Unknown"/>
          <w:rFonts w:ascii="Arial" w:hAnsi="Arial" w:cs="Arial"/>
          <w:b/>
          <w:bCs/>
          <w:color w:val="FFFFFF"/>
          <w:sz w:val="18"/>
          <w:szCs w:val="18"/>
        </w:rPr>
      </w:pPr>
      <w:ins w:id="5459"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460" w:author="Unknown"/>
          <w:rFonts w:ascii="Arial" w:hAnsi="Arial" w:cs="Arial"/>
          <w:color w:val="222222"/>
          <w:sz w:val="18"/>
          <w:szCs w:val="18"/>
        </w:rPr>
      </w:pPr>
      <w:ins w:id="5461"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2%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"http://e-drpciv.ro/tag/www-drpciv-chestionare" </w:instrText>
        </w:r>
      </w:ins>
      <w:r w:rsidRPr="009316C1">
        <w:rPr>
          <w:rFonts w:ascii="Arial" w:hAnsi="Arial" w:cs="Arial"/>
          <w:color w:val="222222"/>
          <w:sz w:val="18"/>
          <w:szCs w:val="18"/>
        </w:rPr>
      </w:r>
      <w:ins w:id="5462" w:author="Unknown">
        <w:r w:rsidRPr="00912738">
          <w:rPr>
            <w:rFonts w:ascii="Arial" w:hAnsi="Arial" w:cs="Arial"/>
            <w:color w:val="222222"/>
            <w:sz w:val="18"/>
            <w:szCs w:val="18"/>
          </w:rPr>
          <w:fldChar w:fldCharType="separate"/>
        </w:r>
        <w:r w:rsidRPr="00912738">
          <w:rPr>
            <w:rFonts w:ascii="Arial" w:hAnsi="Arial" w:cs="Arial"/>
            <w:color w:val="000000"/>
            <w:sz w:val="18"/>
            <w:u w:val="single"/>
          </w:rPr>
          <w:t>www drpciv chestionare</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"http://e-drpciv.ro/tag/permis-cat-B1" </w:instrText>
        </w:r>
      </w:ins>
      <w:r w:rsidRPr="009316C1">
        <w:rPr>
          <w:rFonts w:ascii="Arial" w:hAnsi="Arial" w:cs="Arial"/>
          <w:color w:val="222222"/>
          <w:sz w:val="18"/>
          <w:szCs w:val="18"/>
        </w:rPr>
      </w:r>
      <w:ins w:id="5463" w:author="Unknown">
        <w:r w:rsidRPr="00912738">
          <w:rPr>
            <w:rFonts w:ascii="Arial" w:hAnsi="Arial" w:cs="Arial"/>
            <w:color w:val="222222"/>
            <w:sz w:val="18"/>
            <w:szCs w:val="18"/>
          </w:rPr>
          <w:fldChar w:fldCharType="separate"/>
        </w:r>
        <w:r w:rsidRPr="00912738">
          <w:rPr>
            <w:rFonts w:ascii="Arial" w:hAnsi="Arial" w:cs="Arial"/>
            <w:color w:val="000000"/>
            <w:sz w:val="18"/>
            <w:u w:val="single"/>
          </w:rPr>
          <w:t>permis cat B1</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outlineLvl w:val="1"/>
        <w:rPr>
          <w:ins w:id="5464" w:author="Unknown"/>
          <w:rFonts w:ascii="Tahoma" w:hAnsi="Tahoma" w:cs="Tahoma"/>
          <w:b/>
          <w:bCs/>
          <w:color w:val="222222"/>
          <w:sz w:val="21"/>
          <w:szCs w:val="21"/>
        </w:rPr>
      </w:pPr>
      <w:ins w:id="5465"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"http://e-drpciv.ro/intrebare/240/va_apropiati_de_o_trecere_peste_calea_ferata_si_observati_ca_se_coboara_semibariera_cum_procedati" </w:instrText>
        </w:r>
      </w:ins>
      <w:r w:rsidRPr="009316C1">
        <w:rPr>
          <w:rFonts w:ascii="Tahoma" w:hAnsi="Tahoma" w:cs="Tahoma"/>
          <w:b/>
          <w:bCs/>
          <w:color w:val="222222"/>
          <w:sz w:val="21"/>
          <w:szCs w:val="21"/>
        </w:rPr>
      </w:r>
      <w:ins w:id="5466"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240. Vă apropiaţi de o trecere peste calea ferată şi observaţi că se coboară semibariera. Cum procedaţi?</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467" w:author="Unknown"/>
          <w:rFonts w:ascii="Arial" w:hAnsi="Arial" w:cs="Arial"/>
          <w:color w:val="222222"/>
          <w:sz w:val="18"/>
          <w:szCs w:val="18"/>
        </w:rPr>
      </w:pPr>
      <w:ins w:id="5468"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acceleraţi şi treceţi cât mai repede peste calea ferată;</w:t>
        </w:r>
      </w:ins>
    </w:p>
    <w:p w:rsidR="00AE1230" w:rsidRPr="00912738" w:rsidRDefault="00AE1230" w:rsidP="00912738">
      <w:pPr>
        <w:shd w:val="clear" w:color="auto" w:fill="33FF33"/>
        <w:spacing w:after="30" w:line="240" w:lineRule="auto"/>
        <w:rPr>
          <w:ins w:id="5469" w:author="Unknown"/>
          <w:rFonts w:ascii="Arial" w:hAnsi="Arial" w:cs="Arial"/>
          <w:color w:val="222222"/>
          <w:sz w:val="18"/>
          <w:szCs w:val="18"/>
        </w:rPr>
      </w:pPr>
      <w:ins w:id="5470"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opriţi în faţa semibarierei;</w:t>
        </w:r>
      </w:ins>
    </w:p>
    <w:p w:rsidR="00AE1230" w:rsidRPr="00912738" w:rsidRDefault="00AE1230" w:rsidP="00912738">
      <w:pPr>
        <w:shd w:val="clear" w:color="auto" w:fill="FCFDFD"/>
        <w:spacing w:after="30" w:line="240" w:lineRule="auto"/>
        <w:rPr>
          <w:ins w:id="5471" w:author="Unknown"/>
          <w:rFonts w:ascii="Arial" w:hAnsi="Arial" w:cs="Arial"/>
          <w:color w:val="222222"/>
          <w:sz w:val="18"/>
          <w:szCs w:val="18"/>
        </w:rPr>
      </w:pPr>
      <w:ins w:id="5472"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dacă nu se apropie trenul, ocoliţi semibariera.</w:t>
        </w:r>
      </w:ins>
    </w:p>
    <w:p w:rsidR="00AE1230" w:rsidRPr="00912738" w:rsidRDefault="00AE1230" w:rsidP="00912738">
      <w:pPr>
        <w:shd w:val="clear" w:color="auto" w:fill="5C9CCC"/>
        <w:spacing w:after="0" w:line="240" w:lineRule="auto"/>
        <w:rPr>
          <w:ins w:id="5473" w:author="Unknown"/>
          <w:rFonts w:ascii="Arial" w:hAnsi="Arial" w:cs="Arial"/>
          <w:b/>
          <w:bCs/>
          <w:color w:val="FFFFFF"/>
          <w:sz w:val="18"/>
          <w:szCs w:val="18"/>
        </w:rPr>
      </w:pPr>
      <w:ins w:id="5474" w:author="Unknown">
        <w:r w:rsidRPr="00912738">
          <w:rPr>
            <w:rFonts w:ascii="Arial" w:hAnsi="Arial" w:cs="Arial"/>
            <w:b/>
            <w:bCs/>
            <w:color w:val="FFFFFF"/>
            <w:sz w:val="18"/>
          </w:rPr>
          <w:t>0 </w:t>
        </w:r>
        <w:r w:rsidRPr="00912738">
          <w:rPr>
            <w:rFonts w:ascii="Arial" w:hAnsi="Arial" w:cs="Arial"/>
            <w:b/>
            <w:bCs/>
            <w:color w:val="FFFFFF"/>
            <w:sz w:val="18"/>
            <w:szCs w:val="18"/>
          </w:rPr>
          <w:t>comentarii</w:t>
        </w:r>
      </w:ins>
    </w:p>
    <w:p w:rsidR="00AE1230" w:rsidRPr="00912738" w:rsidRDefault="00AE1230" w:rsidP="00912738">
      <w:pPr>
        <w:shd w:val="clear" w:color="auto" w:fill="FCFDFD"/>
        <w:spacing w:after="0" w:line="240" w:lineRule="auto"/>
        <w:rPr>
          <w:ins w:id="5475" w:author="Unknown"/>
          <w:rFonts w:ascii="Arial" w:hAnsi="Arial" w:cs="Arial"/>
          <w:color w:val="222222"/>
          <w:sz w:val="18"/>
          <w:szCs w:val="18"/>
        </w:rPr>
      </w:pPr>
      <w:ins w:id="5476" w:author="Unknown">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"http://e-drpciv.ro/tag/examen-permis-auto" </w:instrText>
        </w:r>
      </w:ins>
      <w:r w:rsidRPr="009316C1">
        <w:rPr>
          <w:rFonts w:ascii="Arial" w:hAnsi="Arial" w:cs="Arial"/>
          <w:color w:val="222222"/>
          <w:sz w:val="18"/>
          <w:szCs w:val="18"/>
        </w:rPr>
      </w:r>
      <w:ins w:id="5477"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permis auto</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"http://e-drpciv.ro/tag/examen-auto-cat-b" </w:instrText>
        </w:r>
      </w:ins>
      <w:r w:rsidRPr="009316C1">
        <w:rPr>
          <w:rFonts w:ascii="Arial" w:hAnsi="Arial" w:cs="Arial"/>
          <w:color w:val="222222"/>
          <w:sz w:val="18"/>
          <w:szCs w:val="18"/>
        </w:rPr>
      </w:r>
      <w:ins w:id="5478" w:author="Unknown">
        <w:r w:rsidRPr="00912738">
          <w:rPr>
            <w:rFonts w:ascii="Arial" w:hAnsi="Arial" w:cs="Arial"/>
            <w:color w:val="222222"/>
            <w:sz w:val="18"/>
            <w:szCs w:val="18"/>
          </w:rPr>
          <w:fldChar w:fldCharType="separate"/>
        </w:r>
        <w:r w:rsidRPr="00912738">
          <w:rPr>
            <w:rFonts w:ascii="Arial" w:hAnsi="Arial" w:cs="Arial"/>
            <w:color w:val="000000"/>
            <w:sz w:val="18"/>
            <w:u w:val="single"/>
          </w:rPr>
          <w:t>examen auto cat b</w:t>
        </w:r>
        <w:r w:rsidRPr="00912738">
          <w:rPr>
            <w:rFonts w:ascii="Arial" w:hAnsi="Arial" w:cs="Arial"/>
            <w:color w:val="222222"/>
            <w:sz w:val="18"/>
            <w:szCs w:val="18"/>
          </w:rPr>
          <w:fldChar w:fldCharType="end"/>
        </w:r>
        <w:r w:rsidRPr="00912738">
          <w:rPr>
            <w:rFonts w:ascii="Arial" w:hAnsi="Arial" w:cs="Arial"/>
            <w:color w:val="222222"/>
            <w:sz w:val="18"/>
          </w:rPr>
          <w:t> </w:t>
        </w:r>
        <w:r w:rsidRPr="00912738">
          <w:rPr>
            <w:rFonts w:ascii="Arial" w:hAnsi="Arial" w:cs="Arial"/>
            <w:color w:val="222222"/>
            <w:sz w:val="18"/>
            <w:szCs w:val="18"/>
          </w:rPr>
          <w:t> </w:t>
        </w:r>
      </w:ins>
    </w:p>
    <w:p w:rsidR="00AE1230" w:rsidRPr="00912738" w:rsidRDefault="00AE1230" w:rsidP="00912738">
      <w:pPr>
        <w:shd w:val="clear" w:color="auto" w:fill="FCFDFD"/>
        <w:spacing w:after="0" w:line="240" w:lineRule="auto"/>
        <w:rPr>
          <w:ins w:id="5479" w:author="Unknown"/>
          <w:rFonts w:ascii="Arial" w:hAnsi="Arial" w:cs="Arial"/>
          <w:color w:val="222222"/>
          <w:sz w:val="18"/>
          <w:szCs w:val="18"/>
        </w:rPr>
      </w:pPr>
      <w:ins w:id="5480" w:author="Unknown">
        <w:r w:rsidRPr="00912738">
          <w:rPr>
            <w:rFonts w:ascii="Arial" w:hAnsi="Arial" w:cs="Arial"/>
            <w:color w:val="222222"/>
            <w:sz w:val="18"/>
            <w:szCs w:val="18"/>
          </w:rPr>
          <w:fldChar w:fldCharType="begin"/>
        </w:r>
        <w:r w:rsidRPr="00912738">
          <w:rPr>
            <w:rFonts w:ascii="Arial" w:hAnsi="Arial" w:cs="Arial"/>
            <w:color w:val="222222"/>
            <w:sz w:val="18"/>
            <w:szCs w:val="18"/>
          </w:rPr>
          <w:instrText xml:space="preserve"> HYPERLINK "http://e-drpciv.ro/poze2/535.jpg" </w:instrText>
        </w:r>
      </w:ins>
      <w:r w:rsidRPr="009316C1">
        <w:rPr>
          <w:rFonts w:ascii="Arial" w:hAnsi="Arial" w:cs="Arial"/>
          <w:color w:val="222222"/>
          <w:sz w:val="18"/>
          <w:szCs w:val="18"/>
        </w:rPr>
      </w:r>
      <w:ins w:id="5481" w:author="Unknown">
        <w:r w:rsidRPr="00912738">
          <w:rPr>
            <w:rFonts w:ascii="Arial" w:hAnsi="Arial" w:cs="Arial"/>
            <w:color w:val="222222"/>
            <w:sz w:val="18"/>
            <w:szCs w:val="18"/>
          </w:rPr>
          <w:fldChar w:fldCharType="separate"/>
        </w:r>
      </w:ins>
      <w:r>
        <w:rPr>
          <w:noProof/>
        </w:rPr>
        <w:pict>
          <v:shape id="Picture 366" o:spid="_x0000_s1384" type="#_x0000_t75" alt="http://e-drpciv.ro/poze2/535.jpg" href="http://e-drpciv.ro/poze2/535.j" style="position:absolute;margin-left:65pt;margin-top:0;width:105pt;height:78.75pt;z-index:252024832;visibility:visible;mso-wrap-distance-left:0;mso-wrap-distance-right:0;mso-position-horizontal:right;mso-position-horizontal-relative:text;mso-position-vertical-relative:line" o:allowoverlap="f" o:button="t">
            <v:fill o:detectmouseclick="t"/>
            <v:imagedata r:id="rId2698" o:title=""/>
            <w10:wrap type="square"/>
          </v:shape>
        </w:pict>
      </w:r>
      <w:ins w:id="5482" w:author="Unknown">
        <w:r w:rsidRPr="00912738">
          <w:rPr>
            <w:rFonts w:ascii="Arial" w:hAnsi="Arial" w:cs="Arial"/>
            <w:color w:val="222222"/>
            <w:sz w:val="18"/>
            <w:szCs w:val="18"/>
          </w:rPr>
          <w:fldChar w:fldCharType="end"/>
        </w:r>
      </w:ins>
    </w:p>
    <w:p w:rsidR="00AE1230" w:rsidRPr="00912738" w:rsidRDefault="00AE1230" w:rsidP="00912738">
      <w:pPr>
        <w:shd w:val="clear" w:color="auto" w:fill="FCFDFD"/>
        <w:spacing w:after="0" w:line="240" w:lineRule="auto"/>
        <w:outlineLvl w:val="1"/>
        <w:rPr>
          <w:ins w:id="5483" w:author="Unknown"/>
          <w:rFonts w:ascii="Tahoma" w:hAnsi="Tahoma" w:cs="Tahoma"/>
          <w:b/>
          <w:bCs/>
          <w:color w:val="222222"/>
          <w:sz w:val="21"/>
          <w:szCs w:val="21"/>
        </w:rPr>
      </w:pPr>
      <w:ins w:id="5484" w:author="Unknown">
        <w:r w:rsidRPr="00912738">
          <w:rPr>
            <w:rFonts w:ascii="Tahoma" w:hAnsi="Tahoma" w:cs="Tahoma"/>
            <w:b/>
            <w:bCs/>
            <w:color w:val="222222"/>
            <w:sz w:val="21"/>
            <w:szCs w:val="21"/>
          </w:rPr>
          <w:fldChar w:fldCharType="begin"/>
        </w:r>
        <w:r w:rsidRPr="00912738">
          <w:rPr>
            <w:rFonts w:ascii="Tahoma" w:hAnsi="Tahoma" w:cs="Tahoma"/>
            <w:b/>
            <w:bCs/>
            <w:color w:val="222222"/>
            <w:sz w:val="21"/>
            <w:szCs w:val="21"/>
          </w:rPr>
          <w:instrText xml:space="preserve"> HYPERLINK "http://e-drpciv.ro/intrebare/535/intentionati_sa_virati_la_dreapta_cum_procedati_cu_pietonii_care_traverseaza_regulamentar_strada" </w:instrText>
        </w:r>
      </w:ins>
      <w:r w:rsidRPr="009316C1">
        <w:rPr>
          <w:rFonts w:ascii="Tahoma" w:hAnsi="Tahoma" w:cs="Tahoma"/>
          <w:b/>
          <w:bCs/>
          <w:color w:val="222222"/>
          <w:sz w:val="21"/>
          <w:szCs w:val="21"/>
        </w:rPr>
      </w:r>
      <w:ins w:id="5485" w:author="Unknown">
        <w:r w:rsidRPr="00912738">
          <w:rPr>
            <w:rFonts w:ascii="Tahoma" w:hAnsi="Tahoma" w:cs="Tahoma"/>
            <w:b/>
            <w:bCs/>
            <w:color w:val="222222"/>
            <w:sz w:val="21"/>
            <w:szCs w:val="21"/>
          </w:rPr>
          <w:fldChar w:fldCharType="separate"/>
        </w:r>
        <w:r w:rsidRPr="00912738">
          <w:rPr>
            <w:rFonts w:ascii="Tahoma" w:hAnsi="Tahoma" w:cs="Tahoma"/>
            <w:b/>
            <w:bCs/>
            <w:color w:val="000000"/>
            <w:sz w:val="21"/>
            <w:u w:val="single"/>
          </w:rPr>
          <w:t>535. Intenţionaţi să viraţi la dreapta. Cum procedaţi cu pietonii care traversează regulamentar strada?</w:t>
        </w:r>
        <w:r w:rsidRPr="00912738">
          <w:rPr>
            <w:rFonts w:ascii="Tahoma" w:hAnsi="Tahoma" w:cs="Tahoma"/>
            <w:b/>
            <w:bCs/>
            <w:color w:val="222222"/>
            <w:sz w:val="21"/>
            <w:szCs w:val="21"/>
          </w:rPr>
          <w:fldChar w:fldCharType="end"/>
        </w:r>
      </w:ins>
    </w:p>
    <w:p w:rsidR="00AE1230" w:rsidRPr="00912738" w:rsidRDefault="00AE1230" w:rsidP="00912738">
      <w:pPr>
        <w:shd w:val="clear" w:color="auto" w:fill="FCFDFD"/>
        <w:spacing w:after="30" w:line="240" w:lineRule="auto"/>
        <w:rPr>
          <w:ins w:id="5486" w:author="Unknown"/>
          <w:rFonts w:ascii="Arial" w:hAnsi="Arial" w:cs="Arial"/>
          <w:color w:val="222222"/>
          <w:sz w:val="18"/>
          <w:szCs w:val="18"/>
        </w:rPr>
      </w:pPr>
      <w:ins w:id="5487" w:author="Unknown">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viraţi fără ezitare, deoarece pietonii sunt obligaţi să aştepte;</w:t>
        </w:r>
      </w:ins>
    </w:p>
    <w:p w:rsidR="00AE1230" w:rsidRPr="00912738" w:rsidRDefault="00AE1230" w:rsidP="00912738">
      <w:pPr>
        <w:shd w:val="clear" w:color="auto" w:fill="33FF33"/>
        <w:spacing w:after="30" w:line="240" w:lineRule="auto"/>
        <w:rPr>
          <w:ins w:id="5488" w:author="Unknown"/>
          <w:rFonts w:ascii="Arial" w:hAnsi="Arial" w:cs="Arial"/>
          <w:color w:val="222222"/>
          <w:sz w:val="18"/>
          <w:szCs w:val="18"/>
        </w:rPr>
      </w:pPr>
      <w:ins w:id="5489" w:author="Unknown">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acordaţi prioritate pietonilor care se află pe sensul dvs. de mers;</w:t>
        </w:r>
      </w:ins>
    </w:p>
    <w:p w:rsidR="00AE1230" w:rsidRPr="00912738" w:rsidRDefault="00AE1230" w:rsidP="00912738">
      <w:pPr>
        <w:shd w:val="clear" w:color="auto" w:fill="FCFDFD"/>
        <w:spacing w:after="30" w:line="240" w:lineRule="auto"/>
        <w:rPr>
          <w:ins w:id="5490" w:author="Unknown"/>
          <w:rFonts w:ascii="Arial" w:hAnsi="Arial" w:cs="Arial"/>
          <w:color w:val="222222"/>
          <w:sz w:val="18"/>
          <w:szCs w:val="18"/>
        </w:rPr>
      </w:pPr>
      <w:ins w:id="5491" w:author="Unknown">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daţi semnale de avertizare sonoră, pentru ca pietonii să vă permită trecerea.</w:t>
        </w:r>
      </w:ins>
    </w:p>
    <w:p w:rsidR="00AE1230" w:rsidRPr="00912738" w:rsidRDefault="00AE1230" w:rsidP="00912738">
      <w:pPr>
        <w:spacing w:after="0" w:line="240" w:lineRule="auto"/>
        <w:outlineLvl w:val="1"/>
        <w:rPr>
          <w:rFonts w:ascii="Tahoma" w:hAnsi="Tahoma" w:cs="Tahoma"/>
          <w:b/>
          <w:bCs/>
          <w:color w:val="222222"/>
          <w:sz w:val="21"/>
          <w:szCs w:val="21"/>
        </w:rPr>
      </w:pPr>
      <w:hyperlink r:id="rId2699" w:history="1">
        <w:r w:rsidRPr="00912738">
          <w:rPr>
            <w:rFonts w:ascii="Tahoma" w:hAnsi="Tahoma" w:cs="Tahoma"/>
            <w:b/>
            <w:bCs/>
            <w:color w:val="000000"/>
            <w:sz w:val="21"/>
          </w:rPr>
          <w:t>3757. Ce trebuie să aveţi în vedere în cazul în care vă apropiaţi de o şcoală şi observaţi că elevii părăsesc clădirea?</w:t>
        </w:r>
      </w:hyperlink>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legea nu prevede obligaţii;</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elevii pot fi neatenţi şi pot apărea brusc în faţa maşinii;</w:t>
      </w:r>
    </w:p>
    <w:p w:rsidR="00AE1230" w:rsidRPr="00912738" w:rsidRDefault="00AE1230" w:rsidP="00912738">
      <w:pPr>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elevii vor traversa numai pe trecerea de pietoni.</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700" w:history="1">
        <w:r w:rsidRPr="00912738">
          <w:rPr>
            <w:rFonts w:ascii="Tahoma" w:hAnsi="Tahoma" w:cs="Tahoma"/>
            <w:b/>
            <w:bCs/>
            <w:color w:val="000000"/>
            <w:sz w:val="21"/>
          </w:rPr>
          <w:t>614. Apropiindu-vă de o trecere la nivel cu calea ferată, observaţi că se coboară bariera. Cum procedaţi?</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acceleraţi şi treceţi fără ezitare peste nivelul cu calea ferată;</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opriţi în faţa barierei;</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pentru a nu fi lovit de barieră, o ocoliţi cu atenţie prin stânga.</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0% | Tags:</w:t>
      </w:r>
      <w:r w:rsidRPr="00912738">
        <w:rPr>
          <w:rFonts w:ascii="Arial" w:hAnsi="Arial" w:cs="Arial"/>
          <w:color w:val="222222"/>
          <w:sz w:val="18"/>
        </w:rPr>
        <w:t> </w:t>
      </w:r>
      <w:hyperlink r:id="rId2701" w:history="1">
        <w:r w:rsidRPr="00912738">
          <w:rPr>
            <w:rFonts w:ascii="Arial" w:hAnsi="Arial" w:cs="Arial"/>
            <w:color w:val="000000"/>
            <w:sz w:val="18"/>
          </w:rPr>
          <w:t>examen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702" w:history="1">
        <w:r w:rsidRPr="00912738">
          <w:rPr>
            <w:rFonts w:ascii="Arial" w:hAnsi="Arial" w:cs="Arial"/>
            <w:b/>
            <w:bCs/>
            <w:color w:val="000000"/>
            <w:sz w:val="18"/>
          </w:rPr>
          <w:t>intrebari categoria B1</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703" w:history="1">
        <w:r>
          <w:rPr>
            <w:noProof/>
          </w:rPr>
          <w:pict>
            <v:shape id="Picture 367" o:spid="_x0000_s1385" type="#_x0000_t75" alt="http://e-drpciv.ro/poze2/718.jpg" href="http://e-drpciv.ro/poze2/718.j" style="position:absolute;margin-left:65pt;margin-top:0;width:105pt;height:78.75pt;z-index:252025856;visibility:visible;mso-wrap-distance-left:0;mso-wrap-distance-right:0;mso-position-horizontal:right;mso-position-horizontal-relative:text;mso-position-vertical-relative:line" o:allowoverlap="f" o:button="t">
              <v:fill o:detectmouseclick="t"/>
              <v:imagedata r:id="rId2704"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705" w:history="1">
        <w:r w:rsidRPr="00912738">
          <w:rPr>
            <w:rFonts w:ascii="Tahoma" w:hAnsi="Tahoma" w:cs="Tahoma"/>
            <w:b/>
            <w:bCs/>
            <w:color w:val="000000"/>
            <w:sz w:val="21"/>
          </w:rPr>
          <w:t>718. Cum procedaţi în situaţia dată?</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frânaţi din timp, pentru a acorda prioritate de trecere pietonilor;</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traversaţi strada accelerat;</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traversaţi marcajul pentru pietoni înaintea acestora.</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0% | Tags:</w:t>
      </w:r>
      <w:r w:rsidRPr="00912738">
        <w:rPr>
          <w:rFonts w:ascii="Arial" w:hAnsi="Arial" w:cs="Arial"/>
          <w:color w:val="222222"/>
          <w:sz w:val="18"/>
        </w:rPr>
        <w:t> </w:t>
      </w:r>
      <w:hyperlink r:id="rId2706" w:history="1">
        <w:r w:rsidRPr="00912738">
          <w:rPr>
            <w:rFonts w:ascii="Arial" w:hAnsi="Arial" w:cs="Arial"/>
            <w:b/>
            <w:bCs/>
            <w:color w:val="000000"/>
            <w:sz w:val="18"/>
          </w:rPr>
          <w:t>auto chestionare</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707" w:history="1">
        <w:r w:rsidRPr="00912738">
          <w:rPr>
            <w:rFonts w:ascii="Arial" w:hAnsi="Arial" w:cs="Arial"/>
            <w:b/>
            <w:bCs/>
            <w:color w:val="000000"/>
            <w:sz w:val="18"/>
          </w:rPr>
          <w:t>examen auto categoria b1</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708" w:history="1">
        <w:r w:rsidRPr="00912738">
          <w:rPr>
            <w:rFonts w:ascii="Tahoma" w:hAnsi="Tahoma" w:cs="Tahoma"/>
            <w:b/>
            <w:bCs/>
            <w:color w:val="000000"/>
            <w:sz w:val="21"/>
          </w:rPr>
          <w:t>3704. Cum trebuie să procedezi atunci când cobori cu autoturismul o pantă lungă şi accentuată, având ataşată o remorcă fără frână proprie?</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reduci viteza, introduci într-o treaptă de viteză inferioară şi te pregăteşti pentru frânare;</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opreşti motorul în treapta a ll-a de viteză;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opreşti de mai multe ori până cobori panta.</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1 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709" w:history="1">
        <w:r w:rsidRPr="00912738">
          <w:rPr>
            <w:rFonts w:ascii="Arial" w:hAnsi="Arial" w:cs="Arial"/>
            <w:color w:val="000000"/>
            <w:sz w:val="18"/>
          </w:rPr>
          <w:t>permis auto</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710" w:history="1">
        <w:r w:rsidRPr="00912738">
          <w:rPr>
            <w:rFonts w:ascii="Arial" w:hAnsi="Arial" w:cs="Arial"/>
            <w:color w:val="000000"/>
            <w:sz w:val="18"/>
          </w:rPr>
          <w:t>examen auto cat TR</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711" w:history="1">
        <w:r>
          <w:rPr>
            <w:noProof/>
          </w:rPr>
          <w:pict>
            <v:shape id="Picture 368" o:spid="_x0000_s1386" type="#_x0000_t75" alt="http://e-drpciv.ro/poze2/3712.jpg" href="http://e-drpciv.ro/poze2/3712.j" style="position:absolute;margin-left:65pt;margin-top:0;width:105pt;height:78.75pt;z-index:252026880;visibility:visible;mso-wrap-distance-left:0;mso-wrap-distance-right:0;mso-position-horizontal:right;mso-position-horizontal-relative:text;mso-position-vertical-relative:line" o:allowoverlap="f" o:button="t">
              <v:fill o:detectmouseclick="t"/>
              <v:imagedata r:id="rId2712"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713" w:history="1">
        <w:r w:rsidRPr="00912738">
          <w:rPr>
            <w:rFonts w:ascii="Tahoma" w:hAnsi="Tahoma" w:cs="Tahoma"/>
            <w:b/>
            <w:bCs/>
            <w:color w:val="000000"/>
            <w:sz w:val="21"/>
          </w:rPr>
          <w:t>3712. Ce semnifică indicatorul din imagine?</w:t>
        </w:r>
      </w:hyperlink>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acces pe bază de tichet;</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drum rezervat autovehiculelor cu ecuson;</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punct de alimentare cu combustibil.</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714" w:history="1">
        <w:r w:rsidRPr="00912738">
          <w:rPr>
            <w:rFonts w:ascii="Arial" w:hAnsi="Arial" w:cs="Arial"/>
            <w:b/>
            <w:bCs/>
            <w:color w:val="000000"/>
            <w:sz w:val="18"/>
          </w:rPr>
          <w:t>examen auto cat B1</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715" w:history="1">
        <w:r w:rsidRPr="00912738">
          <w:rPr>
            <w:rFonts w:ascii="Arial" w:hAnsi="Arial" w:cs="Arial"/>
            <w:color w:val="000000"/>
            <w:sz w:val="18"/>
          </w:rPr>
          <w:t>teste drpciv</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716" w:history="1">
        <w:r>
          <w:rPr>
            <w:noProof/>
          </w:rPr>
          <w:pict>
            <v:shape id="Picture 369" o:spid="_x0000_s1387" type="#_x0000_t75" alt="http://e-drpciv.ro/poze2/3701.jpg" href="http://e-drpciv.ro/poze2/3701.j" style="position:absolute;margin-left:65pt;margin-top:0;width:105pt;height:78.75pt;z-index:252027904;visibility:visible;mso-wrap-distance-left:0;mso-wrap-distance-right:0;mso-position-horizontal:right;mso-position-horizontal-relative:text;mso-position-vertical-relative:line" o:allowoverlap="f" o:button="t">
              <v:fill o:detectmouseclick="t"/>
              <v:imagedata r:id="rId2717" o:title=""/>
              <w10:wrap type="square"/>
            </v:shape>
          </w:pict>
        </w:r>
      </w:hyperlink>
    </w:p>
    <w:p w:rsidR="00AE1230" w:rsidRPr="009316C1" w:rsidRDefault="00AE1230" w:rsidP="00912738">
      <w:pPr>
        <w:shd w:val="clear" w:color="auto" w:fill="FCFDFD"/>
        <w:spacing w:after="0" w:line="240" w:lineRule="auto"/>
        <w:outlineLvl w:val="1"/>
        <w:rPr>
          <w:rFonts w:ascii="Tahoma" w:hAnsi="Tahoma" w:cs="Tahoma"/>
          <w:b/>
          <w:bCs/>
          <w:color w:val="222222"/>
          <w:sz w:val="21"/>
          <w:szCs w:val="21"/>
          <w:lang w:val="it-IT"/>
        </w:rPr>
      </w:pPr>
      <w:hyperlink r:id="rId2718" w:history="1">
        <w:r w:rsidRPr="009316C1">
          <w:rPr>
            <w:rFonts w:ascii="Tahoma" w:hAnsi="Tahoma" w:cs="Tahoma"/>
            <w:b/>
            <w:bCs/>
            <w:color w:val="000000"/>
            <w:sz w:val="21"/>
            <w:lang w:val="it-IT"/>
          </w:rPr>
          <w:t>3701. Cum trebuie să procedeze conducătorul auto la semnalul poliţistului din imagine?</w:t>
        </w:r>
      </w:hyperlink>
    </w:p>
    <w:p w:rsidR="00AE1230" w:rsidRPr="009316C1" w:rsidRDefault="00AE1230" w:rsidP="00912738">
      <w:pPr>
        <w:shd w:val="clear" w:color="auto" w:fill="FCFDFD"/>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A.</w:t>
      </w:r>
      <w:r w:rsidRPr="009316C1">
        <w:rPr>
          <w:rFonts w:ascii="Arial" w:hAnsi="Arial" w:cs="Arial"/>
          <w:color w:val="222222"/>
          <w:sz w:val="18"/>
          <w:lang w:val="it-IT"/>
        </w:rPr>
        <w:t> </w:t>
      </w:r>
      <w:r w:rsidRPr="009316C1">
        <w:rPr>
          <w:rFonts w:ascii="Arial" w:hAnsi="Arial" w:cs="Arial"/>
          <w:color w:val="222222"/>
          <w:sz w:val="18"/>
          <w:szCs w:val="18"/>
          <w:lang w:val="it-IT"/>
        </w:rPr>
        <w:t>să vireze spre dreapta;</w:t>
      </w:r>
    </w:p>
    <w:p w:rsidR="00AE1230" w:rsidRPr="009316C1" w:rsidRDefault="00AE1230" w:rsidP="00912738">
      <w:pPr>
        <w:shd w:val="clear" w:color="auto" w:fill="33FF33"/>
        <w:spacing w:after="30" w:line="240" w:lineRule="auto"/>
        <w:rPr>
          <w:rFonts w:ascii="Arial" w:hAnsi="Arial" w:cs="Arial"/>
          <w:color w:val="222222"/>
          <w:sz w:val="18"/>
          <w:szCs w:val="18"/>
          <w:lang w:val="it-IT"/>
        </w:rPr>
      </w:pPr>
      <w:r w:rsidRPr="009316C1">
        <w:rPr>
          <w:rFonts w:ascii="Arial" w:hAnsi="Arial" w:cs="Arial"/>
          <w:b/>
          <w:bCs/>
          <w:color w:val="222222"/>
          <w:sz w:val="18"/>
          <w:lang w:val="it-IT"/>
        </w:rPr>
        <w:t>B.</w:t>
      </w:r>
      <w:r w:rsidRPr="009316C1">
        <w:rPr>
          <w:rFonts w:ascii="Arial" w:hAnsi="Arial" w:cs="Arial"/>
          <w:color w:val="222222"/>
          <w:sz w:val="18"/>
          <w:lang w:val="it-IT"/>
        </w:rPr>
        <w:t> </w:t>
      </w:r>
      <w:r w:rsidRPr="009316C1">
        <w:rPr>
          <w:rFonts w:ascii="Arial" w:hAnsi="Arial" w:cs="Arial"/>
          <w:color w:val="222222"/>
          <w:sz w:val="18"/>
          <w:szCs w:val="18"/>
          <w:lang w:val="it-IT"/>
        </w:rPr>
        <w:t>să oprească;</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semnalul se adresează numai conducătorilor care circulă din sens opus.</w:t>
      </w:r>
    </w:p>
    <w:p w:rsidR="00AE1230" w:rsidRPr="00912738" w:rsidRDefault="00AE1230" w:rsidP="00912738">
      <w:pPr>
        <w:shd w:val="clear" w:color="auto" w:fill="5C9CCC"/>
        <w:spacing w:after="0" w:line="240" w:lineRule="auto"/>
        <w:rPr>
          <w:rFonts w:ascii="Arial" w:hAnsi="Arial" w:cs="Arial"/>
          <w:b/>
          <w:bCs/>
          <w:color w:val="FFFFFF"/>
          <w:sz w:val="18"/>
          <w:szCs w:val="18"/>
        </w:rPr>
      </w:pPr>
      <w:r w:rsidRPr="00912738">
        <w:rPr>
          <w:rFonts w:ascii="Arial" w:hAnsi="Arial" w:cs="Arial"/>
          <w:b/>
          <w:bCs/>
          <w:color w:val="FFFFFF"/>
          <w:sz w:val="18"/>
        </w:rPr>
        <w:t>0 </w:t>
      </w:r>
      <w:r w:rsidRPr="00912738">
        <w:rPr>
          <w:rFonts w:ascii="Arial" w:hAnsi="Arial" w:cs="Arial"/>
          <w:b/>
          <w:bCs/>
          <w:color w:val="FFFFFF"/>
          <w:sz w:val="18"/>
          <w:szCs w:val="18"/>
        </w:rPr>
        <w:t>comentarii</w:t>
      </w:r>
    </w:p>
    <w:p w:rsidR="00AE1230" w:rsidRPr="00912738" w:rsidRDefault="00AE1230" w:rsidP="00912738">
      <w:pPr>
        <w:shd w:val="clear" w:color="auto" w:fill="FCFDFD"/>
        <w:spacing w:after="0" w:line="240" w:lineRule="auto"/>
        <w:rPr>
          <w:rFonts w:ascii="Arial" w:hAnsi="Arial" w:cs="Arial"/>
          <w:color w:val="222222"/>
          <w:sz w:val="18"/>
          <w:szCs w:val="18"/>
        </w:rPr>
      </w:pPr>
      <w:r w:rsidRPr="00912738">
        <w:rPr>
          <w:rFonts w:ascii="Arial" w:hAnsi="Arial" w:cs="Arial"/>
          <w:color w:val="222222"/>
          <w:sz w:val="18"/>
          <w:szCs w:val="18"/>
        </w:rPr>
        <w:t>Categoria:</w:t>
      </w:r>
      <w:r w:rsidRPr="00912738">
        <w:rPr>
          <w:rFonts w:ascii="Arial" w:hAnsi="Arial" w:cs="Arial"/>
          <w:color w:val="222222"/>
          <w:sz w:val="18"/>
        </w:rPr>
        <w:t> </w:t>
      </w:r>
      <w:r w:rsidRPr="00912738">
        <w:rPr>
          <w:rFonts w:ascii="Arial" w:hAnsi="Arial" w:cs="Arial"/>
          <w:b/>
          <w:bCs/>
          <w:color w:val="222222"/>
          <w:sz w:val="18"/>
        </w:rPr>
        <w:t>B, B1, Tr</w:t>
      </w:r>
      <w:r w:rsidRPr="00912738">
        <w:rPr>
          <w:rFonts w:ascii="Arial" w:hAnsi="Arial" w:cs="Arial"/>
          <w:color w:val="222222"/>
          <w:sz w:val="18"/>
        </w:rPr>
        <w:t> </w:t>
      </w:r>
      <w:r w:rsidRPr="00912738">
        <w:rPr>
          <w:rFonts w:ascii="Arial" w:hAnsi="Arial" w:cs="Arial"/>
          <w:color w:val="222222"/>
          <w:sz w:val="18"/>
          <w:szCs w:val="18"/>
        </w:rPr>
        <w:t>| Grad dificultate: 1% | Tags:</w:t>
      </w:r>
      <w:r w:rsidRPr="00912738">
        <w:rPr>
          <w:rFonts w:ascii="Arial" w:hAnsi="Arial" w:cs="Arial"/>
          <w:color w:val="222222"/>
          <w:sz w:val="18"/>
        </w:rPr>
        <w:t> </w:t>
      </w:r>
      <w:hyperlink r:id="rId2719" w:history="1">
        <w:r w:rsidRPr="00912738">
          <w:rPr>
            <w:rFonts w:ascii="Arial" w:hAnsi="Arial" w:cs="Arial"/>
            <w:b/>
            <w:bCs/>
            <w:color w:val="000000"/>
            <w:sz w:val="18"/>
          </w:rPr>
          <w:t>examen sala</w:t>
        </w:r>
      </w:hyperlink>
      <w:r w:rsidRPr="00912738">
        <w:rPr>
          <w:rFonts w:ascii="Arial" w:hAnsi="Arial" w:cs="Arial"/>
          <w:color w:val="222222"/>
          <w:sz w:val="18"/>
        </w:rPr>
        <w:t> </w:t>
      </w:r>
      <w:r w:rsidRPr="00912738">
        <w:rPr>
          <w:rFonts w:ascii="Arial" w:hAnsi="Arial" w:cs="Arial"/>
          <w:color w:val="222222"/>
          <w:sz w:val="18"/>
          <w:szCs w:val="18"/>
        </w:rPr>
        <w:t> </w:t>
      </w:r>
      <w:r w:rsidRPr="00912738">
        <w:rPr>
          <w:rFonts w:ascii="Arial" w:hAnsi="Arial" w:cs="Arial"/>
          <w:color w:val="222222"/>
          <w:sz w:val="18"/>
        </w:rPr>
        <w:t> </w:t>
      </w:r>
      <w:hyperlink r:id="rId2720" w:history="1">
        <w:r w:rsidRPr="00912738">
          <w:rPr>
            <w:rFonts w:ascii="Arial" w:hAnsi="Arial" w:cs="Arial"/>
            <w:b/>
            <w:bCs/>
            <w:color w:val="000000"/>
            <w:sz w:val="18"/>
          </w:rPr>
          <w:t>teste auto</w:t>
        </w:r>
      </w:hyperlink>
      <w:r w:rsidRPr="00912738">
        <w:rPr>
          <w:rFonts w:ascii="Arial" w:hAnsi="Arial" w:cs="Arial"/>
          <w:color w:val="222222"/>
          <w:sz w:val="18"/>
        </w:rPr>
        <w:t> </w:t>
      </w:r>
      <w:r w:rsidRPr="00912738">
        <w:rPr>
          <w:rFonts w:ascii="Arial" w:hAnsi="Arial" w:cs="Arial"/>
          <w:color w:val="222222"/>
          <w:sz w:val="18"/>
          <w:szCs w:val="18"/>
        </w:rPr>
        <w:t> </w:t>
      </w:r>
    </w:p>
    <w:p w:rsidR="00AE1230" w:rsidRPr="00912738" w:rsidRDefault="00AE1230" w:rsidP="00912738">
      <w:pPr>
        <w:shd w:val="clear" w:color="auto" w:fill="FCFDFD"/>
        <w:spacing w:after="0" w:line="240" w:lineRule="auto"/>
        <w:rPr>
          <w:rFonts w:ascii="Arial" w:hAnsi="Arial" w:cs="Arial"/>
          <w:color w:val="222222"/>
          <w:sz w:val="18"/>
          <w:szCs w:val="18"/>
        </w:rPr>
      </w:pPr>
      <w:hyperlink r:id="rId2721" w:history="1">
        <w:r>
          <w:rPr>
            <w:noProof/>
          </w:rPr>
          <w:pict>
            <v:shape id="Picture 370" o:spid="_x0000_s1388" type="#_x0000_t75" alt="http://e-drpciv.ro/poze2/3742.jpg" href="http://e-drpciv.ro/poze2/3742.j" style="position:absolute;margin-left:65pt;margin-top:0;width:105pt;height:78.75pt;z-index:252028928;visibility:visible;mso-wrap-distance-left:0;mso-wrap-distance-right:0;mso-position-horizontal:right;mso-position-horizontal-relative:text;mso-position-vertical-relative:line" o:allowoverlap="f" o:button="t">
              <v:fill o:detectmouseclick="t"/>
              <v:imagedata r:id="rId2722" o:title=""/>
              <w10:wrap type="square"/>
            </v:shape>
          </w:pict>
        </w:r>
      </w:hyperlink>
    </w:p>
    <w:p w:rsidR="00AE1230" w:rsidRPr="00912738" w:rsidRDefault="00AE1230" w:rsidP="00912738">
      <w:pPr>
        <w:shd w:val="clear" w:color="auto" w:fill="FCFDFD"/>
        <w:spacing w:after="0" w:line="240" w:lineRule="auto"/>
        <w:outlineLvl w:val="1"/>
        <w:rPr>
          <w:rFonts w:ascii="Tahoma" w:hAnsi="Tahoma" w:cs="Tahoma"/>
          <w:b/>
          <w:bCs/>
          <w:color w:val="222222"/>
          <w:sz w:val="21"/>
          <w:szCs w:val="21"/>
        </w:rPr>
      </w:pPr>
      <w:hyperlink r:id="rId2723" w:history="1">
        <w:r w:rsidRPr="00912738">
          <w:rPr>
            <w:rFonts w:ascii="Tahoma" w:hAnsi="Tahoma" w:cs="Tahoma"/>
            <w:b/>
            <w:bCs/>
            <w:color w:val="000000"/>
            <w:sz w:val="21"/>
          </w:rPr>
          <w:t>3742. Indicatorul alăturat te atenţionează că:</w:t>
        </w:r>
      </w:hyperlink>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A.</w:t>
      </w:r>
      <w:r w:rsidRPr="00912738">
        <w:rPr>
          <w:rFonts w:ascii="Arial" w:hAnsi="Arial" w:cs="Arial"/>
          <w:color w:val="222222"/>
          <w:sz w:val="18"/>
        </w:rPr>
        <w:t> </w:t>
      </w:r>
      <w:r w:rsidRPr="00912738">
        <w:rPr>
          <w:rFonts w:ascii="Arial" w:hAnsi="Arial" w:cs="Arial"/>
          <w:color w:val="222222"/>
          <w:sz w:val="18"/>
          <w:szCs w:val="18"/>
        </w:rPr>
        <w:t>este posibilă o blocare a drumului;</w:t>
      </w:r>
    </w:p>
    <w:p w:rsidR="00AE1230" w:rsidRPr="00912738" w:rsidRDefault="00AE1230" w:rsidP="00912738">
      <w:pPr>
        <w:shd w:val="clear" w:color="auto" w:fill="33FF33"/>
        <w:spacing w:after="30" w:line="240" w:lineRule="auto"/>
        <w:rPr>
          <w:rFonts w:ascii="Arial" w:hAnsi="Arial" w:cs="Arial"/>
          <w:color w:val="222222"/>
          <w:sz w:val="18"/>
          <w:szCs w:val="18"/>
        </w:rPr>
      </w:pPr>
      <w:r w:rsidRPr="00912738">
        <w:rPr>
          <w:rFonts w:ascii="Arial" w:hAnsi="Arial" w:cs="Arial"/>
          <w:b/>
          <w:bCs/>
          <w:color w:val="222222"/>
          <w:sz w:val="18"/>
        </w:rPr>
        <w:t>B.</w:t>
      </w:r>
      <w:r w:rsidRPr="00912738">
        <w:rPr>
          <w:rFonts w:ascii="Arial" w:hAnsi="Arial" w:cs="Arial"/>
          <w:color w:val="222222"/>
          <w:sz w:val="18"/>
        </w:rPr>
        <w:t> </w:t>
      </w:r>
      <w:r w:rsidRPr="00912738">
        <w:rPr>
          <w:rFonts w:ascii="Arial" w:hAnsi="Arial" w:cs="Arial"/>
          <w:color w:val="222222"/>
          <w:sz w:val="18"/>
          <w:szCs w:val="18"/>
        </w:rPr>
        <w:t>te apropii de un pod mobil;</w:t>
      </w:r>
    </w:p>
    <w:p w:rsidR="00AE1230" w:rsidRPr="00912738" w:rsidRDefault="00AE1230" w:rsidP="00912738">
      <w:pPr>
        <w:shd w:val="clear" w:color="auto" w:fill="FCFDFD"/>
        <w:spacing w:after="30" w:line="240" w:lineRule="auto"/>
        <w:rPr>
          <w:rFonts w:ascii="Arial" w:hAnsi="Arial" w:cs="Arial"/>
          <w:color w:val="222222"/>
          <w:sz w:val="18"/>
          <w:szCs w:val="18"/>
        </w:rPr>
      </w:pPr>
      <w:r w:rsidRPr="00912738">
        <w:rPr>
          <w:rFonts w:ascii="Arial" w:hAnsi="Arial" w:cs="Arial"/>
          <w:b/>
          <w:bCs/>
          <w:color w:val="222222"/>
          <w:sz w:val="18"/>
        </w:rPr>
        <w:t>C.</w:t>
      </w:r>
      <w:r w:rsidRPr="00912738">
        <w:rPr>
          <w:rFonts w:ascii="Arial" w:hAnsi="Arial" w:cs="Arial"/>
          <w:color w:val="222222"/>
          <w:sz w:val="18"/>
        </w:rPr>
        <w:t> </w:t>
      </w:r>
      <w:r w:rsidRPr="00912738">
        <w:rPr>
          <w:rFonts w:ascii="Arial" w:hAnsi="Arial" w:cs="Arial"/>
          <w:color w:val="222222"/>
          <w:sz w:val="18"/>
          <w:szCs w:val="18"/>
        </w:rPr>
        <w:t>te apropii de o trecere la nivel cu calea ferată cu barieră.</w:t>
      </w:r>
    </w:p>
    <w:p w:rsidR="00AE1230" w:rsidRPr="009316C1" w:rsidRDefault="00AE1230" w:rsidP="00912738">
      <w:pPr>
        <w:shd w:val="clear" w:color="auto" w:fill="5C9CCC"/>
        <w:spacing w:after="0" w:line="240" w:lineRule="auto"/>
        <w:rPr>
          <w:rFonts w:ascii="Arial" w:hAnsi="Arial" w:cs="Arial"/>
          <w:b/>
          <w:bCs/>
          <w:color w:val="FFFFFF"/>
          <w:sz w:val="18"/>
          <w:szCs w:val="18"/>
          <w:lang w:val="it-IT"/>
        </w:rPr>
      </w:pPr>
      <w:r w:rsidRPr="009316C1">
        <w:rPr>
          <w:rFonts w:ascii="Arial" w:hAnsi="Arial" w:cs="Arial"/>
          <w:b/>
          <w:bCs/>
          <w:color w:val="FFFFFF"/>
          <w:sz w:val="18"/>
          <w:lang w:val="it-IT"/>
        </w:rPr>
        <w:t>0 </w:t>
      </w:r>
      <w:r w:rsidRPr="009316C1">
        <w:rPr>
          <w:rFonts w:ascii="Arial" w:hAnsi="Arial" w:cs="Arial"/>
          <w:b/>
          <w:bCs/>
          <w:color w:val="FFFFFF"/>
          <w:sz w:val="18"/>
          <w:szCs w:val="18"/>
          <w:lang w:val="it-IT"/>
        </w:rPr>
        <w:t>comentarii</w:t>
      </w:r>
    </w:p>
    <w:p w:rsidR="00AE1230" w:rsidRPr="009316C1" w:rsidRDefault="00AE1230" w:rsidP="00912738">
      <w:pPr>
        <w:shd w:val="clear" w:color="auto" w:fill="FCFDFD"/>
        <w:spacing w:after="0" w:line="240" w:lineRule="auto"/>
        <w:rPr>
          <w:rFonts w:ascii="Arial" w:hAnsi="Arial" w:cs="Arial"/>
          <w:color w:val="222222"/>
          <w:sz w:val="18"/>
          <w:szCs w:val="18"/>
          <w:lang w:val="it-IT"/>
        </w:rPr>
      </w:pPr>
      <w:r w:rsidRPr="009316C1">
        <w:rPr>
          <w:rFonts w:ascii="Arial" w:hAnsi="Arial" w:cs="Arial"/>
          <w:color w:val="222222"/>
          <w:sz w:val="18"/>
          <w:szCs w:val="18"/>
          <w:lang w:val="it-IT"/>
        </w:rPr>
        <w:t>Categoria:</w:t>
      </w:r>
      <w:r w:rsidRPr="009316C1">
        <w:rPr>
          <w:rFonts w:ascii="Arial" w:hAnsi="Arial" w:cs="Arial"/>
          <w:color w:val="222222"/>
          <w:sz w:val="18"/>
          <w:lang w:val="it-IT"/>
        </w:rPr>
        <w:t> </w:t>
      </w:r>
      <w:r w:rsidRPr="009316C1">
        <w:rPr>
          <w:rFonts w:ascii="Arial" w:hAnsi="Arial" w:cs="Arial"/>
          <w:b/>
          <w:bCs/>
          <w:color w:val="222222"/>
          <w:sz w:val="18"/>
          <w:lang w:val="it-IT"/>
        </w:rPr>
        <w:t>B, B1, Tr</w:t>
      </w:r>
      <w:r w:rsidRPr="009316C1">
        <w:rPr>
          <w:rFonts w:ascii="Arial" w:hAnsi="Arial" w:cs="Arial"/>
          <w:color w:val="222222"/>
          <w:sz w:val="18"/>
          <w:lang w:val="it-IT"/>
        </w:rPr>
        <w:t> </w:t>
      </w:r>
      <w:r w:rsidRPr="009316C1">
        <w:rPr>
          <w:rFonts w:ascii="Arial" w:hAnsi="Arial" w:cs="Arial"/>
          <w:color w:val="222222"/>
          <w:sz w:val="18"/>
          <w:szCs w:val="18"/>
          <w:lang w:val="it-IT"/>
        </w:rPr>
        <w:t>| Grad dificultate: 1% | Tags:</w:t>
      </w:r>
      <w:r w:rsidRPr="009316C1">
        <w:rPr>
          <w:rFonts w:ascii="Arial" w:hAnsi="Arial" w:cs="Arial"/>
          <w:color w:val="222222"/>
          <w:sz w:val="18"/>
          <w:lang w:val="it-IT"/>
        </w:rPr>
        <w:t> </w:t>
      </w:r>
      <w:hyperlink r:id="rId2724" w:history="1">
        <w:r w:rsidRPr="009316C1">
          <w:rPr>
            <w:rFonts w:ascii="Arial" w:hAnsi="Arial" w:cs="Arial"/>
            <w:color w:val="000000"/>
            <w:sz w:val="18"/>
            <w:lang w:val="it-IT"/>
          </w:rPr>
          <w:t>auto chestionare</w:t>
        </w:r>
      </w:hyperlink>
      <w:r w:rsidRPr="009316C1">
        <w:rPr>
          <w:rFonts w:ascii="Arial" w:hAnsi="Arial" w:cs="Arial"/>
          <w:color w:val="222222"/>
          <w:sz w:val="18"/>
          <w:lang w:val="it-IT"/>
        </w:rPr>
        <w:t> </w:t>
      </w:r>
      <w:r w:rsidRPr="009316C1">
        <w:rPr>
          <w:rFonts w:ascii="Arial" w:hAnsi="Arial" w:cs="Arial"/>
          <w:color w:val="222222"/>
          <w:sz w:val="18"/>
          <w:szCs w:val="18"/>
          <w:lang w:val="it-IT"/>
        </w:rPr>
        <w:t> </w:t>
      </w:r>
      <w:r w:rsidRPr="009316C1">
        <w:rPr>
          <w:rFonts w:ascii="Arial" w:hAnsi="Arial" w:cs="Arial"/>
          <w:color w:val="222222"/>
          <w:sz w:val="18"/>
          <w:lang w:val="it-IT"/>
        </w:rPr>
        <w:t> </w:t>
      </w:r>
      <w:hyperlink r:id="rId2725" w:history="1">
        <w:r w:rsidRPr="009316C1">
          <w:rPr>
            <w:rFonts w:ascii="Arial" w:hAnsi="Arial" w:cs="Arial"/>
            <w:b/>
            <w:bCs/>
            <w:color w:val="000000"/>
            <w:sz w:val="18"/>
            <w:lang w:val="it-IT"/>
          </w:rPr>
          <w:t>examen drpciv</w:t>
        </w:r>
      </w:hyperlink>
      <w:r w:rsidRPr="009316C1">
        <w:rPr>
          <w:rFonts w:ascii="Arial" w:hAnsi="Arial" w:cs="Arial"/>
          <w:color w:val="222222"/>
          <w:sz w:val="18"/>
          <w:lang w:val="it-IT"/>
        </w:rPr>
        <w:t> </w:t>
      </w:r>
      <w:r w:rsidRPr="009316C1">
        <w:rPr>
          <w:rFonts w:ascii="Arial" w:hAnsi="Arial" w:cs="Arial"/>
          <w:color w:val="222222"/>
          <w:sz w:val="18"/>
          <w:szCs w:val="18"/>
          <w:lang w:val="it-IT"/>
        </w:rPr>
        <w:t> </w:t>
      </w:r>
    </w:p>
    <w:p w:rsidR="00AE1230" w:rsidRPr="009316C1" w:rsidRDefault="00AE1230" w:rsidP="00912738">
      <w:pPr>
        <w:shd w:val="clear" w:color="auto" w:fill="FCFDFD"/>
        <w:spacing w:after="0" w:line="240" w:lineRule="auto"/>
        <w:rPr>
          <w:rFonts w:ascii="Arial" w:hAnsi="Arial" w:cs="Arial"/>
          <w:color w:val="222222"/>
          <w:sz w:val="18"/>
          <w:szCs w:val="18"/>
          <w:lang w:val="it-IT"/>
        </w:rPr>
      </w:pPr>
      <w:hyperlink r:id="rId2726" w:history="1">
        <w:r>
          <w:rPr>
            <w:noProof/>
          </w:rPr>
          <w:pict>
            <v:shape id="Picture 371" o:spid="_x0000_s1389" type="#_x0000_t75" alt="http://e-drpciv.ro/poze2/646.jpg" href="http://e-drpciv.ro/poze2/646.j" style="position:absolute;margin-left:65pt;margin-top:0;width:105pt;height:78.75pt;z-index:252029952;visibility:visible;mso-wrap-distance-left:0;mso-wrap-distance-right:0;mso-position-horizontal:right;mso-position-horizontal-relative:text;mso-position-vertical-relative:line" o:allowoverlap="f" o:button="t">
              <v:fill o:detectmouseclick="t"/>
              <v:imagedata r:id="rId2727" o:title=""/>
              <w10:wrap type="square"/>
            </v:shape>
          </w:pict>
        </w:r>
      </w:hyperlink>
    </w:p>
    <w:p w:rsidR="00AE1230" w:rsidRPr="009316C1" w:rsidRDefault="00AE1230" w:rsidP="00912738">
      <w:pPr>
        <w:shd w:val="clear" w:color="auto" w:fill="FCFDFD"/>
        <w:spacing w:after="0" w:line="240" w:lineRule="auto"/>
        <w:outlineLvl w:val="1"/>
        <w:rPr>
          <w:rFonts w:ascii="Tahoma" w:hAnsi="Tahoma" w:cs="Tahoma"/>
          <w:b/>
          <w:bCs/>
          <w:color w:val="222222"/>
          <w:sz w:val="21"/>
          <w:szCs w:val="21"/>
          <w:lang w:val="pt-BR"/>
        </w:rPr>
      </w:pPr>
      <w:hyperlink r:id="rId2728" w:history="1">
        <w:r w:rsidRPr="009316C1">
          <w:rPr>
            <w:rFonts w:ascii="Tahoma" w:hAnsi="Tahoma" w:cs="Tahoma"/>
            <w:b/>
            <w:bCs/>
            <w:color w:val="000000"/>
            <w:sz w:val="21"/>
            <w:lang w:val="pt-BR"/>
          </w:rPr>
          <w:t>646. Ce semnificaţie are indicatorul?</w:t>
        </w:r>
      </w:hyperlink>
    </w:p>
    <w:p w:rsidR="00AE1230" w:rsidRPr="009316C1" w:rsidRDefault="00AE1230" w:rsidP="00912738">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A.</w:t>
      </w:r>
      <w:r w:rsidRPr="009316C1">
        <w:rPr>
          <w:rFonts w:ascii="Arial" w:hAnsi="Arial" w:cs="Arial"/>
          <w:color w:val="222222"/>
          <w:sz w:val="18"/>
          <w:lang w:val="pt-BR"/>
        </w:rPr>
        <w:t> </w:t>
      </w:r>
      <w:r w:rsidRPr="009316C1">
        <w:rPr>
          <w:rFonts w:ascii="Arial" w:hAnsi="Arial" w:cs="Arial"/>
          <w:color w:val="222222"/>
          <w:sz w:val="18"/>
          <w:szCs w:val="18"/>
          <w:lang w:val="pt-BR"/>
        </w:rPr>
        <w:t>„Drum alunecos“;</w:t>
      </w:r>
    </w:p>
    <w:p w:rsidR="00AE1230" w:rsidRPr="009316C1" w:rsidRDefault="00AE1230" w:rsidP="00912738">
      <w:pPr>
        <w:shd w:val="clear" w:color="auto" w:fill="FCFDFD"/>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B.</w:t>
      </w:r>
      <w:r w:rsidRPr="009316C1">
        <w:rPr>
          <w:rFonts w:ascii="Arial" w:hAnsi="Arial" w:cs="Arial"/>
          <w:color w:val="222222"/>
          <w:sz w:val="18"/>
          <w:lang w:val="pt-BR"/>
        </w:rPr>
        <w:t> </w:t>
      </w:r>
      <w:r w:rsidRPr="009316C1">
        <w:rPr>
          <w:rFonts w:ascii="Arial" w:hAnsi="Arial" w:cs="Arial"/>
          <w:color w:val="222222"/>
          <w:sz w:val="18"/>
          <w:szCs w:val="18"/>
          <w:lang w:val="pt-BR"/>
        </w:rPr>
        <w:t>„Drum în lucru“;</w:t>
      </w:r>
    </w:p>
    <w:p w:rsidR="00AE1230" w:rsidRPr="009316C1" w:rsidRDefault="00AE1230" w:rsidP="00912738">
      <w:pPr>
        <w:shd w:val="clear" w:color="auto" w:fill="33FF33"/>
        <w:spacing w:after="30" w:line="240" w:lineRule="auto"/>
        <w:rPr>
          <w:rFonts w:ascii="Arial" w:hAnsi="Arial" w:cs="Arial"/>
          <w:color w:val="222222"/>
          <w:sz w:val="18"/>
          <w:szCs w:val="18"/>
          <w:lang w:val="pt-BR"/>
        </w:rPr>
      </w:pPr>
      <w:r w:rsidRPr="009316C1">
        <w:rPr>
          <w:rFonts w:ascii="Arial" w:hAnsi="Arial" w:cs="Arial"/>
          <w:b/>
          <w:bCs/>
          <w:color w:val="222222"/>
          <w:sz w:val="18"/>
          <w:lang w:val="pt-BR"/>
        </w:rPr>
        <w:t>C.</w:t>
      </w:r>
      <w:r w:rsidRPr="009316C1">
        <w:rPr>
          <w:rFonts w:ascii="Arial" w:hAnsi="Arial" w:cs="Arial"/>
          <w:color w:val="222222"/>
          <w:sz w:val="18"/>
          <w:lang w:val="pt-BR"/>
        </w:rPr>
        <w:t> </w:t>
      </w:r>
      <w:r w:rsidRPr="009316C1">
        <w:rPr>
          <w:rFonts w:ascii="Arial" w:hAnsi="Arial" w:cs="Arial"/>
          <w:color w:val="222222"/>
          <w:sz w:val="18"/>
          <w:szCs w:val="18"/>
          <w:lang w:val="pt-BR"/>
        </w:rPr>
        <w:t>„Drum cu denivelări“.</w:t>
      </w:r>
    </w:p>
    <w:tbl>
      <w:tblPr>
        <w:tblW w:w="5000" w:type="pct"/>
        <w:tblCellSpacing w:w="15" w:type="dxa"/>
        <w:tblCellMar>
          <w:top w:w="15" w:type="dxa"/>
          <w:left w:w="15" w:type="dxa"/>
          <w:bottom w:w="15" w:type="dxa"/>
          <w:right w:w="15" w:type="dxa"/>
        </w:tblCellMar>
        <w:tblLook w:val="00A0"/>
      </w:tblPr>
      <w:tblGrid>
        <w:gridCol w:w="4315"/>
        <w:gridCol w:w="95"/>
      </w:tblGrid>
      <w:tr w:rsidR="00AE1230" w:rsidRPr="009316C1" w:rsidTr="009344F2">
        <w:trPr>
          <w:tblCellSpacing w:w="15" w:type="dxa"/>
        </w:trPr>
        <w:tc>
          <w:tcPr>
            <w:tcW w:w="4950" w:type="pct"/>
          </w:tcPr>
          <w:p w:rsidR="00AE1230" w:rsidRPr="009316C1" w:rsidRDefault="00AE1230" w:rsidP="009344F2">
            <w:pPr>
              <w:spacing w:after="0" w:line="240" w:lineRule="auto"/>
              <w:rPr>
                <w:rFonts w:ascii="Tahoma" w:hAnsi="Tahoma" w:cs="Tahoma"/>
                <w:sz w:val="20"/>
                <w:szCs w:val="20"/>
                <w:lang w:val="it-IT"/>
              </w:rPr>
            </w:pPr>
            <w:r w:rsidRPr="009316C1">
              <w:rPr>
                <w:rFonts w:ascii="Tahoma" w:hAnsi="Tahoma" w:cs="Tahoma"/>
                <w:color w:val="000000"/>
                <w:sz w:val="20"/>
                <w:szCs w:val="20"/>
                <w:lang w:val="it-IT"/>
              </w:rPr>
              <w:t>Ce se înţelege prin vigilenţă, din punct de vedere al conduitei preventive?</w:t>
            </w:r>
          </w:p>
        </w:tc>
        <w:tc>
          <w:tcPr>
            <w:tcW w:w="50" w:type="pct"/>
          </w:tcPr>
          <w:p w:rsidR="00AE1230" w:rsidRPr="009316C1" w:rsidRDefault="00AE1230" w:rsidP="009344F2">
            <w:pPr>
              <w:spacing w:after="0" w:line="240" w:lineRule="auto"/>
              <w:rPr>
                <w:rFonts w:ascii="Tahoma" w:hAnsi="Tahoma" w:cs="Tahoma"/>
                <w:sz w:val="20"/>
                <w:szCs w:val="20"/>
                <w:lang w:val="it-IT"/>
              </w:rPr>
            </w:pPr>
          </w:p>
        </w:tc>
      </w:tr>
    </w:tbl>
    <w:p w:rsidR="00AE1230" w:rsidRPr="009344F2" w:rsidRDefault="00AE1230" w:rsidP="009344F2">
      <w:pPr>
        <w:spacing w:after="0" w:line="240" w:lineRule="auto"/>
        <w:rPr>
          <w:rFonts w:ascii="Tahoma" w:hAnsi="Tahoma" w:cs="Tahoma"/>
          <w:color w:val="4C4C4C"/>
          <w:sz w:val="20"/>
          <w:szCs w:val="20"/>
        </w:rPr>
      </w:pPr>
      <w:r w:rsidRPr="009344F2">
        <w:rPr>
          <w:rFonts w:ascii="Tahoma" w:hAnsi="Tahoma" w:cs="Tahoma"/>
          <w:b/>
          <w:bCs/>
          <w:color w:val="040404"/>
          <w:sz w:val="20"/>
          <w:szCs w:val="20"/>
        </w:rPr>
        <w:t>Variante de răspuns</w:t>
      </w:r>
    </w:p>
    <w:tbl>
      <w:tblPr>
        <w:tblW w:w="5000" w:type="pct"/>
        <w:tblCellSpacing w:w="0" w:type="dxa"/>
        <w:tblCellMar>
          <w:left w:w="0" w:type="dxa"/>
          <w:right w:w="0" w:type="dxa"/>
        </w:tblCellMar>
        <w:tblLook w:val="00A0"/>
      </w:tblPr>
      <w:tblGrid>
        <w:gridCol w:w="4320"/>
      </w:tblGrid>
      <w:tr w:rsidR="00AE1230" w:rsidRPr="00474F49" w:rsidTr="009344F2">
        <w:trPr>
          <w:tblCellSpacing w:w="0" w:type="dxa"/>
        </w:trPr>
        <w:tc>
          <w:tcPr>
            <w:tcW w:w="5000" w:type="pct"/>
          </w:tcPr>
          <w:p w:rsidR="00AE1230" w:rsidRPr="009344F2" w:rsidRDefault="00AE1230" w:rsidP="009344F2">
            <w:pPr>
              <w:spacing w:after="0" w:line="240" w:lineRule="auto"/>
              <w:rPr>
                <w:rFonts w:ascii="Tahoma" w:hAnsi="Tahoma" w:cs="Tahoma"/>
                <w:sz w:val="20"/>
                <w:szCs w:val="20"/>
              </w:rPr>
            </w:pPr>
            <w:r w:rsidRPr="009344F2">
              <w:rPr>
                <w:rFonts w:ascii="Tahoma" w:hAnsi="Tahoma" w:cs="Tahoma"/>
                <w:b/>
                <w:bCs/>
                <w:caps/>
                <w:color w:val="2E2E2E"/>
                <w:sz w:val="20"/>
                <w:szCs w:val="20"/>
              </w:rPr>
              <w:t> A. </w:t>
            </w:r>
            <w:r w:rsidRPr="009344F2">
              <w:rPr>
                <w:rFonts w:ascii="Tahoma" w:hAnsi="Tahoma" w:cs="Tahoma"/>
                <w:color w:val="000000"/>
                <w:sz w:val="20"/>
                <w:szCs w:val="20"/>
              </w:rPr>
              <w:t>capacitatea de a nu intra în conflict cu organele de poliţie rutieră;</w:t>
            </w:r>
          </w:p>
        </w:tc>
      </w:tr>
      <w:tr w:rsidR="00AE1230" w:rsidRPr="009316C1" w:rsidTr="009344F2">
        <w:trPr>
          <w:tblCellSpacing w:w="0" w:type="dxa"/>
        </w:trPr>
        <w:tc>
          <w:tcPr>
            <w:tcW w:w="5000" w:type="pct"/>
          </w:tcPr>
          <w:p w:rsidR="00AE1230" w:rsidRPr="009316C1" w:rsidRDefault="00AE1230" w:rsidP="009344F2">
            <w:pPr>
              <w:spacing w:after="0" w:line="240" w:lineRule="auto"/>
              <w:rPr>
                <w:rFonts w:ascii="Tahoma" w:hAnsi="Tahoma" w:cs="Tahoma"/>
                <w:sz w:val="20"/>
                <w:szCs w:val="20"/>
                <w:lang w:val="fr-FR"/>
              </w:rPr>
            </w:pPr>
            <w:r w:rsidRPr="009316C1">
              <w:rPr>
                <w:rFonts w:ascii="Tahoma" w:hAnsi="Tahoma" w:cs="Tahoma"/>
                <w:b/>
                <w:bCs/>
                <w:caps/>
                <w:color w:val="2E2E2E"/>
                <w:sz w:val="20"/>
                <w:szCs w:val="20"/>
                <w:lang w:val="fr-FR"/>
              </w:rPr>
              <w:t> B. </w:t>
            </w:r>
            <w:r w:rsidRPr="009316C1">
              <w:rPr>
                <w:rFonts w:ascii="Tahoma" w:hAnsi="Tahoma" w:cs="Tahoma"/>
                <w:color w:val="000000"/>
                <w:sz w:val="20"/>
                <w:szCs w:val="20"/>
                <w:lang w:val="fr-FR"/>
              </w:rPr>
              <w:t>să fiţi odihnit şi bine alimentat, pentru a nu fi obligat să opriţi pe traseu;</w:t>
            </w:r>
          </w:p>
        </w:tc>
      </w:tr>
      <w:tr w:rsidR="00AE1230" w:rsidRPr="00474F49" w:rsidTr="009344F2">
        <w:trPr>
          <w:trHeight w:val="405"/>
          <w:tblCellSpacing w:w="0" w:type="dxa"/>
        </w:trPr>
        <w:tc>
          <w:tcPr>
            <w:tcW w:w="5000" w:type="pct"/>
          </w:tcPr>
          <w:p w:rsidR="00AE1230" w:rsidRPr="009344F2" w:rsidRDefault="00AE1230" w:rsidP="009344F2">
            <w:pPr>
              <w:spacing w:after="0" w:line="240" w:lineRule="auto"/>
              <w:rPr>
                <w:rFonts w:ascii="Tahoma" w:hAnsi="Tahoma" w:cs="Tahoma"/>
                <w:sz w:val="20"/>
                <w:szCs w:val="20"/>
              </w:rPr>
            </w:pPr>
            <w:r w:rsidRPr="009316C1">
              <w:rPr>
                <w:rFonts w:ascii="Tahoma" w:hAnsi="Tahoma" w:cs="Tahoma"/>
                <w:b/>
                <w:bCs/>
                <w:caps/>
                <w:color w:val="2E2E2E"/>
                <w:sz w:val="20"/>
                <w:szCs w:val="20"/>
                <w:lang w:val="fr-FR"/>
              </w:rPr>
              <w:t> </w:t>
            </w:r>
            <w:r w:rsidRPr="009344F2">
              <w:rPr>
                <w:rFonts w:ascii="Tahoma" w:hAnsi="Tahoma" w:cs="Tahoma"/>
                <w:b/>
                <w:bCs/>
                <w:caps/>
                <w:color w:val="2E2E2E"/>
                <w:sz w:val="20"/>
                <w:szCs w:val="20"/>
              </w:rPr>
              <w:t>C. </w:t>
            </w:r>
            <w:r w:rsidRPr="009344F2">
              <w:rPr>
                <w:rFonts w:ascii="Tahoma" w:hAnsi="Tahoma" w:cs="Tahoma"/>
                <w:color w:val="000000"/>
                <w:sz w:val="20"/>
                <w:szCs w:val="20"/>
              </w:rPr>
              <w:t>menţinerea neîntreruptă a atenţiei pe toată durata deplasării.</w:t>
            </w:r>
          </w:p>
        </w:tc>
      </w:tr>
    </w:tbl>
    <w:p w:rsidR="00AE1230" w:rsidRPr="00B928BE" w:rsidRDefault="00AE1230">
      <w:pPr>
        <w:rPr>
          <w:b/>
        </w:rPr>
      </w:pPr>
    </w:p>
    <w:sectPr w:rsidR="00AE1230" w:rsidRPr="00B928BE" w:rsidSect="009316C1">
      <w:pgSz w:w="12240" w:h="15840"/>
      <w:pgMar w:top="1440" w:right="1440" w:bottom="1440" w:left="1440" w:header="720" w:footer="720" w:gutter="0"/>
      <w:cols w:num="2" w:space="720" w:equalWidth="0">
        <w:col w:w="4320" w:space="720"/>
        <w:col w:w="4320"/>
      </w:cols>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D1539C2"/>
    <w:multiLevelType w:val="hybridMultilevel"/>
    <w:tmpl w:val="1B26EC40"/>
    <w:lvl w:ilvl="0" w:tplc="397828AE">
      <w:start w:val="1"/>
      <w:numFmt w:val="upp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2"/>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928BE"/>
    <w:rsid w:val="00044FE9"/>
    <w:rsid w:val="000530EA"/>
    <w:rsid w:val="000C513C"/>
    <w:rsid w:val="001047C3"/>
    <w:rsid w:val="0025437E"/>
    <w:rsid w:val="003E1D9C"/>
    <w:rsid w:val="00433AFC"/>
    <w:rsid w:val="00474F49"/>
    <w:rsid w:val="005462CE"/>
    <w:rsid w:val="00593639"/>
    <w:rsid w:val="00666275"/>
    <w:rsid w:val="0067606E"/>
    <w:rsid w:val="00745967"/>
    <w:rsid w:val="007A0525"/>
    <w:rsid w:val="007E372D"/>
    <w:rsid w:val="008061A1"/>
    <w:rsid w:val="008A7BAC"/>
    <w:rsid w:val="008B2475"/>
    <w:rsid w:val="00912738"/>
    <w:rsid w:val="009316C1"/>
    <w:rsid w:val="009344F2"/>
    <w:rsid w:val="00A04A4D"/>
    <w:rsid w:val="00A16324"/>
    <w:rsid w:val="00A6592A"/>
    <w:rsid w:val="00AE1230"/>
    <w:rsid w:val="00B32870"/>
    <w:rsid w:val="00B77961"/>
    <w:rsid w:val="00B928BE"/>
    <w:rsid w:val="00BE17DB"/>
    <w:rsid w:val="00C3757A"/>
    <w:rsid w:val="00C43403"/>
    <w:rsid w:val="00CA3046"/>
    <w:rsid w:val="00CA3B6C"/>
    <w:rsid w:val="00CC513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3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513C"/>
    <w:pPr>
      <w:spacing w:after="200" w:line="276" w:lineRule="auto"/>
    </w:pPr>
  </w:style>
  <w:style w:type="paragraph" w:styleId="Heading2">
    <w:name w:val="heading 2"/>
    <w:basedOn w:val="Normal"/>
    <w:link w:val="Heading2Char"/>
    <w:uiPriority w:val="99"/>
    <w:qFormat/>
    <w:rsid w:val="00B928B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B928BE"/>
    <w:rPr>
      <w:rFonts w:ascii="Times New Roman" w:hAnsi="Times New Roman" w:cs="Times New Roman"/>
      <w:b/>
      <w:bCs/>
      <w:sz w:val="36"/>
      <w:szCs w:val="36"/>
    </w:rPr>
  </w:style>
  <w:style w:type="character" w:styleId="Hyperlink">
    <w:name w:val="Hyperlink"/>
    <w:basedOn w:val="DefaultParagraphFont"/>
    <w:uiPriority w:val="99"/>
    <w:semiHidden/>
    <w:rsid w:val="00B928BE"/>
    <w:rPr>
      <w:rFonts w:cs="Times New Roman"/>
      <w:color w:val="0000FF"/>
      <w:u w:val="single"/>
    </w:rPr>
  </w:style>
  <w:style w:type="character" w:styleId="Strong">
    <w:name w:val="Strong"/>
    <w:basedOn w:val="DefaultParagraphFont"/>
    <w:uiPriority w:val="99"/>
    <w:qFormat/>
    <w:rsid w:val="00B928BE"/>
    <w:rPr>
      <w:rFonts w:cs="Times New Roman"/>
      <w:b/>
      <w:bCs/>
    </w:rPr>
  </w:style>
  <w:style w:type="character" w:customStyle="1" w:styleId="apple-converted-space">
    <w:name w:val="apple-converted-space"/>
    <w:basedOn w:val="DefaultParagraphFont"/>
    <w:uiPriority w:val="99"/>
    <w:rsid w:val="00B928BE"/>
    <w:rPr>
      <w:rFonts w:cs="Times New Roman"/>
    </w:rPr>
  </w:style>
  <w:style w:type="character" w:customStyle="1" w:styleId="fbcommentscount">
    <w:name w:val="fb_comments_count"/>
    <w:basedOn w:val="DefaultParagraphFont"/>
    <w:uiPriority w:val="99"/>
    <w:rsid w:val="00B928BE"/>
    <w:rPr>
      <w:rFonts w:cs="Times New Roman"/>
    </w:rPr>
  </w:style>
  <w:style w:type="paragraph" w:styleId="BalloonText">
    <w:name w:val="Balloon Text"/>
    <w:basedOn w:val="Normal"/>
    <w:link w:val="BalloonTextChar"/>
    <w:uiPriority w:val="99"/>
    <w:semiHidden/>
    <w:rsid w:val="008B24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B2475"/>
    <w:rPr>
      <w:rFonts w:ascii="Tahoma" w:hAnsi="Tahoma" w:cs="Tahoma"/>
      <w:sz w:val="16"/>
      <w:szCs w:val="16"/>
    </w:rPr>
  </w:style>
  <w:style w:type="paragraph" w:styleId="ListParagraph">
    <w:name w:val="List Paragraph"/>
    <w:basedOn w:val="Normal"/>
    <w:uiPriority w:val="99"/>
    <w:qFormat/>
    <w:rsid w:val="00C43403"/>
    <w:pPr>
      <w:ind w:left="720"/>
      <w:contextualSpacing/>
    </w:pPr>
  </w:style>
  <w:style w:type="character" w:customStyle="1" w:styleId="font14bold">
    <w:name w:val="font14bold"/>
    <w:basedOn w:val="DefaultParagraphFont"/>
    <w:uiPriority w:val="99"/>
    <w:rsid w:val="009344F2"/>
    <w:rPr>
      <w:rFonts w:cs="Times New Roman"/>
    </w:rPr>
  </w:style>
  <w:style w:type="character" w:customStyle="1" w:styleId="nullclass">
    <w:name w:val="nullclass"/>
    <w:basedOn w:val="DefaultParagraphFont"/>
    <w:uiPriority w:val="99"/>
    <w:rsid w:val="009344F2"/>
    <w:rPr>
      <w:rFonts w:cs="Times New Roman"/>
    </w:rPr>
  </w:style>
  <w:style w:type="character" w:customStyle="1" w:styleId="capsboldquiz">
    <w:name w:val="capsboldquiz"/>
    <w:basedOn w:val="DefaultParagraphFont"/>
    <w:uiPriority w:val="99"/>
    <w:rsid w:val="009344F2"/>
    <w:rPr>
      <w:rFonts w:cs="Times New Roman"/>
    </w:rPr>
  </w:style>
  <w:style w:type="paragraph" w:styleId="DocumentMap">
    <w:name w:val="Document Map"/>
    <w:basedOn w:val="Normal"/>
    <w:link w:val="DocumentMapChar"/>
    <w:uiPriority w:val="99"/>
    <w:semiHidden/>
    <w:rsid w:val="009316C1"/>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6518FB"/>
    <w:rPr>
      <w:rFonts w:ascii="Times New Roman" w:hAnsi="Times New Roman"/>
      <w:sz w:val="0"/>
      <w:szCs w:val="0"/>
    </w:rPr>
  </w:style>
</w:styles>
</file>

<file path=word/webSettings.xml><?xml version="1.0" encoding="utf-8"?>
<w:webSettings xmlns:r="http://schemas.openxmlformats.org/officeDocument/2006/relationships" xmlns:w="http://schemas.openxmlformats.org/wordprocessingml/2006/main">
  <w:divs>
    <w:div w:id="201795085">
      <w:marLeft w:val="0"/>
      <w:marRight w:val="0"/>
      <w:marTop w:val="0"/>
      <w:marBottom w:val="0"/>
      <w:divBdr>
        <w:top w:val="none" w:sz="0" w:space="0" w:color="auto"/>
        <w:left w:val="none" w:sz="0" w:space="0" w:color="auto"/>
        <w:bottom w:val="none" w:sz="0" w:space="0" w:color="auto"/>
        <w:right w:val="none" w:sz="0" w:space="0" w:color="auto"/>
      </w:divBdr>
      <w:divsChild>
        <w:div w:id="2017986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74">
              <w:marLeft w:val="75"/>
              <w:marRight w:val="75"/>
              <w:marTop w:val="75"/>
              <w:marBottom w:val="0"/>
              <w:divBdr>
                <w:top w:val="none" w:sz="0" w:space="0" w:color="auto"/>
                <w:left w:val="none" w:sz="0" w:space="0" w:color="auto"/>
                <w:bottom w:val="none" w:sz="0" w:space="0" w:color="auto"/>
                <w:right w:val="none" w:sz="0" w:space="0" w:color="auto"/>
              </w:divBdr>
              <w:divsChild>
                <w:div w:id="201797385">
                  <w:marLeft w:val="0"/>
                  <w:marRight w:val="0"/>
                  <w:marTop w:val="60"/>
                  <w:marBottom w:val="30"/>
                  <w:divBdr>
                    <w:top w:val="none" w:sz="0" w:space="0" w:color="auto"/>
                    <w:left w:val="none" w:sz="0" w:space="0" w:color="auto"/>
                    <w:bottom w:val="none" w:sz="0" w:space="0" w:color="auto"/>
                    <w:right w:val="none" w:sz="0" w:space="0" w:color="auto"/>
                  </w:divBdr>
                </w:div>
                <w:div w:id="201800485">
                  <w:marLeft w:val="0"/>
                  <w:marRight w:val="0"/>
                  <w:marTop w:val="60"/>
                  <w:marBottom w:val="30"/>
                  <w:divBdr>
                    <w:top w:val="none" w:sz="0" w:space="0" w:color="auto"/>
                    <w:left w:val="none" w:sz="0" w:space="0" w:color="auto"/>
                    <w:bottom w:val="none" w:sz="0" w:space="0" w:color="auto"/>
                    <w:right w:val="none" w:sz="0" w:space="0" w:color="auto"/>
                  </w:divBdr>
                </w:div>
                <w:div w:id="20180274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5135">
      <w:marLeft w:val="0"/>
      <w:marRight w:val="0"/>
      <w:marTop w:val="0"/>
      <w:marBottom w:val="0"/>
      <w:divBdr>
        <w:top w:val="none" w:sz="0" w:space="0" w:color="auto"/>
        <w:left w:val="none" w:sz="0" w:space="0" w:color="auto"/>
        <w:bottom w:val="none" w:sz="0" w:space="0" w:color="auto"/>
        <w:right w:val="none" w:sz="0" w:space="0" w:color="auto"/>
      </w:divBdr>
      <w:divsChild>
        <w:div w:id="20179767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582">
              <w:marLeft w:val="75"/>
              <w:marRight w:val="75"/>
              <w:marTop w:val="75"/>
              <w:marBottom w:val="0"/>
              <w:divBdr>
                <w:top w:val="none" w:sz="0" w:space="0" w:color="auto"/>
                <w:left w:val="none" w:sz="0" w:space="0" w:color="auto"/>
                <w:bottom w:val="none" w:sz="0" w:space="0" w:color="auto"/>
                <w:right w:val="none" w:sz="0" w:space="0" w:color="auto"/>
              </w:divBdr>
              <w:divsChild>
                <w:div w:id="201795723">
                  <w:marLeft w:val="0"/>
                  <w:marRight w:val="0"/>
                  <w:marTop w:val="60"/>
                  <w:marBottom w:val="30"/>
                  <w:divBdr>
                    <w:top w:val="none" w:sz="0" w:space="0" w:color="auto"/>
                    <w:left w:val="none" w:sz="0" w:space="0" w:color="auto"/>
                    <w:bottom w:val="none" w:sz="0" w:space="0" w:color="auto"/>
                    <w:right w:val="none" w:sz="0" w:space="0" w:color="auto"/>
                  </w:divBdr>
                </w:div>
                <w:div w:id="201796258">
                  <w:marLeft w:val="0"/>
                  <w:marRight w:val="0"/>
                  <w:marTop w:val="60"/>
                  <w:marBottom w:val="30"/>
                  <w:divBdr>
                    <w:top w:val="none" w:sz="0" w:space="0" w:color="auto"/>
                    <w:left w:val="none" w:sz="0" w:space="0" w:color="auto"/>
                    <w:bottom w:val="none" w:sz="0" w:space="0" w:color="auto"/>
                    <w:right w:val="none" w:sz="0" w:space="0" w:color="auto"/>
                  </w:divBdr>
                </w:div>
                <w:div w:id="20179789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5179">
      <w:marLeft w:val="0"/>
      <w:marRight w:val="0"/>
      <w:marTop w:val="0"/>
      <w:marBottom w:val="0"/>
      <w:divBdr>
        <w:top w:val="none" w:sz="0" w:space="0" w:color="auto"/>
        <w:left w:val="none" w:sz="0" w:space="0" w:color="auto"/>
        <w:bottom w:val="none" w:sz="0" w:space="0" w:color="auto"/>
        <w:right w:val="none" w:sz="0" w:space="0" w:color="auto"/>
      </w:divBdr>
      <w:divsChild>
        <w:div w:id="201795082">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12">
              <w:marLeft w:val="75"/>
              <w:marRight w:val="75"/>
              <w:marTop w:val="75"/>
              <w:marBottom w:val="0"/>
              <w:divBdr>
                <w:top w:val="none" w:sz="0" w:space="0" w:color="auto"/>
                <w:left w:val="none" w:sz="0" w:space="0" w:color="auto"/>
                <w:bottom w:val="none" w:sz="0" w:space="0" w:color="auto"/>
                <w:right w:val="none" w:sz="0" w:space="0" w:color="auto"/>
              </w:divBdr>
              <w:divsChild>
                <w:div w:id="201796927">
                  <w:marLeft w:val="0"/>
                  <w:marRight w:val="0"/>
                  <w:marTop w:val="60"/>
                  <w:marBottom w:val="30"/>
                  <w:divBdr>
                    <w:top w:val="none" w:sz="0" w:space="0" w:color="auto"/>
                    <w:left w:val="none" w:sz="0" w:space="0" w:color="auto"/>
                    <w:bottom w:val="none" w:sz="0" w:space="0" w:color="auto"/>
                    <w:right w:val="none" w:sz="0" w:space="0" w:color="auto"/>
                  </w:divBdr>
                </w:div>
                <w:div w:id="201800144">
                  <w:marLeft w:val="0"/>
                  <w:marRight w:val="0"/>
                  <w:marTop w:val="60"/>
                  <w:marBottom w:val="30"/>
                  <w:divBdr>
                    <w:top w:val="none" w:sz="0" w:space="0" w:color="auto"/>
                    <w:left w:val="none" w:sz="0" w:space="0" w:color="auto"/>
                    <w:bottom w:val="none" w:sz="0" w:space="0" w:color="auto"/>
                    <w:right w:val="none" w:sz="0" w:space="0" w:color="auto"/>
                  </w:divBdr>
                </w:div>
                <w:div w:id="201800824">
                  <w:marLeft w:val="0"/>
                  <w:marRight w:val="0"/>
                  <w:marTop w:val="60"/>
                  <w:marBottom w:val="30"/>
                  <w:divBdr>
                    <w:top w:val="none" w:sz="0" w:space="0" w:color="auto"/>
                    <w:left w:val="none" w:sz="0" w:space="0" w:color="auto"/>
                    <w:bottom w:val="none" w:sz="0" w:space="0" w:color="auto"/>
                    <w:right w:val="none" w:sz="0" w:space="0" w:color="auto"/>
                  </w:divBdr>
                </w:div>
              </w:divsChild>
            </w:div>
            <w:div w:id="201800528">
              <w:marLeft w:val="0"/>
              <w:marRight w:val="0"/>
              <w:marTop w:val="0"/>
              <w:marBottom w:val="0"/>
              <w:divBdr>
                <w:top w:val="none" w:sz="0" w:space="0" w:color="auto"/>
                <w:left w:val="none" w:sz="0" w:space="0" w:color="auto"/>
                <w:bottom w:val="none" w:sz="0" w:space="0" w:color="auto"/>
                <w:right w:val="none" w:sz="0" w:space="0" w:color="auto"/>
              </w:divBdr>
              <w:divsChild>
                <w:div w:id="20179519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33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69">
              <w:marLeft w:val="75"/>
              <w:marRight w:val="75"/>
              <w:marTop w:val="75"/>
              <w:marBottom w:val="0"/>
              <w:divBdr>
                <w:top w:val="none" w:sz="0" w:space="0" w:color="auto"/>
                <w:left w:val="none" w:sz="0" w:space="0" w:color="auto"/>
                <w:bottom w:val="none" w:sz="0" w:space="0" w:color="auto"/>
                <w:right w:val="none" w:sz="0" w:space="0" w:color="auto"/>
              </w:divBdr>
              <w:divsChild>
                <w:div w:id="201796680">
                  <w:marLeft w:val="0"/>
                  <w:marRight w:val="0"/>
                  <w:marTop w:val="60"/>
                  <w:marBottom w:val="30"/>
                  <w:divBdr>
                    <w:top w:val="none" w:sz="0" w:space="0" w:color="auto"/>
                    <w:left w:val="none" w:sz="0" w:space="0" w:color="auto"/>
                    <w:bottom w:val="none" w:sz="0" w:space="0" w:color="auto"/>
                    <w:right w:val="none" w:sz="0" w:space="0" w:color="auto"/>
                  </w:divBdr>
                </w:div>
                <w:div w:id="201798810">
                  <w:marLeft w:val="0"/>
                  <w:marRight w:val="0"/>
                  <w:marTop w:val="60"/>
                  <w:marBottom w:val="30"/>
                  <w:divBdr>
                    <w:top w:val="none" w:sz="0" w:space="0" w:color="auto"/>
                    <w:left w:val="none" w:sz="0" w:space="0" w:color="auto"/>
                    <w:bottom w:val="none" w:sz="0" w:space="0" w:color="auto"/>
                    <w:right w:val="none" w:sz="0" w:space="0" w:color="auto"/>
                  </w:divBdr>
                </w:div>
                <w:div w:id="201801244">
                  <w:marLeft w:val="0"/>
                  <w:marRight w:val="0"/>
                  <w:marTop w:val="60"/>
                  <w:marBottom w:val="30"/>
                  <w:divBdr>
                    <w:top w:val="none" w:sz="0" w:space="0" w:color="auto"/>
                    <w:left w:val="none" w:sz="0" w:space="0" w:color="auto"/>
                    <w:bottom w:val="none" w:sz="0" w:space="0" w:color="auto"/>
                    <w:right w:val="none" w:sz="0" w:space="0" w:color="auto"/>
                  </w:divBdr>
                </w:div>
              </w:divsChild>
            </w:div>
            <w:div w:id="201797926">
              <w:marLeft w:val="0"/>
              <w:marRight w:val="0"/>
              <w:marTop w:val="0"/>
              <w:marBottom w:val="0"/>
              <w:divBdr>
                <w:top w:val="none" w:sz="0" w:space="0" w:color="auto"/>
                <w:left w:val="none" w:sz="0" w:space="0" w:color="auto"/>
                <w:bottom w:val="none" w:sz="0" w:space="0" w:color="auto"/>
                <w:right w:val="none" w:sz="0" w:space="0" w:color="auto"/>
              </w:divBdr>
              <w:divsChild>
                <w:div w:id="20180026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466">
          <w:marLeft w:val="0"/>
          <w:marRight w:val="0"/>
          <w:marTop w:val="75"/>
          <w:marBottom w:val="0"/>
          <w:divBdr>
            <w:top w:val="single" w:sz="6" w:space="4" w:color="A6C9E2"/>
            <w:left w:val="single" w:sz="6" w:space="4" w:color="A6C9E2"/>
            <w:bottom w:val="single" w:sz="6" w:space="4" w:color="A6C9E2"/>
            <w:right w:val="single" w:sz="6" w:space="4" w:color="A6C9E2"/>
          </w:divBdr>
          <w:divsChild>
            <w:div w:id="201800027">
              <w:marLeft w:val="75"/>
              <w:marRight w:val="75"/>
              <w:marTop w:val="75"/>
              <w:marBottom w:val="0"/>
              <w:divBdr>
                <w:top w:val="none" w:sz="0" w:space="0" w:color="auto"/>
                <w:left w:val="none" w:sz="0" w:space="0" w:color="auto"/>
                <w:bottom w:val="none" w:sz="0" w:space="0" w:color="auto"/>
                <w:right w:val="none" w:sz="0" w:space="0" w:color="auto"/>
              </w:divBdr>
              <w:divsChild>
                <w:div w:id="201796819">
                  <w:marLeft w:val="0"/>
                  <w:marRight w:val="0"/>
                  <w:marTop w:val="60"/>
                  <w:marBottom w:val="30"/>
                  <w:divBdr>
                    <w:top w:val="none" w:sz="0" w:space="0" w:color="auto"/>
                    <w:left w:val="none" w:sz="0" w:space="0" w:color="auto"/>
                    <w:bottom w:val="none" w:sz="0" w:space="0" w:color="auto"/>
                    <w:right w:val="none" w:sz="0" w:space="0" w:color="auto"/>
                  </w:divBdr>
                </w:div>
                <w:div w:id="201797981">
                  <w:marLeft w:val="0"/>
                  <w:marRight w:val="0"/>
                  <w:marTop w:val="60"/>
                  <w:marBottom w:val="30"/>
                  <w:divBdr>
                    <w:top w:val="none" w:sz="0" w:space="0" w:color="auto"/>
                    <w:left w:val="none" w:sz="0" w:space="0" w:color="auto"/>
                    <w:bottom w:val="none" w:sz="0" w:space="0" w:color="auto"/>
                    <w:right w:val="none" w:sz="0" w:space="0" w:color="auto"/>
                  </w:divBdr>
                </w:div>
                <w:div w:id="201801500">
                  <w:marLeft w:val="0"/>
                  <w:marRight w:val="0"/>
                  <w:marTop w:val="60"/>
                  <w:marBottom w:val="30"/>
                  <w:divBdr>
                    <w:top w:val="none" w:sz="0" w:space="0" w:color="auto"/>
                    <w:left w:val="none" w:sz="0" w:space="0" w:color="auto"/>
                    <w:bottom w:val="none" w:sz="0" w:space="0" w:color="auto"/>
                    <w:right w:val="none" w:sz="0" w:space="0" w:color="auto"/>
                  </w:divBdr>
                </w:div>
              </w:divsChild>
            </w:div>
            <w:div w:id="201802738">
              <w:marLeft w:val="0"/>
              <w:marRight w:val="0"/>
              <w:marTop w:val="0"/>
              <w:marBottom w:val="0"/>
              <w:divBdr>
                <w:top w:val="none" w:sz="0" w:space="0" w:color="auto"/>
                <w:left w:val="none" w:sz="0" w:space="0" w:color="auto"/>
                <w:bottom w:val="none" w:sz="0" w:space="0" w:color="auto"/>
                <w:right w:val="none" w:sz="0" w:space="0" w:color="auto"/>
              </w:divBdr>
              <w:divsChild>
                <w:div w:id="2018026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99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90">
              <w:marLeft w:val="0"/>
              <w:marRight w:val="0"/>
              <w:marTop w:val="0"/>
              <w:marBottom w:val="0"/>
              <w:divBdr>
                <w:top w:val="none" w:sz="0" w:space="0" w:color="auto"/>
                <w:left w:val="none" w:sz="0" w:space="0" w:color="auto"/>
                <w:bottom w:val="none" w:sz="0" w:space="0" w:color="auto"/>
                <w:right w:val="none" w:sz="0" w:space="0" w:color="auto"/>
              </w:divBdr>
              <w:divsChild>
                <w:div w:id="2018025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544">
              <w:marLeft w:val="75"/>
              <w:marRight w:val="75"/>
              <w:marTop w:val="75"/>
              <w:marBottom w:val="0"/>
              <w:divBdr>
                <w:top w:val="none" w:sz="0" w:space="0" w:color="auto"/>
                <w:left w:val="none" w:sz="0" w:space="0" w:color="auto"/>
                <w:bottom w:val="none" w:sz="0" w:space="0" w:color="auto"/>
                <w:right w:val="none" w:sz="0" w:space="0" w:color="auto"/>
              </w:divBdr>
              <w:divsChild>
                <w:div w:id="201801369">
                  <w:marLeft w:val="0"/>
                  <w:marRight w:val="0"/>
                  <w:marTop w:val="60"/>
                  <w:marBottom w:val="30"/>
                  <w:divBdr>
                    <w:top w:val="none" w:sz="0" w:space="0" w:color="auto"/>
                    <w:left w:val="none" w:sz="0" w:space="0" w:color="auto"/>
                    <w:bottom w:val="none" w:sz="0" w:space="0" w:color="auto"/>
                    <w:right w:val="none" w:sz="0" w:space="0" w:color="auto"/>
                  </w:divBdr>
                </w:div>
                <w:div w:id="201801457">
                  <w:marLeft w:val="0"/>
                  <w:marRight w:val="0"/>
                  <w:marTop w:val="60"/>
                  <w:marBottom w:val="30"/>
                  <w:divBdr>
                    <w:top w:val="none" w:sz="0" w:space="0" w:color="auto"/>
                    <w:left w:val="none" w:sz="0" w:space="0" w:color="auto"/>
                    <w:bottom w:val="none" w:sz="0" w:space="0" w:color="auto"/>
                    <w:right w:val="none" w:sz="0" w:space="0" w:color="auto"/>
                  </w:divBdr>
                </w:div>
                <w:div w:id="20180237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6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52">
              <w:marLeft w:val="0"/>
              <w:marRight w:val="0"/>
              <w:marTop w:val="0"/>
              <w:marBottom w:val="0"/>
              <w:divBdr>
                <w:top w:val="none" w:sz="0" w:space="0" w:color="auto"/>
                <w:left w:val="none" w:sz="0" w:space="0" w:color="auto"/>
                <w:bottom w:val="none" w:sz="0" w:space="0" w:color="auto"/>
                <w:right w:val="none" w:sz="0" w:space="0" w:color="auto"/>
              </w:divBdr>
              <w:divsChild>
                <w:div w:id="20180167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632">
              <w:marLeft w:val="75"/>
              <w:marRight w:val="75"/>
              <w:marTop w:val="75"/>
              <w:marBottom w:val="0"/>
              <w:divBdr>
                <w:top w:val="none" w:sz="0" w:space="0" w:color="auto"/>
                <w:left w:val="none" w:sz="0" w:space="0" w:color="auto"/>
                <w:bottom w:val="none" w:sz="0" w:space="0" w:color="auto"/>
                <w:right w:val="none" w:sz="0" w:space="0" w:color="auto"/>
              </w:divBdr>
              <w:divsChild>
                <w:div w:id="201798691">
                  <w:marLeft w:val="0"/>
                  <w:marRight w:val="0"/>
                  <w:marTop w:val="60"/>
                  <w:marBottom w:val="30"/>
                  <w:divBdr>
                    <w:top w:val="none" w:sz="0" w:space="0" w:color="auto"/>
                    <w:left w:val="none" w:sz="0" w:space="0" w:color="auto"/>
                    <w:bottom w:val="none" w:sz="0" w:space="0" w:color="auto"/>
                    <w:right w:val="none" w:sz="0" w:space="0" w:color="auto"/>
                  </w:divBdr>
                </w:div>
                <w:div w:id="201799562">
                  <w:marLeft w:val="0"/>
                  <w:marRight w:val="0"/>
                  <w:marTop w:val="60"/>
                  <w:marBottom w:val="30"/>
                  <w:divBdr>
                    <w:top w:val="none" w:sz="0" w:space="0" w:color="auto"/>
                    <w:left w:val="none" w:sz="0" w:space="0" w:color="auto"/>
                    <w:bottom w:val="none" w:sz="0" w:space="0" w:color="auto"/>
                    <w:right w:val="none" w:sz="0" w:space="0" w:color="auto"/>
                  </w:divBdr>
                </w:div>
                <w:div w:id="20180162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64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95">
              <w:marLeft w:val="75"/>
              <w:marRight w:val="75"/>
              <w:marTop w:val="75"/>
              <w:marBottom w:val="0"/>
              <w:divBdr>
                <w:top w:val="none" w:sz="0" w:space="0" w:color="auto"/>
                <w:left w:val="none" w:sz="0" w:space="0" w:color="auto"/>
                <w:bottom w:val="none" w:sz="0" w:space="0" w:color="auto"/>
                <w:right w:val="none" w:sz="0" w:space="0" w:color="auto"/>
              </w:divBdr>
              <w:divsChild>
                <w:div w:id="201799803">
                  <w:marLeft w:val="0"/>
                  <w:marRight w:val="0"/>
                  <w:marTop w:val="60"/>
                  <w:marBottom w:val="30"/>
                  <w:divBdr>
                    <w:top w:val="none" w:sz="0" w:space="0" w:color="auto"/>
                    <w:left w:val="none" w:sz="0" w:space="0" w:color="auto"/>
                    <w:bottom w:val="none" w:sz="0" w:space="0" w:color="auto"/>
                    <w:right w:val="none" w:sz="0" w:space="0" w:color="auto"/>
                  </w:divBdr>
                </w:div>
                <w:div w:id="201800570">
                  <w:marLeft w:val="0"/>
                  <w:marRight w:val="0"/>
                  <w:marTop w:val="60"/>
                  <w:marBottom w:val="30"/>
                  <w:divBdr>
                    <w:top w:val="none" w:sz="0" w:space="0" w:color="auto"/>
                    <w:left w:val="none" w:sz="0" w:space="0" w:color="auto"/>
                    <w:bottom w:val="none" w:sz="0" w:space="0" w:color="auto"/>
                    <w:right w:val="none" w:sz="0" w:space="0" w:color="auto"/>
                  </w:divBdr>
                </w:div>
                <w:div w:id="201802614">
                  <w:marLeft w:val="0"/>
                  <w:marRight w:val="0"/>
                  <w:marTop w:val="60"/>
                  <w:marBottom w:val="30"/>
                  <w:divBdr>
                    <w:top w:val="none" w:sz="0" w:space="0" w:color="auto"/>
                    <w:left w:val="none" w:sz="0" w:space="0" w:color="auto"/>
                    <w:bottom w:val="none" w:sz="0" w:space="0" w:color="auto"/>
                    <w:right w:val="none" w:sz="0" w:space="0" w:color="auto"/>
                  </w:divBdr>
                </w:div>
              </w:divsChild>
            </w:div>
            <w:div w:id="201801067">
              <w:marLeft w:val="0"/>
              <w:marRight w:val="0"/>
              <w:marTop w:val="0"/>
              <w:marBottom w:val="0"/>
              <w:divBdr>
                <w:top w:val="none" w:sz="0" w:space="0" w:color="auto"/>
                <w:left w:val="none" w:sz="0" w:space="0" w:color="auto"/>
                <w:bottom w:val="none" w:sz="0" w:space="0" w:color="auto"/>
                <w:right w:val="none" w:sz="0" w:space="0" w:color="auto"/>
              </w:divBdr>
              <w:divsChild>
                <w:div w:id="20179952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40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40">
              <w:marLeft w:val="0"/>
              <w:marRight w:val="0"/>
              <w:marTop w:val="0"/>
              <w:marBottom w:val="0"/>
              <w:divBdr>
                <w:top w:val="none" w:sz="0" w:space="0" w:color="auto"/>
                <w:left w:val="none" w:sz="0" w:space="0" w:color="auto"/>
                <w:bottom w:val="none" w:sz="0" w:space="0" w:color="auto"/>
                <w:right w:val="none" w:sz="0" w:space="0" w:color="auto"/>
              </w:divBdr>
              <w:divsChild>
                <w:div w:id="20179921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843">
              <w:marLeft w:val="75"/>
              <w:marRight w:val="75"/>
              <w:marTop w:val="75"/>
              <w:marBottom w:val="0"/>
              <w:divBdr>
                <w:top w:val="none" w:sz="0" w:space="0" w:color="auto"/>
                <w:left w:val="none" w:sz="0" w:space="0" w:color="auto"/>
                <w:bottom w:val="none" w:sz="0" w:space="0" w:color="auto"/>
                <w:right w:val="none" w:sz="0" w:space="0" w:color="auto"/>
              </w:divBdr>
              <w:divsChild>
                <w:div w:id="201795407">
                  <w:marLeft w:val="0"/>
                  <w:marRight w:val="0"/>
                  <w:marTop w:val="60"/>
                  <w:marBottom w:val="30"/>
                  <w:divBdr>
                    <w:top w:val="none" w:sz="0" w:space="0" w:color="auto"/>
                    <w:left w:val="none" w:sz="0" w:space="0" w:color="auto"/>
                    <w:bottom w:val="none" w:sz="0" w:space="0" w:color="auto"/>
                    <w:right w:val="none" w:sz="0" w:space="0" w:color="auto"/>
                  </w:divBdr>
                </w:div>
                <w:div w:id="201797912">
                  <w:marLeft w:val="0"/>
                  <w:marRight w:val="0"/>
                  <w:marTop w:val="60"/>
                  <w:marBottom w:val="30"/>
                  <w:divBdr>
                    <w:top w:val="none" w:sz="0" w:space="0" w:color="auto"/>
                    <w:left w:val="none" w:sz="0" w:space="0" w:color="auto"/>
                    <w:bottom w:val="none" w:sz="0" w:space="0" w:color="auto"/>
                    <w:right w:val="none" w:sz="0" w:space="0" w:color="auto"/>
                  </w:divBdr>
                </w:div>
                <w:div w:id="20179830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7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612">
              <w:marLeft w:val="0"/>
              <w:marRight w:val="0"/>
              <w:marTop w:val="0"/>
              <w:marBottom w:val="0"/>
              <w:divBdr>
                <w:top w:val="none" w:sz="0" w:space="0" w:color="auto"/>
                <w:left w:val="none" w:sz="0" w:space="0" w:color="auto"/>
                <w:bottom w:val="none" w:sz="0" w:space="0" w:color="auto"/>
                <w:right w:val="none" w:sz="0" w:space="0" w:color="auto"/>
              </w:divBdr>
              <w:divsChild>
                <w:div w:id="2018027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825">
              <w:marLeft w:val="75"/>
              <w:marRight w:val="75"/>
              <w:marTop w:val="75"/>
              <w:marBottom w:val="0"/>
              <w:divBdr>
                <w:top w:val="none" w:sz="0" w:space="0" w:color="auto"/>
                <w:left w:val="none" w:sz="0" w:space="0" w:color="auto"/>
                <w:bottom w:val="none" w:sz="0" w:space="0" w:color="auto"/>
                <w:right w:val="none" w:sz="0" w:space="0" w:color="auto"/>
              </w:divBdr>
              <w:divsChild>
                <w:div w:id="201795647">
                  <w:marLeft w:val="0"/>
                  <w:marRight w:val="0"/>
                  <w:marTop w:val="60"/>
                  <w:marBottom w:val="30"/>
                  <w:divBdr>
                    <w:top w:val="none" w:sz="0" w:space="0" w:color="auto"/>
                    <w:left w:val="none" w:sz="0" w:space="0" w:color="auto"/>
                    <w:bottom w:val="none" w:sz="0" w:space="0" w:color="auto"/>
                    <w:right w:val="none" w:sz="0" w:space="0" w:color="auto"/>
                  </w:divBdr>
                </w:div>
                <w:div w:id="201798330">
                  <w:marLeft w:val="0"/>
                  <w:marRight w:val="0"/>
                  <w:marTop w:val="60"/>
                  <w:marBottom w:val="30"/>
                  <w:divBdr>
                    <w:top w:val="none" w:sz="0" w:space="0" w:color="auto"/>
                    <w:left w:val="none" w:sz="0" w:space="0" w:color="auto"/>
                    <w:bottom w:val="none" w:sz="0" w:space="0" w:color="auto"/>
                    <w:right w:val="none" w:sz="0" w:space="0" w:color="auto"/>
                  </w:divBdr>
                </w:div>
                <w:div w:id="20179964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650">
          <w:marLeft w:val="0"/>
          <w:marRight w:val="0"/>
          <w:marTop w:val="75"/>
          <w:marBottom w:val="0"/>
          <w:divBdr>
            <w:top w:val="single" w:sz="6" w:space="4" w:color="A6C9E2"/>
            <w:left w:val="single" w:sz="6" w:space="4" w:color="A6C9E2"/>
            <w:bottom w:val="single" w:sz="6" w:space="4" w:color="A6C9E2"/>
            <w:right w:val="single" w:sz="6" w:space="4" w:color="A6C9E2"/>
          </w:divBdr>
          <w:divsChild>
            <w:div w:id="201802448">
              <w:marLeft w:val="75"/>
              <w:marRight w:val="75"/>
              <w:marTop w:val="75"/>
              <w:marBottom w:val="0"/>
              <w:divBdr>
                <w:top w:val="none" w:sz="0" w:space="0" w:color="auto"/>
                <w:left w:val="none" w:sz="0" w:space="0" w:color="auto"/>
                <w:bottom w:val="none" w:sz="0" w:space="0" w:color="auto"/>
                <w:right w:val="none" w:sz="0" w:space="0" w:color="auto"/>
              </w:divBdr>
              <w:divsChild>
                <w:div w:id="201796523">
                  <w:marLeft w:val="0"/>
                  <w:marRight w:val="0"/>
                  <w:marTop w:val="60"/>
                  <w:marBottom w:val="30"/>
                  <w:divBdr>
                    <w:top w:val="none" w:sz="0" w:space="0" w:color="auto"/>
                    <w:left w:val="none" w:sz="0" w:space="0" w:color="auto"/>
                    <w:bottom w:val="none" w:sz="0" w:space="0" w:color="auto"/>
                    <w:right w:val="none" w:sz="0" w:space="0" w:color="auto"/>
                  </w:divBdr>
                </w:div>
                <w:div w:id="201798474">
                  <w:marLeft w:val="0"/>
                  <w:marRight w:val="0"/>
                  <w:marTop w:val="60"/>
                  <w:marBottom w:val="30"/>
                  <w:divBdr>
                    <w:top w:val="none" w:sz="0" w:space="0" w:color="auto"/>
                    <w:left w:val="none" w:sz="0" w:space="0" w:color="auto"/>
                    <w:bottom w:val="none" w:sz="0" w:space="0" w:color="auto"/>
                    <w:right w:val="none" w:sz="0" w:space="0" w:color="auto"/>
                  </w:divBdr>
                </w:div>
                <w:div w:id="20179868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872">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24">
              <w:marLeft w:val="0"/>
              <w:marRight w:val="0"/>
              <w:marTop w:val="0"/>
              <w:marBottom w:val="0"/>
              <w:divBdr>
                <w:top w:val="none" w:sz="0" w:space="0" w:color="auto"/>
                <w:left w:val="none" w:sz="0" w:space="0" w:color="auto"/>
                <w:bottom w:val="none" w:sz="0" w:space="0" w:color="auto"/>
                <w:right w:val="none" w:sz="0" w:space="0" w:color="auto"/>
              </w:divBdr>
              <w:divsChild>
                <w:div w:id="20179984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592">
              <w:marLeft w:val="75"/>
              <w:marRight w:val="75"/>
              <w:marTop w:val="75"/>
              <w:marBottom w:val="0"/>
              <w:divBdr>
                <w:top w:val="none" w:sz="0" w:space="0" w:color="auto"/>
                <w:left w:val="none" w:sz="0" w:space="0" w:color="auto"/>
                <w:bottom w:val="none" w:sz="0" w:space="0" w:color="auto"/>
                <w:right w:val="none" w:sz="0" w:space="0" w:color="auto"/>
              </w:divBdr>
              <w:divsChild>
                <w:div w:id="201795768">
                  <w:marLeft w:val="0"/>
                  <w:marRight w:val="0"/>
                  <w:marTop w:val="60"/>
                  <w:marBottom w:val="30"/>
                  <w:divBdr>
                    <w:top w:val="none" w:sz="0" w:space="0" w:color="auto"/>
                    <w:left w:val="none" w:sz="0" w:space="0" w:color="auto"/>
                    <w:bottom w:val="none" w:sz="0" w:space="0" w:color="auto"/>
                    <w:right w:val="none" w:sz="0" w:space="0" w:color="auto"/>
                  </w:divBdr>
                </w:div>
                <w:div w:id="201800428">
                  <w:marLeft w:val="0"/>
                  <w:marRight w:val="0"/>
                  <w:marTop w:val="60"/>
                  <w:marBottom w:val="30"/>
                  <w:divBdr>
                    <w:top w:val="none" w:sz="0" w:space="0" w:color="auto"/>
                    <w:left w:val="none" w:sz="0" w:space="0" w:color="auto"/>
                    <w:bottom w:val="none" w:sz="0" w:space="0" w:color="auto"/>
                    <w:right w:val="none" w:sz="0" w:space="0" w:color="auto"/>
                  </w:divBdr>
                </w:div>
                <w:div w:id="20180242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8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23">
              <w:marLeft w:val="0"/>
              <w:marRight w:val="0"/>
              <w:marTop w:val="0"/>
              <w:marBottom w:val="0"/>
              <w:divBdr>
                <w:top w:val="none" w:sz="0" w:space="0" w:color="auto"/>
                <w:left w:val="none" w:sz="0" w:space="0" w:color="auto"/>
                <w:bottom w:val="none" w:sz="0" w:space="0" w:color="auto"/>
                <w:right w:val="none" w:sz="0" w:space="0" w:color="auto"/>
              </w:divBdr>
              <w:divsChild>
                <w:div w:id="20180112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412">
              <w:marLeft w:val="75"/>
              <w:marRight w:val="75"/>
              <w:marTop w:val="75"/>
              <w:marBottom w:val="0"/>
              <w:divBdr>
                <w:top w:val="none" w:sz="0" w:space="0" w:color="auto"/>
                <w:left w:val="none" w:sz="0" w:space="0" w:color="auto"/>
                <w:bottom w:val="none" w:sz="0" w:space="0" w:color="auto"/>
                <w:right w:val="none" w:sz="0" w:space="0" w:color="auto"/>
              </w:divBdr>
              <w:divsChild>
                <w:div w:id="201796064">
                  <w:marLeft w:val="0"/>
                  <w:marRight w:val="0"/>
                  <w:marTop w:val="60"/>
                  <w:marBottom w:val="30"/>
                  <w:divBdr>
                    <w:top w:val="none" w:sz="0" w:space="0" w:color="auto"/>
                    <w:left w:val="none" w:sz="0" w:space="0" w:color="auto"/>
                    <w:bottom w:val="none" w:sz="0" w:space="0" w:color="auto"/>
                    <w:right w:val="none" w:sz="0" w:space="0" w:color="auto"/>
                  </w:divBdr>
                </w:div>
                <w:div w:id="201796144">
                  <w:marLeft w:val="0"/>
                  <w:marRight w:val="0"/>
                  <w:marTop w:val="60"/>
                  <w:marBottom w:val="30"/>
                  <w:divBdr>
                    <w:top w:val="none" w:sz="0" w:space="0" w:color="auto"/>
                    <w:left w:val="none" w:sz="0" w:space="0" w:color="auto"/>
                    <w:bottom w:val="none" w:sz="0" w:space="0" w:color="auto"/>
                    <w:right w:val="none" w:sz="0" w:space="0" w:color="auto"/>
                  </w:divBdr>
                </w:div>
                <w:div w:id="20179821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22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676">
              <w:marLeft w:val="0"/>
              <w:marRight w:val="0"/>
              <w:marTop w:val="0"/>
              <w:marBottom w:val="0"/>
              <w:divBdr>
                <w:top w:val="none" w:sz="0" w:space="0" w:color="auto"/>
                <w:left w:val="none" w:sz="0" w:space="0" w:color="auto"/>
                <w:bottom w:val="none" w:sz="0" w:space="0" w:color="auto"/>
                <w:right w:val="none" w:sz="0" w:space="0" w:color="auto"/>
              </w:divBdr>
              <w:divsChild>
                <w:div w:id="20180056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856">
              <w:marLeft w:val="75"/>
              <w:marRight w:val="75"/>
              <w:marTop w:val="75"/>
              <w:marBottom w:val="0"/>
              <w:divBdr>
                <w:top w:val="none" w:sz="0" w:space="0" w:color="auto"/>
                <w:left w:val="none" w:sz="0" w:space="0" w:color="auto"/>
                <w:bottom w:val="none" w:sz="0" w:space="0" w:color="auto"/>
                <w:right w:val="none" w:sz="0" w:space="0" w:color="auto"/>
              </w:divBdr>
              <w:divsChild>
                <w:div w:id="201796053">
                  <w:marLeft w:val="0"/>
                  <w:marRight w:val="0"/>
                  <w:marTop w:val="60"/>
                  <w:marBottom w:val="30"/>
                  <w:divBdr>
                    <w:top w:val="none" w:sz="0" w:space="0" w:color="auto"/>
                    <w:left w:val="none" w:sz="0" w:space="0" w:color="auto"/>
                    <w:bottom w:val="none" w:sz="0" w:space="0" w:color="auto"/>
                    <w:right w:val="none" w:sz="0" w:space="0" w:color="auto"/>
                  </w:divBdr>
                </w:div>
                <w:div w:id="201797217">
                  <w:marLeft w:val="0"/>
                  <w:marRight w:val="0"/>
                  <w:marTop w:val="60"/>
                  <w:marBottom w:val="30"/>
                  <w:divBdr>
                    <w:top w:val="none" w:sz="0" w:space="0" w:color="auto"/>
                    <w:left w:val="none" w:sz="0" w:space="0" w:color="auto"/>
                    <w:bottom w:val="none" w:sz="0" w:space="0" w:color="auto"/>
                    <w:right w:val="none" w:sz="0" w:space="0" w:color="auto"/>
                  </w:divBdr>
                </w:div>
                <w:div w:id="20180145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70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67">
              <w:marLeft w:val="75"/>
              <w:marRight w:val="75"/>
              <w:marTop w:val="75"/>
              <w:marBottom w:val="0"/>
              <w:divBdr>
                <w:top w:val="none" w:sz="0" w:space="0" w:color="auto"/>
                <w:left w:val="none" w:sz="0" w:space="0" w:color="auto"/>
                <w:bottom w:val="none" w:sz="0" w:space="0" w:color="auto"/>
                <w:right w:val="none" w:sz="0" w:space="0" w:color="auto"/>
              </w:divBdr>
              <w:divsChild>
                <w:div w:id="201795261">
                  <w:marLeft w:val="0"/>
                  <w:marRight w:val="0"/>
                  <w:marTop w:val="60"/>
                  <w:marBottom w:val="30"/>
                  <w:divBdr>
                    <w:top w:val="none" w:sz="0" w:space="0" w:color="auto"/>
                    <w:left w:val="none" w:sz="0" w:space="0" w:color="auto"/>
                    <w:bottom w:val="none" w:sz="0" w:space="0" w:color="auto"/>
                    <w:right w:val="none" w:sz="0" w:space="0" w:color="auto"/>
                  </w:divBdr>
                </w:div>
                <w:div w:id="201796738">
                  <w:marLeft w:val="0"/>
                  <w:marRight w:val="0"/>
                  <w:marTop w:val="60"/>
                  <w:marBottom w:val="30"/>
                  <w:divBdr>
                    <w:top w:val="none" w:sz="0" w:space="0" w:color="auto"/>
                    <w:left w:val="none" w:sz="0" w:space="0" w:color="auto"/>
                    <w:bottom w:val="none" w:sz="0" w:space="0" w:color="auto"/>
                    <w:right w:val="none" w:sz="0" w:space="0" w:color="auto"/>
                  </w:divBdr>
                </w:div>
                <w:div w:id="201799718">
                  <w:marLeft w:val="0"/>
                  <w:marRight w:val="0"/>
                  <w:marTop w:val="60"/>
                  <w:marBottom w:val="30"/>
                  <w:divBdr>
                    <w:top w:val="none" w:sz="0" w:space="0" w:color="auto"/>
                    <w:left w:val="none" w:sz="0" w:space="0" w:color="auto"/>
                    <w:bottom w:val="none" w:sz="0" w:space="0" w:color="auto"/>
                    <w:right w:val="none" w:sz="0" w:space="0" w:color="auto"/>
                  </w:divBdr>
                </w:div>
              </w:divsChild>
            </w:div>
            <w:div w:id="201801488">
              <w:marLeft w:val="0"/>
              <w:marRight w:val="0"/>
              <w:marTop w:val="0"/>
              <w:marBottom w:val="0"/>
              <w:divBdr>
                <w:top w:val="none" w:sz="0" w:space="0" w:color="auto"/>
                <w:left w:val="none" w:sz="0" w:space="0" w:color="auto"/>
                <w:bottom w:val="none" w:sz="0" w:space="0" w:color="auto"/>
                <w:right w:val="none" w:sz="0" w:space="0" w:color="auto"/>
              </w:divBdr>
              <w:divsChild>
                <w:div w:id="20180151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56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90">
              <w:marLeft w:val="0"/>
              <w:marRight w:val="0"/>
              <w:marTop w:val="0"/>
              <w:marBottom w:val="0"/>
              <w:divBdr>
                <w:top w:val="none" w:sz="0" w:space="0" w:color="auto"/>
                <w:left w:val="none" w:sz="0" w:space="0" w:color="auto"/>
                <w:bottom w:val="none" w:sz="0" w:space="0" w:color="auto"/>
                <w:right w:val="none" w:sz="0" w:space="0" w:color="auto"/>
              </w:divBdr>
              <w:divsChild>
                <w:div w:id="2017992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20">
              <w:marLeft w:val="75"/>
              <w:marRight w:val="75"/>
              <w:marTop w:val="75"/>
              <w:marBottom w:val="0"/>
              <w:divBdr>
                <w:top w:val="none" w:sz="0" w:space="0" w:color="auto"/>
                <w:left w:val="none" w:sz="0" w:space="0" w:color="auto"/>
                <w:bottom w:val="none" w:sz="0" w:space="0" w:color="auto"/>
                <w:right w:val="none" w:sz="0" w:space="0" w:color="auto"/>
              </w:divBdr>
              <w:divsChild>
                <w:div w:id="201795284">
                  <w:marLeft w:val="0"/>
                  <w:marRight w:val="0"/>
                  <w:marTop w:val="60"/>
                  <w:marBottom w:val="30"/>
                  <w:divBdr>
                    <w:top w:val="none" w:sz="0" w:space="0" w:color="auto"/>
                    <w:left w:val="none" w:sz="0" w:space="0" w:color="auto"/>
                    <w:bottom w:val="none" w:sz="0" w:space="0" w:color="auto"/>
                    <w:right w:val="none" w:sz="0" w:space="0" w:color="auto"/>
                  </w:divBdr>
                </w:div>
                <w:div w:id="201798848">
                  <w:marLeft w:val="0"/>
                  <w:marRight w:val="0"/>
                  <w:marTop w:val="60"/>
                  <w:marBottom w:val="30"/>
                  <w:divBdr>
                    <w:top w:val="none" w:sz="0" w:space="0" w:color="auto"/>
                    <w:left w:val="none" w:sz="0" w:space="0" w:color="auto"/>
                    <w:bottom w:val="none" w:sz="0" w:space="0" w:color="auto"/>
                    <w:right w:val="none" w:sz="0" w:space="0" w:color="auto"/>
                  </w:divBdr>
                </w:div>
                <w:div w:id="20180293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5182">
      <w:marLeft w:val="0"/>
      <w:marRight w:val="0"/>
      <w:marTop w:val="0"/>
      <w:marBottom w:val="0"/>
      <w:divBdr>
        <w:top w:val="none" w:sz="0" w:space="0" w:color="auto"/>
        <w:left w:val="none" w:sz="0" w:space="0" w:color="auto"/>
        <w:bottom w:val="none" w:sz="0" w:space="0" w:color="auto"/>
        <w:right w:val="none" w:sz="0" w:space="0" w:color="auto"/>
      </w:divBdr>
      <w:divsChild>
        <w:div w:id="20179558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06">
              <w:marLeft w:val="75"/>
              <w:marRight w:val="75"/>
              <w:marTop w:val="75"/>
              <w:marBottom w:val="0"/>
              <w:divBdr>
                <w:top w:val="none" w:sz="0" w:space="0" w:color="auto"/>
                <w:left w:val="none" w:sz="0" w:space="0" w:color="auto"/>
                <w:bottom w:val="none" w:sz="0" w:space="0" w:color="auto"/>
                <w:right w:val="none" w:sz="0" w:space="0" w:color="auto"/>
              </w:divBdr>
              <w:divsChild>
                <w:div w:id="201798049">
                  <w:marLeft w:val="0"/>
                  <w:marRight w:val="0"/>
                  <w:marTop w:val="60"/>
                  <w:marBottom w:val="30"/>
                  <w:divBdr>
                    <w:top w:val="none" w:sz="0" w:space="0" w:color="auto"/>
                    <w:left w:val="none" w:sz="0" w:space="0" w:color="auto"/>
                    <w:bottom w:val="none" w:sz="0" w:space="0" w:color="auto"/>
                    <w:right w:val="none" w:sz="0" w:space="0" w:color="auto"/>
                  </w:divBdr>
                </w:div>
                <w:div w:id="201801527">
                  <w:marLeft w:val="0"/>
                  <w:marRight w:val="0"/>
                  <w:marTop w:val="60"/>
                  <w:marBottom w:val="30"/>
                  <w:divBdr>
                    <w:top w:val="none" w:sz="0" w:space="0" w:color="auto"/>
                    <w:left w:val="none" w:sz="0" w:space="0" w:color="auto"/>
                    <w:bottom w:val="none" w:sz="0" w:space="0" w:color="auto"/>
                    <w:right w:val="none" w:sz="0" w:space="0" w:color="auto"/>
                  </w:divBdr>
                </w:div>
                <w:div w:id="201802649">
                  <w:marLeft w:val="0"/>
                  <w:marRight w:val="0"/>
                  <w:marTop w:val="60"/>
                  <w:marBottom w:val="30"/>
                  <w:divBdr>
                    <w:top w:val="none" w:sz="0" w:space="0" w:color="auto"/>
                    <w:left w:val="none" w:sz="0" w:space="0" w:color="auto"/>
                    <w:bottom w:val="none" w:sz="0" w:space="0" w:color="auto"/>
                    <w:right w:val="none" w:sz="0" w:space="0" w:color="auto"/>
                  </w:divBdr>
                </w:div>
              </w:divsChild>
            </w:div>
            <w:div w:id="201801193">
              <w:marLeft w:val="0"/>
              <w:marRight w:val="0"/>
              <w:marTop w:val="0"/>
              <w:marBottom w:val="0"/>
              <w:divBdr>
                <w:top w:val="none" w:sz="0" w:space="0" w:color="auto"/>
                <w:left w:val="none" w:sz="0" w:space="0" w:color="auto"/>
                <w:bottom w:val="none" w:sz="0" w:space="0" w:color="auto"/>
                <w:right w:val="none" w:sz="0" w:space="0" w:color="auto"/>
              </w:divBdr>
              <w:divsChild>
                <w:div w:id="20179997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652">
          <w:marLeft w:val="0"/>
          <w:marRight w:val="0"/>
          <w:marTop w:val="75"/>
          <w:marBottom w:val="0"/>
          <w:divBdr>
            <w:top w:val="single" w:sz="6" w:space="4" w:color="A6C9E2"/>
            <w:left w:val="single" w:sz="6" w:space="4" w:color="A6C9E2"/>
            <w:bottom w:val="single" w:sz="6" w:space="4" w:color="A6C9E2"/>
            <w:right w:val="single" w:sz="6" w:space="4" w:color="A6C9E2"/>
          </w:divBdr>
          <w:divsChild>
            <w:div w:id="201801925">
              <w:marLeft w:val="0"/>
              <w:marRight w:val="0"/>
              <w:marTop w:val="0"/>
              <w:marBottom w:val="0"/>
              <w:divBdr>
                <w:top w:val="none" w:sz="0" w:space="0" w:color="auto"/>
                <w:left w:val="none" w:sz="0" w:space="0" w:color="auto"/>
                <w:bottom w:val="none" w:sz="0" w:space="0" w:color="auto"/>
                <w:right w:val="none" w:sz="0" w:space="0" w:color="auto"/>
              </w:divBdr>
              <w:divsChild>
                <w:div w:id="20179594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47">
              <w:marLeft w:val="75"/>
              <w:marRight w:val="75"/>
              <w:marTop w:val="75"/>
              <w:marBottom w:val="0"/>
              <w:divBdr>
                <w:top w:val="none" w:sz="0" w:space="0" w:color="auto"/>
                <w:left w:val="none" w:sz="0" w:space="0" w:color="auto"/>
                <w:bottom w:val="none" w:sz="0" w:space="0" w:color="auto"/>
                <w:right w:val="none" w:sz="0" w:space="0" w:color="auto"/>
              </w:divBdr>
              <w:divsChild>
                <w:div w:id="201795568">
                  <w:marLeft w:val="0"/>
                  <w:marRight w:val="0"/>
                  <w:marTop w:val="60"/>
                  <w:marBottom w:val="30"/>
                  <w:divBdr>
                    <w:top w:val="none" w:sz="0" w:space="0" w:color="auto"/>
                    <w:left w:val="none" w:sz="0" w:space="0" w:color="auto"/>
                    <w:bottom w:val="none" w:sz="0" w:space="0" w:color="auto"/>
                    <w:right w:val="none" w:sz="0" w:space="0" w:color="auto"/>
                  </w:divBdr>
                </w:div>
                <w:div w:id="201795863">
                  <w:marLeft w:val="0"/>
                  <w:marRight w:val="0"/>
                  <w:marTop w:val="60"/>
                  <w:marBottom w:val="30"/>
                  <w:divBdr>
                    <w:top w:val="none" w:sz="0" w:space="0" w:color="auto"/>
                    <w:left w:val="none" w:sz="0" w:space="0" w:color="auto"/>
                    <w:bottom w:val="none" w:sz="0" w:space="0" w:color="auto"/>
                    <w:right w:val="none" w:sz="0" w:space="0" w:color="auto"/>
                  </w:divBdr>
                </w:div>
                <w:div w:id="20180019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032">
          <w:marLeft w:val="0"/>
          <w:marRight w:val="0"/>
          <w:marTop w:val="75"/>
          <w:marBottom w:val="0"/>
          <w:divBdr>
            <w:top w:val="single" w:sz="6" w:space="4" w:color="A6C9E2"/>
            <w:left w:val="single" w:sz="6" w:space="4" w:color="A6C9E2"/>
            <w:bottom w:val="single" w:sz="6" w:space="4" w:color="A6C9E2"/>
            <w:right w:val="single" w:sz="6" w:space="4" w:color="A6C9E2"/>
          </w:divBdr>
          <w:divsChild>
            <w:div w:id="201802205">
              <w:marLeft w:val="75"/>
              <w:marRight w:val="75"/>
              <w:marTop w:val="75"/>
              <w:marBottom w:val="0"/>
              <w:divBdr>
                <w:top w:val="none" w:sz="0" w:space="0" w:color="auto"/>
                <w:left w:val="none" w:sz="0" w:space="0" w:color="auto"/>
                <w:bottom w:val="none" w:sz="0" w:space="0" w:color="auto"/>
                <w:right w:val="none" w:sz="0" w:space="0" w:color="auto"/>
              </w:divBdr>
              <w:divsChild>
                <w:div w:id="201801453">
                  <w:marLeft w:val="0"/>
                  <w:marRight w:val="0"/>
                  <w:marTop w:val="60"/>
                  <w:marBottom w:val="30"/>
                  <w:divBdr>
                    <w:top w:val="none" w:sz="0" w:space="0" w:color="auto"/>
                    <w:left w:val="none" w:sz="0" w:space="0" w:color="auto"/>
                    <w:bottom w:val="none" w:sz="0" w:space="0" w:color="auto"/>
                    <w:right w:val="none" w:sz="0" w:space="0" w:color="auto"/>
                  </w:divBdr>
                </w:div>
                <w:div w:id="201802186">
                  <w:marLeft w:val="0"/>
                  <w:marRight w:val="0"/>
                  <w:marTop w:val="60"/>
                  <w:marBottom w:val="30"/>
                  <w:divBdr>
                    <w:top w:val="none" w:sz="0" w:space="0" w:color="auto"/>
                    <w:left w:val="none" w:sz="0" w:space="0" w:color="auto"/>
                    <w:bottom w:val="none" w:sz="0" w:space="0" w:color="auto"/>
                    <w:right w:val="none" w:sz="0" w:space="0" w:color="auto"/>
                  </w:divBdr>
                </w:div>
                <w:div w:id="20180268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04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23">
              <w:marLeft w:val="0"/>
              <w:marRight w:val="0"/>
              <w:marTop w:val="0"/>
              <w:marBottom w:val="0"/>
              <w:divBdr>
                <w:top w:val="none" w:sz="0" w:space="0" w:color="auto"/>
                <w:left w:val="none" w:sz="0" w:space="0" w:color="auto"/>
                <w:bottom w:val="none" w:sz="0" w:space="0" w:color="auto"/>
                <w:right w:val="none" w:sz="0" w:space="0" w:color="auto"/>
              </w:divBdr>
              <w:divsChild>
                <w:div w:id="20180199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676">
              <w:marLeft w:val="75"/>
              <w:marRight w:val="75"/>
              <w:marTop w:val="75"/>
              <w:marBottom w:val="0"/>
              <w:divBdr>
                <w:top w:val="none" w:sz="0" w:space="0" w:color="auto"/>
                <w:left w:val="none" w:sz="0" w:space="0" w:color="auto"/>
                <w:bottom w:val="none" w:sz="0" w:space="0" w:color="auto"/>
                <w:right w:val="none" w:sz="0" w:space="0" w:color="auto"/>
              </w:divBdr>
              <w:divsChild>
                <w:div w:id="201795921">
                  <w:marLeft w:val="0"/>
                  <w:marRight w:val="0"/>
                  <w:marTop w:val="60"/>
                  <w:marBottom w:val="30"/>
                  <w:divBdr>
                    <w:top w:val="none" w:sz="0" w:space="0" w:color="auto"/>
                    <w:left w:val="none" w:sz="0" w:space="0" w:color="auto"/>
                    <w:bottom w:val="none" w:sz="0" w:space="0" w:color="auto"/>
                    <w:right w:val="none" w:sz="0" w:space="0" w:color="auto"/>
                  </w:divBdr>
                </w:div>
                <w:div w:id="201796188">
                  <w:marLeft w:val="0"/>
                  <w:marRight w:val="0"/>
                  <w:marTop w:val="60"/>
                  <w:marBottom w:val="30"/>
                  <w:divBdr>
                    <w:top w:val="none" w:sz="0" w:space="0" w:color="auto"/>
                    <w:left w:val="none" w:sz="0" w:space="0" w:color="auto"/>
                    <w:bottom w:val="none" w:sz="0" w:space="0" w:color="auto"/>
                    <w:right w:val="none" w:sz="0" w:space="0" w:color="auto"/>
                  </w:divBdr>
                </w:div>
                <w:div w:id="20180065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3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35">
              <w:marLeft w:val="0"/>
              <w:marRight w:val="0"/>
              <w:marTop w:val="0"/>
              <w:marBottom w:val="0"/>
              <w:divBdr>
                <w:top w:val="none" w:sz="0" w:space="0" w:color="auto"/>
                <w:left w:val="none" w:sz="0" w:space="0" w:color="auto"/>
                <w:bottom w:val="none" w:sz="0" w:space="0" w:color="auto"/>
                <w:right w:val="none" w:sz="0" w:space="0" w:color="auto"/>
              </w:divBdr>
              <w:divsChild>
                <w:div w:id="2018003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313">
              <w:marLeft w:val="75"/>
              <w:marRight w:val="75"/>
              <w:marTop w:val="75"/>
              <w:marBottom w:val="0"/>
              <w:divBdr>
                <w:top w:val="none" w:sz="0" w:space="0" w:color="auto"/>
                <w:left w:val="none" w:sz="0" w:space="0" w:color="auto"/>
                <w:bottom w:val="none" w:sz="0" w:space="0" w:color="auto"/>
                <w:right w:val="none" w:sz="0" w:space="0" w:color="auto"/>
              </w:divBdr>
              <w:divsChild>
                <w:div w:id="201795488">
                  <w:marLeft w:val="0"/>
                  <w:marRight w:val="0"/>
                  <w:marTop w:val="60"/>
                  <w:marBottom w:val="30"/>
                  <w:divBdr>
                    <w:top w:val="none" w:sz="0" w:space="0" w:color="auto"/>
                    <w:left w:val="none" w:sz="0" w:space="0" w:color="auto"/>
                    <w:bottom w:val="none" w:sz="0" w:space="0" w:color="auto"/>
                    <w:right w:val="none" w:sz="0" w:space="0" w:color="auto"/>
                  </w:divBdr>
                </w:div>
                <w:div w:id="201795684">
                  <w:marLeft w:val="0"/>
                  <w:marRight w:val="0"/>
                  <w:marTop w:val="60"/>
                  <w:marBottom w:val="30"/>
                  <w:divBdr>
                    <w:top w:val="none" w:sz="0" w:space="0" w:color="auto"/>
                    <w:left w:val="none" w:sz="0" w:space="0" w:color="auto"/>
                    <w:bottom w:val="none" w:sz="0" w:space="0" w:color="auto"/>
                    <w:right w:val="none" w:sz="0" w:space="0" w:color="auto"/>
                  </w:divBdr>
                </w:div>
                <w:div w:id="20179747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54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47">
              <w:marLeft w:val="75"/>
              <w:marRight w:val="75"/>
              <w:marTop w:val="75"/>
              <w:marBottom w:val="0"/>
              <w:divBdr>
                <w:top w:val="none" w:sz="0" w:space="0" w:color="auto"/>
                <w:left w:val="none" w:sz="0" w:space="0" w:color="auto"/>
                <w:bottom w:val="none" w:sz="0" w:space="0" w:color="auto"/>
                <w:right w:val="none" w:sz="0" w:space="0" w:color="auto"/>
              </w:divBdr>
              <w:divsChild>
                <w:div w:id="201796425">
                  <w:marLeft w:val="0"/>
                  <w:marRight w:val="0"/>
                  <w:marTop w:val="60"/>
                  <w:marBottom w:val="30"/>
                  <w:divBdr>
                    <w:top w:val="none" w:sz="0" w:space="0" w:color="auto"/>
                    <w:left w:val="none" w:sz="0" w:space="0" w:color="auto"/>
                    <w:bottom w:val="none" w:sz="0" w:space="0" w:color="auto"/>
                    <w:right w:val="none" w:sz="0" w:space="0" w:color="auto"/>
                  </w:divBdr>
                </w:div>
                <w:div w:id="201799444">
                  <w:marLeft w:val="0"/>
                  <w:marRight w:val="0"/>
                  <w:marTop w:val="60"/>
                  <w:marBottom w:val="30"/>
                  <w:divBdr>
                    <w:top w:val="none" w:sz="0" w:space="0" w:color="auto"/>
                    <w:left w:val="none" w:sz="0" w:space="0" w:color="auto"/>
                    <w:bottom w:val="none" w:sz="0" w:space="0" w:color="auto"/>
                    <w:right w:val="none" w:sz="0" w:space="0" w:color="auto"/>
                  </w:divBdr>
                </w:div>
                <w:div w:id="201800131">
                  <w:marLeft w:val="0"/>
                  <w:marRight w:val="0"/>
                  <w:marTop w:val="60"/>
                  <w:marBottom w:val="30"/>
                  <w:divBdr>
                    <w:top w:val="none" w:sz="0" w:space="0" w:color="auto"/>
                    <w:left w:val="none" w:sz="0" w:space="0" w:color="auto"/>
                    <w:bottom w:val="none" w:sz="0" w:space="0" w:color="auto"/>
                    <w:right w:val="none" w:sz="0" w:space="0" w:color="auto"/>
                  </w:divBdr>
                </w:div>
              </w:divsChild>
            </w:div>
            <w:div w:id="201797480">
              <w:marLeft w:val="0"/>
              <w:marRight w:val="0"/>
              <w:marTop w:val="0"/>
              <w:marBottom w:val="0"/>
              <w:divBdr>
                <w:top w:val="none" w:sz="0" w:space="0" w:color="auto"/>
                <w:left w:val="none" w:sz="0" w:space="0" w:color="auto"/>
                <w:bottom w:val="none" w:sz="0" w:space="0" w:color="auto"/>
                <w:right w:val="none" w:sz="0" w:space="0" w:color="auto"/>
              </w:divBdr>
              <w:divsChild>
                <w:div w:id="20179551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74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86">
              <w:marLeft w:val="0"/>
              <w:marRight w:val="0"/>
              <w:marTop w:val="0"/>
              <w:marBottom w:val="0"/>
              <w:divBdr>
                <w:top w:val="none" w:sz="0" w:space="0" w:color="auto"/>
                <w:left w:val="none" w:sz="0" w:space="0" w:color="auto"/>
                <w:bottom w:val="none" w:sz="0" w:space="0" w:color="auto"/>
                <w:right w:val="none" w:sz="0" w:space="0" w:color="auto"/>
              </w:divBdr>
              <w:divsChild>
                <w:div w:id="2018011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098">
              <w:marLeft w:val="75"/>
              <w:marRight w:val="75"/>
              <w:marTop w:val="75"/>
              <w:marBottom w:val="0"/>
              <w:divBdr>
                <w:top w:val="none" w:sz="0" w:space="0" w:color="auto"/>
                <w:left w:val="none" w:sz="0" w:space="0" w:color="auto"/>
                <w:bottom w:val="none" w:sz="0" w:space="0" w:color="auto"/>
                <w:right w:val="none" w:sz="0" w:space="0" w:color="auto"/>
              </w:divBdr>
              <w:divsChild>
                <w:div w:id="201795326">
                  <w:marLeft w:val="0"/>
                  <w:marRight w:val="0"/>
                  <w:marTop w:val="60"/>
                  <w:marBottom w:val="30"/>
                  <w:divBdr>
                    <w:top w:val="none" w:sz="0" w:space="0" w:color="auto"/>
                    <w:left w:val="none" w:sz="0" w:space="0" w:color="auto"/>
                    <w:bottom w:val="none" w:sz="0" w:space="0" w:color="auto"/>
                    <w:right w:val="none" w:sz="0" w:space="0" w:color="auto"/>
                  </w:divBdr>
                </w:div>
                <w:div w:id="201800103">
                  <w:marLeft w:val="0"/>
                  <w:marRight w:val="0"/>
                  <w:marTop w:val="60"/>
                  <w:marBottom w:val="30"/>
                  <w:divBdr>
                    <w:top w:val="none" w:sz="0" w:space="0" w:color="auto"/>
                    <w:left w:val="none" w:sz="0" w:space="0" w:color="auto"/>
                    <w:bottom w:val="none" w:sz="0" w:space="0" w:color="auto"/>
                    <w:right w:val="none" w:sz="0" w:space="0" w:color="auto"/>
                  </w:divBdr>
                </w:div>
                <w:div w:id="20180121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60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82">
              <w:marLeft w:val="75"/>
              <w:marRight w:val="75"/>
              <w:marTop w:val="75"/>
              <w:marBottom w:val="0"/>
              <w:divBdr>
                <w:top w:val="none" w:sz="0" w:space="0" w:color="auto"/>
                <w:left w:val="none" w:sz="0" w:space="0" w:color="auto"/>
                <w:bottom w:val="none" w:sz="0" w:space="0" w:color="auto"/>
                <w:right w:val="none" w:sz="0" w:space="0" w:color="auto"/>
              </w:divBdr>
              <w:divsChild>
                <w:div w:id="201795965">
                  <w:marLeft w:val="0"/>
                  <w:marRight w:val="0"/>
                  <w:marTop w:val="60"/>
                  <w:marBottom w:val="30"/>
                  <w:divBdr>
                    <w:top w:val="none" w:sz="0" w:space="0" w:color="auto"/>
                    <w:left w:val="none" w:sz="0" w:space="0" w:color="auto"/>
                    <w:bottom w:val="none" w:sz="0" w:space="0" w:color="auto"/>
                    <w:right w:val="none" w:sz="0" w:space="0" w:color="auto"/>
                  </w:divBdr>
                </w:div>
                <w:div w:id="201799799">
                  <w:marLeft w:val="0"/>
                  <w:marRight w:val="0"/>
                  <w:marTop w:val="60"/>
                  <w:marBottom w:val="30"/>
                  <w:divBdr>
                    <w:top w:val="none" w:sz="0" w:space="0" w:color="auto"/>
                    <w:left w:val="none" w:sz="0" w:space="0" w:color="auto"/>
                    <w:bottom w:val="none" w:sz="0" w:space="0" w:color="auto"/>
                    <w:right w:val="none" w:sz="0" w:space="0" w:color="auto"/>
                  </w:divBdr>
                </w:div>
                <w:div w:id="201801402">
                  <w:marLeft w:val="0"/>
                  <w:marRight w:val="0"/>
                  <w:marTop w:val="60"/>
                  <w:marBottom w:val="30"/>
                  <w:divBdr>
                    <w:top w:val="none" w:sz="0" w:space="0" w:color="auto"/>
                    <w:left w:val="none" w:sz="0" w:space="0" w:color="auto"/>
                    <w:bottom w:val="none" w:sz="0" w:space="0" w:color="auto"/>
                    <w:right w:val="none" w:sz="0" w:space="0" w:color="auto"/>
                  </w:divBdr>
                </w:div>
              </w:divsChild>
            </w:div>
            <w:div w:id="201798181">
              <w:marLeft w:val="0"/>
              <w:marRight w:val="0"/>
              <w:marTop w:val="0"/>
              <w:marBottom w:val="0"/>
              <w:divBdr>
                <w:top w:val="none" w:sz="0" w:space="0" w:color="auto"/>
                <w:left w:val="none" w:sz="0" w:space="0" w:color="auto"/>
                <w:bottom w:val="none" w:sz="0" w:space="0" w:color="auto"/>
                <w:right w:val="none" w:sz="0" w:space="0" w:color="auto"/>
              </w:divBdr>
              <w:divsChild>
                <w:div w:id="20180290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48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53">
              <w:marLeft w:val="0"/>
              <w:marRight w:val="0"/>
              <w:marTop w:val="0"/>
              <w:marBottom w:val="0"/>
              <w:divBdr>
                <w:top w:val="none" w:sz="0" w:space="0" w:color="auto"/>
                <w:left w:val="none" w:sz="0" w:space="0" w:color="auto"/>
                <w:bottom w:val="none" w:sz="0" w:space="0" w:color="auto"/>
                <w:right w:val="none" w:sz="0" w:space="0" w:color="auto"/>
              </w:divBdr>
              <w:divsChild>
                <w:div w:id="20179651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10">
              <w:marLeft w:val="75"/>
              <w:marRight w:val="75"/>
              <w:marTop w:val="75"/>
              <w:marBottom w:val="0"/>
              <w:divBdr>
                <w:top w:val="none" w:sz="0" w:space="0" w:color="auto"/>
                <w:left w:val="none" w:sz="0" w:space="0" w:color="auto"/>
                <w:bottom w:val="none" w:sz="0" w:space="0" w:color="auto"/>
                <w:right w:val="none" w:sz="0" w:space="0" w:color="auto"/>
              </w:divBdr>
              <w:divsChild>
                <w:div w:id="201795489">
                  <w:marLeft w:val="0"/>
                  <w:marRight w:val="0"/>
                  <w:marTop w:val="60"/>
                  <w:marBottom w:val="30"/>
                  <w:divBdr>
                    <w:top w:val="none" w:sz="0" w:space="0" w:color="auto"/>
                    <w:left w:val="none" w:sz="0" w:space="0" w:color="auto"/>
                    <w:bottom w:val="none" w:sz="0" w:space="0" w:color="auto"/>
                    <w:right w:val="none" w:sz="0" w:space="0" w:color="auto"/>
                  </w:divBdr>
                </w:div>
                <w:div w:id="201801547">
                  <w:marLeft w:val="0"/>
                  <w:marRight w:val="0"/>
                  <w:marTop w:val="60"/>
                  <w:marBottom w:val="30"/>
                  <w:divBdr>
                    <w:top w:val="none" w:sz="0" w:space="0" w:color="auto"/>
                    <w:left w:val="none" w:sz="0" w:space="0" w:color="auto"/>
                    <w:bottom w:val="none" w:sz="0" w:space="0" w:color="auto"/>
                    <w:right w:val="none" w:sz="0" w:space="0" w:color="auto"/>
                  </w:divBdr>
                </w:div>
                <w:div w:id="20180190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2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80">
              <w:marLeft w:val="75"/>
              <w:marRight w:val="75"/>
              <w:marTop w:val="75"/>
              <w:marBottom w:val="0"/>
              <w:divBdr>
                <w:top w:val="none" w:sz="0" w:space="0" w:color="auto"/>
                <w:left w:val="none" w:sz="0" w:space="0" w:color="auto"/>
                <w:bottom w:val="none" w:sz="0" w:space="0" w:color="auto"/>
                <w:right w:val="none" w:sz="0" w:space="0" w:color="auto"/>
              </w:divBdr>
              <w:divsChild>
                <w:div w:id="201800745">
                  <w:marLeft w:val="0"/>
                  <w:marRight w:val="0"/>
                  <w:marTop w:val="60"/>
                  <w:marBottom w:val="30"/>
                  <w:divBdr>
                    <w:top w:val="none" w:sz="0" w:space="0" w:color="auto"/>
                    <w:left w:val="none" w:sz="0" w:space="0" w:color="auto"/>
                    <w:bottom w:val="none" w:sz="0" w:space="0" w:color="auto"/>
                    <w:right w:val="none" w:sz="0" w:space="0" w:color="auto"/>
                  </w:divBdr>
                </w:div>
                <w:div w:id="201802231">
                  <w:marLeft w:val="0"/>
                  <w:marRight w:val="0"/>
                  <w:marTop w:val="60"/>
                  <w:marBottom w:val="30"/>
                  <w:divBdr>
                    <w:top w:val="none" w:sz="0" w:space="0" w:color="auto"/>
                    <w:left w:val="none" w:sz="0" w:space="0" w:color="auto"/>
                    <w:bottom w:val="none" w:sz="0" w:space="0" w:color="auto"/>
                    <w:right w:val="none" w:sz="0" w:space="0" w:color="auto"/>
                  </w:divBdr>
                </w:div>
                <w:div w:id="201802661">
                  <w:marLeft w:val="0"/>
                  <w:marRight w:val="0"/>
                  <w:marTop w:val="60"/>
                  <w:marBottom w:val="30"/>
                  <w:divBdr>
                    <w:top w:val="none" w:sz="0" w:space="0" w:color="auto"/>
                    <w:left w:val="none" w:sz="0" w:space="0" w:color="auto"/>
                    <w:bottom w:val="none" w:sz="0" w:space="0" w:color="auto"/>
                    <w:right w:val="none" w:sz="0" w:space="0" w:color="auto"/>
                  </w:divBdr>
                </w:div>
              </w:divsChild>
            </w:div>
            <w:div w:id="201797453">
              <w:marLeft w:val="0"/>
              <w:marRight w:val="0"/>
              <w:marTop w:val="0"/>
              <w:marBottom w:val="0"/>
              <w:divBdr>
                <w:top w:val="none" w:sz="0" w:space="0" w:color="auto"/>
                <w:left w:val="none" w:sz="0" w:space="0" w:color="auto"/>
                <w:bottom w:val="none" w:sz="0" w:space="0" w:color="auto"/>
                <w:right w:val="none" w:sz="0" w:space="0" w:color="auto"/>
              </w:divBdr>
              <w:divsChild>
                <w:div w:id="20180146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2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13">
              <w:marLeft w:val="0"/>
              <w:marRight w:val="0"/>
              <w:marTop w:val="0"/>
              <w:marBottom w:val="0"/>
              <w:divBdr>
                <w:top w:val="none" w:sz="0" w:space="0" w:color="auto"/>
                <w:left w:val="none" w:sz="0" w:space="0" w:color="auto"/>
                <w:bottom w:val="none" w:sz="0" w:space="0" w:color="auto"/>
                <w:right w:val="none" w:sz="0" w:space="0" w:color="auto"/>
              </w:divBdr>
              <w:divsChild>
                <w:div w:id="2017995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218">
              <w:marLeft w:val="75"/>
              <w:marRight w:val="75"/>
              <w:marTop w:val="75"/>
              <w:marBottom w:val="0"/>
              <w:divBdr>
                <w:top w:val="none" w:sz="0" w:space="0" w:color="auto"/>
                <w:left w:val="none" w:sz="0" w:space="0" w:color="auto"/>
                <w:bottom w:val="none" w:sz="0" w:space="0" w:color="auto"/>
                <w:right w:val="none" w:sz="0" w:space="0" w:color="auto"/>
              </w:divBdr>
              <w:divsChild>
                <w:div w:id="201795084">
                  <w:marLeft w:val="0"/>
                  <w:marRight w:val="0"/>
                  <w:marTop w:val="60"/>
                  <w:marBottom w:val="30"/>
                  <w:divBdr>
                    <w:top w:val="none" w:sz="0" w:space="0" w:color="auto"/>
                    <w:left w:val="none" w:sz="0" w:space="0" w:color="auto"/>
                    <w:bottom w:val="none" w:sz="0" w:space="0" w:color="auto"/>
                    <w:right w:val="none" w:sz="0" w:space="0" w:color="auto"/>
                  </w:divBdr>
                </w:div>
                <w:div w:id="201795644">
                  <w:marLeft w:val="0"/>
                  <w:marRight w:val="0"/>
                  <w:marTop w:val="60"/>
                  <w:marBottom w:val="30"/>
                  <w:divBdr>
                    <w:top w:val="none" w:sz="0" w:space="0" w:color="auto"/>
                    <w:left w:val="none" w:sz="0" w:space="0" w:color="auto"/>
                    <w:bottom w:val="none" w:sz="0" w:space="0" w:color="auto"/>
                    <w:right w:val="none" w:sz="0" w:space="0" w:color="auto"/>
                  </w:divBdr>
                </w:div>
                <w:div w:id="20179876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8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14">
              <w:marLeft w:val="0"/>
              <w:marRight w:val="0"/>
              <w:marTop w:val="0"/>
              <w:marBottom w:val="0"/>
              <w:divBdr>
                <w:top w:val="none" w:sz="0" w:space="0" w:color="auto"/>
                <w:left w:val="none" w:sz="0" w:space="0" w:color="auto"/>
                <w:bottom w:val="none" w:sz="0" w:space="0" w:color="auto"/>
                <w:right w:val="none" w:sz="0" w:space="0" w:color="auto"/>
              </w:divBdr>
              <w:divsChild>
                <w:div w:id="20180111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807">
              <w:marLeft w:val="75"/>
              <w:marRight w:val="75"/>
              <w:marTop w:val="75"/>
              <w:marBottom w:val="0"/>
              <w:divBdr>
                <w:top w:val="none" w:sz="0" w:space="0" w:color="auto"/>
                <w:left w:val="none" w:sz="0" w:space="0" w:color="auto"/>
                <w:bottom w:val="none" w:sz="0" w:space="0" w:color="auto"/>
                <w:right w:val="none" w:sz="0" w:space="0" w:color="auto"/>
              </w:divBdr>
              <w:divsChild>
                <w:div w:id="201795105">
                  <w:marLeft w:val="0"/>
                  <w:marRight w:val="0"/>
                  <w:marTop w:val="60"/>
                  <w:marBottom w:val="30"/>
                  <w:divBdr>
                    <w:top w:val="none" w:sz="0" w:space="0" w:color="auto"/>
                    <w:left w:val="none" w:sz="0" w:space="0" w:color="auto"/>
                    <w:bottom w:val="none" w:sz="0" w:space="0" w:color="auto"/>
                    <w:right w:val="none" w:sz="0" w:space="0" w:color="auto"/>
                  </w:divBdr>
                </w:div>
                <w:div w:id="201796460">
                  <w:marLeft w:val="0"/>
                  <w:marRight w:val="0"/>
                  <w:marTop w:val="60"/>
                  <w:marBottom w:val="30"/>
                  <w:divBdr>
                    <w:top w:val="none" w:sz="0" w:space="0" w:color="auto"/>
                    <w:left w:val="none" w:sz="0" w:space="0" w:color="auto"/>
                    <w:bottom w:val="none" w:sz="0" w:space="0" w:color="auto"/>
                    <w:right w:val="none" w:sz="0" w:space="0" w:color="auto"/>
                  </w:divBdr>
                </w:div>
                <w:div w:id="20180292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468">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60">
              <w:marLeft w:val="0"/>
              <w:marRight w:val="0"/>
              <w:marTop w:val="0"/>
              <w:marBottom w:val="0"/>
              <w:divBdr>
                <w:top w:val="none" w:sz="0" w:space="0" w:color="auto"/>
                <w:left w:val="none" w:sz="0" w:space="0" w:color="auto"/>
                <w:bottom w:val="none" w:sz="0" w:space="0" w:color="auto"/>
                <w:right w:val="none" w:sz="0" w:space="0" w:color="auto"/>
              </w:divBdr>
              <w:divsChild>
                <w:div w:id="2017993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360">
              <w:marLeft w:val="75"/>
              <w:marRight w:val="75"/>
              <w:marTop w:val="75"/>
              <w:marBottom w:val="0"/>
              <w:divBdr>
                <w:top w:val="none" w:sz="0" w:space="0" w:color="auto"/>
                <w:left w:val="none" w:sz="0" w:space="0" w:color="auto"/>
                <w:bottom w:val="none" w:sz="0" w:space="0" w:color="auto"/>
                <w:right w:val="none" w:sz="0" w:space="0" w:color="auto"/>
              </w:divBdr>
              <w:divsChild>
                <w:div w:id="201796419">
                  <w:marLeft w:val="0"/>
                  <w:marRight w:val="0"/>
                  <w:marTop w:val="60"/>
                  <w:marBottom w:val="30"/>
                  <w:divBdr>
                    <w:top w:val="none" w:sz="0" w:space="0" w:color="auto"/>
                    <w:left w:val="none" w:sz="0" w:space="0" w:color="auto"/>
                    <w:bottom w:val="none" w:sz="0" w:space="0" w:color="auto"/>
                    <w:right w:val="none" w:sz="0" w:space="0" w:color="auto"/>
                  </w:divBdr>
                </w:div>
                <w:div w:id="201797226">
                  <w:marLeft w:val="0"/>
                  <w:marRight w:val="0"/>
                  <w:marTop w:val="60"/>
                  <w:marBottom w:val="30"/>
                  <w:divBdr>
                    <w:top w:val="none" w:sz="0" w:space="0" w:color="auto"/>
                    <w:left w:val="none" w:sz="0" w:space="0" w:color="auto"/>
                    <w:bottom w:val="none" w:sz="0" w:space="0" w:color="auto"/>
                    <w:right w:val="none" w:sz="0" w:space="0" w:color="auto"/>
                  </w:divBdr>
                </w:div>
                <w:div w:id="20179859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86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96">
              <w:marLeft w:val="0"/>
              <w:marRight w:val="0"/>
              <w:marTop w:val="0"/>
              <w:marBottom w:val="0"/>
              <w:divBdr>
                <w:top w:val="none" w:sz="0" w:space="0" w:color="auto"/>
                <w:left w:val="none" w:sz="0" w:space="0" w:color="auto"/>
                <w:bottom w:val="none" w:sz="0" w:space="0" w:color="auto"/>
                <w:right w:val="none" w:sz="0" w:space="0" w:color="auto"/>
              </w:divBdr>
              <w:divsChild>
                <w:div w:id="20179867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356">
              <w:marLeft w:val="75"/>
              <w:marRight w:val="75"/>
              <w:marTop w:val="75"/>
              <w:marBottom w:val="0"/>
              <w:divBdr>
                <w:top w:val="none" w:sz="0" w:space="0" w:color="auto"/>
                <w:left w:val="none" w:sz="0" w:space="0" w:color="auto"/>
                <w:bottom w:val="none" w:sz="0" w:space="0" w:color="auto"/>
                <w:right w:val="none" w:sz="0" w:space="0" w:color="auto"/>
              </w:divBdr>
              <w:divsChild>
                <w:div w:id="201795800">
                  <w:marLeft w:val="0"/>
                  <w:marRight w:val="0"/>
                  <w:marTop w:val="60"/>
                  <w:marBottom w:val="30"/>
                  <w:divBdr>
                    <w:top w:val="none" w:sz="0" w:space="0" w:color="auto"/>
                    <w:left w:val="none" w:sz="0" w:space="0" w:color="auto"/>
                    <w:bottom w:val="none" w:sz="0" w:space="0" w:color="auto"/>
                    <w:right w:val="none" w:sz="0" w:space="0" w:color="auto"/>
                  </w:divBdr>
                </w:div>
                <w:div w:id="201797522">
                  <w:marLeft w:val="0"/>
                  <w:marRight w:val="0"/>
                  <w:marTop w:val="60"/>
                  <w:marBottom w:val="30"/>
                  <w:divBdr>
                    <w:top w:val="none" w:sz="0" w:space="0" w:color="auto"/>
                    <w:left w:val="none" w:sz="0" w:space="0" w:color="auto"/>
                    <w:bottom w:val="none" w:sz="0" w:space="0" w:color="auto"/>
                    <w:right w:val="none" w:sz="0" w:space="0" w:color="auto"/>
                  </w:divBdr>
                </w:div>
                <w:div w:id="20180018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5205">
      <w:marLeft w:val="0"/>
      <w:marRight w:val="0"/>
      <w:marTop w:val="0"/>
      <w:marBottom w:val="0"/>
      <w:divBdr>
        <w:top w:val="none" w:sz="0" w:space="0" w:color="auto"/>
        <w:left w:val="none" w:sz="0" w:space="0" w:color="auto"/>
        <w:bottom w:val="none" w:sz="0" w:space="0" w:color="auto"/>
        <w:right w:val="none" w:sz="0" w:space="0" w:color="auto"/>
      </w:divBdr>
      <w:divsChild>
        <w:div w:id="20179622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20">
              <w:marLeft w:val="75"/>
              <w:marRight w:val="75"/>
              <w:marTop w:val="75"/>
              <w:marBottom w:val="0"/>
              <w:divBdr>
                <w:top w:val="none" w:sz="0" w:space="0" w:color="auto"/>
                <w:left w:val="none" w:sz="0" w:space="0" w:color="auto"/>
                <w:bottom w:val="none" w:sz="0" w:space="0" w:color="auto"/>
                <w:right w:val="none" w:sz="0" w:space="0" w:color="auto"/>
              </w:divBdr>
              <w:divsChild>
                <w:div w:id="201796029">
                  <w:marLeft w:val="0"/>
                  <w:marRight w:val="0"/>
                  <w:marTop w:val="60"/>
                  <w:marBottom w:val="30"/>
                  <w:divBdr>
                    <w:top w:val="none" w:sz="0" w:space="0" w:color="auto"/>
                    <w:left w:val="none" w:sz="0" w:space="0" w:color="auto"/>
                    <w:bottom w:val="none" w:sz="0" w:space="0" w:color="auto"/>
                    <w:right w:val="none" w:sz="0" w:space="0" w:color="auto"/>
                  </w:divBdr>
                </w:div>
                <w:div w:id="201798066">
                  <w:marLeft w:val="0"/>
                  <w:marRight w:val="0"/>
                  <w:marTop w:val="60"/>
                  <w:marBottom w:val="30"/>
                  <w:divBdr>
                    <w:top w:val="none" w:sz="0" w:space="0" w:color="auto"/>
                    <w:left w:val="none" w:sz="0" w:space="0" w:color="auto"/>
                    <w:bottom w:val="none" w:sz="0" w:space="0" w:color="auto"/>
                    <w:right w:val="none" w:sz="0" w:space="0" w:color="auto"/>
                  </w:divBdr>
                </w:div>
                <w:div w:id="201800878">
                  <w:marLeft w:val="0"/>
                  <w:marRight w:val="0"/>
                  <w:marTop w:val="60"/>
                  <w:marBottom w:val="30"/>
                  <w:divBdr>
                    <w:top w:val="none" w:sz="0" w:space="0" w:color="auto"/>
                    <w:left w:val="none" w:sz="0" w:space="0" w:color="auto"/>
                    <w:bottom w:val="none" w:sz="0" w:space="0" w:color="auto"/>
                    <w:right w:val="none" w:sz="0" w:space="0" w:color="auto"/>
                  </w:divBdr>
                </w:div>
              </w:divsChild>
            </w:div>
            <w:div w:id="201801313">
              <w:marLeft w:val="0"/>
              <w:marRight w:val="0"/>
              <w:marTop w:val="0"/>
              <w:marBottom w:val="0"/>
              <w:divBdr>
                <w:top w:val="none" w:sz="0" w:space="0" w:color="auto"/>
                <w:left w:val="none" w:sz="0" w:space="0" w:color="auto"/>
                <w:bottom w:val="none" w:sz="0" w:space="0" w:color="auto"/>
                <w:right w:val="none" w:sz="0" w:space="0" w:color="auto"/>
              </w:divBdr>
              <w:divsChild>
                <w:div w:id="20180276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33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560">
              <w:marLeft w:val="0"/>
              <w:marRight w:val="0"/>
              <w:marTop w:val="0"/>
              <w:marBottom w:val="0"/>
              <w:divBdr>
                <w:top w:val="none" w:sz="0" w:space="0" w:color="auto"/>
                <w:left w:val="none" w:sz="0" w:space="0" w:color="auto"/>
                <w:bottom w:val="none" w:sz="0" w:space="0" w:color="auto"/>
                <w:right w:val="none" w:sz="0" w:space="0" w:color="auto"/>
              </w:divBdr>
              <w:divsChild>
                <w:div w:id="20180069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804">
              <w:marLeft w:val="75"/>
              <w:marRight w:val="75"/>
              <w:marTop w:val="75"/>
              <w:marBottom w:val="0"/>
              <w:divBdr>
                <w:top w:val="none" w:sz="0" w:space="0" w:color="auto"/>
                <w:left w:val="none" w:sz="0" w:space="0" w:color="auto"/>
                <w:bottom w:val="none" w:sz="0" w:space="0" w:color="auto"/>
                <w:right w:val="none" w:sz="0" w:space="0" w:color="auto"/>
              </w:divBdr>
              <w:divsChild>
                <w:div w:id="201795817">
                  <w:marLeft w:val="0"/>
                  <w:marRight w:val="0"/>
                  <w:marTop w:val="60"/>
                  <w:marBottom w:val="30"/>
                  <w:divBdr>
                    <w:top w:val="none" w:sz="0" w:space="0" w:color="auto"/>
                    <w:left w:val="none" w:sz="0" w:space="0" w:color="auto"/>
                    <w:bottom w:val="none" w:sz="0" w:space="0" w:color="auto"/>
                    <w:right w:val="none" w:sz="0" w:space="0" w:color="auto"/>
                  </w:divBdr>
                </w:div>
                <w:div w:id="201797730">
                  <w:marLeft w:val="0"/>
                  <w:marRight w:val="0"/>
                  <w:marTop w:val="60"/>
                  <w:marBottom w:val="30"/>
                  <w:divBdr>
                    <w:top w:val="none" w:sz="0" w:space="0" w:color="auto"/>
                    <w:left w:val="none" w:sz="0" w:space="0" w:color="auto"/>
                    <w:bottom w:val="none" w:sz="0" w:space="0" w:color="auto"/>
                    <w:right w:val="none" w:sz="0" w:space="0" w:color="auto"/>
                  </w:divBdr>
                </w:div>
                <w:div w:id="20180063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93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94">
              <w:marLeft w:val="75"/>
              <w:marRight w:val="75"/>
              <w:marTop w:val="75"/>
              <w:marBottom w:val="0"/>
              <w:divBdr>
                <w:top w:val="none" w:sz="0" w:space="0" w:color="auto"/>
                <w:left w:val="none" w:sz="0" w:space="0" w:color="auto"/>
                <w:bottom w:val="none" w:sz="0" w:space="0" w:color="auto"/>
                <w:right w:val="none" w:sz="0" w:space="0" w:color="auto"/>
              </w:divBdr>
              <w:divsChild>
                <w:div w:id="201795653">
                  <w:marLeft w:val="0"/>
                  <w:marRight w:val="0"/>
                  <w:marTop w:val="60"/>
                  <w:marBottom w:val="30"/>
                  <w:divBdr>
                    <w:top w:val="none" w:sz="0" w:space="0" w:color="auto"/>
                    <w:left w:val="none" w:sz="0" w:space="0" w:color="auto"/>
                    <w:bottom w:val="none" w:sz="0" w:space="0" w:color="auto"/>
                    <w:right w:val="none" w:sz="0" w:space="0" w:color="auto"/>
                  </w:divBdr>
                </w:div>
                <w:div w:id="201799058">
                  <w:marLeft w:val="0"/>
                  <w:marRight w:val="0"/>
                  <w:marTop w:val="60"/>
                  <w:marBottom w:val="30"/>
                  <w:divBdr>
                    <w:top w:val="none" w:sz="0" w:space="0" w:color="auto"/>
                    <w:left w:val="none" w:sz="0" w:space="0" w:color="auto"/>
                    <w:bottom w:val="none" w:sz="0" w:space="0" w:color="auto"/>
                    <w:right w:val="none" w:sz="0" w:space="0" w:color="auto"/>
                  </w:divBdr>
                </w:div>
                <w:div w:id="201802577">
                  <w:marLeft w:val="0"/>
                  <w:marRight w:val="0"/>
                  <w:marTop w:val="60"/>
                  <w:marBottom w:val="30"/>
                  <w:divBdr>
                    <w:top w:val="none" w:sz="0" w:space="0" w:color="auto"/>
                    <w:left w:val="none" w:sz="0" w:space="0" w:color="auto"/>
                    <w:bottom w:val="none" w:sz="0" w:space="0" w:color="auto"/>
                    <w:right w:val="none" w:sz="0" w:space="0" w:color="auto"/>
                  </w:divBdr>
                </w:div>
              </w:divsChild>
            </w:div>
            <w:div w:id="201796870">
              <w:marLeft w:val="0"/>
              <w:marRight w:val="0"/>
              <w:marTop w:val="0"/>
              <w:marBottom w:val="0"/>
              <w:divBdr>
                <w:top w:val="none" w:sz="0" w:space="0" w:color="auto"/>
                <w:left w:val="none" w:sz="0" w:space="0" w:color="auto"/>
                <w:bottom w:val="none" w:sz="0" w:space="0" w:color="auto"/>
                <w:right w:val="none" w:sz="0" w:space="0" w:color="auto"/>
              </w:divBdr>
              <w:divsChild>
                <w:div w:id="2017989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20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91">
              <w:marLeft w:val="75"/>
              <w:marRight w:val="75"/>
              <w:marTop w:val="75"/>
              <w:marBottom w:val="0"/>
              <w:divBdr>
                <w:top w:val="none" w:sz="0" w:space="0" w:color="auto"/>
                <w:left w:val="none" w:sz="0" w:space="0" w:color="auto"/>
                <w:bottom w:val="none" w:sz="0" w:space="0" w:color="auto"/>
                <w:right w:val="none" w:sz="0" w:space="0" w:color="auto"/>
              </w:divBdr>
              <w:divsChild>
                <w:div w:id="201796525">
                  <w:marLeft w:val="0"/>
                  <w:marRight w:val="0"/>
                  <w:marTop w:val="60"/>
                  <w:marBottom w:val="30"/>
                  <w:divBdr>
                    <w:top w:val="none" w:sz="0" w:space="0" w:color="auto"/>
                    <w:left w:val="none" w:sz="0" w:space="0" w:color="auto"/>
                    <w:bottom w:val="none" w:sz="0" w:space="0" w:color="auto"/>
                    <w:right w:val="none" w:sz="0" w:space="0" w:color="auto"/>
                  </w:divBdr>
                </w:div>
                <w:div w:id="201798766">
                  <w:marLeft w:val="0"/>
                  <w:marRight w:val="0"/>
                  <w:marTop w:val="60"/>
                  <w:marBottom w:val="30"/>
                  <w:divBdr>
                    <w:top w:val="none" w:sz="0" w:space="0" w:color="auto"/>
                    <w:left w:val="none" w:sz="0" w:space="0" w:color="auto"/>
                    <w:bottom w:val="none" w:sz="0" w:space="0" w:color="auto"/>
                    <w:right w:val="none" w:sz="0" w:space="0" w:color="auto"/>
                  </w:divBdr>
                </w:div>
                <w:div w:id="201799733">
                  <w:marLeft w:val="0"/>
                  <w:marRight w:val="0"/>
                  <w:marTop w:val="60"/>
                  <w:marBottom w:val="30"/>
                  <w:divBdr>
                    <w:top w:val="none" w:sz="0" w:space="0" w:color="auto"/>
                    <w:left w:val="none" w:sz="0" w:space="0" w:color="auto"/>
                    <w:bottom w:val="none" w:sz="0" w:space="0" w:color="auto"/>
                    <w:right w:val="none" w:sz="0" w:space="0" w:color="auto"/>
                  </w:divBdr>
                </w:div>
              </w:divsChild>
            </w:div>
            <w:div w:id="201799764">
              <w:marLeft w:val="0"/>
              <w:marRight w:val="0"/>
              <w:marTop w:val="0"/>
              <w:marBottom w:val="0"/>
              <w:divBdr>
                <w:top w:val="none" w:sz="0" w:space="0" w:color="auto"/>
                <w:left w:val="none" w:sz="0" w:space="0" w:color="auto"/>
                <w:bottom w:val="none" w:sz="0" w:space="0" w:color="auto"/>
                <w:right w:val="none" w:sz="0" w:space="0" w:color="auto"/>
              </w:divBdr>
              <w:divsChild>
                <w:div w:id="20180241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37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58">
              <w:marLeft w:val="75"/>
              <w:marRight w:val="75"/>
              <w:marTop w:val="75"/>
              <w:marBottom w:val="0"/>
              <w:divBdr>
                <w:top w:val="none" w:sz="0" w:space="0" w:color="auto"/>
                <w:left w:val="none" w:sz="0" w:space="0" w:color="auto"/>
                <w:bottom w:val="none" w:sz="0" w:space="0" w:color="auto"/>
                <w:right w:val="none" w:sz="0" w:space="0" w:color="auto"/>
              </w:divBdr>
              <w:divsChild>
                <w:div w:id="201801545">
                  <w:marLeft w:val="0"/>
                  <w:marRight w:val="0"/>
                  <w:marTop w:val="60"/>
                  <w:marBottom w:val="30"/>
                  <w:divBdr>
                    <w:top w:val="none" w:sz="0" w:space="0" w:color="auto"/>
                    <w:left w:val="none" w:sz="0" w:space="0" w:color="auto"/>
                    <w:bottom w:val="none" w:sz="0" w:space="0" w:color="auto"/>
                    <w:right w:val="none" w:sz="0" w:space="0" w:color="auto"/>
                  </w:divBdr>
                </w:div>
                <w:div w:id="201802352">
                  <w:marLeft w:val="0"/>
                  <w:marRight w:val="0"/>
                  <w:marTop w:val="60"/>
                  <w:marBottom w:val="30"/>
                  <w:divBdr>
                    <w:top w:val="none" w:sz="0" w:space="0" w:color="auto"/>
                    <w:left w:val="none" w:sz="0" w:space="0" w:color="auto"/>
                    <w:bottom w:val="none" w:sz="0" w:space="0" w:color="auto"/>
                    <w:right w:val="none" w:sz="0" w:space="0" w:color="auto"/>
                  </w:divBdr>
                </w:div>
                <w:div w:id="201802633">
                  <w:marLeft w:val="0"/>
                  <w:marRight w:val="0"/>
                  <w:marTop w:val="60"/>
                  <w:marBottom w:val="30"/>
                  <w:divBdr>
                    <w:top w:val="none" w:sz="0" w:space="0" w:color="auto"/>
                    <w:left w:val="none" w:sz="0" w:space="0" w:color="auto"/>
                    <w:bottom w:val="none" w:sz="0" w:space="0" w:color="auto"/>
                    <w:right w:val="none" w:sz="0" w:space="0" w:color="auto"/>
                  </w:divBdr>
                </w:div>
              </w:divsChild>
            </w:div>
            <w:div w:id="201798448">
              <w:marLeft w:val="0"/>
              <w:marRight w:val="0"/>
              <w:marTop w:val="0"/>
              <w:marBottom w:val="0"/>
              <w:divBdr>
                <w:top w:val="none" w:sz="0" w:space="0" w:color="auto"/>
                <w:left w:val="none" w:sz="0" w:space="0" w:color="auto"/>
                <w:bottom w:val="none" w:sz="0" w:space="0" w:color="auto"/>
                <w:right w:val="none" w:sz="0" w:space="0" w:color="auto"/>
              </w:divBdr>
              <w:divsChild>
                <w:div w:id="20179969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92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45">
              <w:marLeft w:val="0"/>
              <w:marRight w:val="0"/>
              <w:marTop w:val="0"/>
              <w:marBottom w:val="0"/>
              <w:divBdr>
                <w:top w:val="none" w:sz="0" w:space="0" w:color="auto"/>
                <w:left w:val="none" w:sz="0" w:space="0" w:color="auto"/>
                <w:bottom w:val="none" w:sz="0" w:space="0" w:color="auto"/>
                <w:right w:val="none" w:sz="0" w:space="0" w:color="auto"/>
              </w:divBdr>
              <w:divsChild>
                <w:div w:id="20180298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427">
              <w:marLeft w:val="75"/>
              <w:marRight w:val="75"/>
              <w:marTop w:val="75"/>
              <w:marBottom w:val="0"/>
              <w:divBdr>
                <w:top w:val="none" w:sz="0" w:space="0" w:color="auto"/>
                <w:left w:val="none" w:sz="0" w:space="0" w:color="auto"/>
                <w:bottom w:val="none" w:sz="0" w:space="0" w:color="auto"/>
                <w:right w:val="none" w:sz="0" w:space="0" w:color="auto"/>
              </w:divBdr>
              <w:divsChild>
                <w:div w:id="201797444">
                  <w:marLeft w:val="0"/>
                  <w:marRight w:val="0"/>
                  <w:marTop w:val="60"/>
                  <w:marBottom w:val="30"/>
                  <w:divBdr>
                    <w:top w:val="none" w:sz="0" w:space="0" w:color="auto"/>
                    <w:left w:val="none" w:sz="0" w:space="0" w:color="auto"/>
                    <w:bottom w:val="none" w:sz="0" w:space="0" w:color="auto"/>
                    <w:right w:val="none" w:sz="0" w:space="0" w:color="auto"/>
                  </w:divBdr>
                </w:div>
                <w:div w:id="201799922">
                  <w:marLeft w:val="0"/>
                  <w:marRight w:val="0"/>
                  <w:marTop w:val="60"/>
                  <w:marBottom w:val="30"/>
                  <w:divBdr>
                    <w:top w:val="none" w:sz="0" w:space="0" w:color="auto"/>
                    <w:left w:val="none" w:sz="0" w:space="0" w:color="auto"/>
                    <w:bottom w:val="none" w:sz="0" w:space="0" w:color="auto"/>
                    <w:right w:val="none" w:sz="0" w:space="0" w:color="auto"/>
                  </w:divBdr>
                </w:div>
                <w:div w:id="20180277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200">
          <w:marLeft w:val="0"/>
          <w:marRight w:val="0"/>
          <w:marTop w:val="75"/>
          <w:marBottom w:val="0"/>
          <w:divBdr>
            <w:top w:val="single" w:sz="6" w:space="4" w:color="A6C9E2"/>
            <w:left w:val="single" w:sz="6" w:space="4" w:color="A6C9E2"/>
            <w:bottom w:val="single" w:sz="6" w:space="4" w:color="A6C9E2"/>
            <w:right w:val="single" w:sz="6" w:space="4" w:color="A6C9E2"/>
          </w:divBdr>
          <w:divsChild>
            <w:div w:id="201802620">
              <w:marLeft w:val="0"/>
              <w:marRight w:val="0"/>
              <w:marTop w:val="0"/>
              <w:marBottom w:val="0"/>
              <w:divBdr>
                <w:top w:val="none" w:sz="0" w:space="0" w:color="auto"/>
                <w:left w:val="none" w:sz="0" w:space="0" w:color="auto"/>
                <w:bottom w:val="none" w:sz="0" w:space="0" w:color="auto"/>
                <w:right w:val="none" w:sz="0" w:space="0" w:color="auto"/>
              </w:divBdr>
              <w:divsChild>
                <w:div w:id="20180192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707">
              <w:marLeft w:val="75"/>
              <w:marRight w:val="75"/>
              <w:marTop w:val="75"/>
              <w:marBottom w:val="0"/>
              <w:divBdr>
                <w:top w:val="none" w:sz="0" w:space="0" w:color="auto"/>
                <w:left w:val="none" w:sz="0" w:space="0" w:color="auto"/>
                <w:bottom w:val="none" w:sz="0" w:space="0" w:color="auto"/>
                <w:right w:val="none" w:sz="0" w:space="0" w:color="auto"/>
              </w:divBdr>
              <w:divsChild>
                <w:div w:id="201796496">
                  <w:marLeft w:val="0"/>
                  <w:marRight w:val="0"/>
                  <w:marTop w:val="60"/>
                  <w:marBottom w:val="30"/>
                  <w:divBdr>
                    <w:top w:val="none" w:sz="0" w:space="0" w:color="auto"/>
                    <w:left w:val="none" w:sz="0" w:space="0" w:color="auto"/>
                    <w:bottom w:val="none" w:sz="0" w:space="0" w:color="auto"/>
                    <w:right w:val="none" w:sz="0" w:space="0" w:color="auto"/>
                  </w:divBdr>
                </w:div>
                <w:div w:id="201800911">
                  <w:marLeft w:val="0"/>
                  <w:marRight w:val="0"/>
                  <w:marTop w:val="60"/>
                  <w:marBottom w:val="30"/>
                  <w:divBdr>
                    <w:top w:val="none" w:sz="0" w:space="0" w:color="auto"/>
                    <w:left w:val="none" w:sz="0" w:space="0" w:color="auto"/>
                    <w:bottom w:val="none" w:sz="0" w:space="0" w:color="auto"/>
                    <w:right w:val="none" w:sz="0" w:space="0" w:color="auto"/>
                  </w:divBdr>
                </w:div>
                <w:div w:id="20180209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68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36">
              <w:marLeft w:val="75"/>
              <w:marRight w:val="75"/>
              <w:marTop w:val="75"/>
              <w:marBottom w:val="0"/>
              <w:divBdr>
                <w:top w:val="none" w:sz="0" w:space="0" w:color="auto"/>
                <w:left w:val="none" w:sz="0" w:space="0" w:color="auto"/>
                <w:bottom w:val="none" w:sz="0" w:space="0" w:color="auto"/>
                <w:right w:val="none" w:sz="0" w:space="0" w:color="auto"/>
              </w:divBdr>
              <w:divsChild>
                <w:div w:id="201796585">
                  <w:marLeft w:val="0"/>
                  <w:marRight w:val="0"/>
                  <w:marTop w:val="60"/>
                  <w:marBottom w:val="30"/>
                  <w:divBdr>
                    <w:top w:val="none" w:sz="0" w:space="0" w:color="auto"/>
                    <w:left w:val="none" w:sz="0" w:space="0" w:color="auto"/>
                    <w:bottom w:val="none" w:sz="0" w:space="0" w:color="auto"/>
                    <w:right w:val="none" w:sz="0" w:space="0" w:color="auto"/>
                  </w:divBdr>
                </w:div>
                <w:div w:id="201797310">
                  <w:marLeft w:val="0"/>
                  <w:marRight w:val="0"/>
                  <w:marTop w:val="60"/>
                  <w:marBottom w:val="30"/>
                  <w:divBdr>
                    <w:top w:val="none" w:sz="0" w:space="0" w:color="auto"/>
                    <w:left w:val="none" w:sz="0" w:space="0" w:color="auto"/>
                    <w:bottom w:val="none" w:sz="0" w:space="0" w:color="auto"/>
                    <w:right w:val="none" w:sz="0" w:space="0" w:color="auto"/>
                  </w:divBdr>
                </w:div>
                <w:div w:id="201799403">
                  <w:marLeft w:val="0"/>
                  <w:marRight w:val="0"/>
                  <w:marTop w:val="60"/>
                  <w:marBottom w:val="30"/>
                  <w:divBdr>
                    <w:top w:val="none" w:sz="0" w:space="0" w:color="auto"/>
                    <w:left w:val="none" w:sz="0" w:space="0" w:color="auto"/>
                    <w:bottom w:val="none" w:sz="0" w:space="0" w:color="auto"/>
                    <w:right w:val="none" w:sz="0" w:space="0" w:color="auto"/>
                  </w:divBdr>
                </w:div>
              </w:divsChild>
            </w:div>
            <w:div w:id="201800490">
              <w:marLeft w:val="0"/>
              <w:marRight w:val="0"/>
              <w:marTop w:val="0"/>
              <w:marBottom w:val="0"/>
              <w:divBdr>
                <w:top w:val="none" w:sz="0" w:space="0" w:color="auto"/>
                <w:left w:val="none" w:sz="0" w:space="0" w:color="auto"/>
                <w:bottom w:val="none" w:sz="0" w:space="0" w:color="auto"/>
                <w:right w:val="none" w:sz="0" w:space="0" w:color="auto"/>
              </w:divBdr>
              <w:divsChild>
                <w:div w:id="20179849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95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66">
              <w:marLeft w:val="75"/>
              <w:marRight w:val="75"/>
              <w:marTop w:val="75"/>
              <w:marBottom w:val="0"/>
              <w:divBdr>
                <w:top w:val="none" w:sz="0" w:space="0" w:color="auto"/>
                <w:left w:val="none" w:sz="0" w:space="0" w:color="auto"/>
                <w:bottom w:val="none" w:sz="0" w:space="0" w:color="auto"/>
                <w:right w:val="none" w:sz="0" w:space="0" w:color="auto"/>
              </w:divBdr>
              <w:divsChild>
                <w:div w:id="201796688">
                  <w:marLeft w:val="0"/>
                  <w:marRight w:val="0"/>
                  <w:marTop w:val="60"/>
                  <w:marBottom w:val="30"/>
                  <w:divBdr>
                    <w:top w:val="none" w:sz="0" w:space="0" w:color="auto"/>
                    <w:left w:val="none" w:sz="0" w:space="0" w:color="auto"/>
                    <w:bottom w:val="none" w:sz="0" w:space="0" w:color="auto"/>
                    <w:right w:val="none" w:sz="0" w:space="0" w:color="auto"/>
                  </w:divBdr>
                </w:div>
                <w:div w:id="201798428">
                  <w:marLeft w:val="0"/>
                  <w:marRight w:val="0"/>
                  <w:marTop w:val="60"/>
                  <w:marBottom w:val="30"/>
                  <w:divBdr>
                    <w:top w:val="none" w:sz="0" w:space="0" w:color="auto"/>
                    <w:left w:val="none" w:sz="0" w:space="0" w:color="auto"/>
                    <w:bottom w:val="none" w:sz="0" w:space="0" w:color="auto"/>
                    <w:right w:val="none" w:sz="0" w:space="0" w:color="auto"/>
                  </w:divBdr>
                </w:div>
                <w:div w:id="201799820">
                  <w:marLeft w:val="0"/>
                  <w:marRight w:val="0"/>
                  <w:marTop w:val="60"/>
                  <w:marBottom w:val="30"/>
                  <w:divBdr>
                    <w:top w:val="none" w:sz="0" w:space="0" w:color="auto"/>
                    <w:left w:val="none" w:sz="0" w:space="0" w:color="auto"/>
                    <w:bottom w:val="none" w:sz="0" w:space="0" w:color="auto"/>
                    <w:right w:val="none" w:sz="0" w:space="0" w:color="auto"/>
                  </w:divBdr>
                </w:div>
              </w:divsChild>
            </w:div>
            <w:div w:id="201801155">
              <w:marLeft w:val="0"/>
              <w:marRight w:val="0"/>
              <w:marTop w:val="0"/>
              <w:marBottom w:val="0"/>
              <w:divBdr>
                <w:top w:val="none" w:sz="0" w:space="0" w:color="auto"/>
                <w:left w:val="none" w:sz="0" w:space="0" w:color="auto"/>
                <w:bottom w:val="none" w:sz="0" w:space="0" w:color="auto"/>
                <w:right w:val="none" w:sz="0" w:space="0" w:color="auto"/>
              </w:divBdr>
              <w:divsChild>
                <w:div w:id="2018022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505">
          <w:marLeft w:val="0"/>
          <w:marRight w:val="0"/>
          <w:marTop w:val="75"/>
          <w:marBottom w:val="0"/>
          <w:divBdr>
            <w:top w:val="single" w:sz="6" w:space="4" w:color="A6C9E2"/>
            <w:left w:val="single" w:sz="6" w:space="4" w:color="A6C9E2"/>
            <w:bottom w:val="single" w:sz="6" w:space="4" w:color="A6C9E2"/>
            <w:right w:val="single" w:sz="6" w:space="4" w:color="A6C9E2"/>
          </w:divBdr>
          <w:divsChild>
            <w:div w:id="201800727">
              <w:marLeft w:val="0"/>
              <w:marRight w:val="0"/>
              <w:marTop w:val="0"/>
              <w:marBottom w:val="0"/>
              <w:divBdr>
                <w:top w:val="none" w:sz="0" w:space="0" w:color="auto"/>
                <w:left w:val="none" w:sz="0" w:space="0" w:color="auto"/>
                <w:bottom w:val="none" w:sz="0" w:space="0" w:color="auto"/>
                <w:right w:val="none" w:sz="0" w:space="0" w:color="auto"/>
              </w:divBdr>
              <w:divsChild>
                <w:div w:id="20179636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56">
              <w:marLeft w:val="75"/>
              <w:marRight w:val="75"/>
              <w:marTop w:val="75"/>
              <w:marBottom w:val="0"/>
              <w:divBdr>
                <w:top w:val="none" w:sz="0" w:space="0" w:color="auto"/>
                <w:left w:val="none" w:sz="0" w:space="0" w:color="auto"/>
                <w:bottom w:val="none" w:sz="0" w:space="0" w:color="auto"/>
                <w:right w:val="none" w:sz="0" w:space="0" w:color="auto"/>
              </w:divBdr>
              <w:divsChild>
                <w:div w:id="201795709">
                  <w:marLeft w:val="0"/>
                  <w:marRight w:val="0"/>
                  <w:marTop w:val="60"/>
                  <w:marBottom w:val="30"/>
                  <w:divBdr>
                    <w:top w:val="none" w:sz="0" w:space="0" w:color="auto"/>
                    <w:left w:val="none" w:sz="0" w:space="0" w:color="auto"/>
                    <w:bottom w:val="none" w:sz="0" w:space="0" w:color="auto"/>
                    <w:right w:val="none" w:sz="0" w:space="0" w:color="auto"/>
                  </w:divBdr>
                </w:div>
                <w:div w:id="201797162">
                  <w:marLeft w:val="0"/>
                  <w:marRight w:val="0"/>
                  <w:marTop w:val="60"/>
                  <w:marBottom w:val="30"/>
                  <w:divBdr>
                    <w:top w:val="none" w:sz="0" w:space="0" w:color="auto"/>
                    <w:left w:val="none" w:sz="0" w:space="0" w:color="auto"/>
                    <w:bottom w:val="none" w:sz="0" w:space="0" w:color="auto"/>
                    <w:right w:val="none" w:sz="0" w:space="0" w:color="auto"/>
                  </w:divBdr>
                </w:div>
                <w:div w:id="20180175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642">
          <w:marLeft w:val="0"/>
          <w:marRight w:val="0"/>
          <w:marTop w:val="75"/>
          <w:marBottom w:val="0"/>
          <w:divBdr>
            <w:top w:val="single" w:sz="6" w:space="4" w:color="A6C9E2"/>
            <w:left w:val="single" w:sz="6" w:space="4" w:color="A6C9E2"/>
            <w:bottom w:val="single" w:sz="6" w:space="4" w:color="A6C9E2"/>
            <w:right w:val="single" w:sz="6" w:space="4" w:color="A6C9E2"/>
          </w:divBdr>
          <w:divsChild>
            <w:div w:id="201800626">
              <w:marLeft w:val="75"/>
              <w:marRight w:val="75"/>
              <w:marTop w:val="75"/>
              <w:marBottom w:val="0"/>
              <w:divBdr>
                <w:top w:val="none" w:sz="0" w:space="0" w:color="auto"/>
                <w:left w:val="none" w:sz="0" w:space="0" w:color="auto"/>
                <w:bottom w:val="none" w:sz="0" w:space="0" w:color="auto"/>
                <w:right w:val="none" w:sz="0" w:space="0" w:color="auto"/>
              </w:divBdr>
              <w:divsChild>
                <w:div w:id="201797120">
                  <w:marLeft w:val="0"/>
                  <w:marRight w:val="0"/>
                  <w:marTop w:val="60"/>
                  <w:marBottom w:val="30"/>
                  <w:divBdr>
                    <w:top w:val="none" w:sz="0" w:space="0" w:color="auto"/>
                    <w:left w:val="none" w:sz="0" w:space="0" w:color="auto"/>
                    <w:bottom w:val="none" w:sz="0" w:space="0" w:color="auto"/>
                    <w:right w:val="none" w:sz="0" w:space="0" w:color="auto"/>
                  </w:divBdr>
                </w:div>
                <w:div w:id="201803012">
                  <w:marLeft w:val="0"/>
                  <w:marRight w:val="0"/>
                  <w:marTop w:val="60"/>
                  <w:marBottom w:val="30"/>
                  <w:divBdr>
                    <w:top w:val="none" w:sz="0" w:space="0" w:color="auto"/>
                    <w:left w:val="none" w:sz="0" w:space="0" w:color="auto"/>
                    <w:bottom w:val="none" w:sz="0" w:space="0" w:color="auto"/>
                    <w:right w:val="none" w:sz="0" w:space="0" w:color="auto"/>
                  </w:divBdr>
                </w:div>
                <w:div w:id="20180315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744">
          <w:marLeft w:val="0"/>
          <w:marRight w:val="0"/>
          <w:marTop w:val="75"/>
          <w:marBottom w:val="0"/>
          <w:divBdr>
            <w:top w:val="single" w:sz="6" w:space="4" w:color="A6C9E2"/>
            <w:left w:val="single" w:sz="6" w:space="4" w:color="A6C9E2"/>
            <w:bottom w:val="single" w:sz="6" w:space="4" w:color="A6C9E2"/>
            <w:right w:val="single" w:sz="6" w:space="4" w:color="A6C9E2"/>
          </w:divBdr>
          <w:divsChild>
            <w:div w:id="201800392">
              <w:marLeft w:val="75"/>
              <w:marRight w:val="75"/>
              <w:marTop w:val="75"/>
              <w:marBottom w:val="0"/>
              <w:divBdr>
                <w:top w:val="none" w:sz="0" w:space="0" w:color="auto"/>
                <w:left w:val="none" w:sz="0" w:space="0" w:color="auto"/>
                <w:bottom w:val="none" w:sz="0" w:space="0" w:color="auto"/>
                <w:right w:val="none" w:sz="0" w:space="0" w:color="auto"/>
              </w:divBdr>
              <w:divsChild>
                <w:div w:id="201796855">
                  <w:marLeft w:val="0"/>
                  <w:marRight w:val="0"/>
                  <w:marTop w:val="60"/>
                  <w:marBottom w:val="30"/>
                  <w:divBdr>
                    <w:top w:val="none" w:sz="0" w:space="0" w:color="auto"/>
                    <w:left w:val="none" w:sz="0" w:space="0" w:color="auto"/>
                    <w:bottom w:val="none" w:sz="0" w:space="0" w:color="auto"/>
                    <w:right w:val="none" w:sz="0" w:space="0" w:color="auto"/>
                  </w:divBdr>
                </w:div>
                <w:div w:id="201797918">
                  <w:marLeft w:val="0"/>
                  <w:marRight w:val="0"/>
                  <w:marTop w:val="60"/>
                  <w:marBottom w:val="30"/>
                  <w:divBdr>
                    <w:top w:val="none" w:sz="0" w:space="0" w:color="auto"/>
                    <w:left w:val="none" w:sz="0" w:space="0" w:color="auto"/>
                    <w:bottom w:val="none" w:sz="0" w:space="0" w:color="auto"/>
                    <w:right w:val="none" w:sz="0" w:space="0" w:color="auto"/>
                  </w:divBdr>
                </w:div>
                <w:div w:id="201803047">
                  <w:marLeft w:val="0"/>
                  <w:marRight w:val="0"/>
                  <w:marTop w:val="60"/>
                  <w:marBottom w:val="30"/>
                  <w:divBdr>
                    <w:top w:val="none" w:sz="0" w:space="0" w:color="auto"/>
                    <w:left w:val="none" w:sz="0" w:space="0" w:color="auto"/>
                    <w:bottom w:val="none" w:sz="0" w:space="0" w:color="auto"/>
                    <w:right w:val="none" w:sz="0" w:space="0" w:color="auto"/>
                  </w:divBdr>
                </w:div>
              </w:divsChild>
            </w:div>
            <w:div w:id="201802550">
              <w:marLeft w:val="0"/>
              <w:marRight w:val="0"/>
              <w:marTop w:val="0"/>
              <w:marBottom w:val="0"/>
              <w:divBdr>
                <w:top w:val="none" w:sz="0" w:space="0" w:color="auto"/>
                <w:left w:val="none" w:sz="0" w:space="0" w:color="auto"/>
                <w:bottom w:val="none" w:sz="0" w:space="0" w:color="auto"/>
                <w:right w:val="none" w:sz="0" w:space="0" w:color="auto"/>
              </w:divBdr>
              <w:divsChild>
                <w:div w:id="20179859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65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517">
              <w:marLeft w:val="75"/>
              <w:marRight w:val="75"/>
              <w:marTop w:val="75"/>
              <w:marBottom w:val="0"/>
              <w:divBdr>
                <w:top w:val="none" w:sz="0" w:space="0" w:color="auto"/>
                <w:left w:val="none" w:sz="0" w:space="0" w:color="auto"/>
                <w:bottom w:val="none" w:sz="0" w:space="0" w:color="auto"/>
                <w:right w:val="none" w:sz="0" w:space="0" w:color="auto"/>
              </w:divBdr>
              <w:divsChild>
                <w:div w:id="201795584">
                  <w:marLeft w:val="0"/>
                  <w:marRight w:val="0"/>
                  <w:marTop w:val="60"/>
                  <w:marBottom w:val="30"/>
                  <w:divBdr>
                    <w:top w:val="none" w:sz="0" w:space="0" w:color="auto"/>
                    <w:left w:val="none" w:sz="0" w:space="0" w:color="auto"/>
                    <w:bottom w:val="none" w:sz="0" w:space="0" w:color="auto"/>
                    <w:right w:val="none" w:sz="0" w:space="0" w:color="auto"/>
                  </w:divBdr>
                </w:div>
                <w:div w:id="201796851">
                  <w:marLeft w:val="0"/>
                  <w:marRight w:val="0"/>
                  <w:marTop w:val="60"/>
                  <w:marBottom w:val="30"/>
                  <w:divBdr>
                    <w:top w:val="none" w:sz="0" w:space="0" w:color="auto"/>
                    <w:left w:val="none" w:sz="0" w:space="0" w:color="auto"/>
                    <w:bottom w:val="none" w:sz="0" w:space="0" w:color="auto"/>
                    <w:right w:val="none" w:sz="0" w:space="0" w:color="auto"/>
                  </w:divBdr>
                </w:div>
                <w:div w:id="201796879">
                  <w:marLeft w:val="0"/>
                  <w:marRight w:val="0"/>
                  <w:marTop w:val="60"/>
                  <w:marBottom w:val="30"/>
                  <w:divBdr>
                    <w:top w:val="none" w:sz="0" w:space="0" w:color="auto"/>
                    <w:left w:val="none" w:sz="0" w:space="0" w:color="auto"/>
                    <w:bottom w:val="none" w:sz="0" w:space="0" w:color="auto"/>
                    <w:right w:val="none" w:sz="0" w:space="0" w:color="auto"/>
                  </w:divBdr>
                </w:div>
              </w:divsChild>
            </w:div>
            <w:div w:id="201802558">
              <w:marLeft w:val="0"/>
              <w:marRight w:val="0"/>
              <w:marTop w:val="0"/>
              <w:marBottom w:val="0"/>
              <w:divBdr>
                <w:top w:val="none" w:sz="0" w:space="0" w:color="auto"/>
                <w:left w:val="none" w:sz="0" w:space="0" w:color="auto"/>
                <w:bottom w:val="none" w:sz="0" w:space="0" w:color="auto"/>
                <w:right w:val="none" w:sz="0" w:space="0" w:color="auto"/>
              </w:divBdr>
              <w:divsChild>
                <w:div w:id="20180014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7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34">
              <w:marLeft w:val="75"/>
              <w:marRight w:val="75"/>
              <w:marTop w:val="75"/>
              <w:marBottom w:val="0"/>
              <w:divBdr>
                <w:top w:val="none" w:sz="0" w:space="0" w:color="auto"/>
                <w:left w:val="none" w:sz="0" w:space="0" w:color="auto"/>
                <w:bottom w:val="none" w:sz="0" w:space="0" w:color="auto"/>
                <w:right w:val="none" w:sz="0" w:space="0" w:color="auto"/>
              </w:divBdr>
              <w:divsChild>
                <w:div w:id="201795104">
                  <w:marLeft w:val="0"/>
                  <w:marRight w:val="0"/>
                  <w:marTop w:val="60"/>
                  <w:marBottom w:val="30"/>
                  <w:divBdr>
                    <w:top w:val="none" w:sz="0" w:space="0" w:color="auto"/>
                    <w:left w:val="none" w:sz="0" w:space="0" w:color="auto"/>
                    <w:bottom w:val="none" w:sz="0" w:space="0" w:color="auto"/>
                    <w:right w:val="none" w:sz="0" w:space="0" w:color="auto"/>
                  </w:divBdr>
                </w:div>
                <w:div w:id="201800117">
                  <w:marLeft w:val="0"/>
                  <w:marRight w:val="0"/>
                  <w:marTop w:val="60"/>
                  <w:marBottom w:val="30"/>
                  <w:divBdr>
                    <w:top w:val="none" w:sz="0" w:space="0" w:color="auto"/>
                    <w:left w:val="none" w:sz="0" w:space="0" w:color="auto"/>
                    <w:bottom w:val="none" w:sz="0" w:space="0" w:color="auto"/>
                    <w:right w:val="none" w:sz="0" w:space="0" w:color="auto"/>
                  </w:divBdr>
                </w:div>
                <w:div w:id="201801644">
                  <w:marLeft w:val="0"/>
                  <w:marRight w:val="0"/>
                  <w:marTop w:val="60"/>
                  <w:marBottom w:val="30"/>
                  <w:divBdr>
                    <w:top w:val="none" w:sz="0" w:space="0" w:color="auto"/>
                    <w:left w:val="none" w:sz="0" w:space="0" w:color="auto"/>
                    <w:bottom w:val="none" w:sz="0" w:space="0" w:color="auto"/>
                    <w:right w:val="none" w:sz="0" w:space="0" w:color="auto"/>
                  </w:divBdr>
                </w:div>
              </w:divsChild>
            </w:div>
            <w:div w:id="201799450">
              <w:marLeft w:val="0"/>
              <w:marRight w:val="0"/>
              <w:marTop w:val="0"/>
              <w:marBottom w:val="0"/>
              <w:divBdr>
                <w:top w:val="none" w:sz="0" w:space="0" w:color="auto"/>
                <w:left w:val="none" w:sz="0" w:space="0" w:color="auto"/>
                <w:bottom w:val="none" w:sz="0" w:space="0" w:color="auto"/>
                <w:right w:val="none" w:sz="0" w:space="0" w:color="auto"/>
              </w:divBdr>
              <w:divsChild>
                <w:div w:id="20180118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5211">
      <w:marLeft w:val="0"/>
      <w:marRight w:val="0"/>
      <w:marTop w:val="0"/>
      <w:marBottom w:val="0"/>
      <w:divBdr>
        <w:top w:val="none" w:sz="0" w:space="0" w:color="auto"/>
        <w:left w:val="none" w:sz="0" w:space="0" w:color="auto"/>
        <w:bottom w:val="none" w:sz="0" w:space="0" w:color="auto"/>
        <w:right w:val="none" w:sz="0" w:space="0" w:color="auto"/>
      </w:divBdr>
      <w:divsChild>
        <w:div w:id="201795868">
          <w:marLeft w:val="0"/>
          <w:marRight w:val="0"/>
          <w:marTop w:val="75"/>
          <w:marBottom w:val="0"/>
          <w:divBdr>
            <w:top w:val="single" w:sz="6" w:space="4" w:color="A6C9E2"/>
            <w:left w:val="single" w:sz="6" w:space="4" w:color="A6C9E2"/>
            <w:bottom w:val="single" w:sz="6" w:space="4" w:color="A6C9E2"/>
            <w:right w:val="single" w:sz="6" w:space="4" w:color="A6C9E2"/>
          </w:divBdr>
          <w:divsChild>
            <w:div w:id="201800245">
              <w:marLeft w:val="0"/>
              <w:marRight w:val="0"/>
              <w:marTop w:val="0"/>
              <w:marBottom w:val="0"/>
              <w:divBdr>
                <w:top w:val="none" w:sz="0" w:space="0" w:color="auto"/>
                <w:left w:val="none" w:sz="0" w:space="0" w:color="auto"/>
                <w:bottom w:val="none" w:sz="0" w:space="0" w:color="auto"/>
                <w:right w:val="none" w:sz="0" w:space="0" w:color="auto"/>
              </w:divBdr>
              <w:divsChild>
                <w:div w:id="2017983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202">
              <w:marLeft w:val="75"/>
              <w:marRight w:val="75"/>
              <w:marTop w:val="75"/>
              <w:marBottom w:val="0"/>
              <w:divBdr>
                <w:top w:val="none" w:sz="0" w:space="0" w:color="auto"/>
                <w:left w:val="none" w:sz="0" w:space="0" w:color="auto"/>
                <w:bottom w:val="none" w:sz="0" w:space="0" w:color="auto"/>
                <w:right w:val="none" w:sz="0" w:space="0" w:color="auto"/>
              </w:divBdr>
              <w:divsChild>
                <w:div w:id="201797707">
                  <w:marLeft w:val="0"/>
                  <w:marRight w:val="0"/>
                  <w:marTop w:val="60"/>
                  <w:marBottom w:val="30"/>
                  <w:divBdr>
                    <w:top w:val="none" w:sz="0" w:space="0" w:color="auto"/>
                    <w:left w:val="none" w:sz="0" w:space="0" w:color="auto"/>
                    <w:bottom w:val="none" w:sz="0" w:space="0" w:color="auto"/>
                    <w:right w:val="none" w:sz="0" w:space="0" w:color="auto"/>
                  </w:divBdr>
                </w:div>
                <w:div w:id="201800723">
                  <w:marLeft w:val="0"/>
                  <w:marRight w:val="0"/>
                  <w:marTop w:val="60"/>
                  <w:marBottom w:val="30"/>
                  <w:divBdr>
                    <w:top w:val="none" w:sz="0" w:space="0" w:color="auto"/>
                    <w:left w:val="none" w:sz="0" w:space="0" w:color="auto"/>
                    <w:bottom w:val="none" w:sz="0" w:space="0" w:color="auto"/>
                    <w:right w:val="none" w:sz="0" w:space="0" w:color="auto"/>
                  </w:divBdr>
                </w:div>
                <w:div w:id="20180312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33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783">
              <w:marLeft w:val="0"/>
              <w:marRight w:val="0"/>
              <w:marTop w:val="0"/>
              <w:marBottom w:val="0"/>
              <w:divBdr>
                <w:top w:val="none" w:sz="0" w:space="0" w:color="auto"/>
                <w:left w:val="none" w:sz="0" w:space="0" w:color="auto"/>
                <w:bottom w:val="none" w:sz="0" w:space="0" w:color="auto"/>
                <w:right w:val="none" w:sz="0" w:space="0" w:color="auto"/>
              </w:divBdr>
              <w:divsChild>
                <w:div w:id="20179701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26">
              <w:marLeft w:val="75"/>
              <w:marRight w:val="75"/>
              <w:marTop w:val="75"/>
              <w:marBottom w:val="0"/>
              <w:divBdr>
                <w:top w:val="none" w:sz="0" w:space="0" w:color="auto"/>
                <w:left w:val="none" w:sz="0" w:space="0" w:color="auto"/>
                <w:bottom w:val="none" w:sz="0" w:space="0" w:color="auto"/>
                <w:right w:val="none" w:sz="0" w:space="0" w:color="auto"/>
              </w:divBdr>
              <w:divsChild>
                <w:div w:id="201797961">
                  <w:marLeft w:val="0"/>
                  <w:marRight w:val="0"/>
                  <w:marTop w:val="60"/>
                  <w:marBottom w:val="30"/>
                  <w:divBdr>
                    <w:top w:val="none" w:sz="0" w:space="0" w:color="auto"/>
                    <w:left w:val="none" w:sz="0" w:space="0" w:color="auto"/>
                    <w:bottom w:val="none" w:sz="0" w:space="0" w:color="auto"/>
                    <w:right w:val="none" w:sz="0" w:space="0" w:color="auto"/>
                  </w:divBdr>
                </w:div>
                <w:div w:id="201800127">
                  <w:marLeft w:val="0"/>
                  <w:marRight w:val="0"/>
                  <w:marTop w:val="60"/>
                  <w:marBottom w:val="30"/>
                  <w:divBdr>
                    <w:top w:val="none" w:sz="0" w:space="0" w:color="auto"/>
                    <w:left w:val="none" w:sz="0" w:space="0" w:color="auto"/>
                    <w:bottom w:val="none" w:sz="0" w:space="0" w:color="auto"/>
                    <w:right w:val="none" w:sz="0" w:space="0" w:color="auto"/>
                  </w:divBdr>
                </w:div>
                <w:div w:id="20180037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52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38">
              <w:marLeft w:val="75"/>
              <w:marRight w:val="75"/>
              <w:marTop w:val="75"/>
              <w:marBottom w:val="0"/>
              <w:divBdr>
                <w:top w:val="none" w:sz="0" w:space="0" w:color="auto"/>
                <w:left w:val="none" w:sz="0" w:space="0" w:color="auto"/>
                <w:bottom w:val="none" w:sz="0" w:space="0" w:color="auto"/>
                <w:right w:val="none" w:sz="0" w:space="0" w:color="auto"/>
              </w:divBdr>
              <w:divsChild>
                <w:div w:id="201795537">
                  <w:marLeft w:val="0"/>
                  <w:marRight w:val="0"/>
                  <w:marTop w:val="60"/>
                  <w:marBottom w:val="30"/>
                  <w:divBdr>
                    <w:top w:val="none" w:sz="0" w:space="0" w:color="auto"/>
                    <w:left w:val="none" w:sz="0" w:space="0" w:color="auto"/>
                    <w:bottom w:val="none" w:sz="0" w:space="0" w:color="auto"/>
                    <w:right w:val="none" w:sz="0" w:space="0" w:color="auto"/>
                  </w:divBdr>
                </w:div>
                <w:div w:id="201797088">
                  <w:marLeft w:val="0"/>
                  <w:marRight w:val="0"/>
                  <w:marTop w:val="60"/>
                  <w:marBottom w:val="30"/>
                  <w:divBdr>
                    <w:top w:val="none" w:sz="0" w:space="0" w:color="auto"/>
                    <w:left w:val="none" w:sz="0" w:space="0" w:color="auto"/>
                    <w:bottom w:val="none" w:sz="0" w:space="0" w:color="auto"/>
                    <w:right w:val="none" w:sz="0" w:space="0" w:color="auto"/>
                  </w:divBdr>
                </w:div>
                <w:div w:id="201801060">
                  <w:marLeft w:val="0"/>
                  <w:marRight w:val="0"/>
                  <w:marTop w:val="60"/>
                  <w:marBottom w:val="30"/>
                  <w:divBdr>
                    <w:top w:val="none" w:sz="0" w:space="0" w:color="auto"/>
                    <w:left w:val="none" w:sz="0" w:space="0" w:color="auto"/>
                    <w:bottom w:val="none" w:sz="0" w:space="0" w:color="auto"/>
                    <w:right w:val="none" w:sz="0" w:space="0" w:color="auto"/>
                  </w:divBdr>
                </w:div>
              </w:divsChild>
            </w:div>
            <w:div w:id="201799742">
              <w:marLeft w:val="0"/>
              <w:marRight w:val="0"/>
              <w:marTop w:val="0"/>
              <w:marBottom w:val="0"/>
              <w:divBdr>
                <w:top w:val="none" w:sz="0" w:space="0" w:color="auto"/>
                <w:left w:val="none" w:sz="0" w:space="0" w:color="auto"/>
                <w:bottom w:val="none" w:sz="0" w:space="0" w:color="auto"/>
                <w:right w:val="none" w:sz="0" w:space="0" w:color="auto"/>
              </w:divBdr>
              <w:divsChild>
                <w:div w:id="20179513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64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398">
              <w:marLeft w:val="75"/>
              <w:marRight w:val="75"/>
              <w:marTop w:val="75"/>
              <w:marBottom w:val="0"/>
              <w:divBdr>
                <w:top w:val="none" w:sz="0" w:space="0" w:color="auto"/>
                <w:left w:val="none" w:sz="0" w:space="0" w:color="auto"/>
                <w:bottom w:val="none" w:sz="0" w:space="0" w:color="auto"/>
                <w:right w:val="none" w:sz="0" w:space="0" w:color="auto"/>
              </w:divBdr>
              <w:divsChild>
                <w:div w:id="201795569">
                  <w:marLeft w:val="0"/>
                  <w:marRight w:val="0"/>
                  <w:marTop w:val="60"/>
                  <w:marBottom w:val="30"/>
                  <w:divBdr>
                    <w:top w:val="none" w:sz="0" w:space="0" w:color="auto"/>
                    <w:left w:val="none" w:sz="0" w:space="0" w:color="auto"/>
                    <w:bottom w:val="none" w:sz="0" w:space="0" w:color="auto"/>
                    <w:right w:val="none" w:sz="0" w:space="0" w:color="auto"/>
                  </w:divBdr>
                </w:div>
                <w:div w:id="201796331">
                  <w:marLeft w:val="0"/>
                  <w:marRight w:val="0"/>
                  <w:marTop w:val="60"/>
                  <w:marBottom w:val="30"/>
                  <w:divBdr>
                    <w:top w:val="none" w:sz="0" w:space="0" w:color="auto"/>
                    <w:left w:val="none" w:sz="0" w:space="0" w:color="auto"/>
                    <w:bottom w:val="none" w:sz="0" w:space="0" w:color="auto"/>
                    <w:right w:val="none" w:sz="0" w:space="0" w:color="auto"/>
                  </w:divBdr>
                </w:div>
                <w:div w:id="201801073">
                  <w:marLeft w:val="0"/>
                  <w:marRight w:val="0"/>
                  <w:marTop w:val="60"/>
                  <w:marBottom w:val="30"/>
                  <w:divBdr>
                    <w:top w:val="none" w:sz="0" w:space="0" w:color="auto"/>
                    <w:left w:val="none" w:sz="0" w:space="0" w:color="auto"/>
                    <w:bottom w:val="none" w:sz="0" w:space="0" w:color="auto"/>
                    <w:right w:val="none" w:sz="0" w:space="0" w:color="auto"/>
                  </w:divBdr>
                </w:div>
              </w:divsChild>
            </w:div>
            <w:div w:id="201802238">
              <w:marLeft w:val="0"/>
              <w:marRight w:val="0"/>
              <w:marTop w:val="0"/>
              <w:marBottom w:val="0"/>
              <w:divBdr>
                <w:top w:val="none" w:sz="0" w:space="0" w:color="auto"/>
                <w:left w:val="none" w:sz="0" w:space="0" w:color="auto"/>
                <w:bottom w:val="none" w:sz="0" w:space="0" w:color="auto"/>
                <w:right w:val="none" w:sz="0" w:space="0" w:color="auto"/>
              </w:divBdr>
              <w:divsChild>
                <w:div w:id="20179555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82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53">
              <w:marLeft w:val="0"/>
              <w:marRight w:val="0"/>
              <w:marTop w:val="0"/>
              <w:marBottom w:val="0"/>
              <w:divBdr>
                <w:top w:val="none" w:sz="0" w:space="0" w:color="auto"/>
                <w:left w:val="none" w:sz="0" w:space="0" w:color="auto"/>
                <w:bottom w:val="none" w:sz="0" w:space="0" w:color="auto"/>
                <w:right w:val="none" w:sz="0" w:space="0" w:color="auto"/>
              </w:divBdr>
              <w:divsChild>
                <w:div w:id="20179924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527">
              <w:marLeft w:val="75"/>
              <w:marRight w:val="75"/>
              <w:marTop w:val="75"/>
              <w:marBottom w:val="0"/>
              <w:divBdr>
                <w:top w:val="none" w:sz="0" w:space="0" w:color="auto"/>
                <w:left w:val="none" w:sz="0" w:space="0" w:color="auto"/>
                <w:bottom w:val="none" w:sz="0" w:space="0" w:color="auto"/>
                <w:right w:val="none" w:sz="0" w:space="0" w:color="auto"/>
              </w:divBdr>
              <w:divsChild>
                <w:div w:id="201798103">
                  <w:marLeft w:val="0"/>
                  <w:marRight w:val="0"/>
                  <w:marTop w:val="60"/>
                  <w:marBottom w:val="30"/>
                  <w:divBdr>
                    <w:top w:val="none" w:sz="0" w:space="0" w:color="auto"/>
                    <w:left w:val="none" w:sz="0" w:space="0" w:color="auto"/>
                    <w:bottom w:val="none" w:sz="0" w:space="0" w:color="auto"/>
                    <w:right w:val="none" w:sz="0" w:space="0" w:color="auto"/>
                  </w:divBdr>
                </w:div>
                <w:div w:id="201800532">
                  <w:marLeft w:val="0"/>
                  <w:marRight w:val="0"/>
                  <w:marTop w:val="60"/>
                  <w:marBottom w:val="30"/>
                  <w:divBdr>
                    <w:top w:val="none" w:sz="0" w:space="0" w:color="auto"/>
                    <w:left w:val="none" w:sz="0" w:space="0" w:color="auto"/>
                    <w:bottom w:val="none" w:sz="0" w:space="0" w:color="auto"/>
                    <w:right w:val="none" w:sz="0" w:space="0" w:color="auto"/>
                  </w:divBdr>
                </w:div>
                <w:div w:id="20180258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84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76">
              <w:marLeft w:val="0"/>
              <w:marRight w:val="0"/>
              <w:marTop w:val="0"/>
              <w:marBottom w:val="0"/>
              <w:divBdr>
                <w:top w:val="none" w:sz="0" w:space="0" w:color="auto"/>
                <w:left w:val="none" w:sz="0" w:space="0" w:color="auto"/>
                <w:bottom w:val="none" w:sz="0" w:space="0" w:color="auto"/>
                <w:right w:val="none" w:sz="0" w:space="0" w:color="auto"/>
              </w:divBdr>
              <w:divsChild>
                <w:div w:id="2018017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736">
              <w:marLeft w:val="75"/>
              <w:marRight w:val="75"/>
              <w:marTop w:val="75"/>
              <w:marBottom w:val="0"/>
              <w:divBdr>
                <w:top w:val="none" w:sz="0" w:space="0" w:color="auto"/>
                <w:left w:val="none" w:sz="0" w:space="0" w:color="auto"/>
                <w:bottom w:val="none" w:sz="0" w:space="0" w:color="auto"/>
                <w:right w:val="none" w:sz="0" w:space="0" w:color="auto"/>
              </w:divBdr>
              <w:divsChild>
                <w:div w:id="201799723">
                  <w:marLeft w:val="0"/>
                  <w:marRight w:val="0"/>
                  <w:marTop w:val="60"/>
                  <w:marBottom w:val="30"/>
                  <w:divBdr>
                    <w:top w:val="none" w:sz="0" w:space="0" w:color="auto"/>
                    <w:left w:val="none" w:sz="0" w:space="0" w:color="auto"/>
                    <w:bottom w:val="none" w:sz="0" w:space="0" w:color="auto"/>
                    <w:right w:val="none" w:sz="0" w:space="0" w:color="auto"/>
                  </w:divBdr>
                </w:div>
                <w:div w:id="201801947">
                  <w:marLeft w:val="0"/>
                  <w:marRight w:val="0"/>
                  <w:marTop w:val="60"/>
                  <w:marBottom w:val="30"/>
                  <w:divBdr>
                    <w:top w:val="none" w:sz="0" w:space="0" w:color="auto"/>
                    <w:left w:val="none" w:sz="0" w:space="0" w:color="auto"/>
                    <w:bottom w:val="none" w:sz="0" w:space="0" w:color="auto"/>
                    <w:right w:val="none" w:sz="0" w:space="0" w:color="auto"/>
                  </w:divBdr>
                </w:div>
                <w:div w:id="20180258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069">
          <w:marLeft w:val="0"/>
          <w:marRight w:val="0"/>
          <w:marTop w:val="75"/>
          <w:marBottom w:val="0"/>
          <w:divBdr>
            <w:top w:val="single" w:sz="6" w:space="4" w:color="A6C9E2"/>
            <w:left w:val="single" w:sz="6" w:space="4" w:color="A6C9E2"/>
            <w:bottom w:val="single" w:sz="6" w:space="4" w:color="A6C9E2"/>
            <w:right w:val="single" w:sz="6" w:space="4" w:color="A6C9E2"/>
          </w:divBdr>
          <w:divsChild>
            <w:div w:id="201800075">
              <w:marLeft w:val="75"/>
              <w:marRight w:val="75"/>
              <w:marTop w:val="75"/>
              <w:marBottom w:val="0"/>
              <w:divBdr>
                <w:top w:val="none" w:sz="0" w:space="0" w:color="auto"/>
                <w:left w:val="none" w:sz="0" w:space="0" w:color="auto"/>
                <w:bottom w:val="none" w:sz="0" w:space="0" w:color="auto"/>
                <w:right w:val="none" w:sz="0" w:space="0" w:color="auto"/>
              </w:divBdr>
              <w:divsChild>
                <w:div w:id="201799791">
                  <w:marLeft w:val="0"/>
                  <w:marRight w:val="0"/>
                  <w:marTop w:val="60"/>
                  <w:marBottom w:val="30"/>
                  <w:divBdr>
                    <w:top w:val="none" w:sz="0" w:space="0" w:color="auto"/>
                    <w:left w:val="none" w:sz="0" w:space="0" w:color="auto"/>
                    <w:bottom w:val="none" w:sz="0" w:space="0" w:color="auto"/>
                    <w:right w:val="none" w:sz="0" w:space="0" w:color="auto"/>
                  </w:divBdr>
                </w:div>
                <w:div w:id="201802611">
                  <w:marLeft w:val="0"/>
                  <w:marRight w:val="0"/>
                  <w:marTop w:val="60"/>
                  <w:marBottom w:val="30"/>
                  <w:divBdr>
                    <w:top w:val="none" w:sz="0" w:space="0" w:color="auto"/>
                    <w:left w:val="none" w:sz="0" w:space="0" w:color="auto"/>
                    <w:bottom w:val="none" w:sz="0" w:space="0" w:color="auto"/>
                    <w:right w:val="none" w:sz="0" w:space="0" w:color="auto"/>
                  </w:divBdr>
                </w:div>
                <w:div w:id="20180318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11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54">
              <w:marLeft w:val="0"/>
              <w:marRight w:val="0"/>
              <w:marTop w:val="0"/>
              <w:marBottom w:val="0"/>
              <w:divBdr>
                <w:top w:val="none" w:sz="0" w:space="0" w:color="auto"/>
                <w:left w:val="none" w:sz="0" w:space="0" w:color="auto"/>
                <w:bottom w:val="none" w:sz="0" w:space="0" w:color="auto"/>
                <w:right w:val="none" w:sz="0" w:space="0" w:color="auto"/>
              </w:divBdr>
              <w:divsChild>
                <w:div w:id="20180055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131">
              <w:marLeft w:val="75"/>
              <w:marRight w:val="75"/>
              <w:marTop w:val="75"/>
              <w:marBottom w:val="0"/>
              <w:divBdr>
                <w:top w:val="none" w:sz="0" w:space="0" w:color="auto"/>
                <w:left w:val="none" w:sz="0" w:space="0" w:color="auto"/>
                <w:bottom w:val="none" w:sz="0" w:space="0" w:color="auto"/>
                <w:right w:val="none" w:sz="0" w:space="0" w:color="auto"/>
              </w:divBdr>
              <w:divsChild>
                <w:div w:id="201796701">
                  <w:marLeft w:val="0"/>
                  <w:marRight w:val="0"/>
                  <w:marTop w:val="60"/>
                  <w:marBottom w:val="30"/>
                  <w:divBdr>
                    <w:top w:val="none" w:sz="0" w:space="0" w:color="auto"/>
                    <w:left w:val="none" w:sz="0" w:space="0" w:color="auto"/>
                    <w:bottom w:val="none" w:sz="0" w:space="0" w:color="auto"/>
                    <w:right w:val="none" w:sz="0" w:space="0" w:color="auto"/>
                  </w:divBdr>
                </w:div>
                <w:div w:id="201797138">
                  <w:marLeft w:val="0"/>
                  <w:marRight w:val="0"/>
                  <w:marTop w:val="60"/>
                  <w:marBottom w:val="30"/>
                  <w:divBdr>
                    <w:top w:val="none" w:sz="0" w:space="0" w:color="auto"/>
                    <w:left w:val="none" w:sz="0" w:space="0" w:color="auto"/>
                    <w:bottom w:val="none" w:sz="0" w:space="0" w:color="auto"/>
                    <w:right w:val="none" w:sz="0" w:space="0" w:color="auto"/>
                  </w:divBdr>
                </w:div>
                <w:div w:id="20180089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863">
          <w:marLeft w:val="0"/>
          <w:marRight w:val="0"/>
          <w:marTop w:val="75"/>
          <w:marBottom w:val="0"/>
          <w:divBdr>
            <w:top w:val="single" w:sz="6" w:space="4" w:color="A6C9E2"/>
            <w:left w:val="single" w:sz="6" w:space="4" w:color="A6C9E2"/>
            <w:bottom w:val="single" w:sz="6" w:space="4" w:color="A6C9E2"/>
            <w:right w:val="single" w:sz="6" w:space="4" w:color="A6C9E2"/>
          </w:divBdr>
          <w:divsChild>
            <w:div w:id="201801747">
              <w:marLeft w:val="75"/>
              <w:marRight w:val="75"/>
              <w:marTop w:val="75"/>
              <w:marBottom w:val="0"/>
              <w:divBdr>
                <w:top w:val="none" w:sz="0" w:space="0" w:color="auto"/>
                <w:left w:val="none" w:sz="0" w:space="0" w:color="auto"/>
                <w:bottom w:val="none" w:sz="0" w:space="0" w:color="auto"/>
                <w:right w:val="none" w:sz="0" w:space="0" w:color="auto"/>
              </w:divBdr>
              <w:divsChild>
                <w:div w:id="201796844">
                  <w:marLeft w:val="0"/>
                  <w:marRight w:val="0"/>
                  <w:marTop w:val="60"/>
                  <w:marBottom w:val="30"/>
                  <w:divBdr>
                    <w:top w:val="none" w:sz="0" w:space="0" w:color="auto"/>
                    <w:left w:val="none" w:sz="0" w:space="0" w:color="auto"/>
                    <w:bottom w:val="none" w:sz="0" w:space="0" w:color="auto"/>
                    <w:right w:val="none" w:sz="0" w:space="0" w:color="auto"/>
                  </w:divBdr>
                </w:div>
                <w:div w:id="201797447">
                  <w:marLeft w:val="0"/>
                  <w:marRight w:val="0"/>
                  <w:marTop w:val="60"/>
                  <w:marBottom w:val="30"/>
                  <w:divBdr>
                    <w:top w:val="none" w:sz="0" w:space="0" w:color="auto"/>
                    <w:left w:val="none" w:sz="0" w:space="0" w:color="auto"/>
                    <w:bottom w:val="none" w:sz="0" w:space="0" w:color="auto"/>
                    <w:right w:val="none" w:sz="0" w:space="0" w:color="auto"/>
                  </w:divBdr>
                </w:div>
                <w:div w:id="201799121">
                  <w:marLeft w:val="0"/>
                  <w:marRight w:val="0"/>
                  <w:marTop w:val="60"/>
                  <w:marBottom w:val="30"/>
                  <w:divBdr>
                    <w:top w:val="none" w:sz="0" w:space="0" w:color="auto"/>
                    <w:left w:val="none" w:sz="0" w:space="0" w:color="auto"/>
                    <w:bottom w:val="none" w:sz="0" w:space="0" w:color="auto"/>
                    <w:right w:val="none" w:sz="0" w:space="0" w:color="auto"/>
                  </w:divBdr>
                </w:div>
              </w:divsChild>
            </w:div>
            <w:div w:id="201803105">
              <w:marLeft w:val="0"/>
              <w:marRight w:val="0"/>
              <w:marTop w:val="0"/>
              <w:marBottom w:val="0"/>
              <w:divBdr>
                <w:top w:val="none" w:sz="0" w:space="0" w:color="auto"/>
                <w:left w:val="none" w:sz="0" w:space="0" w:color="auto"/>
                <w:bottom w:val="none" w:sz="0" w:space="0" w:color="auto"/>
                <w:right w:val="none" w:sz="0" w:space="0" w:color="auto"/>
              </w:divBdr>
              <w:divsChild>
                <w:div w:id="2017990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80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558">
              <w:marLeft w:val="0"/>
              <w:marRight w:val="0"/>
              <w:marTop w:val="0"/>
              <w:marBottom w:val="0"/>
              <w:divBdr>
                <w:top w:val="none" w:sz="0" w:space="0" w:color="auto"/>
                <w:left w:val="none" w:sz="0" w:space="0" w:color="auto"/>
                <w:bottom w:val="none" w:sz="0" w:space="0" w:color="auto"/>
                <w:right w:val="none" w:sz="0" w:space="0" w:color="auto"/>
              </w:divBdr>
              <w:divsChild>
                <w:div w:id="20180145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619">
              <w:marLeft w:val="75"/>
              <w:marRight w:val="75"/>
              <w:marTop w:val="75"/>
              <w:marBottom w:val="0"/>
              <w:divBdr>
                <w:top w:val="none" w:sz="0" w:space="0" w:color="auto"/>
                <w:left w:val="none" w:sz="0" w:space="0" w:color="auto"/>
                <w:bottom w:val="none" w:sz="0" w:space="0" w:color="auto"/>
                <w:right w:val="none" w:sz="0" w:space="0" w:color="auto"/>
              </w:divBdr>
              <w:divsChild>
                <w:div w:id="201795362">
                  <w:marLeft w:val="0"/>
                  <w:marRight w:val="0"/>
                  <w:marTop w:val="60"/>
                  <w:marBottom w:val="30"/>
                  <w:divBdr>
                    <w:top w:val="none" w:sz="0" w:space="0" w:color="auto"/>
                    <w:left w:val="none" w:sz="0" w:space="0" w:color="auto"/>
                    <w:bottom w:val="none" w:sz="0" w:space="0" w:color="auto"/>
                    <w:right w:val="none" w:sz="0" w:space="0" w:color="auto"/>
                  </w:divBdr>
                </w:div>
                <w:div w:id="201795662">
                  <w:marLeft w:val="0"/>
                  <w:marRight w:val="0"/>
                  <w:marTop w:val="60"/>
                  <w:marBottom w:val="30"/>
                  <w:divBdr>
                    <w:top w:val="none" w:sz="0" w:space="0" w:color="auto"/>
                    <w:left w:val="none" w:sz="0" w:space="0" w:color="auto"/>
                    <w:bottom w:val="none" w:sz="0" w:space="0" w:color="auto"/>
                    <w:right w:val="none" w:sz="0" w:space="0" w:color="auto"/>
                  </w:divBdr>
                </w:div>
                <w:div w:id="20179703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25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55">
              <w:marLeft w:val="75"/>
              <w:marRight w:val="75"/>
              <w:marTop w:val="75"/>
              <w:marBottom w:val="0"/>
              <w:divBdr>
                <w:top w:val="none" w:sz="0" w:space="0" w:color="auto"/>
                <w:left w:val="none" w:sz="0" w:space="0" w:color="auto"/>
                <w:bottom w:val="none" w:sz="0" w:space="0" w:color="auto"/>
                <w:right w:val="none" w:sz="0" w:space="0" w:color="auto"/>
              </w:divBdr>
              <w:divsChild>
                <w:div w:id="201798733">
                  <w:marLeft w:val="0"/>
                  <w:marRight w:val="0"/>
                  <w:marTop w:val="60"/>
                  <w:marBottom w:val="30"/>
                  <w:divBdr>
                    <w:top w:val="none" w:sz="0" w:space="0" w:color="auto"/>
                    <w:left w:val="none" w:sz="0" w:space="0" w:color="auto"/>
                    <w:bottom w:val="none" w:sz="0" w:space="0" w:color="auto"/>
                    <w:right w:val="none" w:sz="0" w:space="0" w:color="auto"/>
                  </w:divBdr>
                </w:div>
                <w:div w:id="201801519">
                  <w:marLeft w:val="0"/>
                  <w:marRight w:val="0"/>
                  <w:marTop w:val="60"/>
                  <w:marBottom w:val="30"/>
                  <w:divBdr>
                    <w:top w:val="none" w:sz="0" w:space="0" w:color="auto"/>
                    <w:left w:val="none" w:sz="0" w:space="0" w:color="auto"/>
                    <w:bottom w:val="none" w:sz="0" w:space="0" w:color="auto"/>
                    <w:right w:val="none" w:sz="0" w:space="0" w:color="auto"/>
                  </w:divBdr>
                </w:div>
                <w:div w:id="201802179">
                  <w:marLeft w:val="0"/>
                  <w:marRight w:val="0"/>
                  <w:marTop w:val="60"/>
                  <w:marBottom w:val="30"/>
                  <w:divBdr>
                    <w:top w:val="none" w:sz="0" w:space="0" w:color="auto"/>
                    <w:left w:val="none" w:sz="0" w:space="0" w:color="auto"/>
                    <w:bottom w:val="none" w:sz="0" w:space="0" w:color="auto"/>
                    <w:right w:val="none" w:sz="0" w:space="0" w:color="auto"/>
                  </w:divBdr>
                </w:div>
              </w:divsChild>
            </w:div>
            <w:div w:id="201801683">
              <w:marLeft w:val="0"/>
              <w:marRight w:val="0"/>
              <w:marTop w:val="0"/>
              <w:marBottom w:val="0"/>
              <w:divBdr>
                <w:top w:val="none" w:sz="0" w:space="0" w:color="auto"/>
                <w:left w:val="none" w:sz="0" w:space="0" w:color="auto"/>
                <w:bottom w:val="none" w:sz="0" w:space="0" w:color="auto"/>
                <w:right w:val="none" w:sz="0" w:space="0" w:color="auto"/>
              </w:divBdr>
              <w:divsChild>
                <w:div w:id="2017961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35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54">
              <w:marLeft w:val="0"/>
              <w:marRight w:val="0"/>
              <w:marTop w:val="0"/>
              <w:marBottom w:val="0"/>
              <w:divBdr>
                <w:top w:val="none" w:sz="0" w:space="0" w:color="auto"/>
                <w:left w:val="none" w:sz="0" w:space="0" w:color="auto"/>
                <w:bottom w:val="none" w:sz="0" w:space="0" w:color="auto"/>
                <w:right w:val="none" w:sz="0" w:space="0" w:color="auto"/>
              </w:divBdr>
              <w:divsChild>
                <w:div w:id="20180315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540">
              <w:marLeft w:val="75"/>
              <w:marRight w:val="75"/>
              <w:marTop w:val="75"/>
              <w:marBottom w:val="0"/>
              <w:divBdr>
                <w:top w:val="none" w:sz="0" w:space="0" w:color="auto"/>
                <w:left w:val="none" w:sz="0" w:space="0" w:color="auto"/>
                <w:bottom w:val="none" w:sz="0" w:space="0" w:color="auto"/>
                <w:right w:val="none" w:sz="0" w:space="0" w:color="auto"/>
              </w:divBdr>
              <w:divsChild>
                <w:div w:id="201797531">
                  <w:marLeft w:val="0"/>
                  <w:marRight w:val="0"/>
                  <w:marTop w:val="60"/>
                  <w:marBottom w:val="30"/>
                  <w:divBdr>
                    <w:top w:val="none" w:sz="0" w:space="0" w:color="auto"/>
                    <w:left w:val="none" w:sz="0" w:space="0" w:color="auto"/>
                    <w:bottom w:val="none" w:sz="0" w:space="0" w:color="auto"/>
                    <w:right w:val="none" w:sz="0" w:space="0" w:color="auto"/>
                  </w:divBdr>
                </w:div>
                <w:div w:id="201800650">
                  <w:marLeft w:val="0"/>
                  <w:marRight w:val="0"/>
                  <w:marTop w:val="60"/>
                  <w:marBottom w:val="30"/>
                  <w:divBdr>
                    <w:top w:val="none" w:sz="0" w:space="0" w:color="auto"/>
                    <w:left w:val="none" w:sz="0" w:space="0" w:color="auto"/>
                    <w:bottom w:val="none" w:sz="0" w:space="0" w:color="auto"/>
                    <w:right w:val="none" w:sz="0" w:space="0" w:color="auto"/>
                  </w:divBdr>
                </w:div>
                <w:div w:id="20180070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44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29">
              <w:marLeft w:val="0"/>
              <w:marRight w:val="0"/>
              <w:marTop w:val="0"/>
              <w:marBottom w:val="0"/>
              <w:divBdr>
                <w:top w:val="none" w:sz="0" w:space="0" w:color="auto"/>
                <w:left w:val="none" w:sz="0" w:space="0" w:color="auto"/>
                <w:bottom w:val="none" w:sz="0" w:space="0" w:color="auto"/>
                <w:right w:val="none" w:sz="0" w:space="0" w:color="auto"/>
              </w:divBdr>
              <w:divsChild>
                <w:div w:id="2018013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176">
              <w:marLeft w:val="75"/>
              <w:marRight w:val="75"/>
              <w:marTop w:val="75"/>
              <w:marBottom w:val="0"/>
              <w:divBdr>
                <w:top w:val="none" w:sz="0" w:space="0" w:color="auto"/>
                <w:left w:val="none" w:sz="0" w:space="0" w:color="auto"/>
                <w:bottom w:val="none" w:sz="0" w:space="0" w:color="auto"/>
                <w:right w:val="none" w:sz="0" w:space="0" w:color="auto"/>
              </w:divBdr>
              <w:divsChild>
                <w:div w:id="201795442">
                  <w:marLeft w:val="0"/>
                  <w:marRight w:val="0"/>
                  <w:marTop w:val="60"/>
                  <w:marBottom w:val="30"/>
                  <w:divBdr>
                    <w:top w:val="none" w:sz="0" w:space="0" w:color="auto"/>
                    <w:left w:val="none" w:sz="0" w:space="0" w:color="auto"/>
                    <w:bottom w:val="none" w:sz="0" w:space="0" w:color="auto"/>
                    <w:right w:val="none" w:sz="0" w:space="0" w:color="auto"/>
                  </w:divBdr>
                </w:div>
                <w:div w:id="201796080">
                  <w:marLeft w:val="0"/>
                  <w:marRight w:val="0"/>
                  <w:marTop w:val="60"/>
                  <w:marBottom w:val="30"/>
                  <w:divBdr>
                    <w:top w:val="none" w:sz="0" w:space="0" w:color="auto"/>
                    <w:left w:val="none" w:sz="0" w:space="0" w:color="auto"/>
                    <w:bottom w:val="none" w:sz="0" w:space="0" w:color="auto"/>
                    <w:right w:val="none" w:sz="0" w:space="0" w:color="auto"/>
                  </w:divBdr>
                </w:div>
                <w:div w:id="20179988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71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18">
              <w:marLeft w:val="0"/>
              <w:marRight w:val="0"/>
              <w:marTop w:val="0"/>
              <w:marBottom w:val="0"/>
              <w:divBdr>
                <w:top w:val="none" w:sz="0" w:space="0" w:color="auto"/>
                <w:left w:val="none" w:sz="0" w:space="0" w:color="auto"/>
                <w:bottom w:val="none" w:sz="0" w:space="0" w:color="auto"/>
                <w:right w:val="none" w:sz="0" w:space="0" w:color="auto"/>
              </w:divBdr>
              <w:divsChild>
                <w:div w:id="20180081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365">
              <w:marLeft w:val="75"/>
              <w:marRight w:val="75"/>
              <w:marTop w:val="75"/>
              <w:marBottom w:val="0"/>
              <w:divBdr>
                <w:top w:val="none" w:sz="0" w:space="0" w:color="auto"/>
                <w:left w:val="none" w:sz="0" w:space="0" w:color="auto"/>
                <w:bottom w:val="none" w:sz="0" w:space="0" w:color="auto"/>
                <w:right w:val="none" w:sz="0" w:space="0" w:color="auto"/>
              </w:divBdr>
              <w:divsChild>
                <w:div w:id="201795146">
                  <w:marLeft w:val="0"/>
                  <w:marRight w:val="0"/>
                  <w:marTop w:val="60"/>
                  <w:marBottom w:val="30"/>
                  <w:divBdr>
                    <w:top w:val="none" w:sz="0" w:space="0" w:color="auto"/>
                    <w:left w:val="none" w:sz="0" w:space="0" w:color="auto"/>
                    <w:bottom w:val="none" w:sz="0" w:space="0" w:color="auto"/>
                    <w:right w:val="none" w:sz="0" w:space="0" w:color="auto"/>
                  </w:divBdr>
                </w:div>
                <w:div w:id="201796915">
                  <w:marLeft w:val="0"/>
                  <w:marRight w:val="0"/>
                  <w:marTop w:val="60"/>
                  <w:marBottom w:val="30"/>
                  <w:divBdr>
                    <w:top w:val="none" w:sz="0" w:space="0" w:color="auto"/>
                    <w:left w:val="none" w:sz="0" w:space="0" w:color="auto"/>
                    <w:bottom w:val="none" w:sz="0" w:space="0" w:color="auto"/>
                    <w:right w:val="none" w:sz="0" w:space="0" w:color="auto"/>
                  </w:divBdr>
                </w:div>
                <w:div w:id="20179877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5233">
      <w:marLeft w:val="0"/>
      <w:marRight w:val="0"/>
      <w:marTop w:val="0"/>
      <w:marBottom w:val="0"/>
      <w:divBdr>
        <w:top w:val="none" w:sz="0" w:space="0" w:color="auto"/>
        <w:left w:val="none" w:sz="0" w:space="0" w:color="auto"/>
        <w:bottom w:val="none" w:sz="0" w:space="0" w:color="auto"/>
        <w:right w:val="none" w:sz="0" w:space="0" w:color="auto"/>
      </w:divBdr>
      <w:divsChild>
        <w:div w:id="201797983">
          <w:marLeft w:val="75"/>
          <w:marRight w:val="75"/>
          <w:marTop w:val="75"/>
          <w:marBottom w:val="0"/>
          <w:divBdr>
            <w:top w:val="none" w:sz="0" w:space="0" w:color="auto"/>
            <w:left w:val="none" w:sz="0" w:space="0" w:color="auto"/>
            <w:bottom w:val="none" w:sz="0" w:space="0" w:color="auto"/>
            <w:right w:val="none" w:sz="0" w:space="0" w:color="auto"/>
          </w:divBdr>
          <w:divsChild>
            <w:div w:id="201797910">
              <w:marLeft w:val="0"/>
              <w:marRight w:val="0"/>
              <w:marTop w:val="60"/>
              <w:marBottom w:val="30"/>
              <w:divBdr>
                <w:top w:val="none" w:sz="0" w:space="0" w:color="auto"/>
                <w:left w:val="none" w:sz="0" w:space="0" w:color="auto"/>
                <w:bottom w:val="none" w:sz="0" w:space="0" w:color="auto"/>
                <w:right w:val="none" w:sz="0" w:space="0" w:color="auto"/>
              </w:divBdr>
            </w:div>
            <w:div w:id="201799811">
              <w:marLeft w:val="0"/>
              <w:marRight w:val="0"/>
              <w:marTop w:val="60"/>
              <w:marBottom w:val="30"/>
              <w:divBdr>
                <w:top w:val="none" w:sz="0" w:space="0" w:color="auto"/>
                <w:left w:val="none" w:sz="0" w:space="0" w:color="auto"/>
                <w:bottom w:val="none" w:sz="0" w:space="0" w:color="auto"/>
                <w:right w:val="none" w:sz="0" w:space="0" w:color="auto"/>
              </w:divBdr>
            </w:div>
            <w:div w:id="20180209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394">
      <w:marLeft w:val="0"/>
      <w:marRight w:val="0"/>
      <w:marTop w:val="0"/>
      <w:marBottom w:val="0"/>
      <w:divBdr>
        <w:top w:val="none" w:sz="0" w:space="0" w:color="auto"/>
        <w:left w:val="none" w:sz="0" w:space="0" w:color="auto"/>
        <w:bottom w:val="none" w:sz="0" w:space="0" w:color="auto"/>
        <w:right w:val="none" w:sz="0" w:space="0" w:color="auto"/>
      </w:divBdr>
      <w:divsChild>
        <w:div w:id="201795492">
          <w:marLeft w:val="75"/>
          <w:marRight w:val="75"/>
          <w:marTop w:val="75"/>
          <w:marBottom w:val="0"/>
          <w:divBdr>
            <w:top w:val="none" w:sz="0" w:space="0" w:color="auto"/>
            <w:left w:val="none" w:sz="0" w:space="0" w:color="auto"/>
            <w:bottom w:val="none" w:sz="0" w:space="0" w:color="auto"/>
            <w:right w:val="none" w:sz="0" w:space="0" w:color="auto"/>
          </w:divBdr>
          <w:divsChild>
            <w:div w:id="201798147">
              <w:marLeft w:val="0"/>
              <w:marRight w:val="0"/>
              <w:marTop w:val="60"/>
              <w:marBottom w:val="30"/>
              <w:divBdr>
                <w:top w:val="none" w:sz="0" w:space="0" w:color="auto"/>
                <w:left w:val="none" w:sz="0" w:space="0" w:color="auto"/>
                <w:bottom w:val="none" w:sz="0" w:space="0" w:color="auto"/>
                <w:right w:val="none" w:sz="0" w:space="0" w:color="auto"/>
              </w:divBdr>
            </w:div>
            <w:div w:id="201798813">
              <w:marLeft w:val="0"/>
              <w:marRight w:val="0"/>
              <w:marTop w:val="60"/>
              <w:marBottom w:val="30"/>
              <w:divBdr>
                <w:top w:val="none" w:sz="0" w:space="0" w:color="auto"/>
                <w:left w:val="none" w:sz="0" w:space="0" w:color="auto"/>
                <w:bottom w:val="none" w:sz="0" w:space="0" w:color="auto"/>
                <w:right w:val="none" w:sz="0" w:space="0" w:color="auto"/>
              </w:divBdr>
            </w:div>
            <w:div w:id="20180113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480">
      <w:marLeft w:val="0"/>
      <w:marRight w:val="0"/>
      <w:marTop w:val="0"/>
      <w:marBottom w:val="0"/>
      <w:divBdr>
        <w:top w:val="none" w:sz="0" w:space="0" w:color="auto"/>
        <w:left w:val="none" w:sz="0" w:space="0" w:color="auto"/>
        <w:bottom w:val="none" w:sz="0" w:space="0" w:color="auto"/>
        <w:right w:val="none" w:sz="0" w:space="0" w:color="auto"/>
      </w:divBdr>
      <w:divsChild>
        <w:div w:id="201800846">
          <w:marLeft w:val="75"/>
          <w:marRight w:val="75"/>
          <w:marTop w:val="75"/>
          <w:marBottom w:val="0"/>
          <w:divBdr>
            <w:top w:val="none" w:sz="0" w:space="0" w:color="auto"/>
            <w:left w:val="none" w:sz="0" w:space="0" w:color="auto"/>
            <w:bottom w:val="none" w:sz="0" w:space="0" w:color="auto"/>
            <w:right w:val="none" w:sz="0" w:space="0" w:color="auto"/>
          </w:divBdr>
          <w:divsChild>
            <w:div w:id="201797050">
              <w:marLeft w:val="0"/>
              <w:marRight w:val="0"/>
              <w:marTop w:val="60"/>
              <w:marBottom w:val="30"/>
              <w:divBdr>
                <w:top w:val="none" w:sz="0" w:space="0" w:color="auto"/>
                <w:left w:val="none" w:sz="0" w:space="0" w:color="auto"/>
                <w:bottom w:val="none" w:sz="0" w:space="0" w:color="auto"/>
                <w:right w:val="none" w:sz="0" w:space="0" w:color="auto"/>
              </w:divBdr>
            </w:div>
            <w:div w:id="201797130">
              <w:marLeft w:val="0"/>
              <w:marRight w:val="0"/>
              <w:marTop w:val="60"/>
              <w:marBottom w:val="30"/>
              <w:divBdr>
                <w:top w:val="none" w:sz="0" w:space="0" w:color="auto"/>
                <w:left w:val="none" w:sz="0" w:space="0" w:color="auto"/>
                <w:bottom w:val="none" w:sz="0" w:space="0" w:color="auto"/>
                <w:right w:val="none" w:sz="0" w:space="0" w:color="auto"/>
              </w:divBdr>
            </w:div>
            <w:div w:id="20179989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491">
      <w:marLeft w:val="0"/>
      <w:marRight w:val="0"/>
      <w:marTop w:val="0"/>
      <w:marBottom w:val="0"/>
      <w:divBdr>
        <w:top w:val="none" w:sz="0" w:space="0" w:color="auto"/>
        <w:left w:val="none" w:sz="0" w:space="0" w:color="auto"/>
        <w:bottom w:val="none" w:sz="0" w:space="0" w:color="auto"/>
        <w:right w:val="none" w:sz="0" w:space="0" w:color="auto"/>
      </w:divBdr>
      <w:divsChild>
        <w:div w:id="20179536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27">
              <w:marLeft w:val="0"/>
              <w:marRight w:val="0"/>
              <w:marTop w:val="0"/>
              <w:marBottom w:val="0"/>
              <w:divBdr>
                <w:top w:val="none" w:sz="0" w:space="0" w:color="auto"/>
                <w:left w:val="none" w:sz="0" w:space="0" w:color="auto"/>
                <w:bottom w:val="none" w:sz="0" w:space="0" w:color="auto"/>
                <w:right w:val="none" w:sz="0" w:space="0" w:color="auto"/>
              </w:divBdr>
              <w:divsChild>
                <w:div w:id="20180099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483">
              <w:marLeft w:val="75"/>
              <w:marRight w:val="75"/>
              <w:marTop w:val="75"/>
              <w:marBottom w:val="0"/>
              <w:divBdr>
                <w:top w:val="none" w:sz="0" w:space="0" w:color="auto"/>
                <w:left w:val="none" w:sz="0" w:space="0" w:color="auto"/>
                <w:bottom w:val="none" w:sz="0" w:space="0" w:color="auto"/>
                <w:right w:val="none" w:sz="0" w:space="0" w:color="auto"/>
              </w:divBdr>
              <w:divsChild>
                <w:div w:id="201797877">
                  <w:marLeft w:val="0"/>
                  <w:marRight w:val="0"/>
                  <w:marTop w:val="60"/>
                  <w:marBottom w:val="30"/>
                  <w:divBdr>
                    <w:top w:val="none" w:sz="0" w:space="0" w:color="auto"/>
                    <w:left w:val="none" w:sz="0" w:space="0" w:color="auto"/>
                    <w:bottom w:val="none" w:sz="0" w:space="0" w:color="auto"/>
                    <w:right w:val="none" w:sz="0" w:space="0" w:color="auto"/>
                  </w:divBdr>
                </w:div>
                <w:div w:id="201798386">
                  <w:marLeft w:val="0"/>
                  <w:marRight w:val="0"/>
                  <w:marTop w:val="60"/>
                  <w:marBottom w:val="30"/>
                  <w:divBdr>
                    <w:top w:val="none" w:sz="0" w:space="0" w:color="auto"/>
                    <w:left w:val="none" w:sz="0" w:space="0" w:color="auto"/>
                    <w:bottom w:val="none" w:sz="0" w:space="0" w:color="auto"/>
                    <w:right w:val="none" w:sz="0" w:space="0" w:color="auto"/>
                  </w:divBdr>
                </w:div>
                <w:div w:id="20180089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63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323">
              <w:marLeft w:val="0"/>
              <w:marRight w:val="0"/>
              <w:marTop w:val="0"/>
              <w:marBottom w:val="0"/>
              <w:divBdr>
                <w:top w:val="none" w:sz="0" w:space="0" w:color="auto"/>
                <w:left w:val="none" w:sz="0" w:space="0" w:color="auto"/>
                <w:bottom w:val="none" w:sz="0" w:space="0" w:color="auto"/>
                <w:right w:val="none" w:sz="0" w:space="0" w:color="auto"/>
              </w:divBdr>
              <w:divsChild>
                <w:div w:id="20179777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70">
              <w:marLeft w:val="75"/>
              <w:marRight w:val="75"/>
              <w:marTop w:val="75"/>
              <w:marBottom w:val="0"/>
              <w:divBdr>
                <w:top w:val="none" w:sz="0" w:space="0" w:color="auto"/>
                <w:left w:val="none" w:sz="0" w:space="0" w:color="auto"/>
                <w:bottom w:val="none" w:sz="0" w:space="0" w:color="auto"/>
                <w:right w:val="none" w:sz="0" w:space="0" w:color="auto"/>
              </w:divBdr>
              <w:divsChild>
                <w:div w:id="201801780">
                  <w:marLeft w:val="0"/>
                  <w:marRight w:val="0"/>
                  <w:marTop w:val="60"/>
                  <w:marBottom w:val="30"/>
                  <w:divBdr>
                    <w:top w:val="none" w:sz="0" w:space="0" w:color="auto"/>
                    <w:left w:val="none" w:sz="0" w:space="0" w:color="auto"/>
                    <w:bottom w:val="none" w:sz="0" w:space="0" w:color="auto"/>
                    <w:right w:val="none" w:sz="0" w:space="0" w:color="auto"/>
                  </w:divBdr>
                </w:div>
                <w:div w:id="201801798">
                  <w:marLeft w:val="0"/>
                  <w:marRight w:val="0"/>
                  <w:marTop w:val="60"/>
                  <w:marBottom w:val="30"/>
                  <w:divBdr>
                    <w:top w:val="none" w:sz="0" w:space="0" w:color="auto"/>
                    <w:left w:val="none" w:sz="0" w:space="0" w:color="auto"/>
                    <w:bottom w:val="none" w:sz="0" w:space="0" w:color="auto"/>
                    <w:right w:val="none" w:sz="0" w:space="0" w:color="auto"/>
                  </w:divBdr>
                </w:div>
                <w:div w:id="20180243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93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69">
              <w:marLeft w:val="75"/>
              <w:marRight w:val="75"/>
              <w:marTop w:val="75"/>
              <w:marBottom w:val="0"/>
              <w:divBdr>
                <w:top w:val="none" w:sz="0" w:space="0" w:color="auto"/>
                <w:left w:val="none" w:sz="0" w:space="0" w:color="auto"/>
                <w:bottom w:val="none" w:sz="0" w:space="0" w:color="auto"/>
                <w:right w:val="none" w:sz="0" w:space="0" w:color="auto"/>
              </w:divBdr>
              <w:divsChild>
                <w:div w:id="201797632">
                  <w:marLeft w:val="0"/>
                  <w:marRight w:val="0"/>
                  <w:marTop w:val="60"/>
                  <w:marBottom w:val="30"/>
                  <w:divBdr>
                    <w:top w:val="none" w:sz="0" w:space="0" w:color="auto"/>
                    <w:left w:val="none" w:sz="0" w:space="0" w:color="auto"/>
                    <w:bottom w:val="none" w:sz="0" w:space="0" w:color="auto"/>
                    <w:right w:val="none" w:sz="0" w:space="0" w:color="auto"/>
                  </w:divBdr>
                </w:div>
                <w:div w:id="201802492">
                  <w:marLeft w:val="0"/>
                  <w:marRight w:val="0"/>
                  <w:marTop w:val="60"/>
                  <w:marBottom w:val="30"/>
                  <w:divBdr>
                    <w:top w:val="none" w:sz="0" w:space="0" w:color="auto"/>
                    <w:left w:val="none" w:sz="0" w:space="0" w:color="auto"/>
                    <w:bottom w:val="none" w:sz="0" w:space="0" w:color="auto"/>
                    <w:right w:val="none" w:sz="0" w:space="0" w:color="auto"/>
                  </w:divBdr>
                </w:div>
                <w:div w:id="201802912">
                  <w:marLeft w:val="0"/>
                  <w:marRight w:val="0"/>
                  <w:marTop w:val="60"/>
                  <w:marBottom w:val="30"/>
                  <w:divBdr>
                    <w:top w:val="none" w:sz="0" w:space="0" w:color="auto"/>
                    <w:left w:val="none" w:sz="0" w:space="0" w:color="auto"/>
                    <w:bottom w:val="none" w:sz="0" w:space="0" w:color="auto"/>
                    <w:right w:val="none" w:sz="0" w:space="0" w:color="auto"/>
                  </w:divBdr>
                </w:div>
              </w:divsChild>
            </w:div>
            <w:div w:id="201796304">
              <w:marLeft w:val="0"/>
              <w:marRight w:val="0"/>
              <w:marTop w:val="0"/>
              <w:marBottom w:val="0"/>
              <w:divBdr>
                <w:top w:val="none" w:sz="0" w:space="0" w:color="auto"/>
                <w:left w:val="none" w:sz="0" w:space="0" w:color="auto"/>
                <w:bottom w:val="none" w:sz="0" w:space="0" w:color="auto"/>
                <w:right w:val="none" w:sz="0" w:space="0" w:color="auto"/>
              </w:divBdr>
              <w:divsChild>
                <w:div w:id="20179925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03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75">
              <w:marLeft w:val="75"/>
              <w:marRight w:val="75"/>
              <w:marTop w:val="75"/>
              <w:marBottom w:val="0"/>
              <w:divBdr>
                <w:top w:val="none" w:sz="0" w:space="0" w:color="auto"/>
                <w:left w:val="none" w:sz="0" w:space="0" w:color="auto"/>
                <w:bottom w:val="none" w:sz="0" w:space="0" w:color="auto"/>
                <w:right w:val="none" w:sz="0" w:space="0" w:color="auto"/>
              </w:divBdr>
              <w:divsChild>
                <w:div w:id="201796185">
                  <w:marLeft w:val="0"/>
                  <w:marRight w:val="0"/>
                  <w:marTop w:val="60"/>
                  <w:marBottom w:val="30"/>
                  <w:divBdr>
                    <w:top w:val="none" w:sz="0" w:space="0" w:color="auto"/>
                    <w:left w:val="none" w:sz="0" w:space="0" w:color="auto"/>
                    <w:bottom w:val="none" w:sz="0" w:space="0" w:color="auto"/>
                    <w:right w:val="none" w:sz="0" w:space="0" w:color="auto"/>
                  </w:divBdr>
                </w:div>
                <w:div w:id="201797046">
                  <w:marLeft w:val="0"/>
                  <w:marRight w:val="0"/>
                  <w:marTop w:val="60"/>
                  <w:marBottom w:val="30"/>
                  <w:divBdr>
                    <w:top w:val="none" w:sz="0" w:space="0" w:color="auto"/>
                    <w:left w:val="none" w:sz="0" w:space="0" w:color="auto"/>
                    <w:bottom w:val="none" w:sz="0" w:space="0" w:color="auto"/>
                    <w:right w:val="none" w:sz="0" w:space="0" w:color="auto"/>
                  </w:divBdr>
                </w:div>
                <w:div w:id="201799960">
                  <w:marLeft w:val="0"/>
                  <w:marRight w:val="0"/>
                  <w:marTop w:val="60"/>
                  <w:marBottom w:val="30"/>
                  <w:divBdr>
                    <w:top w:val="none" w:sz="0" w:space="0" w:color="auto"/>
                    <w:left w:val="none" w:sz="0" w:space="0" w:color="auto"/>
                    <w:bottom w:val="none" w:sz="0" w:space="0" w:color="auto"/>
                    <w:right w:val="none" w:sz="0" w:space="0" w:color="auto"/>
                  </w:divBdr>
                </w:div>
              </w:divsChild>
            </w:div>
            <w:div w:id="201800240">
              <w:marLeft w:val="0"/>
              <w:marRight w:val="0"/>
              <w:marTop w:val="0"/>
              <w:marBottom w:val="0"/>
              <w:divBdr>
                <w:top w:val="none" w:sz="0" w:space="0" w:color="auto"/>
                <w:left w:val="none" w:sz="0" w:space="0" w:color="auto"/>
                <w:bottom w:val="none" w:sz="0" w:space="0" w:color="auto"/>
                <w:right w:val="none" w:sz="0" w:space="0" w:color="auto"/>
              </w:divBdr>
              <w:divsChild>
                <w:div w:id="20179761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8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78">
              <w:marLeft w:val="75"/>
              <w:marRight w:val="75"/>
              <w:marTop w:val="75"/>
              <w:marBottom w:val="0"/>
              <w:divBdr>
                <w:top w:val="none" w:sz="0" w:space="0" w:color="auto"/>
                <w:left w:val="none" w:sz="0" w:space="0" w:color="auto"/>
                <w:bottom w:val="none" w:sz="0" w:space="0" w:color="auto"/>
                <w:right w:val="none" w:sz="0" w:space="0" w:color="auto"/>
              </w:divBdr>
              <w:divsChild>
                <w:div w:id="201798754">
                  <w:marLeft w:val="0"/>
                  <w:marRight w:val="0"/>
                  <w:marTop w:val="60"/>
                  <w:marBottom w:val="30"/>
                  <w:divBdr>
                    <w:top w:val="none" w:sz="0" w:space="0" w:color="auto"/>
                    <w:left w:val="none" w:sz="0" w:space="0" w:color="auto"/>
                    <w:bottom w:val="none" w:sz="0" w:space="0" w:color="auto"/>
                    <w:right w:val="none" w:sz="0" w:space="0" w:color="auto"/>
                  </w:divBdr>
                </w:div>
                <w:div w:id="201798898">
                  <w:marLeft w:val="0"/>
                  <w:marRight w:val="0"/>
                  <w:marTop w:val="60"/>
                  <w:marBottom w:val="30"/>
                  <w:divBdr>
                    <w:top w:val="none" w:sz="0" w:space="0" w:color="auto"/>
                    <w:left w:val="none" w:sz="0" w:space="0" w:color="auto"/>
                    <w:bottom w:val="none" w:sz="0" w:space="0" w:color="auto"/>
                    <w:right w:val="none" w:sz="0" w:space="0" w:color="auto"/>
                  </w:divBdr>
                </w:div>
                <w:div w:id="201800015">
                  <w:marLeft w:val="0"/>
                  <w:marRight w:val="0"/>
                  <w:marTop w:val="60"/>
                  <w:marBottom w:val="30"/>
                  <w:divBdr>
                    <w:top w:val="none" w:sz="0" w:space="0" w:color="auto"/>
                    <w:left w:val="none" w:sz="0" w:space="0" w:color="auto"/>
                    <w:bottom w:val="none" w:sz="0" w:space="0" w:color="auto"/>
                    <w:right w:val="none" w:sz="0" w:space="0" w:color="auto"/>
                  </w:divBdr>
                </w:div>
              </w:divsChild>
            </w:div>
            <w:div w:id="201801735">
              <w:marLeft w:val="0"/>
              <w:marRight w:val="0"/>
              <w:marTop w:val="0"/>
              <w:marBottom w:val="0"/>
              <w:divBdr>
                <w:top w:val="none" w:sz="0" w:space="0" w:color="auto"/>
                <w:left w:val="none" w:sz="0" w:space="0" w:color="auto"/>
                <w:bottom w:val="none" w:sz="0" w:space="0" w:color="auto"/>
                <w:right w:val="none" w:sz="0" w:space="0" w:color="auto"/>
              </w:divBdr>
              <w:divsChild>
                <w:div w:id="2017959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980">
          <w:marLeft w:val="0"/>
          <w:marRight w:val="0"/>
          <w:marTop w:val="75"/>
          <w:marBottom w:val="0"/>
          <w:divBdr>
            <w:top w:val="single" w:sz="6" w:space="4" w:color="A6C9E2"/>
            <w:left w:val="single" w:sz="6" w:space="4" w:color="A6C9E2"/>
            <w:bottom w:val="single" w:sz="6" w:space="4" w:color="A6C9E2"/>
            <w:right w:val="single" w:sz="6" w:space="4" w:color="A6C9E2"/>
          </w:divBdr>
          <w:divsChild>
            <w:div w:id="201800457">
              <w:marLeft w:val="0"/>
              <w:marRight w:val="0"/>
              <w:marTop w:val="0"/>
              <w:marBottom w:val="0"/>
              <w:divBdr>
                <w:top w:val="none" w:sz="0" w:space="0" w:color="auto"/>
                <w:left w:val="none" w:sz="0" w:space="0" w:color="auto"/>
                <w:bottom w:val="none" w:sz="0" w:space="0" w:color="auto"/>
                <w:right w:val="none" w:sz="0" w:space="0" w:color="auto"/>
              </w:divBdr>
              <w:divsChild>
                <w:div w:id="20179977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523">
              <w:marLeft w:val="75"/>
              <w:marRight w:val="75"/>
              <w:marTop w:val="75"/>
              <w:marBottom w:val="0"/>
              <w:divBdr>
                <w:top w:val="none" w:sz="0" w:space="0" w:color="auto"/>
                <w:left w:val="none" w:sz="0" w:space="0" w:color="auto"/>
                <w:bottom w:val="none" w:sz="0" w:space="0" w:color="auto"/>
                <w:right w:val="none" w:sz="0" w:space="0" w:color="auto"/>
              </w:divBdr>
              <w:divsChild>
                <w:div w:id="201795773">
                  <w:marLeft w:val="0"/>
                  <w:marRight w:val="0"/>
                  <w:marTop w:val="60"/>
                  <w:marBottom w:val="30"/>
                  <w:divBdr>
                    <w:top w:val="none" w:sz="0" w:space="0" w:color="auto"/>
                    <w:left w:val="none" w:sz="0" w:space="0" w:color="auto"/>
                    <w:bottom w:val="none" w:sz="0" w:space="0" w:color="auto"/>
                    <w:right w:val="none" w:sz="0" w:space="0" w:color="auto"/>
                  </w:divBdr>
                </w:div>
                <w:div w:id="201798465">
                  <w:marLeft w:val="0"/>
                  <w:marRight w:val="0"/>
                  <w:marTop w:val="60"/>
                  <w:marBottom w:val="30"/>
                  <w:divBdr>
                    <w:top w:val="none" w:sz="0" w:space="0" w:color="auto"/>
                    <w:left w:val="none" w:sz="0" w:space="0" w:color="auto"/>
                    <w:bottom w:val="none" w:sz="0" w:space="0" w:color="auto"/>
                    <w:right w:val="none" w:sz="0" w:space="0" w:color="auto"/>
                  </w:divBdr>
                </w:div>
                <w:div w:id="20180184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8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19">
              <w:marLeft w:val="75"/>
              <w:marRight w:val="75"/>
              <w:marTop w:val="75"/>
              <w:marBottom w:val="0"/>
              <w:divBdr>
                <w:top w:val="none" w:sz="0" w:space="0" w:color="auto"/>
                <w:left w:val="none" w:sz="0" w:space="0" w:color="auto"/>
                <w:bottom w:val="none" w:sz="0" w:space="0" w:color="auto"/>
                <w:right w:val="none" w:sz="0" w:space="0" w:color="auto"/>
              </w:divBdr>
              <w:divsChild>
                <w:div w:id="201795616">
                  <w:marLeft w:val="0"/>
                  <w:marRight w:val="0"/>
                  <w:marTop w:val="60"/>
                  <w:marBottom w:val="30"/>
                  <w:divBdr>
                    <w:top w:val="none" w:sz="0" w:space="0" w:color="auto"/>
                    <w:left w:val="none" w:sz="0" w:space="0" w:color="auto"/>
                    <w:bottom w:val="none" w:sz="0" w:space="0" w:color="auto"/>
                    <w:right w:val="none" w:sz="0" w:space="0" w:color="auto"/>
                  </w:divBdr>
                </w:div>
                <w:div w:id="201800815">
                  <w:marLeft w:val="0"/>
                  <w:marRight w:val="0"/>
                  <w:marTop w:val="60"/>
                  <w:marBottom w:val="30"/>
                  <w:divBdr>
                    <w:top w:val="none" w:sz="0" w:space="0" w:color="auto"/>
                    <w:left w:val="none" w:sz="0" w:space="0" w:color="auto"/>
                    <w:bottom w:val="none" w:sz="0" w:space="0" w:color="auto"/>
                    <w:right w:val="none" w:sz="0" w:space="0" w:color="auto"/>
                  </w:divBdr>
                </w:div>
                <w:div w:id="201801263">
                  <w:marLeft w:val="0"/>
                  <w:marRight w:val="0"/>
                  <w:marTop w:val="60"/>
                  <w:marBottom w:val="30"/>
                  <w:divBdr>
                    <w:top w:val="none" w:sz="0" w:space="0" w:color="auto"/>
                    <w:left w:val="none" w:sz="0" w:space="0" w:color="auto"/>
                    <w:bottom w:val="none" w:sz="0" w:space="0" w:color="auto"/>
                    <w:right w:val="none" w:sz="0" w:space="0" w:color="auto"/>
                  </w:divBdr>
                </w:div>
              </w:divsChild>
            </w:div>
            <w:div w:id="201799265">
              <w:marLeft w:val="0"/>
              <w:marRight w:val="0"/>
              <w:marTop w:val="0"/>
              <w:marBottom w:val="0"/>
              <w:divBdr>
                <w:top w:val="none" w:sz="0" w:space="0" w:color="auto"/>
                <w:left w:val="none" w:sz="0" w:space="0" w:color="auto"/>
                <w:bottom w:val="none" w:sz="0" w:space="0" w:color="auto"/>
                <w:right w:val="none" w:sz="0" w:space="0" w:color="auto"/>
              </w:divBdr>
              <w:divsChild>
                <w:div w:id="20179747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569">
          <w:marLeft w:val="0"/>
          <w:marRight w:val="0"/>
          <w:marTop w:val="75"/>
          <w:marBottom w:val="0"/>
          <w:divBdr>
            <w:top w:val="single" w:sz="6" w:space="4" w:color="A6C9E2"/>
            <w:left w:val="single" w:sz="6" w:space="4" w:color="A6C9E2"/>
            <w:bottom w:val="single" w:sz="6" w:space="4" w:color="A6C9E2"/>
            <w:right w:val="single" w:sz="6" w:space="4" w:color="A6C9E2"/>
          </w:divBdr>
          <w:divsChild>
            <w:div w:id="201801614">
              <w:marLeft w:val="0"/>
              <w:marRight w:val="0"/>
              <w:marTop w:val="0"/>
              <w:marBottom w:val="0"/>
              <w:divBdr>
                <w:top w:val="none" w:sz="0" w:space="0" w:color="auto"/>
                <w:left w:val="none" w:sz="0" w:space="0" w:color="auto"/>
                <w:bottom w:val="none" w:sz="0" w:space="0" w:color="auto"/>
                <w:right w:val="none" w:sz="0" w:space="0" w:color="auto"/>
              </w:divBdr>
              <w:divsChild>
                <w:div w:id="20179723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068">
              <w:marLeft w:val="75"/>
              <w:marRight w:val="75"/>
              <w:marTop w:val="75"/>
              <w:marBottom w:val="0"/>
              <w:divBdr>
                <w:top w:val="none" w:sz="0" w:space="0" w:color="auto"/>
                <w:left w:val="none" w:sz="0" w:space="0" w:color="auto"/>
                <w:bottom w:val="none" w:sz="0" w:space="0" w:color="auto"/>
                <w:right w:val="none" w:sz="0" w:space="0" w:color="auto"/>
              </w:divBdr>
              <w:divsChild>
                <w:div w:id="201796970">
                  <w:marLeft w:val="0"/>
                  <w:marRight w:val="0"/>
                  <w:marTop w:val="60"/>
                  <w:marBottom w:val="30"/>
                  <w:divBdr>
                    <w:top w:val="none" w:sz="0" w:space="0" w:color="auto"/>
                    <w:left w:val="none" w:sz="0" w:space="0" w:color="auto"/>
                    <w:bottom w:val="none" w:sz="0" w:space="0" w:color="auto"/>
                    <w:right w:val="none" w:sz="0" w:space="0" w:color="auto"/>
                  </w:divBdr>
                </w:div>
                <w:div w:id="201797697">
                  <w:marLeft w:val="0"/>
                  <w:marRight w:val="0"/>
                  <w:marTop w:val="60"/>
                  <w:marBottom w:val="30"/>
                  <w:divBdr>
                    <w:top w:val="none" w:sz="0" w:space="0" w:color="auto"/>
                    <w:left w:val="none" w:sz="0" w:space="0" w:color="auto"/>
                    <w:bottom w:val="none" w:sz="0" w:space="0" w:color="auto"/>
                    <w:right w:val="none" w:sz="0" w:space="0" w:color="auto"/>
                  </w:divBdr>
                </w:div>
                <w:div w:id="20179944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42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98">
              <w:marLeft w:val="75"/>
              <w:marRight w:val="75"/>
              <w:marTop w:val="75"/>
              <w:marBottom w:val="0"/>
              <w:divBdr>
                <w:top w:val="none" w:sz="0" w:space="0" w:color="auto"/>
                <w:left w:val="none" w:sz="0" w:space="0" w:color="auto"/>
                <w:bottom w:val="none" w:sz="0" w:space="0" w:color="auto"/>
                <w:right w:val="none" w:sz="0" w:space="0" w:color="auto"/>
              </w:divBdr>
              <w:divsChild>
                <w:div w:id="201796323">
                  <w:marLeft w:val="0"/>
                  <w:marRight w:val="0"/>
                  <w:marTop w:val="60"/>
                  <w:marBottom w:val="30"/>
                  <w:divBdr>
                    <w:top w:val="none" w:sz="0" w:space="0" w:color="auto"/>
                    <w:left w:val="none" w:sz="0" w:space="0" w:color="auto"/>
                    <w:bottom w:val="none" w:sz="0" w:space="0" w:color="auto"/>
                    <w:right w:val="none" w:sz="0" w:space="0" w:color="auto"/>
                  </w:divBdr>
                </w:div>
                <w:div w:id="201796598">
                  <w:marLeft w:val="0"/>
                  <w:marRight w:val="0"/>
                  <w:marTop w:val="60"/>
                  <w:marBottom w:val="30"/>
                  <w:divBdr>
                    <w:top w:val="none" w:sz="0" w:space="0" w:color="auto"/>
                    <w:left w:val="none" w:sz="0" w:space="0" w:color="auto"/>
                    <w:bottom w:val="none" w:sz="0" w:space="0" w:color="auto"/>
                    <w:right w:val="none" w:sz="0" w:space="0" w:color="auto"/>
                  </w:divBdr>
                </w:div>
                <w:div w:id="201800575">
                  <w:marLeft w:val="0"/>
                  <w:marRight w:val="0"/>
                  <w:marTop w:val="60"/>
                  <w:marBottom w:val="30"/>
                  <w:divBdr>
                    <w:top w:val="none" w:sz="0" w:space="0" w:color="auto"/>
                    <w:left w:val="none" w:sz="0" w:space="0" w:color="auto"/>
                    <w:bottom w:val="none" w:sz="0" w:space="0" w:color="auto"/>
                    <w:right w:val="none" w:sz="0" w:space="0" w:color="auto"/>
                  </w:divBdr>
                </w:div>
              </w:divsChild>
            </w:div>
            <w:div w:id="201801201">
              <w:marLeft w:val="0"/>
              <w:marRight w:val="0"/>
              <w:marTop w:val="0"/>
              <w:marBottom w:val="0"/>
              <w:divBdr>
                <w:top w:val="none" w:sz="0" w:space="0" w:color="auto"/>
                <w:left w:val="none" w:sz="0" w:space="0" w:color="auto"/>
                <w:bottom w:val="none" w:sz="0" w:space="0" w:color="auto"/>
                <w:right w:val="none" w:sz="0" w:space="0" w:color="auto"/>
              </w:divBdr>
              <w:divsChild>
                <w:div w:id="20179827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0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85">
              <w:marLeft w:val="75"/>
              <w:marRight w:val="75"/>
              <w:marTop w:val="75"/>
              <w:marBottom w:val="0"/>
              <w:divBdr>
                <w:top w:val="none" w:sz="0" w:space="0" w:color="auto"/>
                <w:left w:val="none" w:sz="0" w:space="0" w:color="auto"/>
                <w:bottom w:val="none" w:sz="0" w:space="0" w:color="auto"/>
                <w:right w:val="none" w:sz="0" w:space="0" w:color="auto"/>
              </w:divBdr>
              <w:divsChild>
                <w:div w:id="201797313">
                  <w:marLeft w:val="0"/>
                  <w:marRight w:val="0"/>
                  <w:marTop w:val="60"/>
                  <w:marBottom w:val="30"/>
                  <w:divBdr>
                    <w:top w:val="none" w:sz="0" w:space="0" w:color="auto"/>
                    <w:left w:val="none" w:sz="0" w:space="0" w:color="auto"/>
                    <w:bottom w:val="none" w:sz="0" w:space="0" w:color="auto"/>
                    <w:right w:val="none" w:sz="0" w:space="0" w:color="auto"/>
                  </w:divBdr>
                </w:div>
                <w:div w:id="201798746">
                  <w:marLeft w:val="0"/>
                  <w:marRight w:val="0"/>
                  <w:marTop w:val="60"/>
                  <w:marBottom w:val="30"/>
                  <w:divBdr>
                    <w:top w:val="none" w:sz="0" w:space="0" w:color="auto"/>
                    <w:left w:val="none" w:sz="0" w:space="0" w:color="auto"/>
                    <w:bottom w:val="none" w:sz="0" w:space="0" w:color="auto"/>
                    <w:right w:val="none" w:sz="0" w:space="0" w:color="auto"/>
                  </w:divBdr>
                </w:div>
                <w:div w:id="201801928">
                  <w:marLeft w:val="0"/>
                  <w:marRight w:val="0"/>
                  <w:marTop w:val="60"/>
                  <w:marBottom w:val="30"/>
                  <w:divBdr>
                    <w:top w:val="none" w:sz="0" w:space="0" w:color="auto"/>
                    <w:left w:val="none" w:sz="0" w:space="0" w:color="auto"/>
                    <w:bottom w:val="none" w:sz="0" w:space="0" w:color="auto"/>
                    <w:right w:val="none" w:sz="0" w:space="0" w:color="auto"/>
                  </w:divBdr>
                </w:div>
              </w:divsChild>
            </w:div>
            <w:div w:id="201801921">
              <w:marLeft w:val="0"/>
              <w:marRight w:val="0"/>
              <w:marTop w:val="0"/>
              <w:marBottom w:val="0"/>
              <w:divBdr>
                <w:top w:val="none" w:sz="0" w:space="0" w:color="auto"/>
                <w:left w:val="none" w:sz="0" w:space="0" w:color="auto"/>
                <w:bottom w:val="none" w:sz="0" w:space="0" w:color="auto"/>
                <w:right w:val="none" w:sz="0" w:space="0" w:color="auto"/>
              </w:divBdr>
              <w:divsChild>
                <w:div w:id="20179951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647">
          <w:marLeft w:val="0"/>
          <w:marRight w:val="0"/>
          <w:marTop w:val="75"/>
          <w:marBottom w:val="0"/>
          <w:divBdr>
            <w:top w:val="single" w:sz="6" w:space="4" w:color="A6C9E2"/>
            <w:left w:val="single" w:sz="6" w:space="4" w:color="A6C9E2"/>
            <w:bottom w:val="single" w:sz="6" w:space="4" w:color="A6C9E2"/>
            <w:right w:val="single" w:sz="6" w:space="4" w:color="A6C9E2"/>
          </w:divBdr>
          <w:divsChild>
            <w:div w:id="201801835">
              <w:marLeft w:val="75"/>
              <w:marRight w:val="75"/>
              <w:marTop w:val="75"/>
              <w:marBottom w:val="0"/>
              <w:divBdr>
                <w:top w:val="none" w:sz="0" w:space="0" w:color="auto"/>
                <w:left w:val="none" w:sz="0" w:space="0" w:color="auto"/>
                <w:bottom w:val="none" w:sz="0" w:space="0" w:color="auto"/>
                <w:right w:val="none" w:sz="0" w:space="0" w:color="auto"/>
              </w:divBdr>
              <w:divsChild>
                <w:div w:id="201796191">
                  <w:marLeft w:val="0"/>
                  <w:marRight w:val="0"/>
                  <w:marTop w:val="60"/>
                  <w:marBottom w:val="30"/>
                  <w:divBdr>
                    <w:top w:val="none" w:sz="0" w:space="0" w:color="auto"/>
                    <w:left w:val="none" w:sz="0" w:space="0" w:color="auto"/>
                    <w:bottom w:val="none" w:sz="0" w:space="0" w:color="auto"/>
                    <w:right w:val="none" w:sz="0" w:space="0" w:color="auto"/>
                  </w:divBdr>
                </w:div>
                <w:div w:id="201800352">
                  <w:marLeft w:val="0"/>
                  <w:marRight w:val="0"/>
                  <w:marTop w:val="60"/>
                  <w:marBottom w:val="30"/>
                  <w:divBdr>
                    <w:top w:val="none" w:sz="0" w:space="0" w:color="auto"/>
                    <w:left w:val="none" w:sz="0" w:space="0" w:color="auto"/>
                    <w:bottom w:val="none" w:sz="0" w:space="0" w:color="auto"/>
                    <w:right w:val="none" w:sz="0" w:space="0" w:color="auto"/>
                  </w:divBdr>
                </w:div>
                <w:div w:id="20180139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70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27">
              <w:marLeft w:val="0"/>
              <w:marRight w:val="0"/>
              <w:marTop w:val="0"/>
              <w:marBottom w:val="0"/>
              <w:divBdr>
                <w:top w:val="none" w:sz="0" w:space="0" w:color="auto"/>
                <w:left w:val="none" w:sz="0" w:space="0" w:color="auto"/>
                <w:bottom w:val="none" w:sz="0" w:space="0" w:color="auto"/>
                <w:right w:val="none" w:sz="0" w:space="0" w:color="auto"/>
              </w:divBdr>
              <w:divsChild>
                <w:div w:id="20180049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150">
              <w:marLeft w:val="75"/>
              <w:marRight w:val="75"/>
              <w:marTop w:val="75"/>
              <w:marBottom w:val="0"/>
              <w:divBdr>
                <w:top w:val="none" w:sz="0" w:space="0" w:color="auto"/>
                <w:left w:val="none" w:sz="0" w:space="0" w:color="auto"/>
                <w:bottom w:val="none" w:sz="0" w:space="0" w:color="auto"/>
                <w:right w:val="none" w:sz="0" w:space="0" w:color="auto"/>
              </w:divBdr>
              <w:divsChild>
                <w:div w:id="201795338">
                  <w:marLeft w:val="0"/>
                  <w:marRight w:val="0"/>
                  <w:marTop w:val="60"/>
                  <w:marBottom w:val="30"/>
                  <w:divBdr>
                    <w:top w:val="none" w:sz="0" w:space="0" w:color="auto"/>
                    <w:left w:val="none" w:sz="0" w:space="0" w:color="auto"/>
                    <w:bottom w:val="none" w:sz="0" w:space="0" w:color="auto"/>
                    <w:right w:val="none" w:sz="0" w:space="0" w:color="auto"/>
                  </w:divBdr>
                </w:div>
                <w:div w:id="201796972">
                  <w:marLeft w:val="0"/>
                  <w:marRight w:val="0"/>
                  <w:marTop w:val="60"/>
                  <w:marBottom w:val="30"/>
                  <w:divBdr>
                    <w:top w:val="none" w:sz="0" w:space="0" w:color="auto"/>
                    <w:left w:val="none" w:sz="0" w:space="0" w:color="auto"/>
                    <w:bottom w:val="none" w:sz="0" w:space="0" w:color="auto"/>
                    <w:right w:val="none" w:sz="0" w:space="0" w:color="auto"/>
                  </w:divBdr>
                </w:div>
                <w:div w:id="20179896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08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57">
              <w:marLeft w:val="0"/>
              <w:marRight w:val="0"/>
              <w:marTop w:val="0"/>
              <w:marBottom w:val="0"/>
              <w:divBdr>
                <w:top w:val="none" w:sz="0" w:space="0" w:color="auto"/>
                <w:left w:val="none" w:sz="0" w:space="0" w:color="auto"/>
                <w:bottom w:val="none" w:sz="0" w:space="0" w:color="auto"/>
                <w:right w:val="none" w:sz="0" w:space="0" w:color="auto"/>
              </w:divBdr>
              <w:divsChild>
                <w:div w:id="20180066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177">
              <w:marLeft w:val="75"/>
              <w:marRight w:val="75"/>
              <w:marTop w:val="75"/>
              <w:marBottom w:val="0"/>
              <w:divBdr>
                <w:top w:val="none" w:sz="0" w:space="0" w:color="auto"/>
                <w:left w:val="none" w:sz="0" w:space="0" w:color="auto"/>
                <w:bottom w:val="none" w:sz="0" w:space="0" w:color="auto"/>
                <w:right w:val="none" w:sz="0" w:space="0" w:color="auto"/>
              </w:divBdr>
              <w:divsChild>
                <w:div w:id="201800182">
                  <w:marLeft w:val="0"/>
                  <w:marRight w:val="0"/>
                  <w:marTop w:val="60"/>
                  <w:marBottom w:val="30"/>
                  <w:divBdr>
                    <w:top w:val="none" w:sz="0" w:space="0" w:color="auto"/>
                    <w:left w:val="none" w:sz="0" w:space="0" w:color="auto"/>
                    <w:bottom w:val="none" w:sz="0" w:space="0" w:color="auto"/>
                    <w:right w:val="none" w:sz="0" w:space="0" w:color="auto"/>
                  </w:divBdr>
                </w:div>
                <w:div w:id="201801589">
                  <w:marLeft w:val="0"/>
                  <w:marRight w:val="0"/>
                  <w:marTop w:val="60"/>
                  <w:marBottom w:val="30"/>
                  <w:divBdr>
                    <w:top w:val="none" w:sz="0" w:space="0" w:color="auto"/>
                    <w:left w:val="none" w:sz="0" w:space="0" w:color="auto"/>
                    <w:bottom w:val="none" w:sz="0" w:space="0" w:color="auto"/>
                    <w:right w:val="none" w:sz="0" w:space="0" w:color="auto"/>
                  </w:divBdr>
                </w:div>
                <w:div w:id="20180252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1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05">
              <w:marLeft w:val="0"/>
              <w:marRight w:val="0"/>
              <w:marTop w:val="0"/>
              <w:marBottom w:val="0"/>
              <w:divBdr>
                <w:top w:val="none" w:sz="0" w:space="0" w:color="auto"/>
                <w:left w:val="none" w:sz="0" w:space="0" w:color="auto"/>
                <w:bottom w:val="none" w:sz="0" w:space="0" w:color="auto"/>
                <w:right w:val="none" w:sz="0" w:space="0" w:color="auto"/>
              </w:divBdr>
              <w:divsChild>
                <w:div w:id="20179661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314">
              <w:marLeft w:val="75"/>
              <w:marRight w:val="75"/>
              <w:marTop w:val="75"/>
              <w:marBottom w:val="0"/>
              <w:divBdr>
                <w:top w:val="none" w:sz="0" w:space="0" w:color="auto"/>
                <w:left w:val="none" w:sz="0" w:space="0" w:color="auto"/>
                <w:bottom w:val="none" w:sz="0" w:space="0" w:color="auto"/>
                <w:right w:val="none" w:sz="0" w:space="0" w:color="auto"/>
              </w:divBdr>
              <w:divsChild>
                <w:div w:id="201796334">
                  <w:marLeft w:val="0"/>
                  <w:marRight w:val="0"/>
                  <w:marTop w:val="60"/>
                  <w:marBottom w:val="30"/>
                  <w:divBdr>
                    <w:top w:val="none" w:sz="0" w:space="0" w:color="auto"/>
                    <w:left w:val="none" w:sz="0" w:space="0" w:color="auto"/>
                    <w:bottom w:val="none" w:sz="0" w:space="0" w:color="auto"/>
                    <w:right w:val="none" w:sz="0" w:space="0" w:color="auto"/>
                  </w:divBdr>
                </w:div>
                <w:div w:id="201801559">
                  <w:marLeft w:val="0"/>
                  <w:marRight w:val="0"/>
                  <w:marTop w:val="60"/>
                  <w:marBottom w:val="30"/>
                  <w:divBdr>
                    <w:top w:val="none" w:sz="0" w:space="0" w:color="auto"/>
                    <w:left w:val="none" w:sz="0" w:space="0" w:color="auto"/>
                    <w:bottom w:val="none" w:sz="0" w:space="0" w:color="auto"/>
                    <w:right w:val="none" w:sz="0" w:space="0" w:color="auto"/>
                  </w:divBdr>
                </w:div>
                <w:div w:id="20180283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5563">
      <w:marLeft w:val="0"/>
      <w:marRight w:val="0"/>
      <w:marTop w:val="0"/>
      <w:marBottom w:val="0"/>
      <w:divBdr>
        <w:top w:val="none" w:sz="0" w:space="0" w:color="auto"/>
        <w:left w:val="none" w:sz="0" w:space="0" w:color="auto"/>
        <w:bottom w:val="none" w:sz="0" w:space="0" w:color="auto"/>
        <w:right w:val="none" w:sz="0" w:space="0" w:color="auto"/>
      </w:divBdr>
      <w:divsChild>
        <w:div w:id="201803181">
          <w:marLeft w:val="75"/>
          <w:marRight w:val="75"/>
          <w:marTop w:val="75"/>
          <w:marBottom w:val="0"/>
          <w:divBdr>
            <w:top w:val="none" w:sz="0" w:space="0" w:color="auto"/>
            <w:left w:val="none" w:sz="0" w:space="0" w:color="auto"/>
            <w:bottom w:val="none" w:sz="0" w:space="0" w:color="auto"/>
            <w:right w:val="none" w:sz="0" w:space="0" w:color="auto"/>
          </w:divBdr>
          <w:divsChild>
            <w:div w:id="201796113">
              <w:marLeft w:val="0"/>
              <w:marRight w:val="0"/>
              <w:marTop w:val="60"/>
              <w:marBottom w:val="30"/>
              <w:divBdr>
                <w:top w:val="none" w:sz="0" w:space="0" w:color="auto"/>
                <w:left w:val="none" w:sz="0" w:space="0" w:color="auto"/>
                <w:bottom w:val="none" w:sz="0" w:space="0" w:color="auto"/>
                <w:right w:val="none" w:sz="0" w:space="0" w:color="auto"/>
              </w:divBdr>
            </w:div>
            <w:div w:id="201799513">
              <w:marLeft w:val="0"/>
              <w:marRight w:val="0"/>
              <w:marTop w:val="60"/>
              <w:marBottom w:val="30"/>
              <w:divBdr>
                <w:top w:val="none" w:sz="0" w:space="0" w:color="auto"/>
                <w:left w:val="none" w:sz="0" w:space="0" w:color="auto"/>
                <w:bottom w:val="none" w:sz="0" w:space="0" w:color="auto"/>
                <w:right w:val="none" w:sz="0" w:space="0" w:color="auto"/>
              </w:divBdr>
            </w:div>
            <w:div w:id="20180016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575">
      <w:marLeft w:val="0"/>
      <w:marRight w:val="0"/>
      <w:marTop w:val="0"/>
      <w:marBottom w:val="0"/>
      <w:divBdr>
        <w:top w:val="none" w:sz="0" w:space="0" w:color="auto"/>
        <w:left w:val="none" w:sz="0" w:space="0" w:color="auto"/>
        <w:bottom w:val="none" w:sz="0" w:space="0" w:color="auto"/>
        <w:right w:val="none" w:sz="0" w:space="0" w:color="auto"/>
      </w:divBdr>
      <w:divsChild>
        <w:div w:id="201795803">
          <w:marLeft w:val="75"/>
          <w:marRight w:val="75"/>
          <w:marTop w:val="75"/>
          <w:marBottom w:val="0"/>
          <w:divBdr>
            <w:top w:val="none" w:sz="0" w:space="0" w:color="auto"/>
            <w:left w:val="none" w:sz="0" w:space="0" w:color="auto"/>
            <w:bottom w:val="none" w:sz="0" w:space="0" w:color="auto"/>
            <w:right w:val="none" w:sz="0" w:space="0" w:color="auto"/>
          </w:divBdr>
          <w:divsChild>
            <w:div w:id="201796490">
              <w:marLeft w:val="0"/>
              <w:marRight w:val="0"/>
              <w:marTop w:val="60"/>
              <w:marBottom w:val="30"/>
              <w:divBdr>
                <w:top w:val="none" w:sz="0" w:space="0" w:color="auto"/>
                <w:left w:val="none" w:sz="0" w:space="0" w:color="auto"/>
                <w:bottom w:val="none" w:sz="0" w:space="0" w:color="auto"/>
                <w:right w:val="none" w:sz="0" w:space="0" w:color="auto"/>
              </w:divBdr>
            </w:div>
            <w:div w:id="201797011">
              <w:marLeft w:val="0"/>
              <w:marRight w:val="0"/>
              <w:marTop w:val="60"/>
              <w:marBottom w:val="30"/>
              <w:divBdr>
                <w:top w:val="none" w:sz="0" w:space="0" w:color="auto"/>
                <w:left w:val="none" w:sz="0" w:space="0" w:color="auto"/>
                <w:bottom w:val="none" w:sz="0" w:space="0" w:color="auto"/>
                <w:right w:val="none" w:sz="0" w:space="0" w:color="auto"/>
              </w:divBdr>
            </w:div>
            <w:div w:id="20179785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612">
      <w:marLeft w:val="0"/>
      <w:marRight w:val="0"/>
      <w:marTop w:val="0"/>
      <w:marBottom w:val="0"/>
      <w:divBdr>
        <w:top w:val="none" w:sz="0" w:space="0" w:color="auto"/>
        <w:left w:val="none" w:sz="0" w:space="0" w:color="auto"/>
        <w:bottom w:val="none" w:sz="0" w:space="0" w:color="auto"/>
        <w:right w:val="none" w:sz="0" w:space="0" w:color="auto"/>
      </w:divBdr>
      <w:divsChild>
        <w:div w:id="20180077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99">
              <w:marLeft w:val="75"/>
              <w:marRight w:val="75"/>
              <w:marTop w:val="75"/>
              <w:marBottom w:val="0"/>
              <w:divBdr>
                <w:top w:val="none" w:sz="0" w:space="0" w:color="auto"/>
                <w:left w:val="none" w:sz="0" w:space="0" w:color="auto"/>
                <w:bottom w:val="none" w:sz="0" w:space="0" w:color="auto"/>
                <w:right w:val="none" w:sz="0" w:space="0" w:color="auto"/>
              </w:divBdr>
              <w:divsChild>
                <w:div w:id="201795361">
                  <w:marLeft w:val="0"/>
                  <w:marRight w:val="0"/>
                  <w:marTop w:val="60"/>
                  <w:marBottom w:val="30"/>
                  <w:divBdr>
                    <w:top w:val="none" w:sz="0" w:space="0" w:color="auto"/>
                    <w:left w:val="none" w:sz="0" w:space="0" w:color="auto"/>
                    <w:bottom w:val="none" w:sz="0" w:space="0" w:color="auto"/>
                    <w:right w:val="none" w:sz="0" w:space="0" w:color="auto"/>
                  </w:divBdr>
                </w:div>
                <w:div w:id="201803137">
                  <w:marLeft w:val="0"/>
                  <w:marRight w:val="0"/>
                  <w:marTop w:val="60"/>
                  <w:marBottom w:val="30"/>
                  <w:divBdr>
                    <w:top w:val="none" w:sz="0" w:space="0" w:color="auto"/>
                    <w:left w:val="none" w:sz="0" w:space="0" w:color="auto"/>
                    <w:bottom w:val="none" w:sz="0" w:space="0" w:color="auto"/>
                    <w:right w:val="none" w:sz="0" w:space="0" w:color="auto"/>
                  </w:divBdr>
                </w:div>
                <w:div w:id="20180321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5698">
      <w:marLeft w:val="0"/>
      <w:marRight w:val="0"/>
      <w:marTop w:val="0"/>
      <w:marBottom w:val="0"/>
      <w:divBdr>
        <w:top w:val="none" w:sz="0" w:space="0" w:color="auto"/>
        <w:left w:val="none" w:sz="0" w:space="0" w:color="auto"/>
        <w:bottom w:val="none" w:sz="0" w:space="0" w:color="auto"/>
        <w:right w:val="none" w:sz="0" w:space="0" w:color="auto"/>
      </w:divBdr>
      <w:divsChild>
        <w:div w:id="201795143">
          <w:marLeft w:val="75"/>
          <w:marRight w:val="75"/>
          <w:marTop w:val="75"/>
          <w:marBottom w:val="0"/>
          <w:divBdr>
            <w:top w:val="none" w:sz="0" w:space="0" w:color="auto"/>
            <w:left w:val="none" w:sz="0" w:space="0" w:color="auto"/>
            <w:bottom w:val="none" w:sz="0" w:space="0" w:color="auto"/>
            <w:right w:val="none" w:sz="0" w:space="0" w:color="auto"/>
          </w:divBdr>
          <w:divsChild>
            <w:div w:id="201795626">
              <w:marLeft w:val="0"/>
              <w:marRight w:val="0"/>
              <w:marTop w:val="60"/>
              <w:marBottom w:val="30"/>
              <w:divBdr>
                <w:top w:val="none" w:sz="0" w:space="0" w:color="auto"/>
                <w:left w:val="none" w:sz="0" w:space="0" w:color="auto"/>
                <w:bottom w:val="none" w:sz="0" w:space="0" w:color="auto"/>
                <w:right w:val="none" w:sz="0" w:space="0" w:color="auto"/>
              </w:divBdr>
            </w:div>
            <w:div w:id="201801598">
              <w:marLeft w:val="0"/>
              <w:marRight w:val="0"/>
              <w:marTop w:val="60"/>
              <w:marBottom w:val="30"/>
              <w:divBdr>
                <w:top w:val="none" w:sz="0" w:space="0" w:color="auto"/>
                <w:left w:val="none" w:sz="0" w:space="0" w:color="auto"/>
                <w:bottom w:val="none" w:sz="0" w:space="0" w:color="auto"/>
                <w:right w:val="none" w:sz="0" w:space="0" w:color="auto"/>
              </w:divBdr>
            </w:div>
            <w:div w:id="20180241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732">
      <w:marLeft w:val="0"/>
      <w:marRight w:val="0"/>
      <w:marTop w:val="0"/>
      <w:marBottom w:val="0"/>
      <w:divBdr>
        <w:top w:val="none" w:sz="0" w:space="0" w:color="auto"/>
        <w:left w:val="none" w:sz="0" w:space="0" w:color="auto"/>
        <w:bottom w:val="none" w:sz="0" w:space="0" w:color="auto"/>
        <w:right w:val="none" w:sz="0" w:space="0" w:color="auto"/>
      </w:divBdr>
      <w:divsChild>
        <w:div w:id="201802938">
          <w:marLeft w:val="75"/>
          <w:marRight w:val="75"/>
          <w:marTop w:val="75"/>
          <w:marBottom w:val="0"/>
          <w:divBdr>
            <w:top w:val="none" w:sz="0" w:space="0" w:color="auto"/>
            <w:left w:val="none" w:sz="0" w:space="0" w:color="auto"/>
            <w:bottom w:val="none" w:sz="0" w:space="0" w:color="auto"/>
            <w:right w:val="none" w:sz="0" w:space="0" w:color="auto"/>
          </w:divBdr>
          <w:divsChild>
            <w:div w:id="201797558">
              <w:marLeft w:val="0"/>
              <w:marRight w:val="0"/>
              <w:marTop w:val="60"/>
              <w:marBottom w:val="30"/>
              <w:divBdr>
                <w:top w:val="none" w:sz="0" w:space="0" w:color="auto"/>
                <w:left w:val="none" w:sz="0" w:space="0" w:color="auto"/>
                <w:bottom w:val="none" w:sz="0" w:space="0" w:color="auto"/>
                <w:right w:val="none" w:sz="0" w:space="0" w:color="auto"/>
              </w:divBdr>
            </w:div>
            <w:div w:id="201798524">
              <w:marLeft w:val="0"/>
              <w:marRight w:val="0"/>
              <w:marTop w:val="60"/>
              <w:marBottom w:val="30"/>
              <w:divBdr>
                <w:top w:val="none" w:sz="0" w:space="0" w:color="auto"/>
                <w:left w:val="none" w:sz="0" w:space="0" w:color="auto"/>
                <w:bottom w:val="none" w:sz="0" w:space="0" w:color="auto"/>
                <w:right w:val="none" w:sz="0" w:space="0" w:color="auto"/>
              </w:divBdr>
            </w:div>
            <w:div w:id="20179873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748">
      <w:marLeft w:val="0"/>
      <w:marRight w:val="0"/>
      <w:marTop w:val="0"/>
      <w:marBottom w:val="0"/>
      <w:divBdr>
        <w:top w:val="none" w:sz="0" w:space="0" w:color="auto"/>
        <w:left w:val="none" w:sz="0" w:space="0" w:color="auto"/>
        <w:bottom w:val="none" w:sz="0" w:space="0" w:color="auto"/>
        <w:right w:val="none" w:sz="0" w:space="0" w:color="auto"/>
      </w:divBdr>
      <w:divsChild>
        <w:div w:id="201795219">
          <w:marLeft w:val="0"/>
          <w:marRight w:val="0"/>
          <w:marTop w:val="75"/>
          <w:marBottom w:val="0"/>
          <w:divBdr>
            <w:top w:val="single" w:sz="6" w:space="4" w:color="A6C9E2"/>
            <w:left w:val="single" w:sz="6" w:space="4" w:color="A6C9E2"/>
            <w:bottom w:val="single" w:sz="6" w:space="4" w:color="A6C9E2"/>
            <w:right w:val="single" w:sz="6" w:space="4" w:color="A6C9E2"/>
          </w:divBdr>
          <w:divsChild>
            <w:div w:id="201803023">
              <w:marLeft w:val="75"/>
              <w:marRight w:val="75"/>
              <w:marTop w:val="75"/>
              <w:marBottom w:val="0"/>
              <w:divBdr>
                <w:top w:val="none" w:sz="0" w:space="0" w:color="auto"/>
                <w:left w:val="none" w:sz="0" w:space="0" w:color="auto"/>
                <w:bottom w:val="none" w:sz="0" w:space="0" w:color="auto"/>
                <w:right w:val="none" w:sz="0" w:space="0" w:color="auto"/>
              </w:divBdr>
              <w:divsChild>
                <w:div w:id="201796131">
                  <w:marLeft w:val="0"/>
                  <w:marRight w:val="0"/>
                  <w:marTop w:val="60"/>
                  <w:marBottom w:val="30"/>
                  <w:divBdr>
                    <w:top w:val="none" w:sz="0" w:space="0" w:color="auto"/>
                    <w:left w:val="none" w:sz="0" w:space="0" w:color="auto"/>
                    <w:bottom w:val="none" w:sz="0" w:space="0" w:color="auto"/>
                    <w:right w:val="none" w:sz="0" w:space="0" w:color="auto"/>
                  </w:divBdr>
                </w:div>
                <w:div w:id="201800853">
                  <w:marLeft w:val="0"/>
                  <w:marRight w:val="0"/>
                  <w:marTop w:val="60"/>
                  <w:marBottom w:val="30"/>
                  <w:divBdr>
                    <w:top w:val="none" w:sz="0" w:space="0" w:color="auto"/>
                    <w:left w:val="none" w:sz="0" w:space="0" w:color="auto"/>
                    <w:bottom w:val="none" w:sz="0" w:space="0" w:color="auto"/>
                    <w:right w:val="none" w:sz="0" w:space="0" w:color="auto"/>
                  </w:divBdr>
                </w:div>
                <w:div w:id="20180267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5769">
      <w:marLeft w:val="0"/>
      <w:marRight w:val="0"/>
      <w:marTop w:val="0"/>
      <w:marBottom w:val="0"/>
      <w:divBdr>
        <w:top w:val="none" w:sz="0" w:space="0" w:color="auto"/>
        <w:left w:val="none" w:sz="0" w:space="0" w:color="auto"/>
        <w:bottom w:val="none" w:sz="0" w:space="0" w:color="auto"/>
        <w:right w:val="none" w:sz="0" w:space="0" w:color="auto"/>
      </w:divBdr>
      <w:divsChild>
        <w:div w:id="201801101">
          <w:marLeft w:val="75"/>
          <w:marRight w:val="75"/>
          <w:marTop w:val="75"/>
          <w:marBottom w:val="0"/>
          <w:divBdr>
            <w:top w:val="none" w:sz="0" w:space="0" w:color="auto"/>
            <w:left w:val="none" w:sz="0" w:space="0" w:color="auto"/>
            <w:bottom w:val="none" w:sz="0" w:space="0" w:color="auto"/>
            <w:right w:val="none" w:sz="0" w:space="0" w:color="auto"/>
          </w:divBdr>
          <w:divsChild>
            <w:div w:id="201795712">
              <w:marLeft w:val="0"/>
              <w:marRight w:val="0"/>
              <w:marTop w:val="60"/>
              <w:marBottom w:val="30"/>
              <w:divBdr>
                <w:top w:val="none" w:sz="0" w:space="0" w:color="auto"/>
                <w:left w:val="none" w:sz="0" w:space="0" w:color="auto"/>
                <w:bottom w:val="none" w:sz="0" w:space="0" w:color="auto"/>
                <w:right w:val="none" w:sz="0" w:space="0" w:color="auto"/>
              </w:divBdr>
            </w:div>
            <w:div w:id="201798588">
              <w:marLeft w:val="0"/>
              <w:marRight w:val="0"/>
              <w:marTop w:val="60"/>
              <w:marBottom w:val="30"/>
              <w:divBdr>
                <w:top w:val="none" w:sz="0" w:space="0" w:color="auto"/>
                <w:left w:val="none" w:sz="0" w:space="0" w:color="auto"/>
                <w:bottom w:val="none" w:sz="0" w:space="0" w:color="auto"/>
                <w:right w:val="none" w:sz="0" w:space="0" w:color="auto"/>
              </w:divBdr>
            </w:div>
            <w:div w:id="20180094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023">
      <w:marLeft w:val="0"/>
      <w:marRight w:val="0"/>
      <w:marTop w:val="0"/>
      <w:marBottom w:val="0"/>
      <w:divBdr>
        <w:top w:val="none" w:sz="0" w:space="0" w:color="auto"/>
        <w:left w:val="none" w:sz="0" w:space="0" w:color="auto"/>
        <w:bottom w:val="none" w:sz="0" w:space="0" w:color="auto"/>
        <w:right w:val="none" w:sz="0" w:space="0" w:color="auto"/>
      </w:divBdr>
      <w:divsChild>
        <w:div w:id="20179519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50">
              <w:marLeft w:val="0"/>
              <w:marRight w:val="0"/>
              <w:marTop w:val="0"/>
              <w:marBottom w:val="0"/>
              <w:divBdr>
                <w:top w:val="none" w:sz="0" w:space="0" w:color="auto"/>
                <w:left w:val="none" w:sz="0" w:space="0" w:color="auto"/>
                <w:bottom w:val="none" w:sz="0" w:space="0" w:color="auto"/>
                <w:right w:val="none" w:sz="0" w:space="0" w:color="auto"/>
              </w:divBdr>
              <w:divsChild>
                <w:div w:id="2017998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747">
              <w:marLeft w:val="75"/>
              <w:marRight w:val="75"/>
              <w:marTop w:val="75"/>
              <w:marBottom w:val="0"/>
              <w:divBdr>
                <w:top w:val="none" w:sz="0" w:space="0" w:color="auto"/>
                <w:left w:val="none" w:sz="0" w:space="0" w:color="auto"/>
                <w:bottom w:val="none" w:sz="0" w:space="0" w:color="auto"/>
                <w:right w:val="none" w:sz="0" w:space="0" w:color="auto"/>
              </w:divBdr>
              <w:divsChild>
                <w:div w:id="201795225">
                  <w:marLeft w:val="0"/>
                  <w:marRight w:val="0"/>
                  <w:marTop w:val="60"/>
                  <w:marBottom w:val="30"/>
                  <w:divBdr>
                    <w:top w:val="none" w:sz="0" w:space="0" w:color="auto"/>
                    <w:left w:val="none" w:sz="0" w:space="0" w:color="auto"/>
                    <w:bottom w:val="none" w:sz="0" w:space="0" w:color="auto"/>
                    <w:right w:val="none" w:sz="0" w:space="0" w:color="auto"/>
                  </w:divBdr>
                </w:div>
                <w:div w:id="201795516">
                  <w:marLeft w:val="0"/>
                  <w:marRight w:val="0"/>
                  <w:marTop w:val="60"/>
                  <w:marBottom w:val="30"/>
                  <w:divBdr>
                    <w:top w:val="none" w:sz="0" w:space="0" w:color="auto"/>
                    <w:left w:val="none" w:sz="0" w:space="0" w:color="auto"/>
                    <w:bottom w:val="none" w:sz="0" w:space="0" w:color="auto"/>
                    <w:right w:val="none" w:sz="0" w:space="0" w:color="auto"/>
                  </w:divBdr>
                </w:div>
                <w:div w:id="20179807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70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18">
              <w:marLeft w:val="0"/>
              <w:marRight w:val="0"/>
              <w:marTop w:val="0"/>
              <w:marBottom w:val="0"/>
              <w:divBdr>
                <w:top w:val="none" w:sz="0" w:space="0" w:color="auto"/>
                <w:left w:val="none" w:sz="0" w:space="0" w:color="auto"/>
                <w:bottom w:val="none" w:sz="0" w:space="0" w:color="auto"/>
                <w:right w:val="none" w:sz="0" w:space="0" w:color="auto"/>
              </w:divBdr>
              <w:divsChild>
                <w:div w:id="20179759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277">
              <w:marLeft w:val="75"/>
              <w:marRight w:val="75"/>
              <w:marTop w:val="75"/>
              <w:marBottom w:val="0"/>
              <w:divBdr>
                <w:top w:val="none" w:sz="0" w:space="0" w:color="auto"/>
                <w:left w:val="none" w:sz="0" w:space="0" w:color="auto"/>
                <w:bottom w:val="none" w:sz="0" w:space="0" w:color="auto"/>
                <w:right w:val="none" w:sz="0" w:space="0" w:color="auto"/>
              </w:divBdr>
              <w:divsChild>
                <w:div w:id="201796482">
                  <w:marLeft w:val="0"/>
                  <w:marRight w:val="0"/>
                  <w:marTop w:val="60"/>
                  <w:marBottom w:val="30"/>
                  <w:divBdr>
                    <w:top w:val="none" w:sz="0" w:space="0" w:color="auto"/>
                    <w:left w:val="none" w:sz="0" w:space="0" w:color="auto"/>
                    <w:bottom w:val="none" w:sz="0" w:space="0" w:color="auto"/>
                    <w:right w:val="none" w:sz="0" w:space="0" w:color="auto"/>
                  </w:divBdr>
                </w:div>
                <w:div w:id="201796847">
                  <w:marLeft w:val="0"/>
                  <w:marRight w:val="0"/>
                  <w:marTop w:val="60"/>
                  <w:marBottom w:val="30"/>
                  <w:divBdr>
                    <w:top w:val="none" w:sz="0" w:space="0" w:color="auto"/>
                    <w:left w:val="none" w:sz="0" w:space="0" w:color="auto"/>
                    <w:bottom w:val="none" w:sz="0" w:space="0" w:color="auto"/>
                    <w:right w:val="none" w:sz="0" w:space="0" w:color="auto"/>
                  </w:divBdr>
                </w:div>
                <w:div w:id="20179707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072">
          <w:marLeft w:val="0"/>
          <w:marRight w:val="0"/>
          <w:marTop w:val="75"/>
          <w:marBottom w:val="0"/>
          <w:divBdr>
            <w:top w:val="single" w:sz="6" w:space="4" w:color="A6C9E2"/>
            <w:left w:val="single" w:sz="6" w:space="4" w:color="A6C9E2"/>
            <w:bottom w:val="single" w:sz="6" w:space="4" w:color="A6C9E2"/>
            <w:right w:val="single" w:sz="6" w:space="4" w:color="A6C9E2"/>
          </w:divBdr>
          <w:divsChild>
            <w:div w:id="201802720">
              <w:marLeft w:val="0"/>
              <w:marRight w:val="0"/>
              <w:marTop w:val="0"/>
              <w:marBottom w:val="0"/>
              <w:divBdr>
                <w:top w:val="none" w:sz="0" w:space="0" w:color="auto"/>
                <w:left w:val="none" w:sz="0" w:space="0" w:color="auto"/>
                <w:bottom w:val="none" w:sz="0" w:space="0" w:color="auto"/>
                <w:right w:val="none" w:sz="0" w:space="0" w:color="auto"/>
              </w:divBdr>
              <w:divsChild>
                <w:div w:id="20179596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10">
              <w:marLeft w:val="75"/>
              <w:marRight w:val="75"/>
              <w:marTop w:val="75"/>
              <w:marBottom w:val="0"/>
              <w:divBdr>
                <w:top w:val="none" w:sz="0" w:space="0" w:color="auto"/>
                <w:left w:val="none" w:sz="0" w:space="0" w:color="auto"/>
                <w:bottom w:val="none" w:sz="0" w:space="0" w:color="auto"/>
                <w:right w:val="none" w:sz="0" w:space="0" w:color="auto"/>
              </w:divBdr>
              <w:divsChild>
                <w:div w:id="201796312">
                  <w:marLeft w:val="0"/>
                  <w:marRight w:val="0"/>
                  <w:marTop w:val="60"/>
                  <w:marBottom w:val="30"/>
                  <w:divBdr>
                    <w:top w:val="none" w:sz="0" w:space="0" w:color="auto"/>
                    <w:left w:val="none" w:sz="0" w:space="0" w:color="auto"/>
                    <w:bottom w:val="none" w:sz="0" w:space="0" w:color="auto"/>
                    <w:right w:val="none" w:sz="0" w:space="0" w:color="auto"/>
                  </w:divBdr>
                </w:div>
                <w:div w:id="201801165">
                  <w:marLeft w:val="0"/>
                  <w:marRight w:val="0"/>
                  <w:marTop w:val="60"/>
                  <w:marBottom w:val="30"/>
                  <w:divBdr>
                    <w:top w:val="none" w:sz="0" w:space="0" w:color="auto"/>
                    <w:left w:val="none" w:sz="0" w:space="0" w:color="auto"/>
                    <w:bottom w:val="none" w:sz="0" w:space="0" w:color="auto"/>
                    <w:right w:val="none" w:sz="0" w:space="0" w:color="auto"/>
                  </w:divBdr>
                </w:div>
                <w:div w:id="20180228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49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876">
              <w:marLeft w:val="75"/>
              <w:marRight w:val="75"/>
              <w:marTop w:val="75"/>
              <w:marBottom w:val="0"/>
              <w:divBdr>
                <w:top w:val="none" w:sz="0" w:space="0" w:color="auto"/>
                <w:left w:val="none" w:sz="0" w:space="0" w:color="auto"/>
                <w:bottom w:val="none" w:sz="0" w:space="0" w:color="auto"/>
                <w:right w:val="none" w:sz="0" w:space="0" w:color="auto"/>
              </w:divBdr>
              <w:divsChild>
                <w:div w:id="201796950">
                  <w:marLeft w:val="0"/>
                  <w:marRight w:val="0"/>
                  <w:marTop w:val="60"/>
                  <w:marBottom w:val="30"/>
                  <w:divBdr>
                    <w:top w:val="none" w:sz="0" w:space="0" w:color="auto"/>
                    <w:left w:val="none" w:sz="0" w:space="0" w:color="auto"/>
                    <w:bottom w:val="none" w:sz="0" w:space="0" w:color="auto"/>
                    <w:right w:val="none" w:sz="0" w:space="0" w:color="auto"/>
                  </w:divBdr>
                </w:div>
                <w:div w:id="201797060">
                  <w:marLeft w:val="0"/>
                  <w:marRight w:val="0"/>
                  <w:marTop w:val="60"/>
                  <w:marBottom w:val="30"/>
                  <w:divBdr>
                    <w:top w:val="none" w:sz="0" w:space="0" w:color="auto"/>
                    <w:left w:val="none" w:sz="0" w:space="0" w:color="auto"/>
                    <w:bottom w:val="none" w:sz="0" w:space="0" w:color="auto"/>
                    <w:right w:val="none" w:sz="0" w:space="0" w:color="auto"/>
                  </w:divBdr>
                </w:div>
                <w:div w:id="201799254">
                  <w:marLeft w:val="0"/>
                  <w:marRight w:val="0"/>
                  <w:marTop w:val="60"/>
                  <w:marBottom w:val="30"/>
                  <w:divBdr>
                    <w:top w:val="none" w:sz="0" w:space="0" w:color="auto"/>
                    <w:left w:val="none" w:sz="0" w:space="0" w:color="auto"/>
                    <w:bottom w:val="none" w:sz="0" w:space="0" w:color="auto"/>
                    <w:right w:val="none" w:sz="0" w:space="0" w:color="auto"/>
                  </w:divBdr>
                </w:div>
              </w:divsChild>
            </w:div>
            <w:div w:id="201802562">
              <w:marLeft w:val="0"/>
              <w:marRight w:val="0"/>
              <w:marTop w:val="0"/>
              <w:marBottom w:val="0"/>
              <w:divBdr>
                <w:top w:val="none" w:sz="0" w:space="0" w:color="auto"/>
                <w:left w:val="none" w:sz="0" w:space="0" w:color="auto"/>
                <w:bottom w:val="none" w:sz="0" w:space="0" w:color="auto"/>
                <w:right w:val="none" w:sz="0" w:space="0" w:color="auto"/>
              </w:divBdr>
              <w:divsChild>
                <w:div w:id="20180060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77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07">
              <w:marLeft w:val="0"/>
              <w:marRight w:val="0"/>
              <w:marTop w:val="0"/>
              <w:marBottom w:val="0"/>
              <w:divBdr>
                <w:top w:val="none" w:sz="0" w:space="0" w:color="auto"/>
                <w:left w:val="none" w:sz="0" w:space="0" w:color="auto"/>
                <w:bottom w:val="none" w:sz="0" w:space="0" w:color="auto"/>
                <w:right w:val="none" w:sz="0" w:space="0" w:color="auto"/>
              </w:divBdr>
              <w:divsChild>
                <w:div w:id="20179779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256">
              <w:marLeft w:val="75"/>
              <w:marRight w:val="75"/>
              <w:marTop w:val="75"/>
              <w:marBottom w:val="0"/>
              <w:divBdr>
                <w:top w:val="none" w:sz="0" w:space="0" w:color="auto"/>
                <w:left w:val="none" w:sz="0" w:space="0" w:color="auto"/>
                <w:bottom w:val="none" w:sz="0" w:space="0" w:color="auto"/>
                <w:right w:val="none" w:sz="0" w:space="0" w:color="auto"/>
              </w:divBdr>
              <w:divsChild>
                <w:div w:id="201798832">
                  <w:marLeft w:val="0"/>
                  <w:marRight w:val="0"/>
                  <w:marTop w:val="60"/>
                  <w:marBottom w:val="30"/>
                  <w:divBdr>
                    <w:top w:val="none" w:sz="0" w:space="0" w:color="auto"/>
                    <w:left w:val="none" w:sz="0" w:space="0" w:color="auto"/>
                    <w:bottom w:val="none" w:sz="0" w:space="0" w:color="auto"/>
                    <w:right w:val="none" w:sz="0" w:space="0" w:color="auto"/>
                  </w:divBdr>
                </w:div>
                <w:div w:id="201802293">
                  <w:marLeft w:val="0"/>
                  <w:marRight w:val="0"/>
                  <w:marTop w:val="60"/>
                  <w:marBottom w:val="30"/>
                  <w:divBdr>
                    <w:top w:val="none" w:sz="0" w:space="0" w:color="auto"/>
                    <w:left w:val="none" w:sz="0" w:space="0" w:color="auto"/>
                    <w:bottom w:val="none" w:sz="0" w:space="0" w:color="auto"/>
                    <w:right w:val="none" w:sz="0" w:space="0" w:color="auto"/>
                  </w:divBdr>
                </w:div>
                <w:div w:id="20180290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96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27">
              <w:marLeft w:val="0"/>
              <w:marRight w:val="0"/>
              <w:marTop w:val="0"/>
              <w:marBottom w:val="0"/>
              <w:divBdr>
                <w:top w:val="none" w:sz="0" w:space="0" w:color="auto"/>
                <w:left w:val="none" w:sz="0" w:space="0" w:color="auto"/>
                <w:bottom w:val="none" w:sz="0" w:space="0" w:color="auto"/>
                <w:right w:val="none" w:sz="0" w:space="0" w:color="auto"/>
              </w:divBdr>
              <w:divsChild>
                <w:div w:id="20179800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644">
              <w:marLeft w:val="75"/>
              <w:marRight w:val="75"/>
              <w:marTop w:val="75"/>
              <w:marBottom w:val="0"/>
              <w:divBdr>
                <w:top w:val="none" w:sz="0" w:space="0" w:color="auto"/>
                <w:left w:val="none" w:sz="0" w:space="0" w:color="auto"/>
                <w:bottom w:val="none" w:sz="0" w:space="0" w:color="auto"/>
                <w:right w:val="none" w:sz="0" w:space="0" w:color="auto"/>
              </w:divBdr>
              <w:divsChild>
                <w:div w:id="201799282">
                  <w:marLeft w:val="0"/>
                  <w:marRight w:val="0"/>
                  <w:marTop w:val="60"/>
                  <w:marBottom w:val="30"/>
                  <w:divBdr>
                    <w:top w:val="none" w:sz="0" w:space="0" w:color="auto"/>
                    <w:left w:val="none" w:sz="0" w:space="0" w:color="auto"/>
                    <w:bottom w:val="none" w:sz="0" w:space="0" w:color="auto"/>
                    <w:right w:val="none" w:sz="0" w:space="0" w:color="auto"/>
                  </w:divBdr>
                </w:div>
                <w:div w:id="201800427">
                  <w:marLeft w:val="0"/>
                  <w:marRight w:val="0"/>
                  <w:marTop w:val="60"/>
                  <w:marBottom w:val="30"/>
                  <w:divBdr>
                    <w:top w:val="none" w:sz="0" w:space="0" w:color="auto"/>
                    <w:left w:val="none" w:sz="0" w:space="0" w:color="auto"/>
                    <w:bottom w:val="none" w:sz="0" w:space="0" w:color="auto"/>
                    <w:right w:val="none" w:sz="0" w:space="0" w:color="auto"/>
                  </w:divBdr>
                </w:div>
                <w:div w:id="20180126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71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56">
              <w:marLeft w:val="75"/>
              <w:marRight w:val="75"/>
              <w:marTop w:val="75"/>
              <w:marBottom w:val="0"/>
              <w:divBdr>
                <w:top w:val="none" w:sz="0" w:space="0" w:color="auto"/>
                <w:left w:val="none" w:sz="0" w:space="0" w:color="auto"/>
                <w:bottom w:val="none" w:sz="0" w:space="0" w:color="auto"/>
                <w:right w:val="none" w:sz="0" w:space="0" w:color="auto"/>
              </w:divBdr>
              <w:divsChild>
                <w:div w:id="201795509">
                  <w:marLeft w:val="0"/>
                  <w:marRight w:val="0"/>
                  <w:marTop w:val="60"/>
                  <w:marBottom w:val="30"/>
                  <w:divBdr>
                    <w:top w:val="none" w:sz="0" w:space="0" w:color="auto"/>
                    <w:left w:val="none" w:sz="0" w:space="0" w:color="auto"/>
                    <w:bottom w:val="none" w:sz="0" w:space="0" w:color="auto"/>
                    <w:right w:val="none" w:sz="0" w:space="0" w:color="auto"/>
                  </w:divBdr>
                </w:div>
                <w:div w:id="201799544">
                  <w:marLeft w:val="0"/>
                  <w:marRight w:val="0"/>
                  <w:marTop w:val="60"/>
                  <w:marBottom w:val="30"/>
                  <w:divBdr>
                    <w:top w:val="none" w:sz="0" w:space="0" w:color="auto"/>
                    <w:left w:val="none" w:sz="0" w:space="0" w:color="auto"/>
                    <w:bottom w:val="none" w:sz="0" w:space="0" w:color="auto"/>
                    <w:right w:val="none" w:sz="0" w:space="0" w:color="auto"/>
                  </w:divBdr>
                </w:div>
                <w:div w:id="201800429">
                  <w:marLeft w:val="0"/>
                  <w:marRight w:val="0"/>
                  <w:marTop w:val="60"/>
                  <w:marBottom w:val="30"/>
                  <w:divBdr>
                    <w:top w:val="none" w:sz="0" w:space="0" w:color="auto"/>
                    <w:left w:val="none" w:sz="0" w:space="0" w:color="auto"/>
                    <w:bottom w:val="none" w:sz="0" w:space="0" w:color="auto"/>
                    <w:right w:val="none" w:sz="0" w:space="0" w:color="auto"/>
                  </w:divBdr>
                </w:div>
              </w:divsChild>
            </w:div>
            <w:div w:id="201802093">
              <w:marLeft w:val="0"/>
              <w:marRight w:val="0"/>
              <w:marTop w:val="0"/>
              <w:marBottom w:val="0"/>
              <w:divBdr>
                <w:top w:val="none" w:sz="0" w:space="0" w:color="auto"/>
                <w:left w:val="none" w:sz="0" w:space="0" w:color="auto"/>
                <w:bottom w:val="none" w:sz="0" w:space="0" w:color="auto"/>
                <w:right w:val="none" w:sz="0" w:space="0" w:color="auto"/>
              </w:divBdr>
              <w:divsChild>
                <w:div w:id="2018006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9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36">
              <w:marLeft w:val="75"/>
              <w:marRight w:val="75"/>
              <w:marTop w:val="75"/>
              <w:marBottom w:val="0"/>
              <w:divBdr>
                <w:top w:val="none" w:sz="0" w:space="0" w:color="auto"/>
                <w:left w:val="none" w:sz="0" w:space="0" w:color="auto"/>
                <w:bottom w:val="none" w:sz="0" w:space="0" w:color="auto"/>
                <w:right w:val="none" w:sz="0" w:space="0" w:color="auto"/>
              </w:divBdr>
              <w:divsChild>
                <w:div w:id="201797042">
                  <w:marLeft w:val="0"/>
                  <w:marRight w:val="0"/>
                  <w:marTop w:val="60"/>
                  <w:marBottom w:val="30"/>
                  <w:divBdr>
                    <w:top w:val="none" w:sz="0" w:space="0" w:color="auto"/>
                    <w:left w:val="none" w:sz="0" w:space="0" w:color="auto"/>
                    <w:bottom w:val="none" w:sz="0" w:space="0" w:color="auto"/>
                    <w:right w:val="none" w:sz="0" w:space="0" w:color="auto"/>
                  </w:divBdr>
                </w:div>
                <w:div w:id="201798542">
                  <w:marLeft w:val="0"/>
                  <w:marRight w:val="0"/>
                  <w:marTop w:val="60"/>
                  <w:marBottom w:val="30"/>
                  <w:divBdr>
                    <w:top w:val="none" w:sz="0" w:space="0" w:color="auto"/>
                    <w:left w:val="none" w:sz="0" w:space="0" w:color="auto"/>
                    <w:bottom w:val="none" w:sz="0" w:space="0" w:color="auto"/>
                    <w:right w:val="none" w:sz="0" w:space="0" w:color="auto"/>
                  </w:divBdr>
                </w:div>
                <w:div w:id="20180100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54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91">
              <w:marLeft w:val="75"/>
              <w:marRight w:val="75"/>
              <w:marTop w:val="75"/>
              <w:marBottom w:val="0"/>
              <w:divBdr>
                <w:top w:val="none" w:sz="0" w:space="0" w:color="auto"/>
                <w:left w:val="none" w:sz="0" w:space="0" w:color="auto"/>
                <w:bottom w:val="none" w:sz="0" w:space="0" w:color="auto"/>
                <w:right w:val="none" w:sz="0" w:space="0" w:color="auto"/>
              </w:divBdr>
              <w:divsChild>
                <w:div w:id="201797880">
                  <w:marLeft w:val="0"/>
                  <w:marRight w:val="0"/>
                  <w:marTop w:val="60"/>
                  <w:marBottom w:val="30"/>
                  <w:divBdr>
                    <w:top w:val="none" w:sz="0" w:space="0" w:color="auto"/>
                    <w:left w:val="none" w:sz="0" w:space="0" w:color="auto"/>
                    <w:bottom w:val="none" w:sz="0" w:space="0" w:color="auto"/>
                    <w:right w:val="none" w:sz="0" w:space="0" w:color="auto"/>
                  </w:divBdr>
                </w:div>
                <w:div w:id="201801337">
                  <w:marLeft w:val="0"/>
                  <w:marRight w:val="0"/>
                  <w:marTop w:val="60"/>
                  <w:marBottom w:val="30"/>
                  <w:divBdr>
                    <w:top w:val="none" w:sz="0" w:space="0" w:color="auto"/>
                    <w:left w:val="none" w:sz="0" w:space="0" w:color="auto"/>
                    <w:bottom w:val="none" w:sz="0" w:space="0" w:color="auto"/>
                    <w:right w:val="none" w:sz="0" w:space="0" w:color="auto"/>
                  </w:divBdr>
                </w:div>
                <w:div w:id="201802668">
                  <w:marLeft w:val="0"/>
                  <w:marRight w:val="0"/>
                  <w:marTop w:val="60"/>
                  <w:marBottom w:val="30"/>
                  <w:divBdr>
                    <w:top w:val="none" w:sz="0" w:space="0" w:color="auto"/>
                    <w:left w:val="none" w:sz="0" w:space="0" w:color="auto"/>
                    <w:bottom w:val="none" w:sz="0" w:space="0" w:color="auto"/>
                    <w:right w:val="none" w:sz="0" w:space="0" w:color="auto"/>
                  </w:divBdr>
                </w:div>
              </w:divsChild>
            </w:div>
            <w:div w:id="201798408">
              <w:marLeft w:val="0"/>
              <w:marRight w:val="0"/>
              <w:marTop w:val="0"/>
              <w:marBottom w:val="0"/>
              <w:divBdr>
                <w:top w:val="none" w:sz="0" w:space="0" w:color="auto"/>
                <w:left w:val="none" w:sz="0" w:space="0" w:color="auto"/>
                <w:bottom w:val="none" w:sz="0" w:space="0" w:color="auto"/>
                <w:right w:val="none" w:sz="0" w:space="0" w:color="auto"/>
              </w:divBdr>
              <w:divsChild>
                <w:div w:id="20179930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0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81">
              <w:marLeft w:val="0"/>
              <w:marRight w:val="0"/>
              <w:marTop w:val="0"/>
              <w:marBottom w:val="0"/>
              <w:divBdr>
                <w:top w:val="none" w:sz="0" w:space="0" w:color="auto"/>
                <w:left w:val="none" w:sz="0" w:space="0" w:color="auto"/>
                <w:bottom w:val="none" w:sz="0" w:space="0" w:color="auto"/>
                <w:right w:val="none" w:sz="0" w:space="0" w:color="auto"/>
              </w:divBdr>
              <w:divsChild>
                <w:div w:id="20180292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110">
              <w:marLeft w:val="75"/>
              <w:marRight w:val="75"/>
              <w:marTop w:val="75"/>
              <w:marBottom w:val="0"/>
              <w:divBdr>
                <w:top w:val="none" w:sz="0" w:space="0" w:color="auto"/>
                <w:left w:val="none" w:sz="0" w:space="0" w:color="auto"/>
                <w:bottom w:val="none" w:sz="0" w:space="0" w:color="auto"/>
                <w:right w:val="none" w:sz="0" w:space="0" w:color="auto"/>
              </w:divBdr>
              <w:divsChild>
                <w:div w:id="201795141">
                  <w:marLeft w:val="0"/>
                  <w:marRight w:val="0"/>
                  <w:marTop w:val="60"/>
                  <w:marBottom w:val="30"/>
                  <w:divBdr>
                    <w:top w:val="none" w:sz="0" w:space="0" w:color="auto"/>
                    <w:left w:val="none" w:sz="0" w:space="0" w:color="auto"/>
                    <w:bottom w:val="none" w:sz="0" w:space="0" w:color="auto"/>
                    <w:right w:val="none" w:sz="0" w:space="0" w:color="auto"/>
                  </w:divBdr>
                </w:div>
                <w:div w:id="201799981">
                  <w:marLeft w:val="0"/>
                  <w:marRight w:val="0"/>
                  <w:marTop w:val="60"/>
                  <w:marBottom w:val="30"/>
                  <w:divBdr>
                    <w:top w:val="none" w:sz="0" w:space="0" w:color="auto"/>
                    <w:left w:val="none" w:sz="0" w:space="0" w:color="auto"/>
                    <w:bottom w:val="none" w:sz="0" w:space="0" w:color="auto"/>
                    <w:right w:val="none" w:sz="0" w:space="0" w:color="auto"/>
                  </w:divBdr>
                </w:div>
                <w:div w:id="20180209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2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62">
              <w:marLeft w:val="0"/>
              <w:marRight w:val="0"/>
              <w:marTop w:val="0"/>
              <w:marBottom w:val="0"/>
              <w:divBdr>
                <w:top w:val="none" w:sz="0" w:space="0" w:color="auto"/>
                <w:left w:val="none" w:sz="0" w:space="0" w:color="auto"/>
                <w:bottom w:val="none" w:sz="0" w:space="0" w:color="auto"/>
                <w:right w:val="none" w:sz="0" w:space="0" w:color="auto"/>
              </w:divBdr>
              <w:divsChild>
                <w:div w:id="20179851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95">
              <w:marLeft w:val="75"/>
              <w:marRight w:val="75"/>
              <w:marTop w:val="75"/>
              <w:marBottom w:val="0"/>
              <w:divBdr>
                <w:top w:val="none" w:sz="0" w:space="0" w:color="auto"/>
                <w:left w:val="none" w:sz="0" w:space="0" w:color="auto"/>
                <w:bottom w:val="none" w:sz="0" w:space="0" w:color="auto"/>
                <w:right w:val="none" w:sz="0" w:space="0" w:color="auto"/>
              </w:divBdr>
              <w:divsChild>
                <w:div w:id="201798344">
                  <w:marLeft w:val="0"/>
                  <w:marRight w:val="0"/>
                  <w:marTop w:val="60"/>
                  <w:marBottom w:val="30"/>
                  <w:divBdr>
                    <w:top w:val="none" w:sz="0" w:space="0" w:color="auto"/>
                    <w:left w:val="none" w:sz="0" w:space="0" w:color="auto"/>
                    <w:bottom w:val="none" w:sz="0" w:space="0" w:color="auto"/>
                    <w:right w:val="none" w:sz="0" w:space="0" w:color="auto"/>
                  </w:divBdr>
                </w:div>
                <w:div w:id="201799043">
                  <w:marLeft w:val="0"/>
                  <w:marRight w:val="0"/>
                  <w:marTop w:val="60"/>
                  <w:marBottom w:val="30"/>
                  <w:divBdr>
                    <w:top w:val="none" w:sz="0" w:space="0" w:color="auto"/>
                    <w:left w:val="none" w:sz="0" w:space="0" w:color="auto"/>
                    <w:bottom w:val="none" w:sz="0" w:space="0" w:color="auto"/>
                    <w:right w:val="none" w:sz="0" w:space="0" w:color="auto"/>
                  </w:divBdr>
                </w:div>
                <w:div w:id="20180122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8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86">
              <w:marLeft w:val="75"/>
              <w:marRight w:val="75"/>
              <w:marTop w:val="75"/>
              <w:marBottom w:val="0"/>
              <w:divBdr>
                <w:top w:val="none" w:sz="0" w:space="0" w:color="auto"/>
                <w:left w:val="none" w:sz="0" w:space="0" w:color="auto"/>
                <w:bottom w:val="none" w:sz="0" w:space="0" w:color="auto"/>
                <w:right w:val="none" w:sz="0" w:space="0" w:color="auto"/>
              </w:divBdr>
              <w:divsChild>
                <w:div w:id="201795081">
                  <w:marLeft w:val="0"/>
                  <w:marRight w:val="0"/>
                  <w:marTop w:val="60"/>
                  <w:marBottom w:val="30"/>
                  <w:divBdr>
                    <w:top w:val="none" w:sz="0" w:space="0" w:color="auto"/>
                    <w:left w:val="none" w:sz="0" w:space="0" w:color="auto"/>
                    <w:bottom w:val="none" w:sz="0" w:space="0" w:color="auto"/>
                    <w:right w:val="none" w:sz="0" w:space="0" w:color="auto"/>
                  </w:divBdr>
                </w:div>
                <w:div w:id="201799071">
                  <w:marLeft w:val="0"/>
                  <w:marRight w:val="0"/>
                  <w:marTop w:val="60"/>
                  <w:marBottom w:val="30"/>
                  <w:divBdr>
                    <w:top w:val="none" w:sz="0" w:space="0" w:color="auto"/>
                    <w:left w:val="none" w:sz="0" w:space="0" w:color="auto"/>
                    <w:bottom w:val="none" w:sz="0" w:space="0" w:color="auto"/>
                    <w:right w:val="none" w:sz="0" w:space="0" w:color="auto"/>
                  </w:divBdr>
                </w:div>
                <w:div w:id="201799248">
                  <w:marLeft w:val="0"/>
                  <w:marRight w:val="0"/>
                  <w:marTop w:val="60"/>
                  <w:marBottom w:val="30"/>
                  <w:divBdr>
                    <w:top w:val="none" w:sz="0" w:space="0" w:color="auto"/>
                    <w:left w:val="none" w:sz="0" w:space="0" w:color="auto"/>
                    <w:bottom w:val="none" w:sz="0" w:space="0" w:color="auto"/>
                    <w:right w:val="none" w:sz="0" w:space="0" w:color="auto"/>
                  </w:divBdr>
                </w:div>
              </w:divsChild>
            </w:div>
            <w:div w:id="201797452">
              <w:marLeft w:val="0"/>
              <w:marRight w:val="0"/>
              <w:marTop w:val="0"/>
              <w:marBottom w:val="0"/>
              <w:divBdr>
                <w:top w:val="none" w:sz="0" w:space="0" w:color="auto"/>
                <w:left w:val="none" w:sz="0" w:space="0" w:color="auto"/>
                <w:bottom w:val="none" w:sz="0" w:space="0" w:color="auto"/>
                <w:right w:val="none" w:sz="0" w:space="0" w:color="auto"/>
              </w:divBdr>
              <w:divsChild>
                <w:div w:id="20180187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31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22">
              <w:marLeft w:val="0"/>
              <w:marRight w:val="0"/>
              <w:marTop w:val="0"/>
              <w:marBottom w:val="0"/>
              <w:divBdr>
                <w:top w:val="none" w:sz="0" w:space="0" w:color="auto"/>
                <w:left w:val="none" w:sz="0" w:space="0" w:color="auto"/>
                <w:bottom w:val="none" w:sz="0" w:space="0" w:color="auto"/>
                <w:right w:val="none" w:sz="0" w:space="0" w:color="auto"/>
              </w:divBdr>
              <w:divsChild>
                <w:div w:id="20179989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944">
              <w:marLeft w:val="75"/>
              <w:marRight w:val="75"/>
              <w:marTop w:val="75"/>
              <w:marBottom w:val="0"/>
              <w:divBdr>
                <w:top w:val="none" w:sz="0" w:space="0" w:color="auto"/>
                <w:left w:val="none" w:sz="0" w:space="0" w:color="auto"/>
                <w:bottom w:val="none" w:sz="0" w:space="0" w:color="auto"/>
                <w:right w:val="none" w:sz="0" w:space="0" w:color="auto"/>
              </w:divBdr>
              <w:divsChild>
                <w:div w:id="201796341">
                  <w:marLeft w:val="0"/>
                  <w:marRight w:val="0"/>
                  <w:marTop w:val="60"/>
                  <w:marBottom w:val="30"/>
                  <w:divBdr>
                    <w:top w:val="none" w:sz="0" w:space="0" w:color="auto"/>
                    <w:left w:val="none" w:sz="0" w:space="0" w:color="auto"/>
                    <w:bottom w:val="none" w:sz="0" w:space="0" w:color="auto"/>
                    <w:right w:val="none" w:sz="0" w:space="0" w:color="auto"/>
                  </w:divBdr>
                </w:div>
                <w:div w:id="201798715">
                  <w:marLeft w:val="0"/>
                  <w:marRight w:val="0"/>
                  <w:marTop w:val="60"/>
                  <w:marBottom w:val="30"/>
                  <w:divBdr>
                    <w:top w:val="none" w:sz="0" w:space="0" w:color="auto"/>
                    <w:left w:val="none" w:sz="0" w:space="0" w:color="auto"/>
                    <w:bottom w:val="none" w:sz="0" w:space="0" w:color="auto"/>
                    <w:right w:val="none" w:sz="0" w:space="0" w:color="auto"/>
                  </w:divBdr>
                </w:div>
                <w:div w:id="20180256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678">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10">
              <w:marLeft w:val="75"/>
              <w:marRight w:val="75"/>
              <w:marTop w:val="75"/>
              <w:marBottom w:val="0"/>
              <w:divBdr>
                <w:top w:val="none" w:sz="0" w:space="0" w:color="auto"/>
                <w:left w:val="none" w:sz="0" w:space="0" w:color="auto"/>
                <w:bottom w:val="none" w:sz="0" w:space="0" w:color="auto"/>
                <w:right w:val="none" w:sz="0" w:space="0" w:color="auto"/>
              </w:divBdr>
              <w:divsChild>
                <w:div w:id="201795092">
                  <w:marLeft w:val="0"/>
                  <w:marRight w:val="0"/>
                  <w:marTop w:val="60"/>
                  <w:marBottom w:val="30"/>
                  <w:divBdr>
                    <w:top w:val="none" w:sz="0" w:space="0" w:color="auto"/>
                    <w:left w:val="none" w:sz="0" w:space="0" w:color="auto"/>
                    <w:bottom w:val="none" w:sz="0" w:space="0" w:color="auto"/>
                    <w:right w:val="none" w:sz="0" w:space="0" w:color="auto"/>
                  </w:divBdr>
                </w:div>
                <w:div w:id="201797625">
                  <w:marLeft w:val="0"/>
                  <w:marRight w:val="0"/>
                  <w:marTop w:val="60"/>
                  <w:marBottom w:val="30"/>
                  <w:divBdr>
                    <w:top w:val="none" w:sz="0" w:space="0" w:color="auto"/>
                    <w:left w:val="none" w:sz="0" w:space="0" w:color="auto"/>
                    <w:bottom w:val="none" w:sz="0" w:space="0" w:color="auto"/>
                    <w:right w:val="none" w:sz="0" w:space="0" w:color="auto"/>
                  </w:divBdr>
                </w:div>
                <w:div w:id="201801360">
                  <w:marLeft w:val="0"/>
                  <w:marRight w:val="0"/>
                  <w:marTop w:val="60"/>
                  <w:marBottom w:val="30"/>
                  <w:divBdr>
                    <w:top w:val="none" w:sz="0" w:space="0" w:color="auto"/>
                    <w:left w:val="none" w:sz="0" w:space="0" w:color="auto"/>
                    <w:bottom w:val="none" w:sz="0" w:space="0" w:color="auto"/>
                    <w:right w:val="none" w:sz="0" w:space="0" w:color="auto"/>
                  </w:divBdr>
                </w:div>
              </w:divsChild>
            </w:div>
            <w:div w:id="201802972">
              <w:marLeft w:val="0"/>
              <w:marRight w:val="0"/>
              <w:marTop w:val="0"/>
              <w:marBottom w:val="0"/>
              <w:divBdr>
                <w:top w:val="none" w:sz="0" w:space="0" w:color="auto"/>
                <w:left w:val="none" w:sz="0" w:space="0" w:color="auto"/>
                <w:bottom w:val="none" w:sz="0" w:space="0" w:color="auto"/>
                <w:right w:val="none" w:sz="0" w:space="0" w:color="auto"/>
              </w:divBdr>
              <w:divsChild>
                <w:div w:id="2017977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6063">
      <w:marLeft w:val="0"/>
      <w:marRight w:val="0"/>
      <w:marTop w:val="0"/>
      <w:marBottom w:val="0"/>
      <w:divBdr>
        <w:top w:val="none" w:sz="0" w:space="0" w:color="auto"/>
        <w:left w:val="none" w:sz="0" w:space="0" w:color="auto"/>
        <w:bottom w:val="none" w:sz="0" w:space="0" w:color="auto"/>
        <w:right w:val="none" w:sz="0" w:space="0" w:color="auto"/>
      </w:divBdr>
      <w:divsChild>
        <w:div w:id="20179556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35">
              <w:marLeft w:val="75"/>
              <w:marRight w:val="75"/>
              <w:marTop w:val="75"/>
              <w:marBottom w:val="0"/>
              <w:divBdr>
                <w:top w:val="none" w:sz="0" w:space="0" w:color="auto"/>
                <w:left w:val="none" w:sz="0" w:space="0" w:color="auto"/>
                <w:bottom w:val="none" w:sz="0" w:space="0" w:color="auto"/>
                <w:right w:val="none" w:sz="0" w:space="0" w:color="auto"/>
              </w:divBdr>
              <w:divsChild>
                <w:div w:id="201796315">
                  <w:marLeft w:val="0"/>
                  <w:marRight w:val="0"/>
                  <w:marTop w:val="60"/>
                  <w:marBottom w:val="30"/>
                  <w:divBdr>
                    <w:top w:val="none" w:sz="0" w:space="0" w:color="auto"/>
                    <w:left w:val="none" w:sz="0" w:space="0" w:color="auto"/>
                    <w:bottom w:val="none" w:sz="0" w:space="0" w:color="auto"/>
                    <w:right w:val="none" w:sz="0" w:space="0" w:color="auto"/>
                  </w:divBdr>
                </w:div>
                <w:div w:id="201802194">
                  <w:marLeft w:val="0"/>
                  <w:marRight w:val="0"/>
                  <w:marTop w:val="60"/>
                  <w:marBottom w:val="30"/>
                  <w:divBdr>
                    <w:top w:val="none" w:sz="0" w:space="0" w:color="auto"/>
                    <w:left w:val="none" w:sz="0" w:space="0" w:color="auto"/>
                    <w:bottom w:val="none" w:sz="0" w:space="0" w:color="auto"/>
                    <w:right w:val="none" w:sz="0" w:space="0" w:color="auto"/>
                  </w:divBdr>
                </w:div>
                <w:div w:id="201802579">
                  <w:marLeft w:val="0"/>
                  <w:marRight w:val="0"/>
                  <w:marTop w:val="60"/>
                  <w:marBottom w:val="30"/>
                  <w:divBdr>
                    <w:top w:val="none" w:sz="0" w:space="0" w:color="auto"/>
                    <w:left w:val="none" w:sz="0" w:space="0" w:color="auto"/>
                    <w:bottom w:val="none" w:sz="0" w:space="0" w:color="auto"/>
                    <w:right w:val="none" w:sz="0" w:space="0" w:color="auto"/>
                  </w:divBdr>
                </w:div>
              </w:divsChild>
            </w:div>
            <w:div w:id="201802781">
              <w:marLeft w:val="0"/>
              <w:marRight w:val="0"/>
              <w:marTop w:val="0"/>
              <w:marBottom w:val="0"/>
              <w:divBdr>
                <w:top w:val="none" w:sz="0" w:space="0" w:color="auto"/>
                <w:left w:val="none" w:sz="0" w:space="0" w:color="auto"/>
                <w:bottom w:val="none" w:sz="0" w:space="0" w:color="auto"/>
                <w:right w:val="none" w:sz="0" w:space="0" w:color="auto"/>
              </w:divBdr>
              <w:divsChild>
                <w:div w:id="20179669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206">
          <w:marLeft w:val="0"/>
          <w:marRight w:val="0"/>
          <w:marTop w:val="75"/>
          <w:marBottom w:val="0"/>
          <w:divBdr>
            <w:top w:val="single" w:sz="6" w:space="4" w:color="A6C9E2"/>
            <w:left w:val="single" w:sz="6" w:space="4" w:color="A6C9E2"/>
            <w:bottom w:val="single" w:sz="6" w:space="4" w:color="A6C9E2"/>
            <w:right w:val="single" w:sz="6" w:space="4" w:color="A6C9E2"/>
          </w:divBdr>
          <w:divsChild>
            <w:div w:id="201799503">
              <w:marLeft w:val="75"/>
              <w:marRight w:val="75"/>
              <w:marTop w:val="75"/>
              <w:marBottom w:val="0"/>
              <w:divBdr>
                <w:top w:val="none" w:sz="0" w:space="0" w:color="auto"/>
                <w:left w:val="none" w:sz="0" w:space="0" w:color="auto"/>
                <w:bottom w:val="none" w:sz="0" w:space="0" w:color="auto"/>
                <w:right w:val="none" w:sz="0" w:space="0" w:color="auto"/>
              </w:divBdr>
              <w:divsChild>
                <w:div w:id="201795632">
                  <w:marLeft w:val="0"/>
                  <w:marRight w:val="0"/>
                  <w:marTop w:val="60"/>
                  <w:marBottom w:val="30"/>
                  <w:divBdr>
                    <w:top w:val="none" w:sz="0" w:space="0" w:color="auto"/>
                    <w:left w:val="none" w:sz="0" w:space="0" w:color="auto"/>
                    <w:bottom w:val="none" w:sz="0" w:space="0" w:color="auto"/>
                    <w:right w:val="none" w:sz="0" w:space="0" w:color="auto"/>
                  </w:divBdr>
                </w:div>
                <w:div w:id="201796609">
                  <w:marLeft w:val="0"/>
                  <w:marRight w:val="0"/>
                  <w:marTop w:val="60"/>
                  <w:marBottom w:val="30"/>
                  <w:divBdr>
                    <w:top w:val="none" w:sz="0" w:space="0" w:color="auto"/>
                    <w:left w:val="none" w:sz="0" w:space="0" w:color="auto"/>
                    <w:bottom w:val="none" w:sz="0" w:space="0" w:color="auto"/>
                    <w:right w:val="none" w:sz="0" w:space="0" w:color="auto"/>
                  </w:divBdr>
                </w:div>
                <w:div w:id="201796704">
                  <w:marLeft w:val="0"/>
                  <w:marRight w:val="0"/>
                  <w:marTop w:val="60"/>
                  <w:marBottom w:val="30"/>
                  <w:divBdr>
                    <w:top w:val="none" w:sz="0" w:space="0" w:color="auto"/>
                    <w:left w:val="none" w:sz="0" w:space="0" w:color="auto"/>
                    <w:bottom w:val="none" w:sz="0" w:space="0" w:color="auto"/>
                    <w:right w:val="none" w:sz="0" w:space="0" w:color="auto"/>
                  </w:divBdr>
                </w:div>
              </w:divsChild>
            </w:div>
            <w:div w:id="201802556">
              <w:marLeft w:val="0"/>
              <w:marRight w:val="0"/>
              <w:marTop w:val="0"/>
              <w:marBottom w:val="0"/>
              <w:divBdr>
                <w:top w:val="none" w:sz="0" w:space="0" w:color="auto"/>
                <w:left w:val="none" w:sz="0" w:space="0" w:color="auto"/>
                <w:bottom w:val="none" w:sz="0" w:space="0" w:color="auto"/>
                <w:right w:val="none" w:sz="0" w:space="0" w:color="auto"/>
              </w:divBdr>
              <w:divsChild>
                <w:div w:id="20179638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24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37">
              <w:marLeft w:val="75"/>
              <w:marRight w:val="75"/>
              <w:marTop w:val="75"/>
              <w:marBottom w:val="0"/>
              <w:divBdr>
                <w:top w:val="none" w:sz="0" w:space="0" w:color="auto"/>
                <w:left w:val="none" w:sz="0" w:space="0" w:color="auto"/>
                <w:bottom w:val="none" w:sz="0" w:space="0" w:color="auto"/>
                <w:right w:val="none" w:sz="0" w:space="0" w:color="auto"/>
              </w:divBdr>
              <w:divsChild>
                <w:div w:id="201796192">
                  <w:marLeft w:val="0"/>
                  <w:marRight w:val="0"/>
                  <w:marTop w:val="60"/>
                  <w:marBottom w:val="30"/>
                  <w:divBdr>
                    <w:top w:val="none" w:sz="0" w:space="0" w:color="auto"/>
                    <w:left w:val="none" w:sz="0" w:space="0" w:color="auto"/>
                    <w:bottom w:val="none" w:sz="0" w:space="0" w:color="auto"/>
                    <w:right w:val="none" w:sz="0" w:space="0" w:color="auto"/>
                  </w:divBdr>
                </w:div>
                <w:div w:id="201801180">
                  <w:marLeft w:val="0"/>
                  <w:marRight w:val="0"/>
                  <w:marTop w:val="60"/>
                  <w:marBottom w:val="30"/>
                  <w:divBdr>
                    <w:top w:val="none" w:sz="0" w:space="0" w:color="auto"/>
                    <w:left w:val="none" w:sz="0" w:space="0" w:color="auto"/>
                    <w:bottom w:val="none" w:sz="0" w:space="0" w:color="auto"/>
                    <w:right w:val="none" w:sz="0" w:space="0" w:color="auto"/>
                  </w:divBdr>
                </w:div>
                <w:div w:id="201802268">
                  <w:marLeft w:val="0"/>
                  <w:marRight w:val="0"/>
                  <w:marTop w:val="60"/>
                  <w:marBottom w:val="30"/>
                  <w:divBdr>
                    <w:top w:val="none" w:sz="0" w:space="0" w:color="auto"/>
                    <w:left w:val="none" w:sz="0" w:space="0" w:color="auto"/>
                    <w:bottom w:val="none" w:sz="0" w:space="0" w:color="auto"/>
                    <w:right w:val="none" w:sz="0" w:space="0" w:color="auto"/>
                  </w:divBdr>
                </w:div>
              </w:divsChild>
            </w:div>
            <w:div w:id="201802302">
              <w:marLeft w:val="0"/>
              <w:marRight w:val="0"/>
              <w:marTop w:val="0"/>
              <w:marBottom w:val="0"/>
              <w:divBdr>
                <w:top w:val="none" w:sz="0" w:space="0" w:color="auto"/>
                <w:left w:val="none" w:sz="0" w:space="0" w:color="auto"/>
                <w:bottom w:val="none" w:sz="0" w:space="0" w:color="auto"/>
                <w:right w:val="none" w:sz="0" w:space="0" w:color="auto"/>
              </w:divBdr>
              <w:divsChild>
                <w:div w:id="20180181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44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768">
              <w:marLeft w:val="75"/>
              <w:marRight w:val="75"/>
              <w:marTop w:val="75"/>
              <w:marBottom w:val="0"/>
              <w:divBdr>
                <w:top w:val="none" w:sz="0" w:space="0" w:color="auto"/>
                <w:left w:val="none" w:sz="0" w:space="0" w:color="auto"/>
                <w:bottom w:val="none" w:sz="0" w:space="0" w:color="auto"/>
                <w:right w:val="none" w:sz="0" w:space="0" w:color="auto"/>
              </w:divBdr>
              <w:divsChild>
                <w:div w:id="201801059">
                  <w:marLeft w:val="0"/>
                  <w:marRight w:val="0"/>
                  <w:marTop w:val="60"/>
                  <w:marBottom w:val="30"/>
                  <w:divBdr>
                    <w:top w:val="none" w:sz="0" w:space="0" w:color="auto"/>
                    <w:left w:val="none" w:sz="0" w:space="0" w:color="auto"/>
                    <w:bottom w:val="none" w:sz="0" w:space="0" w:color="auto"/>
                    <w:right w:val="none" w:sz="0" w:space="0" w:color="auto"/>
                  </w:divBdr>
                </w:div>
                <w:div w:id="201801758">
                  <w:marLeft w:val="0"/>
                  <w:marRight w:val="0"/>
                  <w:marTop w:val="60"/>
                  <w:marBottom w:val="30"/>
                  <w:divBdr>
                    <w:top w:val="none" w:sz="0" w:space="0" w:color="auto"/>
                    <w:left w:val="none" w:sz="0" w:space="0" w:color="auto"/>
                    <w:bottom w:val="none" w:sz="0" w:space="0" w:color="auto"/>
                    <w:right w:val="none" w:sz="0" w:space="0" w:color="auto"/>
                  </w:divBdr>
                </w:div>
                <w:div w:id="20180232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7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64">
              <w:marLeft w:val="75"/>
              <w:marRight w:val="75"/>
              <w:marTop w:val="75"/>
              <w:marBottom w:val="0"/>
              <w:divBdr>
                <w:top w:val="none" w:sz="0" w:space="0" w:color="auto"/>
                <w:left w:val="none" w:sz="0" w:space="0" w:color="auto"/>
                <w:bottom w:val="none" w:sz="0" w:space="0" w:color="auto"/>
                <w:right w:val="none" w:sz="0" w:space="0" w:color="auto"/>
              </w:divBdr>
              <w:divsChild>
                <w:div w:id="201799719">
                  <w:marLeft w:val="0"/>
                  <w:marRight w:val="0"/>
                  <w:marTop w:val="60"/>
                  <w:marBottom w:val="30"/>
                  <w:divBdr>
                    <w:top w:val="none" w:sz="0" w:space="0" w:color="auto"/>
                    <w:left w:val="none" w:sz="0" w:space="0" w:color="auto"/>
                    <w:bottom w:val="none" w:sz="0" w:space="0" w:color="auto"/>
                    <w:right w:val="none" w:sz="0" w:space="0" w:color="auto"/>
                  </w:divBdr>
                </w:div>
                <w:div w:id="201800587">
                  <w:marLeft w:val="0"/>
                  <w:marRight w:val="0"/>
                  <w:marTop w:val="60"/>
                  <w:marBottom w:val="30"/>
                  <w:divBdr>
                    <w:top w:val="none" w:sz="0" w:space="0" w:color="auto"/>
                    <w:left w:val="none" w:sz="0" w:space="0" w:color="auto"/>
                    <w:bottom w:val="none" w:sz="0" w:space="0" w:color="auto"/>
                    <w:right w:val="none" w:sz="0" w:space="0" w:color="auto"/>
                  </w:divBdr>
                </w:div>
                <w:div w:id="201801770">
                  <w:marLeft w:val="0"/>
                  <w:marRight w:val="0"/>
                  <w:marTop w:val="60"/>
                  <w:marBottom w:val="30"/>
                  <w:divBdr>
                    <w:top w:val="none" w:sz="0" w:space="0" w:color="auto"/>
                    <w:left w:val="none" w:sz="0" w:space="0" w:color="auto"/>
                    <w:bottom w:val="none" w:sz="0" w:space="0" w:color="auto"/>
                    <w:right w:val="none" w:sz="0" w:space="0" w:color="auto"/>
                  </w:divBdr>
                </w:div>
              </w:divsChild>
            </w:div>
            <w:div w:id="201797409">
              <w:marLeft w:val="0"/>
              <w:marRight w:val="0"/>
              <w:marTop w:val="0"/>
              <w:marBottom w:val="0"/>
              <w:divBdr>
                <w:top w:val="none" w:sz="0" w:space="0" w:color="auto"/>
                <w:left w:val="none" w:sz="0" w:space="0" w:color="auto"/>
                <w:bottom w:val="none" w:sz="0" w:space="0" w:color="auto"/>
                <w:right w:val="none" w:sz="0" w:space="0" w:color="auto"/>
              </w:divBdr>
              <w:divsChild>
                <w:div w:id="20179896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34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732">
              <w:marLeft w:val="75"/>
              <w:marRight w:val="75"/>
              <w:marTop w:val="75"/>
              <w:marBottom w:val="0"/>
              <w:divBdr>
                <w:top w:val="none" w:sz="0" w:space="0" w:color="auto"/>
                <w:left w:val="none" w:sz="0" w:space="0" w:color="auto"/>
                <w:bottom w:val="none" w:sz="0" w:space="0" w:color="auto"/>
                <w:right w:val="none" w:sz="0" w:space="0" w:color="auto"/>
              </w:divBdr>
              <w:divsChild>
                <w:div w:id="201796449">
                  <w:marLeft w:val="0"/>
                  <w:marRight w:val="0"/>
                  <w:marTop w:val="60"/>
                  <w:marBottom w:val="30"/>
                  <w:divBdr>
                    <w:top w:val="none" w:sz="0" w:space="0" w:color="auto"/>
                    <w:left w:val="none" w:sz="0" w:space="0" w:color="auto"/>
                    <w:bottom w:val="none" w:sz="0" w:space="0" w:color="auto"/>
                    <w:right w:val="none" w:sz="0" w:space="0" w:color="auto"/>
                  </w:divBdr>
                </w:div>
                <w:div w:id="201797760">
                  <w:marLeft w:val="0"/>
                  <w:marRight w:val="0"/>
                  <w:marTop w:val="60"/>
                  <w:marBottom w:val="30"/>
                  <w:divBdr>
                    <w:top w:val="none" w:sz="0" w:space="0" w:color="auto"/>
                    <w:left w:val="none" w:sz="0" w:space="0" w:color="auto"/>
                    <w:bottom w:val="none" w:sz="0" w:space="0" w:color="auto"/>
                    <w:right w:val="none" w:sz="0" w:space="0" w:color="auto"/>
                  </w:divBdr>
                </w:div>
                <w:div w:id="201801879">
                  <w:marLeft w:val="0"/>
                  <w:marRight w:val="0"/>
                  <w:marTop w:val="60"/>
                  <w:marBottom w:val="30"/>
                  <w:divBdr>
                    <w:top w:val="none" w:sz="0" w:space="0" w:color="auto"/>
                    <w:left w:val="none" w:sz="0" w:space="0" w:color="auto"/>
                    <w:bottom w:val="none" w:sz="0" w:space="0" w:color="auto"/>
                    <w:right w:val="none" w:sz="0" w:space="0" w:color="auto"/>
                  </w:divBdr>
                </w:div>
              </w:divsChild>
            </w:div>
            <w:div w:id="201801169">
              <w:marLeft w:val="0"/>
              <w:marRight w:val="0"/>
              <w:marTop w:val="0"/>
              <w:marBottom w:val="0"/>
              <w:divBdr>
                <w:top w:val="none" w:sz="0" w:space="0" w:color="auto"/>
                <w:left w:val="none" w:sz="0" w:space="0" w:color="auto"/>
                <w:bottom w:val="none" w:sz="0" w:space="0" w:color="auto"/>
                <w:right w:val="none" w:sz="0" w:space="0" w:color="auto"/>
              </w:divBdr>
              <w:divsChild>
                <w:div w:id="20179947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38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99">
              <w:marLeft w:val="0"/>
              <w:marRight w:val="0"/>
              <w:marTop w:val="0"/>
              <w:marBottom w:val="0"/>
              <w:divBdr>
                <w:top w:val="none" w:sz="0" w:space="0" w:color="auto"/>
                <w:left w:val="none" w:sz="0" w:space="0" w:color="auto"/>
                <w:bottom w:val="none" w:sz="0" w:space="0" w:color="auto"/>
                <w:right w:val="none" w:sz="0" w:space="0" w:color="auto"/>
              </w:divBdr>
              <w:divsChild>
                <w:div w:id="2017954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95">
              <w:marLeft w:val="75"/>
              <w:marRight w:val="75"/>
              <w:marTop w:val="75"/>
              <w:marBottom w:val="0"/>
              <w:divBdr>
                <w:top w:val="none" w:sz="0" w:space="0" w:color="auto"/>
                <w:left w:val="none" w:sz="0" w:space="0" w:color="auto"/>
                <w:bottom w:val="none" w:sz="0" w:space="0" w:color="auto"/>
                <w:right w:val="none" w:sz="0" w:space="0" w:color="auto"/>
              </w:divBdr>
              <w:divsChild>
                <w:div w:id="201795167">
                  <w:marLeft w:val="0"/>
                  <w:marRight w:val="0"/>
                  <w:marTop w:val="60"/>
                  <w:marBottom w:val="30"/>
                  <w:divBdr>
                    <w:top w:val="none" w:sz="0" w:space="0" w:color="auto"/>
                    <w:left w:val="none" w:sz="0" w:space="0" w:color="auto"/>
                    <w:bottom w:val="none" w:sz="0" w:space="0" w:color="auto"/>
                    <w:right w:val="none" w:sz="0" w:space="0" w:color="auto"/>
                  </w:divBdr>
                </w:div>
                <w:div w:id="201795915">
                  <w:marLeft w:val="0"/>
                  <w:marRight w:val="0"/>
                  <w:marTop w:val="60"/>
                  <w:marBottom w:val="30"/>
                  <w:divBdr>
                    <w:top w:val="none" w:sz="0" w:space="0" w:color="auto"/>
                    <w:left w:val="none" w:sz="0" w:space="0" w:color="auto"/>
                    <w:bottom w:val="none" w:sz="0" w:space="0" w:color="auto"/>
                    <w:right w:val="none" w:sz="0" w:space="0" w:color="auto"/>
                  </w:divBdr>
                </w:div>
                <w:div w:id="20179779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35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77">
              <w:marLeft w:val="0"/>
              <w:marRight w:val="0"/>
              <w:marTop w:val="0"/>
              <w:marBottom w:val="0"/>
              <w:divBdr>
                <w:top w:val="none" w:sz="0" w:space="0" w:color="auto"/>
                <w:left w:val="none" w:sz="0" w:space="0" w:color="auto"/>
                <w:bottom w:val="none" w:sz="0" w:space="0" w:color="auto"/>
                <w:right w:val="none" w:sz="0" w:space="0" w:color="auto"/>
              </w:divBdr>
              <w:divsChild>
                <w:div w:id="20180173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065">
              <w:marLeft w:val="75"/>
              <w:marRight w:val="75"/>
              <w:marTop w:val="75"/>
              <w:marBottom w:val="0"/>
              <w:divBdr>
                <w:top w:val="none" w:sz="0" w:space="0" w:color="auto"/>
                <w:left w:val="none" w:sz="0" w:space="0" w:color="auto"/>
                <w:bottom w:val="none" w:sz="0" w:space="0" w:color="auto"/>
                <w:right w:val="none" w:sz="0" w:space="0" w:color="auto"/>
              </w:divBdr>
              <w:divsChild>
                <w:div w:id="201796249">
                  <w:marLeft w:val="0"/>
                  <w:marRight w:val="0"/>
                  <w:marTop w:val="60"/>
                  <w:marBottom w:val="30"/>
                  <w:divBdr>
                    <w:top w:val="none" w:sz="0" w:space="0" w:color="auto"/>
                    <w:left w:val="none" w:sz="0" w:space="0" w:color="auto"/>
                    <w:bottom w:val="none" w:sz="0" w:space="0" w:color="auto"/>
                    <w:right w:val="none" w:sz="0" w:space="0" w:color="auto"/>
                  </w:divBdr>
                </w:div>
                <w:div w:id="201797315">
                  <w:marLeft w:val="0"/>
                  <w:marRight w:val="0"/>
                  <w:marTop w:val="60"/>
                  <w:marBottom w:val="30"/>
                  <w:divBdr>
                    <w:top w:val="none" w:sz="0" w:space="0" w:color="auto"/>
                    <w:left w:val="none" w:sz="0" w:space="0" w:color="auto"/>
                    <w:bottom w:val="none" w:sz="0" w:space="0" w:color="auto"/>
                    <w:right w:val="none" w:sz="0" w:space="0" w:color="auto"/>
                  </w:divBdr>
                </w:div>
                <w:div w:id="20180060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268">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25">
              <w:marLeft w:val="0"/>
              <w:marRight w:val="0"/>
              <w:marTop w:val="0"/>
              <w:marBottom w:val="0"/>
              <w:divBdr>
                <w:top w:val="none" w:sz="0" w:space="0" w:color="auto"/>
                <w:left w:val="none" w:sz="0" w:space="0" w:color="auto"/>
                <w:bottom w:val="none" w:sz="0" w:space="0" w:color="auto"/>
                <w:right w:val="none" w:sz="0" w:space="0" w:color="auto"/>
              </w:divBdr>
              <w:divsChild>
                <w:div w:id="20179757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559">
              <w:marLeft w:val="75"/>
              <w:marRight w:val="75"/>
              <w:marTop w:val="75"/>
              <w:marBottom w:val="0"/>
              <w:divBdr>
                <w:top w:val="none" w:sz="0" w:space="0" w:color="auto"/>
                <w:left w:val="none" w:sz="0" w:space="0" w:color="auto"/>
                <w:bottom w:val="none" w:sz="0" w:space="0" w:color="auto"/>
                <w:right w:val="none" w:sz="0" w:space="0" w:color="auto"/>
              </w:divBdr>
              <w:divsChild>
                <w:div w:id="201799375">
                  <w:marLeft w:val="0"/>
                  <w:marRight w:val="0"/>
                  <w:marTop w:val="60"/>
                  <w:marBottom w:val="30"/>
                  <w:divBdr>
                    <w:top w:val="none" w:sz="0" w:space="0" w:color="auto"/>
                    <w:left w:val="none" w:sz="0" w:space="0" w:color="auto"/>
                    <w:bottom w:val="none" w:sz="0" w:space="0" w:color="auto"/>
                    <w:right w:val="none" w:sz="0" w:space="0" w:color="auto"/>
                  </w:divBdr>
                </w:div>
                <w:div w:id="201799840">
                  <w:marLeft w:val="0"/>
                  <w:marRight w:val="0"/>
                  <w:marTop w:val="60"/>
                  <w:marBottom w:val="30"/>
                  <w:divBdr>
                    <w:top w:val="none" w:sz="0" w:space="0" w:color="auto"/>
                    <w:left w:val="none" w:sz="0" w:space="0" w:color="auto"/>
                    <w:bottom w:val="none" w:sz="0" w:space="0" w:color="auto"/>
                    <w:right w:val="none" w:sz="0" w:space="0" w:color="auto"/>
                  </w:divBdr>
                </w:div>
                <w:div w:id="20180152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69">
          <w:marLeft w:val="0"/>
          <w:marRight w:val="0"/>
          <w:marTop w:val="75"/>
          <w:marBottom w:val="0"/>
          <w:divBdr>
            <w:top w:val="single" w:sz="6" w:space="4" w:color="A6C9E2"/>
            <w:left w:val="single" w:sz="6" w:space="4" w:color="A6C9E2"/>
            <w:bottom w:val="single" w:sz="6" w:space="4" w:color="A6C9E2"/>
            <w:right w:val="single" w:sz="6" w:space="4" w:color="A6C9E2"/>
          </w:divBdr>
          <w:divsChild>
            <w:div w:id="201800375">
              <w:marLeft w:val="75"/>
              <w:marRight w:val="75"/>
              <w:marTop w:val="75"/>
              <w:marBottom w:val="0"/>
              <w:divBdr>
                <w:top w:val="none" w:sz="0" w:space="0" w:color="auto"/>
                <w:left w:val="none" w:sz="0" w:space="0" w:color="auto"/>
                <w:bottom w:val="none" w:sz="0" w:space="0" w:color="auto"/>
                <w:right w:val="none" w:sz="0" w:space="0" w:color="auto"/>
              </w:divBdr>
              <w:divsChild>
                <w:div w:id="201797885">
                  <w:marLeft w:val="0"/>
                  <w:marRight w:val="0"/>
                  <w:marTop w:val="60"/>
                  <w:marBottom w:val="30"/>
                  <w:divBdr>
                    <w:top w:val="none" w:sz="0" w:space="0" w:color="auto"/>
                    <w:left w:val="none" w:sz="0" w:space="0" w:color="auto"/>
                    <w:bottom w:val="none" w:sz="0" w:space="0" w:color="auto"/>
                    <w:right w:val="none" w:sz="0" w:space="0" w:color="auto"/>
                  </w:divBdr>
                </w:div>
                <w:div w:id="201798546">
                  <w:marLeft w:val="0"/>
                  <w:marRight w:val="0"/>
                  <w:marTop w:val="60"/>
                  <w:marBottom w:val="30"/>
                  <w:divBdr>
                    <w:top w:val="none" w:sz="0" w:space="0" w:color="auto"/>
                    <w:left w:val="none" w:sz="0" w:space="0" w:color="auto"/>
                    <w:bottom w:val="none" w:sz="0" w:space="0" w:color="auto"/>
                    <w:right w:val="none" w:sz="0" w:space="0" w:color="auto"/>
                  </w:divBdr>
                </w:div>
                <w:div w:id="201800047">
                  <w:marLeft w:val="0"/>
                  <w:marRight w:val="0"/>
                  <w:marTop w:val="60"/>
                  <w:marBottom w:val="30"/>
                  <w:divBdr>
                    <w:top w:val="none" w:sz="0" w:space="0" w:color="auto"/>
                    <w:left w:val="none" w:sz="0" w:space="0" w:color="auto"/>
                    <w:bottom w:val="none" w:sz="0" w:space="0" w:color="auto"/>
                    <w:right w:val="none" w:sz="0" w:space="0" w:color="auto"/>
                  </w:divBdr>
                </w:div>
              </w:divsChild>
            </w:div>
            <w:div w:id="201801108">
              <w:marLeft w:val="0"/>
              <w:marRight w:val="0"/>
              <w:marTop w:val="0"/>
              <w:marBottom w:val="0"/>
              <w:divBdr>
                <w:top w:val="none" w:sz="0" w:space="0" w:color="auto"/>
                <w:left w:val="none" w:sz="0" w:space="0" w:color="auto"/>
                <w:bottom w:val="none" w:sz="0" w:space="0" w:color="auto"/>
                <w:right w:val="none" w:sz="0" w:space="0" w:color="auto"/>
              </w:divBdr>
              <w:divsChild>
                <w:div w:id="20180240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8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00">
              <w:marLeft w:val="75"/>
              <w:marRight w:val="75"/>
              <w:marTop w:val="75"/>
              <w:marBottom w:val="0"/>
              <w:divBdr>
                <w:top w:val="none" w:sz="0" w:space="0" w:color="auto"/>
                <w:left w:val="none" w:sz="0" w:space="0" w:color="auto"/>
                <w:bottom w:val="none" w:sz="0" w:space="0" w:color="auto"/>
                <w:right w:val="none" w:sz="0" w:space="0" w:color="auto"/>
              </w:divBdr>
              <w:divsChild>
                <w:div w:id="201795215">
                  <w:marLeft w:val="0"/>
                  <w:marRight w:val="0"/>
                  <w:marTop w:val="60"/>
                  <w:marBottom w:val="30"/>
                  <w:divBdr>
                    <w:top w:val="none" w:sz="0" w:space="0" w:color="auto"/>
                    <w:left w:val="none" w:sz="0" w:space="0" w:color="auto"/>
                    <w:bottom w:val="none" w:sz="0" w:space="0" w:color="auto"/>
                    <w:right w:val="none" w:sz="0" w:space="0" w:color="auto"/>
                  </w:divBdr>
                </w:div>
                <w:div w:id="201798023">
                  <w:marLeft w:val="0"/>
                  <w:marRight w:val="0"/>
                  <w:marTop w:val="60"/>
                  <w:marBottom w:val="30"/>
                  <w:divBdr>
                    <w:top w:val="none" w:sz="0" w:space="0" w:color="auto"/>
                    <w:left w:val="none" w:sz="0" w:space="0" w:color="auto"/>
                    <w:bottom w:val="none" w:sz="0" w:space="0" w:color="auto"/>
                    <w:right w:val="none" w:sz="0" w:space="0" w:color="auto"/>
                  </w:divBdr>
                </w:div>
                <w:div w:id="201799873">
                  <w:marLeft w:val="0"/>
                  <w:marRight w:val="0"/>
                  <w:marTop w:val="60"/>
                  <w:marBottom w:val="30"/>
                  <w:divBdr>
                    <w:top w:val="none" w:sz="0" w:space="0" w:color="auto"/>
                    <w:left w:val="none" w:sz="0" w:space="0" w:color="auto"/>
                    <w:bottom w:val="none" w:sz="0" w:space="0" w:color="auto"/>
                    <w:right w:val="none" w:sz="0" w:space="0" w:color="auto"/>
                  </w:divBdr>
                </w:div>
              </w:divsChild>
            </w:div>
            <w:div w:id="201799626">
              <w:marLeft w:val="0"/>
              <w:marRight w:val="0"/>
              <w:marTop w:val="0"/>
              <w:marBottom w:val="0"/>
              <w:divBdr>
                <w:top w:val="none" w:sz="0" w:space="0" w:color="auto"/>
                <w:left w:val="none" w:sz="0" w:space="0" w:color="auto"/>
                <w:bottom w:val="none" w:sz="0" w:space="0" w:color="auto"/>
                <w:right w:val="none" w:sz="0" w:space="0" w:color="auto"/>
              </w:divBdr>
              <w:divsChild>
                <w:div w:id="2018011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98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74">
              <w:marLeft w:val="75"/>
              <w:marRight w:val="75"/>
              <w:marTop w:val="75"/>
              <w:marBottom w:val="0"/>
              <w:divBdr>
                <w:top w:val="none" w:sz="0" w:space="0" w:color="auto"/>
                <w:left w:val="none" w:sz="0" w:space="0" w:color="auto"/>
                <w:bottom w:val="none" w:sz="0" w:space="0" w:color="auto"/>
                <w:right w:val="none" w:sz="0" w:space="0" w:color="auto"/>
              </w:divBdr>
              <w:divsChild>
                <w:div w:id="201798630">
                  <w:marLeft w:val="0"/>
                  <w:marRight w:val="0"/>
                  <w:marTop w:val="60"/>
                  <w:marBottom w:val="30"/>
                  <w:divBdr>
                    <w:top w:val="none" w:sz="0" w:space="0" w:color="auto"/>
                    <w:left w:val="none" w:sz="0" w:space="0" w:color="auto"/>
                    <w:bottom w:val="none" w:sz="0" w:space="0" w:color="auto"/>
                    <w:right w:val="none" w:sz="0" w:space="0" w:color="auto"/>
                  </w:divBdr>
                </w:div>
                <w:div w:id="201801996">
                  <w:marLeft w:val="0"/>
                  <w:marRight w:val="0"/>
                  <w:marTop w:val="60"/>
                  <w:marBottom w:val="30"/>
                  <w:divBdr>
                    <w:top w:val="none" w:sz="0" w:space="0" w:color="auto"/>
                    <w:left w:val="none" w:sz="0" w:space="0" w:color="auto"/>
                    <w:bottom w:val="none" w:sz="0" w:space="0" w:color="auto"/>
                    <w:right w:val="none" w:sz="0" w:space="0" w:color="auto"/>
                  </w:divBdr>
                </w:div>
                <w:div w:id="201802549">
                  <w:marLeft w:val="0"/>
                  <w:marRight w:val="0"/>
                  <w:marTop w:val="60"/>
                  <w:marBottom w:val="30"/>
                  <w:divBdr>
                    <w:top w:val="none" w:sz="0" w:space="0" w:color="auto"/>
                    <w:left w:val="none" w:sz="0" w:space="0" w:color="auto"/>
                    <w:bottom w:val="none" w:sz="0" w:space="0" w:color="auto"/>
                    <w:right w:val="none" w:sz="0" w:space="0" w:color="auto"/>
                  </w:divBdr>
                </w:div>
              </w:divsChild>
            </w:div>
            <w:div w:id="201797603">
              <w:marLeft w:val="0"/>
              <w:marRight w:val="0"/>
              <w:marTop w:val="0"/>
              <w:marBottom w:val="0"/>
              <w:divBdr>
                <w:top w:val="none" w:sz="0" w:space="0" w:color="auto"/>
                <w:left w:val="none" w:sz="0" w:space="0" w:color="auto"/>
                <w:bottom w:val="none" w:sz="0" w:space="0" w:color="auto"/>
                <w:right w:val="none" w:sz="0" w:space="0" w:color="auto"/>
              </w:divBdr>
              <w:divsChild>
                <w:div w:id="20180305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6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53">
              <w:marLeft w:val="75"/>
              <w:marRight w:val="75"/>
              <w:marTop w:val="75"/>
              <w:marBottom w:val="0"/>
              <w:divBdr>
                <w:top w:val="none" w:sz="0" w:space="0" w:color="auto"/>
                <w:left w:val="none" w:sz="0" w:space="0" w:color="auto"/>
                <w:bottom w:val="none" w:sz="0" w:space="0" w:color="auto"/>
                <w:right w:val="none" w:sz="0" w:space="0" w:color="auto"/>
              </w:divBdr>
              <w:divsChild>
                <w:div w:id="201797277">
                  <w:marLeft w:val="0"/>
                  <w:marRight w:val="0"/>
                  <w:marTop w:val="60"/>
                  <w:marBottom w:val="30"/>
                  <w:divBdr>
                    <w:top w:val="none" w:sz="0" w:space="0" w:color="auto"/>
                    <w:left w:val="none" w:sz="0" w:space="0" w:color="auto"/>
                    <w:bottom w:val="none" w:sz="0" w:space="0" w:color="auto"/>
                    <w:right w:val="none" w:sz="0" w:space="0" w:color="auto"/>
                  </w:divBdr>
                </w:div>
                <w:div w:id="201799348">
                  <w:marLeft w:val="0"/>
                  <w:marRight w:val="0"/>
                  <w:marTop w:val="60"/>
                  <w:marBottom w:val="30"/>
                  <w:divBdr>
                    <w:top w:val="none" w:sz="0" w:space="0" w:color="auto"/>
                    <w:left w:val="none" w:sz="0" w:space="0" w:color="auto"/>
                    <w:bottom w:val="none" w:sz="0" w:space="0" w:color="auto"/>
                    <w:right w:val="none" w:sz="0" w:space="0" w:color="auto"/>
                  </w:divBdr>
                </w:div>
                <w:div w:id="201801140">
                  <w:marLeft w:val="0"/>
                  <w:marRight w:val="0"/>
                  <w:marTop w:val="60"/>
                  <w:marBottom w:val="30"/>
                  <w:divBdr>
                    <w:top w:val="none" w:sz="0" w:space="0" w:color="auto"/>
                    <w:left w:val="none" w:sz="0" w:space="0" w:color="auto"/>
                    <w:bottom w:val="none" w:sz="0" w:space="0" w:color="auto"/>
                    <w:right w:val="none" w:sz="0" w:space="0" w:color="auto"/>
                  </w:divBdr>
                </w:div>
              </w:divsChild>
            </w:div>
            <w:div w:id="201802552">
              <w:marLeft w:val="0"/>
              <w:marRight w:val="0"/>
              <w:marTop w:val="0"/>
              <w:marBottom w:val="0"/>
              <w:divBdr>
                <w:top w:val="none" w:sz="0" w:space="0" w:color="auto"/>
                <w:left w:val="none" w:sz="0" w:space="0" w:color="auto"/>
                <w:bottom w:val="none" w:sz="0" w:space="0" w:color="auto"/>
                <w:right w:val="none" w:sz="0" w:space="0" w:color="auto"/>
              </w:divBdr>
              <w:divsChild>
                <w:div w:id="2018012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90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70">
              <w:marLeft w:val="0"/>
              <w:marRight w:val="0"/>
              <w:marTop w:val="0"/>
              <w:marBottom w:val="0"/>
              <w:divBdr>
                <w:top w:val="none" w:sz="0" w:space="0" w:color="auto"/>
                <w:left w:val="none" w:sz="0" w:space="0" w:color="auto"/>
                <w:bottom w:val="none" w:sz="0" w:space="0" w:color="auto"/>
                <w:right w:val="none" w:sz="0" w:space="0" w:color="auto"/>
              </w:divBdr>
              <w:divsChild>
                <w:div w:id="20180146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586">
              <w:marLeft w:val="75"/>
              <w:marRight w:val="75"/>
              <w:marTop w:val="75"/>
              <w:marBottom w:val="0"/>
              <w:divBdr>
                <w:top w:val="none" w:sz="0" w:space="0" w:color="auto"/>
                <w:left w:val="none" w:sz="0" w:space="0" w:color="auto"/>
                <w:bottom w:val="none" w:sz="0" w:space="0" w:color="auto"/>
                <w:right w:val="none" w:sz="0" w:space="0" w:color="auto"/>
              </w:divBdr>
              <w:divsChild>
                <w:div w:id="201799982">
                  <w:marLeft w:val="0"/>
                  <w:marRight w:val="0"/>
                  <w:marTop w:val="60"/>
                  <w:marBottom w:val="30"/>
                  <w:divBdr>
                    <w:top w:val="none" w:sz="0" w:space="0" w:color="auto"/>
                    <w:left w:val="none" w:sz="0" w:space="0" w:color="auto"/>
                    <w:bottom w:val="none" w:sz="0" w:space="0" w:color="auto"/>
                    <w:right w:val="none" w:sz="0" w:space="0" w:color="auto"/>
                  </w:divBdr>
                </w:div>
                <w:div w:id="201801080">
                  <w:marLeft w:val="0"/>
                  <w:marRight w:val="0"/>
                  <w:marTop w:val="60"/>
                  <w:marBottom w:val="30"/>
                  <w:divBdr>
                    <w:top w:val="none" w:sz="0" w:space="0" w:color="auto"/>
                    <w:left w:val="none" w:sz="0" w:space="0" w:color="auto"/>
                    <w:bottom w:val="none" w:sz="0" w:space="0" w:color="auto"/>
                    <w:right w:val="none" w:sz="0" w:space="0" w:color="auto"/>
                  </w:divBdr>
                </w:div>
                <w:div w:id="20180270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6093">
      <w:marLeft w:val="0"/>
      <w:marRight w:val="0"/>
      <w:marTop w:val="0"/>
      <w:marBottom w:val="0"/>
      <w:divBdr>
        <w:top w:val="none" w:sz="0" w:space="0" w:color="auto"/>
        <w:left w:val="none" w:sz="0" w:space="0" w:color="auto"/>
        <w:bottom w:val="none" w:sz="0" w:space="0" w:color="auto"/>
        <w:right w:val="none" w:sz="0" w:space="0" w:color="auto"/>
      </w:divBdr>
      <w:divsChild>
        <w:div w:id="20179541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83">
              <w:marLeft w:val="0"/>
              <w:marRight w:val="0"/>
              <w:marTop w:val="0"/>
              <w:marBottom w:val="0"/>
              <w:divBdr>
                <w:top w:val="none" w:sz="0" w:space="0" w:color="auto"/>
                <w:left w:val="none" w:sz="0" w:space="0" w:color="auto"/>
                <w:bottom w:val="none" w:sz="0" w:space="0" w:color="auto"/>
                <w:right w:val="none" w:sz="0" w:space="0" w:color="auto"/>
              </w:divBdr>
              <w:divsChild>
                <w:div w:id="2018004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53">
              <w:marLeft w:val="75"/>
              <w:marRight w:val="75"/>
              <w:marTop w:val="75"/>
              <w:marBottom w:val="0"/>
              <w:divBdr>
                <w:top w:val="none" w:sz="0" w:space="0" w:color="auto"/>
                <w:left w:val="none" w:sz="0" w:space="0" w:color="auto"/>
                <w:bottom w:val="none" w:sz="0" w:space="0" w:color="auto"/>
                <w:right w:val="none" w:sz="0" w:space="0" w:color="auto"/>
              </w:divBdr>
              <w:divsChild>
                <w:div w:id="201796635">
                  <w:marLeft w:val="0"/>
                  <w:marRight w:val="0"/>
                  <w:marTop w:val="60"/>
                  <w:marBottom w:val="30"/>
                  <w:divBdr>
                    <w:top w:val="none" w:sz="0" w:space="0" w:color="auto"/>
                    <w:left w:val="none" w:sz="0" w:space="0" w:color="auto"/>
                    <w:bottom w:val="none" w:sz="0" w:space="0" w:color="auto"/>
                    <w:right w:val="none" w:sz="0" w:space="0" w:color="auto"/>
                  </w:divBdr>
                </w:div>
                <w:div w:id="201800922">
                  <w:marLeft w:val="0"/>
                  <w:marRight w:val="0"/>
                  <w:marTop w:val="60"/>
                  <w:marBottom w:val="30"/>
                  <w:divBdr>
                    <w:top w:val="none" w:sz="0" w:space="0" w:color="auto"/>
                    <w:left w:val="none" w:sz="0" w:space="0" w:color="auto"/>
                    <w:bottom w:val="none" w:sz="0" w:space="0" w:color="auto"/>
                    <w:right w:val="none" w:sz="0" w:space="0" w:color="auto"/>
                  </w:divBdr>
                </w:div>
                <w:div w:id="20180092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04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380">
              <w:marLeft w:val="75"/>
              <w:marRight w:val="75"/>
              <w:marTop w:val="75"/>
              <w:marBottom w:val="0"/>
              <w:divBdr>
                <w:top w:val="none" w:sz="0" w:space="0" w:color="auto"/>
                <w:left w:val="none" w:sz="0" w:space="0" w:color="auto"/>
                <w:bottom w:val="none" w:sz="0" w:space="0" w:color="auto"/>
                <w:right w:val="none" w:sz="0" w:space="0" w:color="auto"/>
              </w:divBdr>
              <w:divsChild>
                <w:div w:id="201795241">
                  <w:marLeft w:val="0"/>
                  <w:marRight w:val="0"/>
                  <w:marTop w:val="60"/>
                  <w:marBottom w:val="30"/>
                  <w:divBdr>
                    <w:top w:val="none" w:sz="0" w:space="0" w:color="auto"/>
                    <w:left w:val="none" w:sz="0" w:space="0" w:color="auto"/>
                    <w:bottom w:val="none" w:sz="0" w:space="0" w:color="auto"/>
                    <w:right w:val="none" w:sz="0" w:space="0" w:color="auto"/>
                  </w:divBdr>
                </w:div>
                <w:div w:id="201799913">
                  <w:marLeft w:val="0"/>
                  <w:marRight w:val="0"/>
                  <w:marTop w:val="60"/>
                  <w:marBottom w:val="30"/>
                  <w:divBdr>
                    <w:top w:val="none" w:sz="0" w:space="0" w:color="auto"/>
                    <w:left w:val="none" w:sz="0" w:space="0" w:color="auto"/>
                    <w:bottom w:val="none" w:sz="0" w:space="0" w:color="auto"/>
                    <w:right w:val="none" w:sz="0" w:space="0" w:color="auto"/>
                  </w:divBdr>
                </w:div>
                <w:div w:id="201800028">
                  <w:marLeft w:val="0"/>
                  <w:marRight w:val="0"/>
                  <w:marTop w:val="60"/>
                  <w:marBottom w:val="30"/>
                  <w:divBdr>
                    <w:top w:val="none" w:sz="0" w:space="0" w:color="auto"/>
                    <w:left w:val="none" w:sz="0" w:space="0" w:color="auto"/>
                    <w:bottom w:val="none" w:sz="0" w:space="0" w:color="auto"/>
                    <w:right w:val="none" w:sz="0" w:space="0" w:color="auto"/>
                  </w:divBdr>
                </w:div>
              </w:divsChild>
            </w:div>
            <w:div w:id="201800810">
              <w:marLeft w:val="0"/>
              <w:marRight w:val="0"/>
              <w:marTop w:val="0"/>
              <w:marBottom w:val="0"/>
              <w:divBdr>
                <w:top w:val="none" w:sz="0" w:space="0" w:color="auto"/>
                <w:left w:val="none" w:sz="0" w:space="0" w:color="auto"/>
                <w:bottom w:val="none" w:sz="0" w:space="0" w:color="auto"/>
                <w:right w:val="none" w:sz="0" w:space="0" w:color="auto"/>
              </w:divBdr>
              <w:divsChild>
                <w:div w:id="2017994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89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39">
              <w:marLeft w:val="0"/>
              <w:marRight w:val="0"/>
              <w:marTop w:val="0"/>
              <w:marBottom w:val="0"/>
              <w:divBdr>
                <w:top w:val="none" w:sz="0" w:space="0" w:color="auto"/>
                <w:left w:val="none" w:sz="0" w:space="0" w:color="auto"/>
                <w:bottom w:val="none" w:sz="0" w:space="0" w:color="auto"/>
                <w:right w:val="none" w:sz="0" w:space="0" w:color="auto"/>
              </w:divBdr>
              <w:divsChild>
                <w:div w:id="20180028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463">
              <w:marLeft w:val="75"/>
              <w:marRight w:val="75"/>
              <w:marTop w:val="75"/>
              <w:marBottom w:val="0"/>
              <w:divBdr>
                <w:top w:val="none" w:sz="0" w:space="0" w:color="auto"/>
                <w:left w:val="none" w:sz="0" w:space="0" w:color="auto"/>
                <w:bottom w:val="none" w:sz="0" w:space="0" w:color="auto"/>
                <w:right w:val="none" w:sz="0" w:space="0" w:color="auto"/>
              </w:divBdr>
              <w:divsChild>
                <w:div w:id="201797955">
                  <w:marLeft w:val="0"/>
                  <w:marRight w:val="0"/>
                  <w:marTop w:val="60"/>
                  <w:marBottom w:val="30"/>
                  <w:divBdr>
                    <w:top w:val="none" w:sz="0" w:space="0" w:color="auto"/>
                    <w:left w:val="none" w:sz="0" w:space="0" w:color="auto"/>
                    <w:bottom w:val="none" w:sz="0" w:space="0" w:color="auto"/>
                    <w:right w:val="none" w:sz="0" w:space="0" w:color="auto"/>
                  </w:divBdr>
                </w:div>
                <w:div w:id="201798253">
                  <w:marLeft w:val="0"/>
                  <w:marRight w:val="0"/>
                  <w:marTop w:val="60"/>
                  <w:marBottom w:val="30"/>
                  <w:divBdr>
                    <w:top w:val="none" w:sz="0" w:space="0" w:color="auto"/>
                    <w:left w:val="none" w:sz="0" w:space="0" w:color="auto"/>
                    <w:bottom w:val="none" w:sz="0" w:space="0" w:color="auto"/>
                    <w:right w:val="none" w:sz="0" w:space="0" w:color="auto"/>
                  </w:divBdr>
                </w:div>
                <w:div w:id="20180309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94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32">
              <w:marLeft w:val="0"/>
              <w:marRight w:val="0"/>
              <w:marTop w:val="0"/>
              <w:marBottom w:val="0"/>
              <w:divBdr>
                <w:top w:val="none" w:sz="0" w:space="0" w:color="auto"/>
                <w:left w:val="none" w:sz="0" w:space="0" w:color="auto"/>
                <w:bottom w:val="none" w:sz="0" w:space="0" w:color="auto"/>
                <w:right w:val="none" w:sz="0" w:space="0" w:color="auto"/>
              </w:divBdr>
              <w:divsChild>
                <w:div w:id="20179560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558">
              <w:marLeft w:val="75"/>
              <w:marRight w:val="75"/>
              <w:marTop w:val="75"/>
              <w:marBottom w:val="0"/>
              <w:divBdr>
                <w:top w:val="none" w:sz="0" w:space="0" w:color="auto"/>
                <w:left w:val="none" w:sz="0" w:space="0" w:color="auto"/>
                <w:bottom w:val="none" w:sz="0" w:space="0" w:color="auto"/>
                <w:right w:val="none" w:sz="0" w:space="0" w:color="auto"/>
              </w:divBdr>
              <w:divsChild>
                <w:div w:id="201796504">
                  <w:marLeft w:val="0"/>
                  <w:marRight w:val="0"/>
                  <w:marTop w:val="60"/>
                  <w:marBottom w:val="30"/>
                  <w:divBdr>
                    <w:top w:val="none" w:sz="0" w:space="0" w:color="auto"/>
                    <w:left w:val="none" w:sz="0" w:space="0" w:color="auto"/>
                    <w:bottom w:val="none" w:sz="0" w:space="0" w:color="auto"/>
                    <w:right w:val="none" w:sz="0" w:space="0" w:color="auto"/>
                  </w:divBdr>
                </w:div>
                <w:div w:id="201797309">
                  <w:marLeft w:val="0"/>
                  <w:marRight w:val="0"/>
                  <w:marTop w:val="60"/>
                  <w:marBottom w:val="30"/>
                  <w:divBdr>
                    <w:top w:val="none" w:sz="0" w:space="0" w:color="auto"/>
                    <w:left w:val="none" w:sz="0" w:space="0" w:color="auto"/>
                    <w:bottom w:val="none" w:sz="0" w:space="0" w:color="auto"/>
                    <w:right w:val="none" w:sz="0" w:space="0" w:color="auto"/>
                  </w:divBdr>
                </w:div>
                <w:div w:id="20180067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040">
          <w:marLeft w:val="0"/>
          <w:marRight w:val="0"/>
          <w:marTop w:val="75"/>
          <w:marBottom w:val="0"/>
          <w:divBdr>
            <w:top w:val="single" w:sz="6" w:space="4" w:color="A6C9E2"/>
            <w:left w:val="single" w:sz="6" w:space="4" w:color="A6C9E2"/>
            <w:bottom w:val="single" w:sz="6" w:space="4" w:color="A6C9E2"/>
            <w:right w:val="single" w:sz="6" w:space="4" w:color="A6C9E2"/>
          </w:divBdr>
          <w:divsChild>
            <w:div w:id="201799731">
              <w:marLeft w:val="75"/>
              <w:marRight w:val="75"/>
              <w:marTop w:val="75"/>
              <w:marBottom w:val="0"/>
              <w:divBdr>
                <w:top w:val="none" w:sz="0" w:space="0" w:color="auto"/>
                <w:left w:val="none" w:sz="0" w:space="0" w:color="auto"/>
                <w:bottom w:val="none" w:sz="0" w:space="0" w:color="auto"/>
                <w:right w:val="none" w:sz="0" w:space="0" w:color="auto"/>
              </w:divBdr>
              <w:divsChild>
                <w:div w:id="201795265">
                  <w:marLeft w:val="0"/>
                  <w:marRight w:val="0"/>
                  <w:marTop w:val="60"/>
                  <w:marBottom w:val="30"/>
                  <w:divBdr>
                    <w:top w:val="none" w:sz="0" w:space="0" w:color="auto"/>
                    <w:left w:val="none" w:sz="0" w:space="0" w:color="auto"/>
                    <w:bottom w:val="none" w:sz="0" w:space="0" w:color="auto"/>
                    <w:right w:val="none" w:sz="0" w:space="0" w:color="auto"/>
                  </w:divBdr>
                </w:div>
                <w:div w:id="201800032">
                  <w:marLeft w:val="0"/>
                  <w:marRight w:val="0"/>
                  <w:marTop w:val="60"/>
                  <w:marBottom w:val="30"/>
                  <w:divBdr>
                    <w:top w:val="none" w:sz="0" w:space="0" w:color="auto"/>
                    <w:left w:val="none" w:sz="0" w:space="0" w:color="auto"/>
                    <w:bottom w:val="none" w:sz="0" w:space="0" w:color="auto"/>
                    <w:right w:val="none" w:sz="0" w:space="0" w:color="auto"/>
                  </w:divBdr>
                </w:div>
                <w:div w:id="201802745">
                  <w:marLeft w:val="0"/>
                  <w:marRight w:val="0"/>
                  <w:marTop w:val="60"/>
                  <w:marBottom w:val="30"/>
                  <w:divBdr>
                    <w:top w:val="none" w:sz="0" w:space="0" w:color="auto"/>
                    <w:left w:val="none" w:sz="0" w:space="0" w:color="auto"/>
                    <w:bottom w:val="none" w:sz="0" w:space="0" w:color="auto"/>
                    <w:right w:val="none" w:sz="0" w:space="0" w:color="auto"/>
                  </w:divBdr>
                </w:div>
              </w:divsChild>
            </w:div>
            <w:div w:id="201799949">
              <w:marLeft w:val="0"/>
              <w:marRight w:val="0"/>
              <w:marTop w:val="0"/>
              <w:marBottom w:val="0"/>
              <w:divBdr>
                <w:top w:val="none" w:sz="0" w:space="0" w:color="auto"/>
                <w:left w:val="none" w:sz="0" w:space="0" w:color="auto"/>
                <w:bottom w:val="none" w:sz="0" w:space="0" w:color="auto"/>
                <w:right w:val="none" w:sz="0" w:space="0" w:color="auto"/>
              </w:divBdr>
              <w:divsChild>
                <w:div w:id="20179901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1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69">
              <w:marLeft w:val="75"/>
              <w:marRight w:val="75"/>
              <w:marTop w:val="75"/>
              <w:marBottom w:val="0"/>
              <w:divBdr>
                <w:top w:val="none" w:sz="0" w:space="0" w:color="auto"/>
                <w:left w:val="none" w:sz="0" w:space="0" w:color="auto"/>
                <w:bottom w:val="none" w:sz="0" w:space="0" w:color="auto"/>
                <w:right w:val="none" w:sz="0" w:space="0" w:color="auto"/>
              </w:divBdr>
              <w:divsChild>
                <w:div w:id="201796242">
                  <w:marLeft w:val="0"/>
                  <w:marRight w:val="0"/>
                  <w:marTop w:val="60"/>
                  <w:marBottom w:val="30"/>
                  <w:divBdr>
                    <w:top w:val="none" w:sz="0" w:space="0" w:color="auto"/>
                    <w:left w:val="none" w:sz="0" w:space="0" w:color="auto"/>
                    <w:bottom w:val="none" w:sz="0" w:space="0" w:color="auto"/>
                    <w:right w:val="none" w:sz="0" w:space="0" w:color="auto"/>
                  </w:divBdr>
                </w:div>
                <w:div w:id="201800331">
                  <w:marLeft w:val="0"/>
                  <w:marRight w:val="0"/>
                  <w:marTop w:val="60"/>
                  <w:marBottom w:val="30"/>
                  <w:divBdr>
                    <w:top w:val="none" w:sz="0" w:space="0" w:color="auto"/>
                    <w:left w:val="none" w:sz="0" w:space="0" w:color="auto"/>
                    <w:bottom w:val="none" w:sz="0" w:space="0" w:color="auto"/>
                    <w:right w:val="none" w:sz="0" w:space="0" w:color="auto"/>
                  </w:divBdr>
                </w:div>
                <w:div w:id="201801292">
                  <w:marLeft w:val="0"/>
                  <w:marRight w:val="0"/>
                  <w:marTop w:val="60"/>
                  <w:marBottom w:val="30"/>
                  <w:divBdr>
                    <w:top w:val="none" w:sz="0" w:space="0" w:color="auto"/>
                    <w:left w:val="none" w:sz="0" w:space="0" w:color="auto"/>
                    <w:bottom w:val="none" w:sz="0" w:space="0" w:color="auto"/>
                    <w:right w:val="none" w:sz="0" w:space="0" w:color="auto"/>
                  </w:divBdr>
                </w:div>
              </w:divsChild>
            </w:div>
            <w:div w:id="201797713">
              <w:marLeft w:val="0"/>
              <w:marRight w:val="0"/>
              <w:marTop w:val="0"/>
              <w:marBottom w:val="0"/>
              <w:divBdr>
                <w:top w:val="none" w:sz="0" w:space="0" w:color="auto"/>
                <w:left w:val="none" w:sz="0" w:space="0" w:color="auto"/>
                <w:bottom w:val="none" w:sz="0" w:space="0" w:color="auto"/>
                <w:right w:val="none" w:sz="0" w:space="0" w:color="auto"/>
              </w:divBdr>
              <w:divsChild>
                <w:div w:id="2017995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22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60">
              <w:marLeft w:val="75"/>
              <w:marRight w:val="75"/>
              <w:marTop w:val="75"/>
              <w:marBottom w:val="0"/>
              <w:divBdr>
                <w:top w:val="none" w:sz="0" w:space="0" w:color="auto"/>
                <w:left w:val="none" w:sz="0" w:space="0" w:color="auto"/>
                <w:bottom w:val="none" w:sz="0" w:space="0" w:color="auto"/>
                <w:right w:val="none" w:sz="0" w:space="0" w:color="auto"/>
              </w:divBdr>
              <w:divsChild>
                <w:div w:id="201796003">
                  <w:marLeft w:val="0"/>
                  <w:marRight w:val="0"/>
                  <w:marTop w:val="60"/>
                  <w:marBottom w:val="30"/>
                  <w:divBdr>
                    <w:top w:val="none" w:sz="0" w:space="0" w:color="auto"/>
                    <w:left w:val="none" w:sz="0" w:space="0" w:color="auto"/>
                    <w:bottom w:val="none" w:sz="0" w:space="0" w:color="auto"/>
                    <w:right w:val="none" w:sz="0" w:space="0" w:color="auto"/>
                  </w:divBdr>
                </w:div>
                <w:div w:id="201798853">
                  <w:marLeft w:val="0"/>
                  <w:marRight w:val="0"/>
                  <w:marTop w:val="60"/>
                  <w:marBottom w:val="30"/>
                  <w:divBdr>
                    <w:top w:val="none" w:sz="0" w:space="0" w:color="auto"/>
                    <w:left w:val="none" w:sz="0" w:space="0" w:color="auto"/>
                    <w:bottom w:val="none" w:sz="0" w:space="0" w:color="auto"/>
                    <w:right w:val="none" w:sz="0" w:space="0" w:color="auto"/>
                  </w:divBdr>
                </w:div>
                <w:div w:id="201799257">
                  <w:marLeft w:val="0"/>
                  <w:marRight w:val="0"/>
                  <w:marTop w:val="60"/>
                  <w:marBottom w:val="30"/>
                  <w:divBdr>
                    <w:top w:val="none" w:sz="0" w:space="0" w:color="auto"/>
                    <w:left w:val="none" w:sz="0" w:space="0" w:color="auto"/>
                    <w:bottom w:val="none" w:sz="0" w:space="0" w:color="auto"/>
                    <w:right w:val="none" w:sz="0" w:space="0" w:color="auto"/>
                  </w:divBdr>
                </w:div>
              </w:divsChild>
            </w:div>
            <w:div w:id="201801681">
              <w:marLeft w:val="0"/>
              <w:marRight w:val="0"/>
              <w:marTop w:val="0"/>
              <w:marBottom w:val="0"/>
              <w:divBdr>
                <w:top w:val="none" w:sz="0" w:space="0" w:color="auto"/>
                <w:left w:val="none" w:sz="0" w:space="0" w:color="auto"/>
                <w:bottom w:val="none" w:sz="0" w:space="0" w:color="auto"/>
                <w:right w:val="none" w:sz="0" w:space="0" w:color="auto"/>
              </w:divBdr>
              <w:divsChild>
                <w:div w:id="20179976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3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331">
              <w:marLeft w:val="0"/>
              <w:marRight w:val="0"/>
              <w:marTop w:val="0"/>
              <w:marBottom w:val="0"/>
              <w:divBdr>
                <w:top w:val="none" w:sz="0" w:space="0" w:color="auto"/>
                <w:left w:val="none" w:sz="0" w:space="0" w:color="auto"/>
                <w:bottom w:val="none" w:sz="0" w:space="0" w:color="auto"/>
                <w:right w:val="none" w:sz="0" w:space="0" w:color="auto"/>
              </w:divBdr>
              <w:divsChild>
                <w:div w:id="20179716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506">
              <w:marLeft w:val="75"/>
              <w:marRight w:val="75"/>
              <w:marTop w:val="75"/>
              <w:marBottom w:val="0"/>
              <w:divBdr>
                <w:top w:val="none" w:sz="0" w:space="0" w:color="auto"/>
                <w:left w:val="none" w:sz="0" w:space="0" w:color="auto"/>
                <w:bottom w:val="none" w:sz="0" w:space="0" w:color="auto"/>
                <w:right w:val="none" w:sz="0" w:space="0" w:color="auto"/>
              </w:divBdr>
              <w:divsChild>
                <w:div w:id="201799885">
                  <w:marLeft w:val="0"/>
                  <w:marRight w:val="0"/>
                  <w:marTop w:val="60"/>
                  <w:marBottom w:val="30"/>
                  <w:divBdr>
                    <w:top w:val="none" w:sz="0" w:space="0" w:color="auto"/>
                    <w:left w:val="none" w:sz="0" w:space="0" w:color="auto"/>
                    <w:bottom w:val="none" w:sz="0" w:space="0" w:color="auto"/>
                    <w:right w:val="none" w:sz="0" w:space="0" w:color="auto"/>
                  </w:divBdr>
                </w:div>
                <w:div w:id="201801953">
                  <w:marLeft w:val="0"/>
                  <w:marRight w:val="0"/>
                  <w:marTop w:val="60"/>
                  <w:marBottom w:val="30"/>
                  <w:divBdr>
                    <w:top w:val="none" w:sz="0" w:space="0" w:color="auto"/>
                    <w:left w:val="none" w:sz="0" w:space="0" w:color="auto"/>
                    <w:bottom w:val="none" w:sz="0" w:space="0" w:color="auto"/>
                    <w:right w:val="none" w:sz="0" w:space="0" w:color="auto"/>
                  </w:divBdr>
                </w:div>
                <w:div w:id="20180214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373">
          <w:marLeft w:val="0"/>
          <w:marRight w:val="0"/>
          <w:marTop w:val="75"/>
          <w:marBottom w:val="0"/>
          <w:divBdr>
            <w:top w:val="single" w:sz="6" w:space="4" w:color="A6C9E2"/>
            <w:left w:val="single" w:sz="6" w:space="4" w:color="A6C9E2"/>
            <w:bottom w:val="single" w:sz="6" w:space="4" w:color="A6C9E2"/>
            <w:right w:val="single" w:sz="6" w:space="4" w:color="A6C9E2"/>
          </w:divBdr>
          <w:divsChild>
            <w:div w:id="201803026">
              <w:marLeft w:val="75"/>
              <w:marRight w:val="75"/>
              <w:marTop w:val="75"/>
              <w:marBottom w:val="0"/>
              <w:divBdr>
                <w:top w:val="none" w:sz="0" w:space="0" w:color="auto"/>
                <w:left w:val="none" w:sz="0" w:space="0" w:color="auto"/>
                <w:bottom w:val="none" w:sz="0" w:space="0" w:color="auto"/>
                <w:right w:val="none" w:sz="0" w:space="0" w:color="auto"/>
              </w:divBdr>
              <w:divsChild>
                <w:div w:id="201795831">
                  <w:marLeft w:val="0"/>
                  <w:marRight w:val="0"/>
                  <w:marTop w:val="60"/>
                  <w:marBottom w:val="30"/>
                  <w:divBdr>
                    <w:top w:val="none" w:sz="0" w:space="0" w:color="auto"/>
                    <w:left w:val="none" w:sz="0" w:space="0" w:color="auto"/>
                    <w:bottom w:val="none" w:sz="0" w:space="0" w:color="auto"/>
                    <w:right w:val="none" w:sz="0" w:space="0" w:color="auto"/>
                  </w:divBdr>
                </w:div>
                <w:div w:id="201796282">
                  <w:marLeft w:val="0"/>
                  <w:marRight w:val="0"/>
                  <w:marTop w:val="60"/>
                  <w:marBottom w:val="30"/>
                  <w:divBdr>
                    <w:top w:val="none" w:sz="0" w:space="0" w:color="auto"/>
                    <w:left w:val="none" w:sz="0" w:space="0" w:color="auto"/>
                    <w:bottom w:val="none" w:sz="0" w:space="0" w:color="auto"/>
                    <w:right w:val="none" w:sz="0" w:space="0" w:color="auto"/>
                  </w:divBdr>
                </w:div>
                <w:div w:id="20179837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89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81">
              <w:marLeft w:val="75"/>
              <w:marRight w:val="75"/>
              <w:marTop w:val="75"/>
              <w:marBottom w:val="0"/>
              <w:divBdr>
                <w:top w:val="none" w:sz="0" w:space="0" w:color="auto"/>
                <w:left w:val="none" w:sz="0" w:space="0" w:color="auto"/>
                <w:bottom w:val="none" w:sz="0" w:space="0" w:color="auto"/>
                <w:right w:val="none" w:sz="0" w:space="0" w:color="auto"/>
              </w:divBdr>
              <w:divsChild>
                <w:div w:id="201795958">
                  <w:marLeft w:val="0"/>
                  <w:marRight w:val="0"/>
                  <w:marTop w:val="60"/>
                  <w:marBottom w:val="30"/>
                  <w:divBdr>
                    <w:top w:val="none" w:sz="0" w:space="0" w:color="auto"/>
                    <w:left w:val="none" w:sz="0" w:space="0" w:color="auto"/>
                    <w:bottom w:val="none" w:sz="0" w:space="0" w:color="auto"/>
                    <w:right w:val="none" w:sz="0" w:space="0" w:color="auto"/>
                  </w:divBdr>
                </w:div>
                <w:div w:id="201801897">
                  <w:marLeft w:val="0"/>
                  <w:marRight w:val="0"/>
                  <w:marTop w:val="60"/>
                  <w:marBottom w:val="30"/>
                  <w:divBdr>
                    <w:top w:val="none" w:sz="0" w:space="0" w:color="auto"/>
                    <w:left w:val="none" w:sz="0" w:space="0" w:color="auto"/>
                    <w:bottom w:val="none" w:sz="0" w:space="0" w:color="auto"/>
                    <w:right w:val="none" w:sz="0" w:space="0" w:color="auto"/>
                  </w:divBdr>
                </w:div>
                <w:div w:id="201802755">
                  <w:marLeft w:val="0"/>
                  <w:marRight w:val="0"/>
                  <w:marTop w:val="60"/>
                  <w:marBottom w:val="30"/>
                  <w:divBdr>
                    <w:top w:val="none" w:sz="0" w:space="0" w:color="auto"/>
                    <w:left w:val="none" w:sz="0" w:space="0" w:color="auto"/>
                    <w:bottom w:val="none" w:sz="0" w:space="0" w:color="auto"/>
                    <w:right w:val="none" w:sz="0" w:space="0" w:color="auto"/>
                  </w:divBdr>
                </w:div>
              </w:divsChild>
            </w:div>
            <w:div w:id="201800496">
              <w:marLeft w:val="0"/>
              <w:marRight w:val="0"/>
              <w:marTop w:val="0"/>
              <w:marBottom w:val="0"/>
              <w:divBdr>
                <w:top w:val="none" w:sz="0" w:space="0" w:color="auto"/>
                <w:left w:val="none" w:sz="0" w:space="0" w:color="auto"/>
                <w:bottom w:val="none" w:sz="0" w:space="0" w:color="auto"/>
                <w:right w:val="none" w:sz="0" w:space="0" w:color="auto"/>
              </w:divBdr>
              <w:divsChild>
                <w:div w:id="20179877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932">
          <w:marLeft w:val="0"/>
          <w:marRight w:val="0"/>
          <w:marTop w:val="75"/>
          <w:marBottom w:val="0"/>
          <w:divBdr>
            <w:top w:val="single" w:sz="6" w:space="4" w:color="A6C9E2"/>
            <w:left w:val="single" w:sz="6" w:space="4" w:color="A6C9E2"/>
            <w:bottom w:val="single" w:sz="6" w:space="4" w:color="A6C9E2"/>
            <w:right w:val="single" w:sz="6" w:space="4" w:color="A6C9E2"/>
          </w:divBdr>
          <w:divsChild>
            <w:div w:id="201800379">
              <w:marLeft w:val="0"/>
              <w:marRight w:val="0"/>
              <w:marTop w:val="0"/>
              <w:marBottom w:val="0"/>
              <w:divBdr>
                <w:top w:val="none" w:sz="0" w:space="0" w:color="auto"/>
                <w:left w:val="none" w:sz="0" w:space="0" w:color="auto"/>
                <w:bottom w:val="none" w:sz="0" w:space="0" w:color="auto"/>
                <w:right w:val="none" w:sz="0" w:space="0" w:color="auto"/>
              </w:divBdr>
              <w:divsChild>
                <w:div w:id="20179660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862">
              <w:marLeft w:val="75"/>
              <w:marRight w:val="75"/>
              <w:marTop w:val="75"/>
              <w:marBottom w:val="0"/>
              <w:divBdr>
                <w:top w:val="none" w:sz="0" w:space="0" w:color="auto"/>
                <w:left w:val="none" w:sz="0" w:space="0" w:color="auto"/>
                <w:bottom w:val="none" w:sz="0" w:space="0" w:color="auto"/>
                <w:right w:val="none" w:sz="0" w:space="0" w:color="auto"/>
              </w:divBdr>
              <w:divsChild>
                <w:div w:id="201795441">
                  <w:marLeft w:val="0"/>
                  <w:marRight w:val="0"/>
                  <w:marTop w:val="60"/>
                  <w:marBottom w:val="30"/>
                  <w:divBdr>
                    <w:top w:val="none" w:sz="0" w:space="0" w:color="auto"/>
                    <w:left w:val="none" w:sz="0" w:space="0" w:color="auto"/>
                    <w:bottom w:val="none" w:sz="0" w:space="0" w:color="auto"/>
                    <w:right w:val="none" w:sz="0" w:space="0" w:color="auto"/>
                  </w:divBdr>
                </w:div>
                <w:div w:id="201799454">
                  <w:marLeft w:val="0"/>
                  <w:marRight w:val="0"/>
                  <w:marTop w:val="60"/>
                  <w:marBottom w:val="30"/>
                  <w:divBdr>
                    <w:top w:val="none" w:sz="0" w:space="0" w:color="auto"/>
                    <w:left w:val="none" w:sz="0" w:space="0" w:color="auto"/>
                    <w:bottom w:val="none" w:sz="0" w:space="0" w:color="auto"/>
                    <w:right w:val="none" w:sz="0" w:space="0" w:color="auto"/>
                  </w:divBdr>
                </w:div>
                <w:div w:id="20180011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16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59">
              <w:marLeft w:val="0"/>
              <w:marRight w:val="0"/>
              <w:marTop w:val="0"/>
              <w:marBottom w:val="0"/>
              <w:divBdr>
                <w:top w:val="none" w:sz="0" w:space="0" w:color="auto"/>
                <w:left w:val="none" w:sz="0" w:space="0" w:color="auto"/>
                <w:bottom w:val="none" w:sz="0" w:space="0" w:color="auto"/>
                <w:right w:val="none" w:sz="0" w:space="0" w:color="auto"/>
              </w:divBdr>
              <w:divsChild>
                <w:div w:id="20179510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319">
              <w:marLeft w:val="75"/>
              <w:marRight w:val="75"/>
              <w:marTop w:val="75"/>
              <w:marBottom w:val="0"/>
              <w:divBdr>
                <w:top w:val="none" w:sz="0" w:space="0" w:color="auto"/>
                <w:left w:val="none" w:sz="0" w:space="0" w:color="auto"/>
                <w:bottom w:val="none" w:sz="0" w:space="0" w:color="auto"/>
                <w:right w:val="none" w:sz="0" w:space="0" w:color="auto"/>
              </w:divBdr>
              <w:divsChild>
                <w:div w:id="201798859">
                  <w:marLeft w:val="0"/>
                  <w:marRight w:val="0"/>
                  <w:marTop w:val="60"/>
                  <w:marBottom w:val="30"/>
                  <w:divBdr>
                    <w:top w:val="none" w:sz="0" w:space="0" w:color="auto"/>
                    <w:left w:val="none" w:sz="0" w:space="0" w:color="auto"/>
                    <w:bottom w:val="none" w:sz="0" w:space="0" w:color="auto"/>
                    <w:right w:val="none" w:sz="0" w:space="0" w:color="auto"/>
                  </w:divBdr>
                </w:div>
                <w:div w:id="201801013">
                  <w:marLeft w:val="0"/>
                  <w:marRight w:val="0"/>
                  <w:marTop w:val="60"/>
                  <w:marBottom w:val="30"/>
                  <w:divBdr>
                    <w:top w:val="none" w:sz="0" w:space="0" w:color="auto"/>
                    <w:left w:val="none" w:sz="0" w:space="0" w:color="auto"/>
                    <w:bottom w:val="none" w:sz="0" w:space="0" w:color="auto"/>
                    <w:right w:val="none" w:sz="0" w:space="0" w:color="auto"/>
                  </w:divBdr>
                </w:div>
                <w:div w:id="20180266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2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79">
              <w:marLeft w:val="0"/>
              <w:marRight w:val="0"/>
              <w:marTop w:val="0"/>
              <w:marBottom w:val="0"/>
              <w:divBdr>
                <w:top w:val="none" w:sz="0" w:space="0" w:color="auto"/>
                <w:left w:val="none" w:sz="0" w:space="0" w:color="auto"/>
                <w:bottom w:val="none" w:sz="0" w:space="0" w:color="auto"/>
                <w:right w:val="none" w:sz="0" w:space="0" w:color="auto"/>
              </w:divBdr>
              <w:divsChild>
                <w:div w:id="20180174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034">
              <w:marLeft w:val="75"/>
              <w:marRight w:val="75"/>
              <w:marTop w:val="75"/>
              <w:marBottom w:val="0"/>
              <w:divBdr>
                <w:top w:val="none" w:sz="0" w:space="0" w:color="auto"/>
                <w:left w:val="none" w:sz="0" w:space="0" w:color="auto"/>
                <w:bottom w:val="none" w:sz="0" w:space="0" w:color="auto"/>
                <w:right w:val="none" w:sz="0" w:space="0" w:color="auto"/>
              </w:divBdr>
              <w:divsChild>
                <w:div w:id="201797899">
                  <w:marLeft w:val="0"/>
                  <w:marRight w:val="0"/>
                  <w:marTop w:val="60"/>
                  <w:marBottom w:val="30"/>
                  <w:divBdr>
                    <w:top w:val="none" w:sz="0" w:space="0" w:color="auto"/>
                    <w:left w:val="none" w:sz="0" w:space="0" w:color="auto"/>
                    <w:bottom w:val="none" w:sz="0" w:space="0" w:color="auto"/>
                    <w:right w:val="none" w:sz="0" w:space="0" w:color="auto"/>
                  </w:divBdr>
                </w:div>
                <w:div w:id="201798642">
                  <w:marLeft w:val="0"/>
                  <w:marRight w:val="0"/>
                  <w:marTop w:val="60"/>
                  <w:marBottom w:val="30"/>
                  <w:divBdr>
                    <w:top w:val="none" w:sz="0" w:space="0" w:color="auto"/>
                    <w:left w:val="none" w:sz="0" w:space="0" w:color="auto"/>
                    <w:bottom w:val="none" w:sz="0" w:space="0" w:color="auto"/>
                    <w:right w:val="none" w:sz="0" w:space="0" w:color="auto"/>
                  </w:divBdr>
                </w:div>
                <w:div w:id="20179920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42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99">
              <w:marLeft w:val="75"/>
              <w:marRight w:val="75"/>
              <w:marTop w:val="75"/>
              <w:marBottom w:val="0"/>
              <w:divBdr>
                <w:top w:val="none" w:sz="0" w:space="0" w:color="auto"/>
                <w:left w:val="none" w:sz="0" w:space="0" w:color="auto"/>
                <w:bottom w:val="none" w:sz="0" w:space="0" w:color="auto"/>
                <w:right w:val="none" w:sz="0" w:space="0" w:color="auto"/>
              </w:divBdr>
              <w:divsChild>
                <w:div w:id="201795380">
                  <w:marLeft w:val="0"/>
                  <w:marRight w:val="0"/>
                  <w:marTop w:val="60"/>
                  <w:marBottom w:val="30"/>
                  <w:divBdr>
                    <w:top w:val="none" w:sz="0" w:space="0" w:color="auto"/>
                    <w:left w:val="none" w:sz="0" w:space="0" w:color="auto"/>
                    <w:bottom w:val="none" w:sz="0" w:space="0" w:color="auto"/>
                    <w:right w:val="none" w:sz="0" w:space="0" w:color="auto"/>
                  </w:divBdr>
                </w:div>
                <w:div w:id="201801636">
                  <w:marLeft w:val="0"/>
                  <w:marRight w:val="0"/>
                  <w:marTop w:val="60"/>
                  <w:marBottom w:val="30"/>
                  <w:divBdr>
                    <w:top w:val="none" w:sz="0" w:space="0" w:color="auto"/>
                    <w:left w:val="none" w:sz="0" w:space="0" w:color="auto"/>
                    <w:bottom w:val="none" w:sz="0" w:space="0" w:color="auto"/>
                    <w:right w:val="none" w:sz="0" w:space="0" w:color="auto"/>
                  </w:divBdr>
                </w:div>
                <w:div w:id="201802617">
                  <w:marLeft w:val="0"/>
                  <w:marRight w:val="0"/>
                  <w:marTop w:val="60"/>
                  <w:marBottom w:val="30"/>
                  <w:divBdr>
                    <w:top w:val="none" w:sz="0" w:space="0" w:color="auto"/>
                    <w:left w:val="none" w:sz="0" w:space="0" w:color="auto"/>
                    <w:bottom w:val="none" w:sz="0" w:space="0" w:color="auto"/>
                    <w:right w:val="none" w:sz="0" w:space="0" w:color="auto"/>
                  </w:divBdr>
                </w:div>
              </w:divsChild>
            </w:div>
            <w:div w:id="201797942">
              <w:marLeft w:val="0"/>
              <w:marRight w:val="0"/>
              <w:marTop w:val="0"/>
              <w:marBottom w:val="0"/>
              <w:divBdr>
                <w:top w:val="none" w:sz="0" w:space="0" w:color="auto"/>
                <w:left w:val="none" w:sz="0" w:space="0" w:color="auto"/>
                <w:bottom w:val="none" w:sz="0" w:space="0" w:color="auto"/>
                <w:right w:val="none" w:sz="0" w:space="0" w:color="auto"/>
              </w:divBdr>
              <w:divsChild>
                <w:div w:id="20180168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6128">
      <w:marLeft w:val="0"/>
      <w:marRight w:val="0"/>
      <w:marTop w:val="0"/>
      <w:marBottom w:val="0"/>
      <w:divBdr>
        <w:top w:val="none" w:sz="0" w:space="0" w:color="auto"/>
        <w:left w:val="none" w:sz="0" w:space="0" w:color="auto"/>
        <w:bottom w:val="none" w:sz="0" w:space="0" w:color="auto"/>
        <w:right w:val="none" w:sz="0" w:space="0" w:color="auto"/>
      </w:divBdr>
      <w:divsChild>
        <w:div w:id="201801818">
          <w:marLeft w:val="75"/>
          <w:marRight w:val="75"/>
          <w:marTop w:val="75"/>
          <w:marBottom w:val="0"/>
          <w:divBdr>
            <w:top w:val="none" w:sz="0" w:space="0" w:color="auto"/>
            <w:left w:val="none" w:sz="0" w:space="0" w:color="auto"/>
            <w:bottom w:val="none" w:sz="0" w:space="0" w:color="auto"/>
            <w:right w:val="none" w:sz="0" w:space="0" w:color="auto"/>
          </w:divBdr>
          <w:divsChild>
            <w:div w:id="201795673">
              <w:marLeft w:val="0"/>
              <w:marRight w:val="0"/>
              <w:marTop w:val="60"/>
              <w:marBottom w:val="30"/>
              <w:divBdr>
                <w:top w:val="none" w:sz="0" w:space="0" w:color="auto"/>
                <w:left w:val="none" w:sz="0" w:space="0" w:color="auto"/>
                <w:bottom w:val="none" w:sz="0" w:space="0" w:color="auto"/>
                <w:right w:val="none" w:sz="0" w:space="0" w:color="auto"/>
              </w:divBdr>
            </w:div>
            <w:div w:id="201795816">
              <w:marLeft w:val="0"/>
              <w:marRight w:val="0"/>
              <w:marTop w:val="60"/>
              <w:marBottom w:val="30"/>
              <w:divBdr>
                <w:top w:val="none" w:sz="0" w:space="0" w:color="auto"/>
                <w:left w:val="none" w:sz="0" w:space="0" w:color="auto"/>
                <w:bottom w:val="none" w:sz="0" w:space="0" w:color="auto"/>
                <w:right w:val="none" w:sz="0" w:space="0" w:color="auto"/>
              </w:divBdr>
            </w:div>
            <w:div w:id="20180068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148">
      <w:marLeft w:val="0"/>
      <w:marRight w:val="0"/>
      <w:marTop w:val="0"/>
      <w:marBottom w:val="0"/>
      <w:divBdr>
        <w:top w:val="none" w:sz="0" w:space="0" w:color="auto"/>
        <w:left w:val="none" w:sz="0" w:space="0" w:color="auto"/>
        <w:bottom w:val="none" w:sz="0" w:space="0" w:color="auto"/>
        <w:right w:val="none" w:sz="0" w:space="0" w:color="auto"/>
      </w:divBdr>
      <w:divsChild>
        <w:div w:id="201795256">
          <w:marLeft w:val="0"/>
          <w:marRight w:val="0"/>
          <w:marTop w:val="75"/>
          <w:marBottom w:val="0"/>
          <w:divBdr>
            <w:top w:val="single" w:sz="6" w:space="4" w:color="A6C9E2"/>
            <w:left w:val="single" w:sz="6" w:space="4" w:color="A6C9E2"/>
            <w:bottom w:val="single" w:sz="6" w:space="4" w:color="A6C9E2"/>
            <w:right w:val="single" w:sz="6" w:space="4" w:color="A6C9E2"/>
          </w:divBdr>
          <w:divsChild>
            <w:div w:id="201799780">
              <w:marLeft w:val="75"/>
              <w:marRight w:val="75"/>
              <w:marTop w:val="75"/>
              <w:marBottom w:val="0"/>
              <w:divBdr>
                <w:top w:val="none" w:sz="0" w:space="0" w:color="auto"/>
                <w:left w:val="none" w:sz="0" w:space="0" w:color="auto"/>
                <w:bottom w:val="none" w:sz="0" w:space="0" w:color="auto"/>
                <w:right w:val="none" w:sz="0" w:space="0" w:color="auto"/>
              </w:divBdr>
              <w:divsChild>
                <w:div w:id="201795477">
                  <w:marLeft w:val="0"/>
                  <w:marRight w:val="0"/>
                  <w:marTop w:val="60"/>
                  <w:marBottom w:val="30"/>
                  <w:divBdr>
                    <w:top w:val="none" w:sz="0" w:space="0" w:color="auto"/>
                    <w:left w:val="none" w:sz="0" w:space="0" w:color="auto"/>
                    <w:bottom w:val="none" w:sz="0" w:space="0" w:color="auto"/>
                    <w:right w:val="none" w:sz="0" w:space="0" w:color="auto"/>
                  </w:divBdr>
                </w:div>
                <w:div w:id="201799947">
                  <w:marLeft w:val="0"/>
                  <w:marRight w:val="0"/>
                  <w:marTop w:val="60"/>
                  <w:marBottom w:val="30"/>
                  <w:divBdr>
                    <w:top w:val="none" w:sz="0" w:space="0" w:color="auto"/>
                    <w:left w:val="none" w:sz="0" w:space="0" w:color="auto"/>
                    <w:bottom w:val="none" w:sz="0" w:space="0" w:color="auto"/>
                    <w:right w:val="none" w:sz="0" w:space="0" w:color="auto"/>
                  </w:divBdr>
                </w:div>
                <w:div w:id="201802883">
                  <w:marLeft w:val="0"/>
                  <w:marRight w:val="0"/>
                  <w:marTop w:val="60"/>
                  <w:marBottom w:val="30"/>
                  <w:divBdr>
                    <w:top w:val="none" w:sz="0" w:space="0" w:color="auto"/>
                    <w:left w:val="none" w:sz="0" w:space="0" w:color="auto"/>
                    <w:bottom w:val="none" w:sz="0" w:space="0" w:color="auto"/>
                    <w:right w:val="none" w:sz="0" w:space="0" w:color="auto"/>
                  </w:divBdr>
                </w:div>
              </w:divsChild>
            </w:div>
            <w:div w:id="201800521">
              <w:marLeft w:val="0"/>
              <w:marRight w:val="0"/>
              <w:marTop w:val="0"/>
              <w:marBottom w:val="0"/>
              <w:divBdr>
                <w:top w:val="none" w:sz="0" w:space="0" w:color="auto"/>
                <w:left w:val="none" w:sz="0" w:space="0" w:color="auto"/>
                <w:bottom w:val="none" w:sz="0" w:space="0" w:color="auto"/>
                <w:right w:val="none" w:sz="0" w:space="0" w:color="auto"/>
              </w:divBdr>
              <w:divsChild>
                <w:div w:id="20179600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658">
          <w:marLeft w:val="0"/>
          <w:marRight w:val="0"/>
          <w:marTop w:val="75"/>
          <w:marBottom w:val="0"/>
          <w:divBdr>
            <w:top w:val="single" w:sz="6" w:space="4" w:color="A6C9E2"/>
            <w:left w:val="single" w:sz="6" w:space="4" w:color="A6C9E2"/>
            <w:bottom w:val="single" w:sz="6" w:space="4" w:color="A6C9E2"/>
            <w:right w:val="single" w:sz="6" w:space="4" w:color="A6C9E2"/>
          </w:divBdr>
          <w:divsChild>
            <w:div w:id="201800530">
              <w:marLeft w:val="75"/>
              <w:marRight w:val="75"/>
              <w:marTop w:val="75"/>
              <w:marBottom w:val="0"/>
              <w:divBdr>
                <w:top w:val="none" w:sz="0" w:space="0" w:color="auto"/>
                <w:left w:val="none" w:sz="0" w:space="0" w:color="auto"/>
                <w:bottom w:val="none" w:sz="0" w:space="0" w:color="auto"/>
                <w:right w:val="none" w:sz="0" w:space="0" w:color="auto"/>
              </w:divBdr>
              <w:divsChild>
                <w:div w:id="201798285">
                  <w:marLeft w:val="0"/>
                  <w:marRight w:val="0"/>
                  <w:marTop w:val="60"/>
                  <w:marBottom w:val="30"/>
                  <w:divBdr>
                    <w:top w:val="none" w:sz="0" w:space="0" w:color="auto"/>
                    <w:left w:val="none" w:sz="0" w:space="0" w:color="auto"/>
                    <w:bottom w:val="none" w:sz="0" w:space="0" w:color="auto"/>
                    <w:right w:val="none" w:sz="0" w:space="0" w:color="auto"/>
                  </w:divBdr>
                </w:div>
                <w:div w:id="201798928">
                  <w:marLeft w:val="0"/>
                  <w:marRight w:val="0"/>
                  <w:marTop w:val="60"/>
                  <w:marBottom w:val="30"/>
                  <w:divBdr>
                    <w:top w:val="none" w:sz="0" w:space="0" w:color="auto"/>
                    <w:left w:val="none" w:sz="0" w:space="0" w:color="auto"/>
                    <w:bottom w:val="none" w:sz="0" w:space="0" w:color="auto"/>
                    <w:right w:val="none" w:sz="0" w:space="0" w:color="auto"/>
                  </w:divBdr>
                </w:div>
                <w:div w:id="201799033">
                  <w:marLeft w:val="0"/>
                  <w:marRight w:val="0"/>
                  <w:marTop w:val="60"/>
                  <w:marBottom w:val="30"/>
                  <w:divBdr>
                    <w:top w:val="none" w:sz="0" w:space="0" w:color="auto"/>
                    <w:left w:val="none" w:sz="0" w:space="0" w:color="auto"/>
                    <w:bottom w:val="none" w:sz="0" w:space="0" w:color="auto"/>
                    <w:right w:val="none" w:sz="0" w:space="0" w:color="auto"/>
                  </w:divBdr>
                </w:div>
              </w:divsChild>
            </w:div>
            <w:div w:id="201802110">
              <w:marLeft w:val="0"/>
              <w:marRight w:val="0"/>
              <w:marTop w:val="0"/>
              <w:marBottom w:val="0"/>
              <w:divBdr>
                <w:top w:val="none" w:sz="0" w:space="0" w:color="auto"/>
                <w:left w:val="none" w:sz="0" w:space="0" w:color="auto"/>
                <w:bottom w:val="none" w:sz="0" w:space="0" w:color="auto"/>
                <w:right w:val="none" w:sz="0" w:space="0" w:color="auto"/>
              </w:divBdr>
              <w:divsChild>
                <w:div w:id="20179921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19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35">
              <w:marLeft w:val="75"/>
              <w:marRight w:val="75"/>
              <w:marTop w:val="75"/>
              <w:marBottom w:val="0"/>
              <w:divBdr>
                <w:top w:val="none" w:sz="0" w:space="0" w:color="auto"/>
                <w:left w:val="none" w:sz="0" w:space="0" w:color="auto"/>
                <w:bottom w:val="none" w:sz="0" w:space="0" w:color="auto"/>
                <w:right w:val="none" w:sz="0" w:space="0" w:color="auto"/>
              </w:divBdr>
              <w:divsChild>
                <w:div w:id="201795499">
                  <w:marLeft w:val="0"/>
                  <w:marRight w:val="0"/>
                  <w:marTop w:val="60"/>
                  <w:marBottom w:val="30"/>
                  <w:divBdr>
                    <w:top w:val="none" w:sz="0" w:space="0" w:color="auto"/>
                    <w:left w:val="none" w:sz="0" w:space="0" w:color="auto"/>
                    <w:bottom w:val="none" w:sz="0" w:space="0" w:color="auto"/>
                    <w:right w:val="none" w:sz="0" w:space="0" w:color="auto"/>
                  </w:divBdr>
                </w:div>
                <w:div w:id="201795627">
                  <w:marLeft w:val="0"/>
                  <w:marRight w:val="0"/>
                  <w:marTop w:val="60"/>
                  <w:marBottom w:val="30"/>
                  <w:divBdr>
                    <w:top w:val="none" w:sz="0" w:space="0" w:color="auto"/>
                    <w:left w:val="none" w:sz="0" w:space="0" w:color="auto"/>
                    <w:bottom w:val="none" w:sz="0" w:space="0" w:color="auto"/>
                    <w:right w:val="none" w:sz="0" w:space="0" w:color="auto"/>
                  </w:divBdr>
                </w:div>
                <w:div w:id="201797925">
                  <w:marLeft w:val="0"/>
                  <w:marRight w:val="0"/>
                  <w:marTop w:val="60"/>
                  <w:marBottom w:val="30"/>
                  <w:divBdr>
                    <w:top w:val="none" w:sz="0" w:space="0" w:color="auto"/>
                    <w:left w:val="none" w:sz="0" w:space="0" w:color="auto"/>
                    <w:bottom w:val="none" w:sz="0" w:space="0" w:color="auto"/>
                    <w:right w:val="none" w:sz="0" w:space="0" w:color="auto"/>
                  </w:divBdr>
                </w:div>
              </w:divsChild>
            </w:div>
            <w:div w:id="201796978">
              <w:marLeft w:val="0"/>
              <w:marRight w:val="0"/>
              <w:marTop w:val="0"/>
              <w:marBottom w:val="0"/>
              <w:divBdr>
                <w:top w:val="none" w:sz="0" w:space="0" w:color="auto"/>
                <w:left w:val="none" w:sz="0" w:space="0" w:color="auto"/>
                <w:bottom w:val="none" w:sz="0" w:space="0" w:color="auto"/>
                <w:right w:val="none" w:sz="0" w:space="0" w:color="auto"/>
              </w:divBdr>
              <w:divsChild>
                <w:div w:id="20179836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3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06">
              <w:marLeft w:val="0"/>
              <w:marRight w:val="0"/>
              <w:marTop w:val="0"/>
              <w:marBottom w:val="0"/>
              <w:divBdr>
                <w:top w:val="none" w:sz="0" w:space="0" w:color="auto"/>
                <w:left w:val="none" w:sz="0" w:space="0" w:color="auto"/>
                <w:bottom w:val="none" w:sz="0" w:space="0" w:color="auto"/>
                <w:right w:val="none" w:sz="0" w:space="0" w:color="auto"/>
              </w:divBdr>
              <w:divsChild>
                <w:div w:id="20179728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88">
              <w:marLeft w:val="75"/>
              <w:marRight w:val="75"/>
              <w:marTop w:val="75"/>
              <w:marBottom w:val="0"/>
              <w:divBdr>
                <w:top w:val="none" w:sz="0" w:space="0" w:color="auto"/>
                <w:left w:val="none" w:sz="0" w:space="0" w:color="auto"/>
                <w:bottom w:val="none" w:sz="0" w:space="0" w:color="auto"/>
                <w:right w:val="none" w:sz="0" w:space="0" w:color="auto"/>
              </w:divBdr>
              <w:divsChild>
                <w:div w:id="201797808">
                  <w:marLeft w:val="0"/>
                  <w:marRight w:val="0"/>
                  <w:marTop w:val="60"/>
                  <w:marBottom w:val="30"/>
                  <w:divBdr>
                    <w:top w:val="none" w:sz="0" w:space="0" w:color="auto"/>
                    <w:left w:val="none" w:sz="0" w:space="0" w:color="auto"/>
                    <w:bottom w:val="none" w:sz="0" w:space="0" w:color="auto"/>
                    <w:right w:val="none" w:sz="0" w:space="0" w:color="auto"/>
                  </w:divBdr>
                </w:div>
                <w:div w:id="201799070">
                  <w:marLeft w:val="0"/>
                  <w:marRight w:val="0"/>
                  <w:marTop w:val="60"/>
                  <w:marBottom w:val="30"/>
                  <w:divBdr>
                    <w:top w:val="none" w:sz="0" w:space="0" w:color="auto"/>
                    <w:left w:val="none" w:sz="0" w:space="0" w:color="auto"/>
                    <w:bottom w:val="none" w:sz="0" w:space="0" w:color="auto"/>
                    <w:right w:val="none" w:sz="0" w:space="0" w:color="auto"/>
                  </w:divBdr>
                </w:div>
                <w:div w:id="20179918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05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79">
              <w:marLeft w:val="75"/>
              <w:marRight w:val="75"/>
              <w:marTop w:val="75"/>
              <w:marBottom w:val="0"/>
              <w:divBdr>
                <w:top w:val="none" w:sz="0" w:space="0" w:color="auto"/>
                <w:left w:val="none" w:sz="0" w:space="0" w:color="auto"/>
                <w:bottom w:val="none" w:sz="0" w:space="0" w:color="auto"/>
                <w:right w:val="none" w:sz="0" w:space="0" w:color="auto"/>
              </w:divBdr>
              <w:divsChild>
                <w:div w:id="201797510">
                  <w:marLeft w:val="0"/>
                  <w:marRight w:val="0"/>
                  <w:marTop w:val="60"/>
                  <w:marBottom w:val="30"/>
                  <w:divBdr>
                    <w:top w:val="none" w:sz="0" w:space="0" w:color="auto"/>
                    <w:left w:val="none" w:sz="0" w:space="0" w:color="auto"/>
                    <w:bottom w:val="none" w:sz="0" w:space="0" w:color="auto"/>
                    <w:right w:val="none" w:sz="0" w:space="0" w:color="auto"/>
                  </w:divBdr>
                </w:div>
                <w:div w:id="201798390">
                  <w:marLeft w:val="0"/>
                  <w:marRight w:val="0"/>
                  <w:marTop w:val="60"/>
                  <w:marBottom w:val="30"/>
                  <w:divBdr>
                    <w:top w:val="none" w:sz="0" w:space="0" w:color="auto"/>
                    <w:left w:val="none" w:sz="0" w:space="0" w:color="auto"/>
                    <w:bottom w:val="none" w:sz="0" w:space="0" w:color="auto"/>
                    <w:right w:val="none" w:sz="0" w:space="0" w:color="auto"/>
                  </w:divBdr>
                </w:div>
                <w:div w:id="201802230">
                  <w:marLeft w:val="0"/>
                  <w:marRight w:val="0"/>
                  <w:marTop w:val="60"/>
                  <w:marBottom w:val="30"/>
                  <w:divBdr>
                    <w:top w:val="none" w:sz="0" w:space="0" w:color="auto"/>
                    <w:left w:val="none" w:sz="0" w:space="0" w:color="auto"/>
                    <w:bottom w:val="none" w:sz="0" w:space="0" w:color="auto"/>
                    <w:right w:val="none" w:sz="0" w:space="0" w:color="auto"/>
                  </w:divBdr>
                </w:div>
              </w:divsChild>
            </w:div>
            <w:div w:id="201798868">
              <w:marLeft w:val="0"/>
              <w:marRight w:val="0"/>
              <w:marTop w:val="0"/>
              <w:marBottom w:val="0"/>
              <w:divBdr>
                <w:top w:val="none" w:sz="0" w:space="0" w:color="auto"/>
                <w:left w:val="none" w:sz="0" w:space="0" w:color="auto"/>
                <w:bottom w:val="none" w:sz="0" w:space="0" w:color="auto"/>
                <w:right w:val="none" w:sz="0" w:space="0" w:color="auto"/>
              </w:divBdr>
              <w:divsChild>
                <w:div w:id="20179748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74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34">
              <w:marLeft w:val="0"/>
              <w:marRight w:val="0"/>
              <w:marTop w:val="0"/>
              <w:marBottom w:val="0"/>
              <w:divBdr>
                <w:top w:val="none" w:sz="0" w:space="0" w:color="auto"/>
                <w:left w:val="none" w:sz="0" w:space="0" w:color="auto"/>
                <w:bottom w:val="none" w:sz="0" w:space="0" w:color="auto"/>
                <w:right w:val="none" w:sz="0" w:space="0" w:color="auto"/>
              </w:divBdr>
              <w:divsChild>
                <w:div w:id="20180317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591">
              <w:marLeft w:val="75"/>
              <w:marRight w:val="75"/>
              <w:marTop w:val="75"/>
              <w:marBottom w:val="0"/>
              <w:divBdr>
                <w:top w:val="none" w:sz="0" w:space="0" w:color="auto"/>
                <w:left w:val="none" w:sz="0" w:space="0" w:color="auto"/>
                <w:bottom w:val="none" w:sz="0" w:space="0" w:color="auto"/>
                <w:right w:val="none" w:sz="0" w:space="0" w:color="auto"/>
              </w:divBdr>
              <w:divsChild>
                <w:div w:id="201798528">
                  <w:marLeft w:val="0"/>
                  <w:marRight w:val="0"/>
                  <w:marTop w:val="60"/>
                  <w:marBottom w:val="30"/>
                  <w:divBdr>
                    <w:top w:val="none" w:sz="0" w:space="0" w:color="auto"/>
                    <w:left w:val="none" w:sz="0" w:space="0" w:color="auto"/>
                    <w:bottom w:val="none" w:sz="0" w:space="0" w:color="auto"/>
                    <w:right w:val="none" w:sz="0" w:space="0" w:color="auto"/>
                  </w:divBdr>
                </w:div>
                <w:div w:id="201802858">
                  <w:marLeft w:val="0"/>
                  <w:marRight w:val="0"/>
                  <w:marTop w:val="60"/>
                  <w:marBottom w:val="30"/>
                  <w:divBdr>
                    <w:top w:val="none" w:sz="0" w:space="0" w:color="auto"/>
                    <w:left w:val="none" w:sz="0" w:space="0" w:color="auto"/>
                    <w:bottom w:val="none" w:sz="0" w:space="0" w:color="auto"/>
                    <w:right w:val="none" w:sz="0" w:space="0" w:color="auto"/>
                  </w:divBdr>
                </w:div>
                <w:div w:id="20180316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51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22">
              <w:marLeft w:val="0"/>
              <w:marRight w:val="0"/>
              <w:marTop w:val="0"/>
              <w:marBottom w:val="0"/>
              <w:divBdr>
                <w:top w:val="none" w:sz="0" w:space="0" w:color="auto"/>
                <w:left w:val="none" w:sz="0" w:space="0" w:color="auto"/>
                <w:bottom w:val="none" w:sz="0" w:space="0" w:color="auto"/>
                <w:right w:val="none" w:sz="0" w:space="0" w:color="auto"/>
              </w:divBdr>
              <w:divsChild>
                <w:div w:id="20179788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058">
              <w:marLeft w:val="75"/>
              <w:marRight w:val="75"/>
              <w:marTop w:val="75"/>
              <w:marBottom w:val="0"/>
              <w:divBdr>
                <w:top w:val="none" w:sz="0" w:space="0" w:color="auto"/>
                <w:left w:val="none" w:sz="0" w:space="0" w:color="auto"/>
                <w:bottom w:val="none" w:sz="0" w:space="0" w:color="auto"/>
                <w:right w:val="none" w:sz="0" w:space="0" w:color="auto"/>
              </w:divBdr>
              <w:divsChild>
                <w:div w:id="201798931">
                  <w:marLeft w:val="0"/>
                  <w:marRight w:val="0"/>
                  <w:marTop w:val="60"/>
                  <w:marBottom w:val="30"/>
                  <w:divBdr>
                    <w:top w:val="none" w:sz="0" w:space="0" w:color="auto"/>
                    <w:left w:val="none" w:sz="0" w:space="0" w:color="auto"/>
                    <w:bottom w:val="none" w:sz="0" w:space="0" w:color="auto"/>
                    <w:right w:val="none" w:sz="0" w:space="0" w:color="auto"/>
                  </w:divBdr>
                </w:div>
                <w:div w:id="201800831">
                  <w:marLeft w:val="0"/>
                  <w:marRight w:val="0"/>
                  <w:marTop w:val="60"/>
                  <w:marBottom w:val="30"/>
                  <w:divBdr>
                    <w:top w:val="none" w:sz="0" w:space="0" w:color="auto"/>
                    <w:left w:val="none" w:sz="0" w:space="0" w:color="auto"/>
                    <w:bottom w:val="none" w:sz="0" w:space="0" w:color="auto"/>
                    <w:right w:val="none" w:sz="0" w:space="0" w:color="auto"/>
                  </w:divBdr>
                </w:div>
                <w:div w:id="20180183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79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89">
              <w:marLeft w:val="75"/>
              <w:marRight w:val="75"/>
              <w:marTop w:val="75"/>
              <w:marBottom w:val="0"/>
              <w:divBdr>
                <w:top w:val="none" w:sz="0" w:space="0" w:color="auto"/>
                <w:left w:val="none" w:sz="0" w:space="0" w:color="auto"/>
                <w:bottom w:val="none" w:sz="0" w:space="0" w:color="auto"/>
                <w:right w:val="none" w:sz="0" w:space="0" w:color="auto"/>
              </w:divBdr>
              <w:divsChild>
                <w:div w:id="201796817">
                  <w:marLeft w:val="0"/>
                  <w:marRight w:val="0"/>
                  <w:marTop w:val="60"/>
                  <w:marBottom w:val="30"/>
                  <w:divBdr>
                    <w:top w:val="none" w:sz="0" w:space="0" w:color="auto"/>
                    <w:left w:val="none" w:sz="0" w:space="0" w:color="auto"/>
                    <w:bottom w:val="none" w:sz="0" w:space="0" w:color="auto"/>
                    <w:right w:val="none" w:sz="0" w:space="0" w:color="auto"/>
                  </w:divBdr>
                </w:div>
                <w:div w:id="201799153">
                  <w:marLeft w:val="0"/>
                  <w:marRight w:val="0"/>
                  <w:marTop w:val="60"/>
                  <w:marBottom w:val="30"/>
                  <w:divBdr>
                    <w:top w:val="none" w:sz="0" w:space="0" w:color="auto"/>
                    <w:left w:val="none" w:sz="0" w:space="0" w:color="auto"/>
                    <w:bottom w:val="none" w:sz="0" w:space="0" w:color="auto"/>
                    <w:right w:val="none" w:sz="0" w:space="0" w:color="auto"/>
                  </w:divBdr>
                </w:div>
                <w:div w:id="201799374">
                  <w:marLeft w:val="0"/>
                  <w:marRight w:val="0"/>
                  <w:marTop w:val="60"/>
                  <w:marBottom w:val="30"/>
                  <w:divBdr>
                    <w:top w:val="none" w:sz="0" w:space="0" w:color="auto"/>
                    <w:left w:val="none" w:sz="0" w:space="0" w:color="auto"/>
                    <w:bottom w:val="none" w:sz="0" w:space="0" w:color="auto"/>
                    <w:right w:val="none" w:sz="0" w:space="0" w:color="auto"/>
                  </w:divBdr>
                </w:div>
              </w:divsChild>
            </w:div>
            <w:div w:id="201803030">
              <w:marLeft w:val="0"/>
              <w:marRight w:val="0"/>
              <w:marTop w:val="0"/>
              <w:marBottom w:val="0"/>
              <w:divBdr>
                <w:top w:val="none" w:sz="0" w:space="0" w:color="auto"/>
                <w:left w:val="none" w:sz="0" w:space="0" w:color="auto"/>
                <w:bottom w:val="none" w:sz="0" w:space="0" w:color="auto"/>
                <w:right w:val="none" w:sz="0" w:space="0" w:color="auto"/>
              </w:divBdr>
              <w:divsChild>
                <w:div w:id="2017969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15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97">
              <w:marLeft w:val="0"/>
              <w:marRight w:val="0"/>
              <w:marTop w:val="0"/>
              <w:marBottom w:val="0"/>
              <w:divBdr>
                <w:top w:val="none" w:sz="0" w:space="0" w:color="auto"/>
                <w:left w:val="none" w:sz="0" w:space="0" w:color="auto"/>
                <w:bottom w:val="none" w:sz="0" w:space="0" w:color="auto"/>
                <w:right w:val="none" w:sz="0" w:space="0" w:color="auto"/>
              </w:divBdr>
              <w:divsChild>
                <w:div w:id="20179530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054">
              <w:marLeft w:val="75"/>
              <w:marRight w:val="75"/>
              <w:marTop w:val="75"/>
              <w:marBottom w:val="0"/>
              <w:divBdr>
                <w:top w:val="none" w:sz="0" w:space="0" w:color="auto"/>
                <w:left w:val="none" w:sz="0" w:space="0" w:color="auto"/>
                <w:bottom w:val="none" w:sz="0" w:space="0" w:color="auto"/>
                <w:right w:val="none" w:sz="0" w:space="0" w:color="auto"/>
              </w:divBdr>
              <w:divsChild>
                <w:div w:id="201795705">
                  <w:marLeft w:val="0"/>
                  <w:marRight w:val="0"/>
                  <w:marTop w:val="60"/>
                  <w:marBottom w:val="30"/>
                  <w:divBdr>
                    <w:top w:val="none" w:sz="0" w:space="0" w:color="auto"/>
                    <w:left w:val="none" w:sz="0" w:space="0" w:color="auto"/>
                    <w:bottom w:val="none" w:sz="0" w:space="0" w:color="auto"/>
                    <w:right w:val="none" w:sz="0" w:space="0" w:color="auto"/>
                  </w:divBdr>
                </w:div>
                <w:div w:id="201797821">
                  <w:marLeft w:val="0"/>
                  <w:marRight w:val="0"/>
                  <w:marTop w:val="60"/>
                  <w:marBottom w:val="30"/>
                  <w:divBdr>
                    <w:top w:val="none" w:sz="0" w:space="0" w:color="auto"/>
                    <w:left w:val="none" w:sz="0" w:space="0" w:color="auto"/>
                    <w:bottom w:val="none" w:sz="0" w:space="0" w:color="auto"/>
                    <w:right w:val="none" w:sz="0" w:space="0" w:color="auto"/>
                  </w:divBdr>
                </w:div>
                <w:div w:id="20180015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91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50">
              <w:marLeft w:val="0"/>
              <w:marRight w:val="0"/>
              <w:marTop w:val="0"/>
              <w:marBottom w:val="0"/>
              <w:divBdr>
                <w:top w:val="none" w:sz="0" w:space="0" w:color="auto"/>
                <w:left w:val="none" w:sz="0" w:space="0" w:color="auto"/>
                <w:bottom w:val="none" w:sz="0" w:space="0" w:color="auto"/>
                <w:right w:val="none" w:sz="0" w:space="0" w:color="auto"/>
              </w:divBdr>
              <w:divsChild>
                <w:div w:id="20180080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679">
              <w:marLeft w:val="75"/>
              <w:marRight w:val="75"/>
              <w:marTop w:val="75"/>
              <w:marBottom w:val="0"/>
              <w:divBdr>
                <w:top w:val="none" w:sz="0" w:space="0" w:color="auto"/>
                <w:left w:val="none" w:sz="0" w:space="0" w:color="auto"/>
                <w:bottom w:val="none" w:sz="0" w:space="0" w:color="auto"/>
                <w:right w:val="none" w:sz="0" w:space="0" w:color="auto"/>
              </w:divBdr>
              <w:divsChild>
                <w:div w:id="201800136">
                  <w:marLeft w:val="0"/>
                  <w:marRight w:val="0"/>
                  <w:marTop w:val="60"/>
                  <w:marBottom w:val="30"/>
                  <w:divBdr>
                    <w:top w:val="none" w:sz="0" w:space="0" w:color="auto"/>
                    <w:left w:val="none" w:sz="0" w:space="0" w:color="auto"/>
                    <w:bottom w:val="none" w:sz="0" w:space="0" w:color="auto"/>
                    <w:right w:val="none" w:sz="0" w:space="0" w:color="auto"/>
                  </w:divBdr>
                </w:div>
                <w:div w:id="201800314">
                  <w:marLeft w:val="0"/>
                  <w:marRight w:val="0"/>
                  <w:marTop w:val="60"/>
                  <w:marBottom w:val="30"/>
                  <w:divBdr>
                    <w:top w:val="none" w:sz="0" w:space="0" w:color="auto"/>
                    <w:left w:val="none" w:sz="0" w:space="0" w:color="auto"/>
                    <w:bottom w:val="none" w:sz="0" w:space="0" w:color="auto"/>
                    <w:right w:val="none" w:sz="0" w:space="0" w:color="auto"/>
                  </w:divBdr>
                </w:div>
                <w:div w:id="20180040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17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52">
              <w:marLeft w:val="0"/>
              <w:marRight w:val="0"/>
              <w:marTop w:val="0"/>
              <w:marBottom w:val="0"/>
              <w:divBdr>
                <w:top w:val="none" w:sz="0" w:space="0" w:color="auto"/>
                <w:left w:val="none" w:sz="0" w:space="0" w:color="auto"/>
                <w:bottom w:val="none" w:sz="0" w:space="0" w:color="auto"/>
                <w:right w:val="none" w:sz="0" w:space="0" w:color="auto"/>
              </w:divBdr>
              <w:divsChild>
                <w:div w:id="20180252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329">
              <w:marLeft w:val="75"/>
              <w:marRight w:val="75"/>
              <w:marTop w:val="75"/>
              <w:marBottom w:val="0"/>
              <w:divBdr>
                <w:top w:val="none" w:sz="0" w:space="0" w:color="auto"/>
                <w:left w:val="none" w:sz="0" w:space="0" w:color="auto"/>
                <w:bottom w:val="none" w:sz="0" w:space="0" w:color="auto"/>
                <w:right w:val="none" w:sz="0" w:space="0" w:color="auto"/>
              </w:divBdr>
              <w:divsChild>
                <w:div w:id="201795343">
                  <w:marLeft w:val="0"/>
                  <w:marRight w:val="0"/>
                  <w:marTop w:val="60"/>
                  <w:marBottom w:val="30"/>
                  <w:divBdr>
                    <w:top w:val="none" w:sz="0" w:space="0" w:color="auto"/>
                    <w:left w:val="none" w:sz="0" w:space="0" w:color="auto"/>
                    <w:bottom w:val="none" w:sz="0" w:space="0" w:color="auto"/>
                    <w:right w:val="none" w:sz="0" w:space="0" w:color="auto"/>
                  </w:divBdr>
                </w:div>
                <w:div w:id="201799706">
                  <w:marLeft w:val="0"/>
                  <w:marRight w:val="0"/>
                  <w:marTop w:val="60"/>
                  <w:marBottom w:val="30"/>
                  <w:divBdr>
                    <w:top w:val="none" w:sz="0" w:space="0" w:color="auto"/>
                    <w:left w:val="none" w:sz="0" w:space="0" w:color="auto"/>
                    <w:bottom w:val="none" w:sz="0" w:space="0" w:color="auto"/>
                    <w:right w:val="none" w:sz="0" w:space="0" w:color="auto"/>
                  </w:divBdr>
                </w:div>
                <w:div w:id="20180161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98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33">
              <w:marLeft w:val="75"/>
              <w:marRight w:val="75"/>
              <w:marTop w:val="75"/>
              <w:marBottom w:val="0"/>
              <w:divBdr>
                <w:top w:val="none" w:sz="0" w:space="0" w:color="auto"/>
                <w:left w:val="none" w:sz="0" w:space="0" w:color="auto"/>
                <w:bottom w:val="none" w:sz="0" w:space="0" w:color="auto"/>
                <w:right w:val="none" w:sz="0" w:space="0" w:color="auto"/>
              </w:divBdr>
              <w:divsChild>
                <w:div w:id="201799741">
                  <w:marLeft w:val="0"/>
                  <w:marRight w:val="0"/>
                  <w:marTop w:val="60"/>
                  <w:marBottom w:val="30"/>
                  <w:divBdr>
                    <w:top w:val="none" w:sz="0" w:space="0" w:color="auto"/>
                    <w:left w:val="none" w:sz="0" w:space="0" w:color="auto"/>
                    <w:bottom w:val="none" w:sz="0" w:space="0" w:color="auto"/>
                    <w:right w:val="none" w:sz="0" w:space="0" w:color="auto"/>
                  </w:divBdr>
                </w:div>
                <w:div w:id="201801986">
                  <w:marLeft w:val="0"/>
                  <w:marRight w:val="0"/>
                  <w:marTop w:val="60"/>
                  <w:marBottom w:val="30"/>
                  <w:divBdr>
                    <w:top w:val="none" w:sz="0" w:space="0" w:color="auto"/>
                    <w:left w:val="none" w:sz="0" w:space="0" w:color="auto"/>
                    <w:bottom w:val="none" w:sz="0" w:space="0" w:color="auto"/>
                    <w:right w:val="none" w:sz="0" w:space="0" w:color="auto"/>
                  </w:divBdr>
                </w:div>
                <w:div w:id="20180288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1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535">
              <w:marLeft w:val="75"/>
              <w:marRight w:val="75"/>
              <w:marTop w:val="75"/>
              <w:marBottom w:val="0"/>
              <w:divBdr>
                <w:top w:val="none" w:sz="0" w:space="0" w:color="auto"/>
                <w:left w:val="none" w:sz="0" w:space="0" w:color="auto"/>
                <w:bottom w:val="none" w:sz="0" w:space="0" w:color="auto"/>
                <w:right w:val="none" w:sz="0" w:space="0" w:color="auto"/>
              </w:divBdr>
              <w:divsChild>
                <w:div w:id="201798202">
                  <w:marLeft w:val="0"/>
                  <w:marRight w:val="0"/>
                  <w:marTop w:val="60"/>
                  <w:marBottom w:val="30"/>
                  <w:divBdr>
                    <w:top w:val="none" w:sz="0" w:space="0" w:color="auto"/>
                    <w:left w:val="none" w:sz="0" w:space="0" w:color="auto"/>
                    <w:bottom w:val="none" w:sz="0" w:space="0" w:color="auto"/>
                    <w:right w:val="none" w:sz="0" w:space="0" w:color="auto"/>
                  </w:divBdr>
                </w:div>
                <w:div w:id="201800555">
                  <w:marLeft w:val="0"/>
                  <w:marRight w:val="0"/>
                  <w:marTop w:val="60"/>
                  <w:marBottom w:val="30"/>
                  <w:divBdr>
                    <w:top w:val="none" w:sz="0" w:space="0" w:color="auto"/>
                    <w:left w:val="none" w:sz="0" w:space="0" w:color="auto"/>
                    <w:bottom w:val="none" w:sz="0" w:space="0" w:color="auto"/>
                    <w:right w:val="none" w:sz="0" w:space="0" w:color="auto"/>
                  </w:divBdr>
                </w:div>
                <w:div w:id="201802390">
                  <w:marLeft w:val="0"/>
                  <w:marRight w:val="0"/>
                  <w:marTop w:val="60"/>
                  <w:marBottom w:val="30"/>
                  <w:divBdr>
                    <w:top w:val="none" w:sz="0" w:space="0" w:color="auto"/>
                    <w:left w:val="none" w:sz="0" w:space="0" w:color="auto"/>
                    <w:bottom w:val="none" w:sz="0" w:space="0" w:color="auto"/>
                    <w:right w:val="none" w:sz="0" w:space="0" w:color="auto"/>
                  </w:divBdr>
                </w:div>
              </w:divsChild>
            </w:div>
            <w:div w:id="201800574">
              <w:marLeft w:val="0"/>
              <w:marRight w:val="0"/>
              <w:marTop w:val="0"/>
              <w:marBottom w:val="0"/>
              <w:divBdr>
                <w:top w:val="none" w:sz="0" w:space="0" w:color="auto"/>
                <w:left w:val="none" w:sz="0" w:space="0" w:color="auto"/>
                <w:bottom w:val="none" w:sz="0" w:space="0" w:color="auto"/>
                <w:right w:val="none" w:sz="0" w:space="0" w:color="auto"/>
              </w:divBdr>
              <w:divsChild>
                <w:div w:id="2017980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314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55">
              <w:marLeft w:val="75"/>
              <w:marRight w:val="75"/>
              <w:marTop w:val="75"/>
              <w:marBottom w:val="0"/>
              <w:divBdr>
                <w:top w:val="none" w:sz="0" w:space="0" w:color="auto"/>
                <w:left w:val="none" w:sz="0" w:space="0" w:color="auto"/>
                <w:bottom w:val="none" w:sz="0" w:space="0" w:color="auto"/>
                <w:right w:val="none" w:sz="0" w:space="0" w:color="auto"/>
              </w:divBdr>
              <w:divsChild>
                <w:div w:id="201799115">
                  <w:marLeft w:val="0"/>
                  <w:marRight w:val="0"/>
                  <w:marTop w:val="60"/>
                  <w:marBottom w:val="30"/>
                  <w:divBdr>
                    <w:top w:val="none" w:sz="0" w:space="0" w:color="auto"/>
                    <w:left w:val="none" w:sz="0" w:space="0" w:color="auto"/>
                    <w:bottom w:val="none" w:sz="0" w:space="0" w:color="auto"/>
                    <w:right w:val="none" w:sz="0" w:space="0" w:color="auto"/>
                  </w:divBdr>
                </w:div>
                <w:div w:id="201799167">
                  <w:marLeft w:val="0"/>
                  <w:marRight w:val="0"/>
                  <w:marTop w:val="60"/>
                  <w:marBottom w:val="30"/>
                  <w:divBdr>
                    <w:top w:val="none" w:sz="0" w:space="0" w:color="auto"/>
                    <w:left w:val="none" w:sz="0" w:space="0" w:color="auto"/>
                    <w:bottom w:val="none" w:sz="0" w:space="0" w:color="auto"/>
                    <w:right w:val="none" w:sz="0" w:space="0" w:color="auto"/>
                  </w:divBdr>
                </w:div>
                <w:div w:id="201801903">
                  <w:marLeft w:val="0"/>
                  <w:marRight w:val="0"/>
                  <w:marTop w:val="60"/>
                  <w:marBottom w:val="30"/>
                  <w:divBdr>
                    <w:top w:val="none" w:sz="0" w:space="0" w:color="auto"/>
                    <w:left w:val="none" w:sz="0" w:space="0" w:color="auto"/>
                    <w:bottom w:val="none" w:sz="0" w:space="0" w:color="auto"/>
                    <w:right w:val="none" w:sz="0" w:space="0" w:color="auto"/>
                  </w:divBdr>
                </w:div>
              </w:divsChild>
            </w:div>
            <w:div w:id="201796179">
              <w:marLeft w:val="0"/>
              <w:marRight w:val="0"/>
              <w:marTop w:val="0"/>
              <w:marBottom w:val="0"/>
              <w:divBdr>
                <w:top w:val="none" w:sz="0" w:space="0" w:color="auto"/>
                <w:left w:val="none" w:sz="0" w:space="0" w:color="auto"/>
                <w:bottom w:val="none" w:sz="0" w:space="0" w:color="auto"/>
                <w:right w:val="none" w:sz="0" w:space="0" w:color="auto"/>
              </w:divBdr>
              <w:divsChild>
                <w:div w:id="2018017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6283">
      <w:marLeft w:val="0"/>
      <w:marRight w:val="0"/>
      <w:marTop w:val="0"/>
      <w:marBottom w:val="0"/>
      <w:divBdr>
        <w:top w:val="none" w:sz="0" w:space="0" w:color="auto"/>
        <w:left w:val="none" w:sz="0" w:space="0" w:color="auto"/>
        <w:bottom w:val="none" w:sz="0" w:space="0" w:color="auto"/>
        <w:right w:val="none" w:sz="0" w:space="0" w:color="auto"/>
      </w:divBdr>
      <w:divsChild>
        <w:div w:id="201795138">
          <w:marLeft w:val="0"/>
          <w:marRight w:val="0"/>
          <w:marTop w:val="75"/>
          <w:marBottom w:val="0"/>
          <w:divBdr>
            <w:top w:val="single" w:sz="6" w:space="4" w:color="A6C9E2"/>
            <w:left w:val="single" w:sz="6" w:space="4" w:color="A6C9E2"/>
            <w:bottom w:val="single" w:sz="6" w:space="4" w:color="A6C9E2"/>
            <w:right w:val="single" w:sz="6" w:space="4" w:color="A6C9E2"/>
          </w:divBdr>
          <w:divsChild>
            <w:div w:id="201802035">
              <w:marLeft w:val="75"/>
              <w:marRight w:val="75"/>
              <w:marTop w:val="75"/>
              <w:marBottom w:val="0"/>
              <w:divBdr>
                <w:top w:val="none" w:sz="0" w:space="0" w:color="auto"/>
                <w:left w:val="none" w:sz="0" w:space="0" w:color="auto"/>
                <w:bottom w:val="none" w:sz="0" w:space="0" w:color="auto"/>
                <w:right w:val="none" w:sz="0" w:space="0" w:color="auto"/>
              </w:divBdr>
              <w:divsChild>
                <w:div w:id="201796399">
                  <w:marLeft w:val="0"/>
                  <w:marRight w:val="0"/>
                  <w:marTop w:val="60"/>
                  <w:marBottom w:val="30"/>
                  <w:divBdr>
                    <w:top w:val="none" w:sz="0" w:space="0" w:color="auto"/>
                    <w:left w:val="none" w:sz="0" w:space="0" w:color="auto"/>
                    <w:bottom w:val="none" w:sz="0" w:space="0" w:color="auto"/>
                    <w:right w:val="none" w:sz="0" w:space="0" w:color="auto"/>
                  </w:divBdr>
                </w:div>
                <w:div w:id="201797275">
                  <w:marLeft w:val="0"/>
                  <w:marRight w:val="0"/>
                  <w:marTop w:val="60"/>
                  <w:marBottom w:val="30"/>
                  <w:divBdr>
                    <w:top w:val="none" w:sz="0" w:space="0" w:color="auto"/>
                    <w:left w:val="none" w:sz="0" w:space="0" w:color="auto"/>
                    <w:bottom w:val="none" w:sz="0" w:space="0" w:color="auto"/>
                    <w:right w:val="none" w:sz="0" w:space="0" w:color="auto"/>
                  </w:divBdr>
                </w:div>
                <w:div w:id="201798229">
                  <w:marLeft w:val="0"/>
                  <w:marRight w:val="0"/>
                  <w:marTop w:val="60"/>
                  <w:marBottom w:val="30"/>
                  <w:divBdr>
                    <w:top w:val="none" w:sz="0" w:space="0" w:color="auto"/>
                    <w:left w:val="none" w:sz="0" w:space="0" w:color="auto"/>
                    <w:bottom w:val="none" w:sz="0" w:space="0" w:color="auto"/>
                    <w:right w:val="none" w:sz="0" w:space="0" w:color="auto"/>
                  </w:divBdr>
                </w:div>
              </w:divsChild>
            </w:div>
            <w:div w:id="201803059">
              <w:marLeft w:val="0"/>
              <w:marRight w:val="0"/>
              <w:marTop w:val="0"/>
              <w:marBottom w:val="0"/>
              <w:divBdr>
                <w:top w:val="none" w:sz="0" w:space="0" w:color="auto"/>
                <w:left w:val="none" w:sz="0" w:space="0" w:color="auto"/>
                <w:bottom w:val="none" w:sz="0" w:space="0" w:color="auto"/>
                <w:right w:val="none" w:sz="0" w:space="0" w:color="auto"/>
              </w:divBdr>
              <w:divsChild>
                <w:div w:id="20179988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23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12">
              <w:marLeft w:val="75"/>
              <w:marRight w:val="75"/>
              <w:marTop w:val="75"/>
              <w:marBottom w:val="0"/>
              <w:divBdr>
                <w:top w:val="none" w:sz="0" w:space="0" w:color="auto"/>
                <w:left w:val="none" w:sz="0" w:space="0" w:color="auto"/>
                <w:bottom w:val="none" w:sz="0" w:space="0" w:color="auto"/>
                <w:right w:val="none" w:sz="0" w:space="0" w:color="auto"/>
              </w:divBdr>
              <w:divsChild>
                <w:div w:id="201797682">
                  <w:marLeft w:val="0"/>
                  <w:marRight w:val="0"/>
                  <w:marTop w:val="60"/>
                  <w:marBottom w:val="30"/>
                  <w:divBdr>
                    <w:top w:val="none" w:sz="0" w:space="0" w:color="auto"/>
                    <w:left w:val="none" w:sz="0" w:space="0" w:color="auto"/>
                    <w:bottom w:val="none" w:sz="0" w:space="0" w:color="auto"/>
                    <w:right w:val="none" w:sz="0" w:space="0" w:color="auto"/>
                  </w:divBdr>
                </w:div>
                <w:div w:id="201798585">
                  <w:marLeft w:val="0"/>
                  <w:marRight w:val="0"/>
                  <w:marTop w:val="60"/>
                  <w:marBottom w:val="30"/>
                  <w:divBdr>
                    <w:top w:val="none" w:sz="0" w:space="0" w:color="auto"/>
                    <w:left w:val="none" w:sz="0" w:space="0" w:color="auto"/>
                    <w:bottom w:val="none" w:sz="0" w:space="0" w:color="auto"/>
                    <w:right w:val="none" w:sz="0" w:space="0" w:color="auto"/>
                  </w:divBdr>
                </w:div>
                <w:div w:id="201801048">
                  <w:marLeft w:val="0"/>
                  <w:marRight w:val="0"/>
                  <w:marTop w:val="60"/>
                  <w:marBottom w:val="30"/>
                  <w:divBdr>
                    <w:top w:val="none" w:sz="0" w:space="0" w:color="auto"/>
                    <w:left w:val="none" w:sz="0" w:space="0" w:color="auto"/>
                    <w:bottom w:val="none" w:sz="0" w:space="0" w:color="auto"/>
                    <w:right w:val="none" w:sz="0" w:space="0" w:color="auto"/>
                  </w:divBdr>
                </w:div>
              </w:divsChild>
            </w:div>
            <w:div w:id="201801556">
              <w:marLeft w:val="0"/>
              <w:marRight w:val="0"/>
              <w:marTop w:val="0"/>
              <w:marBottom w:val="0"/>
              <w:divBdr>
                <w:top w:val="none" w:sz="0" w:space="0" w:color="auto"/>
                <w:left w:val="none" w:sz="0" w:space="0" w:color="auto"/>
                <w:bottom w:val="none" w:sz="0" w:space="0" w:color="auto"/>
                <w:right w:val="none" w:sz="0" w:space="0" w:color="auto"/>
              </w:divBdr>
              <w:divsChild>
                <w:div w:id="20179915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30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989">
              <w:marLeft w:val="0"/>
              <w:marRight w:val="0"/>
              <w:marTop w:val="0"/>
              <w:marBottom w:val="0"/>
              <w:divBdr>
                <w:top w:val="none" w:sz="0" w:space="0" w:color="auto"/>
                <w:left w:val="none" w:sz="0" w:space="0" w:color="auto"/>
                <w:bottom w:val="none" w:sz="0" w:space="0" w:color="auto"/>
                <w:right w:val="none" w:sz="0" w:space="0" w:color="auto"/>
              </w:divBdr>
              <w:divsChild>
                <w:div w:id="2018031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650">
              <w:marLeft w:val="75"/>
              <w:marRight w:val="75"/>
              <w:marTop w:val="75"/>
              <w:marBottom w:val="0"/>
              <w:divBdr>
                <w:top w:val="none" w:sz="0" w:space="0" w:color="auto"/>
                <w:left w:val="none" w:sz="0" w:space="0" w:color="auto"/>
                <w:bottom w:val="none" w:sz="0" w:space="0" w:color="auto"/>
                <w:right w:val="none" w:sz="0" w:space="0" w:color="auto"/>
              </w:divBdr>
              <w:divsChild>
                <w:div w:id="201795122">
                  <w:marLeft w:val="0"/>
                  <w:marRight w:val="0"/>
                  <w:marTop w:val="60"/>
                  <w:marBottom w:val="30"/>
                  <w:divBdr>
                    <w:top w:val="none" w:sz="0" w:space="0" w:color="auto"/>
                    <w:left w:val="none" w:sz="0" w:space="0" w:color="auto"/>
                    <w:bottom w:val="none" w:sz="0" w:space="0" w:color="auto"/>
                    <w:right w:val="none" w:sz="0" w:space="0" w:color="auto"/>
                  </w:divBdr>
                </w:div>
                <w:div w:id="201798164">
                  <w:marLeft w:val="0"/>
                  <w:marRight w:val="0"/>
                  <w:marTop w:val="60"/>
                  <w:marBottom w:val="30"/>
                  <w:divBdr>
                    <w:top w:val="none" w:sz="0" w:space="0" w:color="auto"/>
                    <w:left w:val="none" w:sz="0" w:space="0" w:color="auto"/>
                    <w:bottom w:val="none" w:sz="0" w:space="0" w:color="auto"/>
                    <w:right w:val="none" w:sz="0" w:space="0" w:color="auto"/>
                  </w:divBdr>
                </w:div>
                <w:div w:id="20179872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560">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43">
              <w:marLeft w:val="75"/>
              <w:marRight w:val="75"/>
              <w:marTop w:val="75"/>
              <w:marBottom w:val="0"/>
              <w:divBdr>
                <w:top w:val="none" w:sz="0" w:space="0" w:color="auto"/>
                <w:left w:val="none" w:sz="0" w:space="0" w:color="auto"/>
                <w:bottom w:val="none" w:sz="0" w:space="0" w:color="auto"/>
                <w:right w:val="none" w:sz="0" w:space="0" w:color="auto"/>
              </w:divBdr>
              <w:divsChild>
                <w:div w:id="201799431">
                  <w:marLeft w:val="0"/>
                  <w:marRight w:val="0"/>
                  <w:marTop w:val="60"/>
                  <w:marBottom w:val="30"/>
                  <w:divBdr>
                    <w:top w:val="none" w:sz="0" w:space="0" w:color="auto"/>
                    <w:left w:val="none" w:sz="0" w:space="0" w:color="auto"/>
                    <w:bottom w:val="none" w:sz="0" w:space="0" w:color="auto"/>
                    <w:right w:val="none" w:sz="0" w:space="0" w:color="auto"/>
                  </w:divBdr>
                </w:div>
                <w:div w:id="201800439">
                  <w:marLeft w:val="0"/>
                  <w:marRight w:val="0"/>
                  <w:marTop w:val="60"/>
                  <w:marBottom w:val="30"/>
                  <w:divBdr>
                    <w:top w:val="none" w:sz="0" w:space="0" w:color="auto"/>
                    <w:left w:val="none" w:sz="0" w:space="0" w:color="auto"/>
                    <w:bottom w:val="none" w:sz="0" w:space="0" w:color="auto"/>
                    <w:right w:val="none" w:sz="0" w:space="0" w:color="auto"/>
                  </w:divBdr>
                </w:div>
                <w:div w:id="20180289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2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29">
              <w:marLeft w:val="0"/>
              <w:marRight w:val="0"/>
              <w:marTop w:val="0"/>
              <w:marBottom w:val="0"/>
              <w:divBdr>
                <w:top w:val="none" w:sz="0" w:space="0" w:color="auto"/>
                <w:left w:val="none" w:sz="0" w:space="0" w:color="auto"/>
                <w:bottom w:val="none" w:sz="0" w:space="0" w:color="auto"/>
                <w:right w:val="none" w:sz="0" w:space="0" w:color="auto"/>
              </w:divBdr>
              <w:divsChild>
                <w:div w:id="20179641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626">
              <w:marLeft w:val="75"/>
              <w:marRight w:val="75"/>
              <w:marTop w:val="75"/>
              <w:marBottom w:val="0"/>
              <w:divBdr>
                <w:top w:val="none" w:sz="0" w:space="0" w:color="auto"/>
                <w:left w:val="none" w:sz="0" w:space="0" w:color="auto"/>
                <w:bottom w:val="none" w:sz="0" w:space="0" w:color="auto"/>
                <w:right w:val="none" w:sz="0" w:space="0" w:color="auto"/>
              </w:divBdr>
              <w:divsChild>
                <w:div w:id="201800965">
                  <w:marLeft w:val="0"/>
                  <w:marRight w:val="0"/>
                  <w:marTop w:val="60"/>
                  <w:marBottom w:val="30"/>
                  <w:divBdr>
                    <w:top w:val="none" w:sz="0" w:space="0" w:color="auto"/>
                    <w:left w:val="none" w:sz="0" w:space="0" w:color="auto"/>
                    <w:bottom w:val="none" w:sz="0" w:space="0" w:color="auto"/>
                    <w:right w:val="none" w:sz="0" w:space="0" w:color="auto"/>
                  </w:divBdr>
                </w:div>
                <w:div w:id="201802357">
                  <w:marLeft w:val="0"/>
                  <w:marRight w:val="0"/>
                  <w:marTop w:val="60"/>
                  <w:marBottom w:val="30"/>
                  <w:divBdr>
                    <w:top w:val="none" w:sz="0" w:space="0" w:color="auto"/>
                    <w:left w:val="none" w:sz="0" w:space="0" w:color="auto"/>
                    <w:bottom w:val="none" w:sz="0" w:space="0" w:color="auto"/>
                    <w:right w:val="none" w:sz="0" w:space="0" w:color="auto"/>
                  </w:divBdr>
                </w:div>
                <w:div w:id="20180293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52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37">
              <w:marLeft w:val="75"/>
              <w:marRight w:val="75"/>
              <w:marTop w:val="75"/>
              <w:marBottom w:val="0"/>
              <w:divBdr>
                <w:top w:val="none" w:sz="0" w:space="0" w:color="auto"/>
                <w:left w:val="none" w:sz="0" w:space="0" w:color="auto"/>
                <w:bottom w:val="none" w:sz="0" w:space="0" w:color="auto"/>
                <w:right w:val="none" w:sz="0" w:space="0" w:color="auto"/>
              </w:divBdr>
              <w:divsChild>
                <w:div w:id="201795142">
                  <w:marLeft w:val="0"/>
                  <w:marRight w:val="0"/>
                  <w:marTop w:val="60"/>
                  <w:marBottom w:val="30"/>
                  <w:divBdr>
                    <w:top w:val="none" w:sz="0" w:space="0" w:color="auto"/>
                    <w:left w:val="none" w:sz="0" w:space="0" w:color="auto"/>
                    <w:bottom w:val="none" w:sz="0" w:space="0" w:color="auto"/>
                    <w:right w:val="none" w:sz="0" w:space="0" w:color="auto"/>
                  </w:divBdr>
                </w:div>
                <w:div w:id="201802158">
                  <w:marLeft w:val="0"/>
                  <w:marRight w:val="0"/>
                  <w:marTop w:val="60"/>
                  <w:marBottom w:val="30"/>
                  <w:divBdr>
                    <w:top w:val="none" w:sz="0" w:space="0" w:color="auto"/>
                    <w:left w:val="none" w:sz="0" w:space="0" w:color="auto"/>
                    <w:bottom w:val="none" w:sz="0" w:space="0" w:color="auto"/>
                    <w:right w:val="none" w:sz="0" w:space="0" w:color="auto"/>
                  </w:divBdr>
                </w:div>
                <w:div w:id="201802612">
                  <w:marLeft w:val="0"/>
                  <w:marRight w:val="0"/>
                  <w:marTop w:val="60"/>
                  <w:marBottom w:val="30"/>
                  <w:divBdr>
                    <w:top w:val="none" w:sz="0" w:space="0" w:color="auto"/>
                    <w:left w:val="none" w:sz="0" w:space="0" w:color="auto"/>
                    <w:bottom w:val="none" w:sz="0" w:space="0" w:color="auto"/>
                    <w:right w:val="none" w:sz="0" w:space="0" w:color="auto"/>
                  </w:divBdr>
                </w:div>
              </w:divsChild>
            </w:div>
            <w:div w:id="201801740">
              <w:marLeft w:val="0"/>
              <w:marRight w:val="0"/>
              <w:marTop w:val="0"/>
              <w:marBottom w:val="0"/>
              <w:divBdr>
                <w:top w:val="none" w:sz="0" w:space="0" w:color="auto"/>
                <w:left w:val="none" w:sz="0" w:space="0" w:color="auto"/>
                <w:bottom w:val="none" w:sz="0" w:space="0" w:color="auto"/>
                <w:right w:val="none" w:sz="0" w:space="0" w:color="auto"/>
              </w:divBdr>
              <w:divsChild>
                <w:div w:id="20180109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32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68">
              <w:marLeft w:val="75"/>
              <w:marRight w:val="75"/>
              <w:marTop w:val="75"/>
              <w:marBottom w:val="0"/>
              <w:divBdr>
                <w:top w:val="none" w:sz="0" w:space="0" w:color="auto"/>
                <w:left w:val="none" w:sz="0" w:space="0" w:color="auto"/>
                <w:bottom w:val="none" w:sz="0" w:space="0" w:color="auto"/>
                <w:right w:val="none" w:sz="0" w:space="0" w:color="auto"/>
              </w:divBdr>
              <w:divsChild>
                <w:div w:id="201797549">
                  <w:marLeft w:val="0"/>
                  <w:marRight w:val="0"/>
                  <w:marTop w:val="60"/>
                  <w:marBottom w:val="30"/>
                  <w:divBdr>
                    <w:top w:val="none" w:sz="0" w:space="0" w:color="auto"/>
                    <w:left w:val="none" w:sz="0" w:space="0" w:color="auto"/>
                    <w:bottom w:val="none" w:sz="0" w:space="0" w:color="auto"/>
                    <w:right w:val="none" w:sz="0" w:space="0" w:color="auto"/>
                  </w:divBdr>
                </w:div>
                <w:div w:id="201799045">
                  <w:marLeft w:val="0"/>
                  <w:marRight w:val="0"/>
                  <w:marTop w:val="60"/>
                  <w:marBottom w:val="30"/>
                  <w:divBdr>
                    <w:top w:val="none" w:sz="0" w:space="0" w:color="auto"/>
                    <w:left w:val="none" w:sz="0" w:space="0" w:color="auto"/>
                    <w:bottom w:val="none" w:sz="0" w:space="0" w:color="auto"/>
                    <w:right w:val="none" w:sz="0" w:space="0" w:color="auto"/>
                  </w:divBdr>
                </w:div>
                <w:div w:id="201802484">
                  <w:marLeft w:val="0"/>
                  <w:marRight w:val="0"/>
                  <w:marTop w:val="60"/>
                  <w:marBottom w:val="30"/>
                  <w:divBdr>
                    <w:top w:val="none" w:sz="0" w:space="0" w:color="auto"/>
                    <w:left w:val="none" w:sz="0" w:space="0" w:color="auto"/>
                    <w:bottom w:val="none" w:sz="0" w:space="0" w:color="auto"/>
                    <w:right w:val="none" w:sz="0" w:space="0" w:color="auto"/>
                  </w:divBdr>
                </w:div>
              </w:divsChild>
            </w:div>
            <w:div w:id="201800307">
              <w:marLeft w:val="0"/>
              <w:marRight w:val="0"/>
              <w:marTop w:val="0"/>
              <w:marBottom w:val="0"/>
              <w:divBdr>
                <w:top w:val="none" w:sz="0" w:space="0" w:color="auto"/>
                <w:left w:val="none" w:sz="0" w:space="0" w:color="auto"/>
                <w:bottom w:val="none" w:sz="0" w:space="0" w:color="auto"/>
                <w:right w:val="none" w:sz="0" w:space="0" w:color="auto"/>
              </w:divBdr>
              <w:divsChild>
                <w:div w:id="2017964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934">
          <w:marLeft w:val="0"/>
          <w:marRight w:val="0"/>
          <w:marTop w:val="75"/>
          <w:marBottom w:val="0"/>
          <w:divBdr>
            <w:top w:val="single" w:sz="6" w:space="4" w:color="A6C9E2"/>
            <w:left w:val="single" w:sz="6" w:space="4" w:color="A6C9E2"/>
            <w:bottom w:val="single" w:sz="6" w:space="4" w:color="A6C9E2"/>
            <w:right w:val="single" w:sz="6" w:space="4" w:color="A6C9E2"/>
          </w:divBdr>
          <w:divsChild>
            <w:div w:id="201801757">
              <w:marLeft w:val="75"/>
              <w:marRight w:val="75"/>
              <w:marTop w:val="75"/>
              <w:marBottom w:val="0"/>
              <w:divBdr>
                <w:top w:val="none" w:sz="0" w:space="0" w:color="auto"/>
                <w:left w:val="none" w:sz="0" w:space="0" w:color="auto"/>
                <w:bottom w:val="none" w:sz="0" w:space="0" w:color="auto"/>
                <w:right w:val="none" w:sz="0" w:space="0" w:color="auto"/>
              </w:divBdr>
              <w:divsChild>
                <w:div w:id="201795150">
                  <w:marLeft w:val="0"/>
                  <w:marRight w:val="0"/>
                  <w:marTop w:val="60"/>
                  <w:marBottom w:val="30"/>
                  <w:divBdr>
                    <w:top w:val="none" w:sz="0" w:space="0" w:color="auto"/>
                    <w:left w:val="none" w:sz="0" w:space="0" w:color="auto"/>
                    <w:bottom w:val="none" w:sz="0" w:space="0" w:color="auto"/>
                    <w:right w:val="none" w:sz="0" w:space="0" w:color="auto"/>
                  </w:divBdr>
                </w:div>
                <w:div w:id="201798789">
                  <w:marLeft w:val="0"/>
                  <w:marRight w:val="0"/>
                  <w:marTop w:val="60"/>
                  <w:marBottom w:val="30"/>
                  <w:divBdr>
                    <w:top w:val="none" w:sz="0" w:space="0" w:color="auto"/>
                    <w:left w:val="none" w:sz="0" w:space="0" w:color="auto"/>
                    <w:bottom w:val="none" w:sz="0" w:space="0" w:color="auto"/>
                    <w:right w:val="none" w:sz="0" w:space="0" w:color="auto"/>
                  </w:divBdr>
                </w:div>
                <w:div w:id="201802559">
                  <w:marLeft w:val="0"/>
                  <w:marRight w:val="0"/>
                  <w:marTop w:val="60"/>
                  <w:marBottom w:val="30"/>
                  <w:divBdr>
                    <w:top w:val="none" w:sz="0" w:space="0" w:color="auto"/>
                    <w:left w:val="none" w:sz="0" w:space="0" w:color="auto"/>
                    <w:bottom w:val="none" w:sz="0" w:space="0" w:color="auto"/>
                    <w:right w:val="none" w:sz="0" w:space="0" w:color="auto"/>
                  </w:divBdr>
                </w:div>
              </w:divsChild>
            </w:div>
            <w:div w:id="201803170">
              <w:marLeft w:val="0"/>
              <w:marRight w:val="0"/>
              <w:marTop w:val="0"/>
              <w:marBottom w:val="0"/>
              <w:divBdr>
                <w:top w:val="none" w:sz="0" w:space="0" w:color="auto"/>
                <w:left w:val="none" w:sz="0" w:space="0" w:color="auto"/>
                <w:bottom w:val="none" w:sz="0" w:space="0" w:color="auto"/>
                <w:right w:val="none" w:sz="0" w:space="0" w:color="auto"/>
              </w:divBdr>
              <w:divsChild>
                <w:div w:id="2017984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12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92">
              <w:marLeft w:val="0"/>
              <w:marRight w:val="0"/>
              <w:marTop w:val="0"/>
              <w:marBottom w:val="0"/>
              <w:divBdr>
                <w:top w:val="none" w:sz="0" w:space="0" w:color="auto"/>
                <w:left w:val="none" w:sz="0" w:space="0" w:color="auto"/>
                <w:bottom w:val="none" w:sz="0" w:space="0" w:color="auto"/>
                <w:right w:val="none" w:sz="0" w:space="0" w:color="auto"/>
              </w:divBdr>
              <w:divsChild>
                <w:div w:id="2018021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591">
              <w:marLeft w:val="75"/>
              <w:marRight w:val="75"/>
              <w:marTop w:val="75"/>
              <w:marBottom w:val="0"/>
              <w:divBdr>
                <w:top w:val="none" w:sz="0" w:space="0" w:color="auto"/>
                <w:left w:val="none" w:sz="0" w:space="0" w:color="auto"/>
                <w:bottom w:val="none" w:sz="0" w:space="0" w:color="auto"/>
                <w:right w:val="none" w:sz="0" w:space="0" w:color="auto"/>
              </w:divBdr>
              <w:divsChild>
                <w:div w:id="201795272">
                  <w:marLeft w:val="0"/>
                  <w:marRight w:val="0"/>
                  <w:marTop w:val="60"/>
                  <w:marBottom w:val="30"/>
                  <w:divBdr>
                    <w:top w:val="none" w:sz="0" w:space="0" w:color="auto"/>
                    <w:left w:val="none" w:sz="0" w:space="0" w:color="auto"/>
                    <w:bottom w:val="none" w:sz="0" w:space="0" w:color="auto"/>
                    <w:right w:val="none" w:sz="0" w:space="0" w:color="auto"/>
                  </w:divBdr>
                </w:div>
                <w:div w:id="201797269">
                  <w:marLeft w:val="0"/>
                  <w:marRight w:val="0"/>
                  <w:marTop w:val="60"/>
                  <w:marBottom w:val="30"/>
                  <w:divBdr>
                    <w:top w:val="none" w:sz="0" w:space="0" w:color="auto"/>
                    <w:left w:val="none" w:sz="0" w:space="0" w:color="auto"/>
                    <w:bottom w:val="none" w:sz="0" w:space="0" w:color="auto"/>
                    <w:right w:val="none" w:sz="0" w:space="0" w:color="auto"/>
                  </w:divBdr>
                </w:div>
                <w:div w:id="20179892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11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53">
              <w:marLeft w:val="75"/>
              <w:marRight w:val="75"/>
              <w:marTop w:val="75"/>
              <w:marBottom w:val="0"/>
              <w:divBdr>
                <w:top w:val="none" w:sz="0" w:space="0" w:color="auto"/>
                <w:left w:val="none" w:sz="0" w:space="0" w:color="auto"/>
                <w:bottom w:val="none" w:sz="0" w:space="0" w:color="auto"/>
                <w:right w:val="none" w:sz="0" w:space="0" w:color="auto"/>
              </w:divBdr>
              <w:divsChild>
                <w:div w:id="201796253">
                  <w:marLeft w:val="0"/>
                  <w:marRight w:val="0"/>
                  <w:marTop w:val="60"/>
                  <w:marBottom w:val="30"/>
                  <w:divBdr>
                    <w:top w:val="none" w:sz="0" w:space="0" w:color="auto"/>
                    <w:left w:val="none" w:sz="0" w:space="0" w:color="auto"/>
                    <w:bottom w:val="none" w:sz="0" w:space="0" w:color="auto"/>
                    <w:right w:val="none" w:sz="0" w:space="0" w:color="auto"/>
                  </w:divBdr>
                </w:div>
                <w:div w:id="201797754">
                  <w:marLeft w:val="0"/>
                  <w:marRight w:val="0"/>
                  <w:marTop w:val="60"/>
                  <w:marBottom w:val="30"/>
                  <w:divBdr>
                    <w:top w:val="none" w:sz="0" w:space="0" w:color="auto"/>
                    <w:left w:val="none" w:sz="0" w:space="0" w:color="auto"/>
                    <w:bottom w:val="none" w:sz="0" w:space="0" w:color="auto"/>
                    <w:right w:val="none" w:sz="0" w:space="0" w:color="auto"/>
                  </w:divBdr>
                </w:div>
                <w:div w:id="201801485">
                  <w:marLeft w:val="0"/>
                  <w:marRight w:val="0"/>
                  <w:marTop w:val="60"/>
                  <w:marBottom w:val="30"/>
                  <w:divBdr>
                    <w:top w:val="none" w:sz="0" w:space="0" w:color="auto"/>
                    <w:left w:val="none" w:sz="0" w:space="0" w:color="auto"/>
                    <w:bottom w:val="none" w:sz="0" w:space="0" w:color="auto"/>
                    <w:right w:val="none" w:sz="0" w:space="0" w:color="auto"/>
                  </w:divBdr>
                </w:div>
              </w:divsChild>
            </w:div>
            <w:div w:id="201800856">
              <w:marLeft w:val="0"/>
              <w:marRight w:val="0"/>
              <w:marTop w:val="0"/>
              <w:marBottom w:val="0"/>
              <w:divBdr>
                <w:top w:val="none" w:sz="0" w:space="0" w:color="auto"/>
                <w:left w:val="none" w:sz="0" w:space="0" w:color="auto"/>
                <w:bottom w:val="none" w:sz="0" w:space="0" w:color="auto"/>
                <w:right w:val="none" w:sz="0" w:space="0" w:color="auto"/>
              </w:divBdr>
              <w:divsChild>
                <w:div w:id="20179806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24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89">
              <w:marLeft w:val="0"/>
              <w:marRight w:val="0"/>
              <w:marTop w:val="0"/>
              <w:marBottom w:val="0"/>
              <w:divBdr>
                <w:top w:val="none" w:sz="0" w:space="0" w:color="auto"/>
                <w:left w:val="none" w:sz="0" w:space="0" w:color="auto"/>
                <w:bottom w:val="none" w:sz="0" w:space="0" w:color="auto"/>
                <w:right w:val="none" w:sz="0" w:space="0" w:color="auto"/>
              </w:divBdr>
              <w:divsChild>
                <w:div w:id="20180213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164">
              <w:marLeft w:val="75"/>
              <w:marRight w:val="75"/>
              <w:marTop w:val="75"/>
              <w:marBottom w:val="0"/>
              <w:divBdr>
                <w:top w:val="none" w:sz="0" w:space="0" w:color="auto"/>
                <w:left w:val="none" w:sz="0" w:space="0" w:color="auto"/>
                <w:bottom w:val="none" w:sz="0" w:space="0" w:color="auto"/>
                <w:right w:val="none" w:sz="0" w:space="0" w:color="auto"/>
              </w:divBdr>
              <w:divsChild>
                <w:div w:id="201797122">
                  <w:marLeft w:val="0"/>
                  <w:marRight w:val="0"/>
                  <w:marTop w:val="60"/>
                  <w:marBottom w:val="30"/>
                  <w:divBdr>
                    <w:top w:val="none" w:sz="0" w:space="0" w:color="auto"/>
                    <w:left w:val="none" w:sz="0" w:space="0" w:color="auto"/>
                    <w:bottom w:val="none" w:sz="0" w:space="0" w:color="auto"/>
                    <w:right w:val="none" w:sz="0" w:space="0" w:color="auto"/>
                  </w:divBdr>
                </w:div>
                <w:div w:id="201800579">
                  <w:marLeft w:val="0"/>
                  <w:marRight w:val="0"/>
                  <w:marTop w:val="60"/>
                  <w:marBottom w:val="30"/>
                  <w:divBdr>
                    <w:top w:val="none" w:sz="0" w:space="0" w:color="auto"/>
                    <w:left w:val="none" w:sz="0" w:space="0" w:color="auto"/>
                    <w:bottom w:val="none" w:sz="0" w:space="0" w:color="auto"/>
                    <w:right w:val="none" w:sz="0" w:space="0" w:color="auto"/>
                  </w:divBdr>
                </w:div>
                <w:div w:id="20180132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41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52">
              <w:marLeft w:val="75"/>
              <w:marRight w:val="75"/>
              <w:marTop w:val="75"/>
              <w:marBottom w:val="0"/>
              <w:divBdr>
                <w:top w:val="none" w:sz="0" w:space="0" w:color="auto"/>
                <w:left w:val="none" w:sz="0" w:space="0" w:color="auto"/>
                <w:bottom w:val="none" w:sz="0" w:space="0" w:color="auto"/>
                <w:right w:val="none" w:sz="0" w:space="0" w:color="auto"/>
              </w:divBdr>
              <w:divsChild>
                <w:div w:id="201797078">
                  <w:marLeft w:val="0"/>
                  <w:marRight w:val="0"/>
                  <w:marTop w:val="60"/>
                  <w:marBottom w:val="30"/>
                  <w:divBdr>
                    <w:top w:val="none" w:sz="0" w:space="0" w:color="auto"/>
                    <w:left w:val="none" w:sz="0" w:space="0" w:color="auto"/>
                    <w:bottom w:val="none" w:sz="0" w:space="0" w:color="auto"/>
                    <w:right w:val="none" w:sz="0" w:space="0" w:color="auto"/>
                  </w:divBdr>
                </w:div>
                <w:div w:id="201799096">
                  <w:marLeft w:val="0"/>
                  <w:marRight w:val="0"/>
                  <w:marTop w:val="60"/>
                  <w:marBottom w:val="30"/>
                  <w:divBdr>
                    <w:top w:val="none" w:sz="0" w:space="0" w:color="auto"/>
                    <w:left w:val="none" w:sz="0" w:space="0" w:color="auto"/>
                    <w:bottom w:val="none" w:sz="0" w:space="0" w:color="auto"/>
                    <w:right w:val="none" w:sz="0" w:space="0" w:color="auto"/>
                  </w:divBdr>
                </w:div>
                <w:div w:id="201801315">
                  <w:marLeft w:val="0"/>
                  <w:marRight w:val="0"/>
                  <w:marTop w:val="60"/>
                  <w:marBottom w:val="30"/>
                  <w:divBdr>
                    <w:top w:val="none" w:sz="0" w:space="0" w:color="auto"/>
                    <w:left w:val="none" w:sz="0" w:space="0" w:color="auto"/>
                    <w:bottom w:val="none" w:sz="0" w:space="0" w:color="auto"/>
                    <w:right w:val="none" w:sz="0" w:space="0" w:color="auto"/>
                  </w:divBdr>
                </w:div>
              </w:divsChild>
            </w:div>
            <w:div w:id="201795507">
              <w:marLeft w:val="0"/>
              <w:marRight w:val="0"/>
              <w:marTop w:val="0"/>
              <w:marBottom w:val="0"/>
              <w:divBdr>
                <w:top w:val="none" w:sz="0" w:space="0" w:color="auto"/>
                <w:left w:val="none" w:sz="0" w:space="0" w:color="auto"/>
                <w:bottom w:val="none" w:sz="0" w:space="0" w:color="auto"/>
                <w:right w:val="none" w:sz="0" w:space="0" w:color="auto"/>
              </w:divBdr>
              <w:divsChild>
                <w:div w:id="20180171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9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08">
              <w:marLeft w:val="75"/>
              <w:marRight w:val="75"/>
              <w:marTop w:val="75"/>
              <w:marBottom w:val="0"/>
              <w:divBdr>
                <w:top w:val="none" w:sz="0" w:space="0" w:color="auto"/>
                <w:left w:val="none" w:sz="0" w:space="0" w:color="auto"/>
                <w:bottom w:val="none" w:sz="0" w:space="0" w:color="auto"/>
                <w:right w:val="none" w:sz="0" w:space="0" w:color="auto"/>
              </w:divBdr>
              <w:divsChild>
                <w:div w:id="201797615">
                  <w:marLeft w:val="0"/>
                  <w:marRight w:val="0"/>
                  <w:marTop w:val="60"/>
                  <w:marBottom w:val="30"/>
                  <w:divBdr>
                    <w:top w:val="none" w:sz="0" w:space="0" w:color="auto"/>
                    <w:left w:val="none" w:sz="0" w:space="0" w:color="auto"/>
                    <w:bottom w:val="none" w:sz="0" w:space="0" w:color="auto"/>
                    <w:right w:val="none" w:sz="0" w:space="0" w:color="auto"/>
                  </w:divBdr>
                </w:div>
                <w:div w:id="201800119">
                  <w:marLeft w:val="0"/>
                  <w:marRight w:val="0"/>
                  <w:marTop w:val="60"/>
                  <w:marBottom w:val="30"/>
                  <w:divBdr>
                    <w:top w:val="none" w:sz="0" w:space="0" w:color="auto"/>
                    <w:left w:val="none" w:sz="0" w:space="0" w:color="auto"/>
                    <w:bottom w:val="none" w:sz="0" w:space="0" w:color="auto"/>
                    <w:right w:val="none" w:sz="0" w:space="0" w:color="auto"/>
                  </w:divBdr>
                </w:div>
                <w:div w:id="201801726">
                  <w:marLeft w:val="0"/>
                  <w:marRight w:val="0"/>
                  <w:marTop w:val="60"/>
                  <w:marBottom w:val="30"/>
                  <w:divBdr>
                    <w:top w:val="none" w:sz="0" w:space="0" w:color="auto"/>
                    <w:left w:val="none" w:sz="0" w:space="0" w:color="auto"/>
                    <w:bottom w:val="none" w:sz="0" w:space="0" w:color="auto"/>
                    <w:right w:val="none" w:sz="0" w:space="0" w:color="auto"/>
                  </w:divBdr>
                </w:div>
              </w:divsChild>
            </w:div>
            <w:div w:id="201798006">
              <w:marLeft w:val="0"/>
              <w:marRight w:val="0"/>
              <w:marTop w:val="0"/>
              <w:marBottom w:val="0"/>
              <w:divBdr>
                <w:top w:val="none" w:sz="0" w:space="0" w:color="auto"/>
                <w:left w:val="none" w:sz="0" w:space="0" w:color="auto"/>
                <w:bottom w:val="none" w:sz="0" w:space="0" w:color="auto"/>
                <w:right w:val="none" w:sz="0" w:space="0" w:color="auto"/>
              </w:divBdr>
              <w:divsChild>
                <w:div w:id="20179792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975">
          <w:marLeft w:val="0"/>
          <w:marRight w:val="0"/>
          <w:marTop w:val="75"/>
          <w:marBottom w:val="0"/>
          <w:divBdr>
            <w:top w:val="single" w:sz="6" w:space="4" w:color="A6C9E2"/>
            <w:left w:val="single" w:sz="6" w:space="4" w:color="A6C9E2"/>
            <w:bottom w:val="single" w:sz="6" w:space="4" w:color="A6C9E2"/>
            <w:right w:val="single" w:sz="6" w:space="4" w:color="A6C9E2"/>
          </w:divBdr>
          <w:divsChild>
            <w:div w:id="201800722">
              <w:marLeft w:val="0"/>
              <w:marRight w:val="0"/>
              <w:marTop w:val="0"/>
              <w:marBottom w:val="0"/>
              <w:divBdr>
                <w:top w:val="none" w:sz="0" w:space="0" w:color="auto"/>
                <w:left w:val="none" w:sz="0" w:space="0" w:color="auto"/>
                <w:bottom w:val="none" w:sz="0" w:space="0" w:color="auto"/>
                <w:right w:val="none" w:sz="0" w:space="0" w:color="auto"/>
              </w:divBdr>
              <w:divsChild>
                <w:div w:id="20179994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77">
              <w:marLeft w:val="75"/>
              <w:marRight w:val="75"/>
              <w:marTop w:val="75"/>
              <w:marBottom w:val="0"/>
              <w:divBdr>
                <w:top w:val="none" w:sz="0" w:space="0" w:color="auto"/>
                <w:left w:val="none" w:sz="0" w:space="0" w:color="auto"/>
                <w:bottom w:val="none" w:sz="0" w:space="0" w:color="auto"/>
                <w:right w:val="none" w:sz="0" w:space="0" w:color="auto"/>
              </w:divBdr>
              <w:divsChild>
                <w:div w:id="201796902">
                  <w:marLeft w:val="0"/>
                  <w:marRight w:val="0"/>
                  <w:marTop w:val="60"/>
                  <w:marBottom w:val="30"/>
                  <w:divBdr>
                    <w:top w:val="none" w:sz="0" w:space="0" w:color="auto"/>
                    <w:left w:val="none" w:sz="0" w:space="0" w:color="auto"/>
                    <w:bottom w:val="none" w:sz="0" w:space="0" w:color="auto"/>
                    <w:right w:val="none" w:sz="0" w:space="0" w:color="auto"/>
                  </w:divBdr>
                </w:div>
                <w:div w:id="201801210">
                  <w:marLeft w:val="0"/>
                  <w:marRight w:val="0"/>
                  <w:marTop w:val="60"/>
                  <w:marBottom w:val="30"/>
                  <w:divBdr>
                    <w:top w:val="none" w:sz="0" w:space="0" w:color="auto"/>
                    <w:left w:val="none" w:sz="0" w:space="0" w:color="auto"/>
                    <w:bottom w:val="none" w:sz="0" w:space="0" w:color="auto"/>
                    <w:right w:val="none" w:sz="0" w:space="0" w:color="auto"/>
                  </w:divBdr>
                </w:div>
                <w:div w:id="20180186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6346">
      <w:marLeft w:val="0"/>
      <w:marRight w:val="0"/>
      <w:marTop w:val="0"/>
      <w:marBottom w:val="0"/>
      <w:divBdr>
        <w:top w:val="none" w:sz="0" w:space="0" w:color="auto"/>
        <w:left w:val="none" w:sz="0" w:space="0" w:color="auto"/>
        <w:bottom w:val="none" w:sz="0" w:space="0" w:color="auto"/>
        <w:right w:val="none" w:sz="0" w:space="0" w:color="auto"/>
      </w:divBdr>
      <w:divsChild>
        <w:div w:id="201801789">
          <w:marLeft w:val="75"/>
          <w:marRight w:val="75"/>
          <w:marTop w:val="75"/>
          <w:marBottom w:val="0"/>
          <w:divBdr>
            <w:top w:val="none" w:sz="0" w:space="0" w:color="auto"/>
            <w:left w:val="none" w:sz="0" w:space="0" w:color="auto"/>
            <w:bottom w:val="none" w:sz="0" w:space="0" w:color="auto"/>
            <w:right w:val="none" w:sz="0" w:space="0" w:color="auto"/>
          </w:divBdr>
          <w:divsChild>
            <w:div w:id="201798899">
              <w:marLeft w:val="0"/>
              <w:marRight w:val="0"/>
              <w:marTop w:val="60"/>
              <w:marBottom w:val="30"/>
              <w:divBdr>
                <w:top w:val="none" w:sz="0" w:space="0" w:color="auto"/>
                <w:left w:val="none" w:sz="0" w:space="0" w:color="auto"/>
                <w:bottom w:val="none" w:sz="0" w:space="0" w:color="auto"/>
                <w:right w:val="none" w:sz="0" w:space="0" w:color="auto"/>
              </w:divBdr>
            </w:div>
            <w:div w:id="201801132">
              <w:marLeft w:val="0"/>
              <w:marRight w:val="0"/>
              <w:marTop w:val="60"/>
              <w:marBottom w:val="30"/>
              <w:divBdr>
                <w:top w:val="none" w:sz="0" w:space="0" w:color="auto"/>
                <w:left w:val="none" w:sz="0" w:space="0" w:color="auto"/>
                <w:bottom w:val="none" w:sz="0" w:space="0" w:color="auto"/>
                <w:right w:val="none" w:sz="0" w:space="0" w:color="auto"/>
              </w:divBdr>
            </w:div>
            <w:div w:id="20180268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352">
      <w:marLeft w:val="0"/>
      <w:marRight w:val="0"/>
      <w:marTop w:val="0"/>
      <w:marBottom w:val="0"/>
      <w:divBdr>
        <w:top w:val="none" w:sz="0" w:space="0" w:color="auto"/>
        <w:left w:val="none" w:sz="0" w:space="0" w:color="auto"/>
        <w:bottom w:val="none" w:sz="0" w:space="0" w:color="auto"/>
        <w:right w:val="none" w:sz="0" w:space="0" w:color="auto"/>
      </w:divBdr>
      <w:divsChild>
        <w:div w:id="20179522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04">
              <w:marLeft w:val="75"/>
              <w:marRight w:val="75"/>
              <w:marTop w:val="75"/>
              <w:marBottom w:val="0"/>
              <w:divBdr>
                <w:top w:val="none" w:sz="0" w:space="0" w:color="auto"/>
                <w:left w:val="none" w:sz="0" w:space="0" w:color="auto"/>
                <w:bottom w:val="none" w:sz="0" w:space="0" w:color="auto"/>
                <w:right w:val="none" w:sz="0" w:space="0" w:color="auto"/>
              </w:divBdr>
              <w:divsChild>
                <w:div w:id="201796056">
                  <w:marLeft w:val="0"/>
                  <w:marRight w:val="0"/>
                  <w:marTop w:val="60"/>
                  <w:marBottom w:val="30"/>
                  <w:divBdr>
                    <w:top w:val="none" w:sz="0" w:space="0" w:color="auto"/>
                    <w:left w:val="none" w:sz="0" w:space="0" w:color="auto"/>
                    <w:bottom w:val="none" w:sz="0" w:space="0" w:color="auto"/>
                    <w:right w:val="none" w:sz="0" w:space="0" w:color="auto"/>
                  </w:divBdr>
                </w:div>
                <w:div w:id="201797654">
                  <w:marLeft w:val="0"/>
                  <w:marRight w:val="0"/>
                  <w:marTop w:val="60"/>
                  <w:marBottom w:val="30"/>
                  <w:divBdr>
                    <w:top w:val="none" w:sz="0" w:space="0" w:color="auto"/>
                    <w:left w:val="none" w:sz="0" w:space="0" w:color="auto"/>
                    <w:bottom w:val="none" w:sz="0" w:space="0" w:color="auto"/>
                    <w:right w:val="none" w:sz="0" w:space="0" w:color="auto"/>
                  </w:divBdr>
                </w:div>
                <w:div w:id="201803160">
                  <w:marLeft w:val="0"/>
                  <w:marRight w:val="0"/>
                  <w:marTop w:val="60"/>
                  <w:marBottom w:val="30"/>
                  <w:divBdr>
                    <w:top w:val="none" w:sz="0" w:space="0" w:color="auto"/>
                    <w:left w:val="none" w:sz="0" w:space="0" w:color="auto"/>
                    <w:bottom w:val="none" w:sz="0" w:space="0" w:color="auto"/>
                    <w:right w:val="none" w:sz="0" w:space="0" w:color="auto"/>
                  </w:divBdr>
                </w:div>
              </w:divsChild>
            </w:div>
            <w:div w:id="201801802">
              <w:marLeft w:val="0"/>
              <w:marRight w:val="0"/>
              <w:marTop w:val="0"/>
              <w:marBottom w:val="0"/>
              <w:divBdr>
                <w:top w:val="none" w:sz="0" w:space="0" w:color="auto"/>
                <w:left w:val="none" w:sz="0" w:space="0" w:color="auto"/>
                <w:bottom w:val="none" w:sz="0" w:space="0" w:color="auto"/>
                <w:right w:val="none" w:sz="0" w:space="0" w:color="auto"/>
              </w:divBdr>
              <w:divsChild>
                <w:div w:id="20179934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472">
          <w:marLeft w:val="0"/>
          <w:marRight w:val="0"/>
          <w:marTop w:val="75"/>
          <w:marBottom w:val="0"/>
          <w:divBdr>
            <w:top w:val="single" w:sz="6" w:space="4" w:color="A6C9E2"/>
            <w:left w:val="single" w:sz="6" w:space="4" w:color="A6C9E2"/>
            <w:bottom w:val="single" w:sz="6" w:space="4" w:color="A6C9E2"/>
            <w:right w:val="single" w:sz="6" w:space="4" w:color="A6C9E2"/>
          </w:divBdr>
          <w:divsChild>
            <w:div w:id="201798036">
              <w:marLeft w:val="0"/>
              <w:marRight w:val="0"/>
              <w:marTop w:val="0"/>
              <w:marBottom w:val="0"/>
              <w:divBdr>
                <w:top w:val="none" w:sz="0" w:space="0" w:color="auto"/>
                <w:left w:val="none" w:sz="0" w:space="0" w:color="auto"/>
                <w:bottom w:val="none" w:sz="0" w:space="0" w:color="auto"/>
                <w:right w:val="none" w:sz="0" w:space="0" w:color="auto"/>
              </w:divBdr>
              <w:divsChild>
                <w:div w:id="20180219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089">
              <w:marLeft w:val="75"/>
              <w:marRight w:val="75"/>
              <w:marTop w:val="75"/>
              <w:marBottom w:val="0"/>
              <w:divBdr>
                <w:top w:val="none" w:sz="0" w:space="0" w:color="auto"/>
                <w:left w:val="none" w:sz="0" w:space="0" w:color="auto"/>
                <w:bottom w:val="none" w:sz="0" w:space="0" w:color="auto"/>
                <w:right w:val="none" w:sz="0" w:space="0" w:color="auto"/>
              </w:divBdr>
              <w:divsChild>
                <w:div w:id="201799360">
                  <w:marLeft w:val="0"/>
                  <w:marRight w:val="0"/>
                  <w:marTop w:val="60"/>
                  <w:marBottom w:val="30"/>
                  <w:divBdr>
                    <w:top w:val="none" w:sz="0" w:space="0" w:color="auto"/>
                    <w:left w:val="none" w:sz="0" w:space="0" w:color="auto"/>
                    <w:bottom w:val="none" w:sz="0" w:space="0" w:color="auto"/>
                    <w:right w:val="none" w:sz="0" w:space="0" w:color="auto"/>
                  </w:divBdr>
                </w:div>
                <w:div w:id="201801715">
                  <w:marLeft w:val="0"/>
                  <w:marRight w:val="0"/>
                  <w:marTop w:val="60"/>
                  <w:marBottom w:val="30"/>
                  <w:divBdr>
                    <w:top w:val="none" w:sz="0" w:space="0" w:color="auto"/>
                    <w:left w:val="none" w:sz="0" w:space="0" w:color="auto"/>
                    <w:bottom w:val="none" w:sz="0" w:space="0" w:color="auto"/>
                    <w:right w:val="none" w:sz="0" w:space="0" w:color="auto"/>
                  </w:divBdr>
                </w:div>
                <w:div w:id="20180306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73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38">
              <w:marLeft w:val="75"/>
              <w:marRight w:val="75"/>
              <w:marTop w:val="75"/>
              <w:marBottom w:val="0"/>
              <w:divBdr>
                <w:top w:val="none" w:sz="0" w:space="0" w:color="auto"/>
                <w:left w:val="none" w:sz="0" w:space="0" w:color="auto"/>
                <w:bottom w:val="none" w:sz="0" w:space="0" w:color="auto"/>
                <w:right w:val="none" w:sz="0" w:space="0" w:color="auto"/>
              </w:divBdr>
              <w:divsChild>
                <w:div w:id="201796317">
                  <w:marLeft w:val="0"/>
                  <w:marRight w:val="0"/>
                  <w:marTop w:val="60"/>
                  <w:marBottom w:val="30"/>
                  <w:divBdr>
                    <w:top w:val="none" w:sz="0" w:space="0" w:color="auto"/>
                    <w:left w:val="none" w:sz="0" w:space="0" w:color="auto"/>
                    <w:bottom w:val="none" w:sz="0" w:space="0" w:color="auto"/>
                    <w:right w:val="none" w:sz="0" w:space="0" w:color="auto"/>
                  </w:divBdr>
                </w:div>
                <w:div w:id="201799959">
                  <w:marLeft w:val="0"/>
                  <w:marRight w:val="0"/>
                  <w:marTop w:val="60"/>
                  <w:marBottom w:val="30"/>
                  <w:divBdr>
                    <w:top w:val="none" w:sz="0" w:space="0" w:color="auto"/>
                    <w:left w:val="none" w:sz="0" w:space="0" w:color="auto"/>
                    <w:bottom w:val="none" w:sz="0" w:space="0" w:color="auto"/>
                    <w:right w:val="none" w:sz="0" w:space="0" w:color="auto"/>
                  </w:divBdr>
                </w:div>
                <w:div w:id="201800766">
                  <w:marLeft w:val="0"/>
                  <w:marRight w:val="0"/>
                  <w:marTop w:val="60"/>
                  <w:marBottom w:val="30"/>
                  <w:divBdr>
                    <w:top w:val="none" w:sz="0" w:space="0" w:color="auto"/>
                    <w:left w:val="none" w:sz="0" w:space="0" w:color="auto"/>
                    <w:bottom w:val="none" w:sz="0" w:space="0" w:color="auto"/>
                    <w:right w:val="none" w:sz="0" w:space="0" w:color="auto"/>
                  </w:divBdr>
                </w:div>
              </w:divsChild>
            </w:div>
            <w:div w:id="201801027">
              <w:marLeft w:val="0"/>
              <w:marRight w:val="0"/>
              <w:marTop w:val="0"/>
              <w:marBottom w:val="0"/>
              <w:divBdr>
                <w:top w:val="none" w:sz="0" w:space="0" w:color="auto"/>
                <w:left w:val="none" w:sz="0" w:space="0" w:color="auto"/>
                <w:bottom w:val="none" w:sz="0" w:space="0" w:color="auto"/>
                <w:right w:val="none" w:sz="0" w:space="0" w:color="auto"/>
              </w:divBdr>
              <w:divsChild>
                <w:div w:id="20179960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2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09">
              <w:marLeft w:val="0"/>
              <w:marRight w:val="0"/>
              <w:marTop w:val="0"/>
              <w:marBottom w:val="0"/>
              <w:divBdr>
                <w:top w:val="none" w:sz="0" w:space="0" w:color="auto"/>
                <w:left w:val="none" w:sz="0" w:space="0" w:color="auto"/>
                <w:bottom w:val="none" w:sz="0" w:space="0" w:color="auto"/>
                <w:right w:val="none" w:sz="0" w:space="0" w:color="auto"/>
              </w:divBdr>
              <w:divsChild>
                <w:div w:id="2017974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241">
              <w:marLeft w:val="75"/>
              <w:marRight w:val="75"/>
              <w:marTop w:val="75"/>
              <w:marBottom w:val="0"/>
              <w:divBdr>
                <w:top w:val="none" w:sz="0" w:space="0" w:color="auto"/>
                <w:left w:val="none" w:sz="0" w:space="0" w:color="auto"/>
                <w:bottom w:val="none" w:sz="0" w:space="0" w:color="auto"/>
                <w:right w:val="none" w:sz="0" w:space="0" w:color="auto"/>
              </w:divBdr>
              <w:divsChild>
                <w:div w:id="201798142">
                  <w:marLeft w:val="0"/>
                  <w:marRight w:val="0"/>
                  <w:marTop w:val="60"/>
                  <w:marBottom w:val="30"/>
                  <w:divBdr>
                    <w:top w:val="none" w:sz="0" w:space="0" w:color="auto"/>
                    <w:left w:val="none" w:sz="0" w:space="0" w:color="auto"/>
                    <w:bottom w:val="none" w:sz="0" w:space="0" w:color="auto"/>
                    <w:right w:val="none" w:sz="0" w:space="0" w:color="auto"/>
                  </w:divBdr>
                </w:div>
                <w:div w:id="201798531">
                  <w:marLeft w:val="0"/>
                  <w:marRight w:val="0"/>
                  <w:marTop w:val="60"/>
                  <w:marBottom w:val="30"/>
                  <w:divBdr>
                    <w:top w:val="none" w:sz="0" w:space="0" w:color="auto"/>
                    <w:left w:val="none" w:sz="0" w:space="0" w:color="auto"/>
                    <w:bottom w:val="none" w:sz="0" w:space="0" w:color="auto"/>
                    <w:right w:val="none" w:sz="0" w:space="0" w:color="auto"/>
                  </w:divBdr>
                </w:div>
                <w:div w:id="20179963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72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49">
              <w:marLeft w:val="0"/>
              <w:marRight w:val="0"/>
              <w:marTop w:val="0"/>
              <w:marBottom w:val="0"/>
              <w:divBdr>
                <w:top w:val="none" w:sz="0" w:space="0" w:color="auto"/>
                <w:left w:val="none" w:sz="0" w:space="0" w:color="auto"/>
                <w:bottom w:val="none" w:sz="0" w:space="0" w:color="auto"/>
                <w:right w:val="none" w:sz="0" w:space="0" w:color="auto"/>
              </w:divBdr>
              <w:divsChild>
                <w:div w:id="2018019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569">
              <w:marLeft w:val="75"/>
              <w:marRight w:val="75"/>
              <w:marTop w:val="75"/>
              <w:marBottom w:val="0"/>
              <w:divBdr>
                <w:top w:val="none" w:sz="0" w:space="0" w:color="auto"/>
                <w:left w:val="none" w:sz="0" w:space="0" w:color="auto"/>
                <w:bottom w:val="none" w:sz="0" w:space="0" w:color="auto"/>
                <w:right w:val="none" w:sz="0" w:space="0" w:color="auto"/>
              </w:divBdr>
              <w:divsChild>
                <w:div w:id="201795448">
                  <w:marLeft w:val="0"/>
                  <w:marRight w:val="0"/>
                  <w:marTop w:val="60"/>
                  <w:marBottom w:val="30"/>
                  <w:divBdr>
                    <w:top w:val="none" w:sz="0" w:space="0" w:color="auto"/>
                    <w:left w:val="none" w:sz="0" w:space="0" w:color="auto"/>
                    <w:bottom w:val="none" w:sz="0" w:space="0" w:color="auto"/>
                    <w:right w:val="none" w:sz="0" w:space="0" w:color="auto"/>
                  </w:divBdr>
                </w:div>
                <w:div w:id="201798177">
                  <w:marLeft w:val="0"/>
                  <w:marRight w:val="0"/>
                  <w:marTop w:val="60"/>
                  <w:marBottom w:val="30"/>
                  <w:divBdr>
                    <w:top w:val="none" w:sz="0" w:space="0" w:color="auto"/>
                    <w:left w:val="none" w:sz="0" w:space="0" w:color="auto"/>
                    <w:bottom w:val="none" w:sz="0" w:space="0" w:color="auto"/>
                    <w:right w:val="none" w:sz="0" w:space="0" w:color="auto"/>
                  </w:divBdr>
                </w:div>
                <w:div w:id="20180141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99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39">
              <w:marLeft w:val="75"/>
              <w:marRight w:val="75"/>
              <w:marTop w:val="75"/>
              <w:marBottom w:val="0"/>
              <w:divBdr>
                <w:top w:val="none" w:sz="0" w:space="0" w:color="auto"/>
                <w:left w:val="none" w:sz="0" w:space="0" w:color="auto"/>
                <w:bottom w:val="none" w:sz="0" w:space="0" w:color="auto"/>
                <w:right w:val="none" w:sz="0" w:space="0" w:color="auto"/>
              </w:divBdr>
              <w:divsChild>
                <w:div w:id="201799625">
                  <w:marLeft w:val="0"/>
                  <w:marRight w:val="0"/>
                  <w:marTop w:val="60"/>
                  <w:marBottom w:val="30"/>
                  <w:divBdr>
                    <w:top w:val="none" w:sz="0" w:space="0" w:color="auto"/>
                    <w:left w:val="none" w:sz="0" w:space="0" w:color="auto"/>
                    <w:bottom w:val="none" w:sz="0" w:space="0" w:color="auto"/>
                    <w:right w:val="none" w:sz="0" w:space="0" w:color="auto"/>
                  </w:divBdr>
                </w:div>
                <w:div w:id="201802816">
                  <w:marLeft w:val="0"/>
                  <w:marRight w:val="0"/>
                  <w:marTop w:val="60"/>
                  <w:marBottom w:val="30"/>
                  <w:divBdr>
                    <w:top w:val="none" w:sz="0" w:space="0" w:color="auto"/>
                    <w:left w:val="none" w:sz="0" w:space="0" w:color="auto"/>
                    <w:bottom w:val="none" w:sz="0" w:space="0" w:color="auto"/>
                    <w:right w:val="none" w:sz="0" w:space="0" w:color="auto"/>
                  </w:divBdr>
                </w:div>
                <w:div w:id="201803207">
                  <w:marLeft w:val="0"/>
                  <w:marRight w:val="0"/>
                  <w:marTop w:val="60"/>
                  <w:marBottom w:val="30"/>
                  <w:divBdr>
                    <w:top w:val="none" w:sz="0" w:space="0" w:color="auto"/>
                    <w:left w:val="none" w:sz="0" w:space="0" w:color="auto"/>
                    <w:bottom w:val="none" w:sz="0" w:space="0" w:color="auto"/>
                    <w:right w:val="none" w:sz="0" w:space="0" w:color="auto"/>
                  </w:divBdr>
                </w:div>
              </w:divsChild>
            </w:div>
            <w:div w:id="201797251">
              <w:marLeft w:val="0"/>
              <w:marRight w:val="0"/>
              <w:marTop w:val="0"/>
              <w:marBottom w:val="0"/>
              <w:divBdr>
                <w:top w:val="none" w:sz="0" w:space="0" w:color="auto"/>
                <w:left w:val="none" w:sz="0" w:space="0" w:color="auto"/>
                <w:bottom w:val="none" w:sz="0" w:space="0" w:color="auto"/>
                <w:right w:val="none" w:sz="0" w:space="0" w:color="auto"/>
              </w:divBdr>
              <w:divsChild>
                <w:div w:id="20180054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028">
          <w:marLeft w:val="0"/>
          <w:marRight w:val="0"/>
          <w:marTop w:val="75"/>
          <w:marBottom w:val="0"/>
          <w:divBdr>
            <w:top w:val="single" w:sz="6" w:space="4" w:color="A6C9E2"/>
            <w:left w:val="single" w:sz="6" w:space="4" w:color="A6C9E2"/>
            <w:bottom w:val="single" w:sz="6" w:space="4" w:color="A6C9E2"/>
            <w:right w:val="single" w:sz="6" w:space="4" w:color="A6C9E2"/>
          </w:divBdr>
          <w:divsChild>
            <w:div w:id="201801594">
              <w:marLeft w:val="75"/>
              <w:marRight w:val="75"/>
              <w:marTop w:val="75"/>
              <w:marBottom w:val="0"/>
              <w:divBdr>
                <w:top w:val="none" w:sz="0" w:space="0" w:color="auto"/>
                <w:left w:val="none" w:sz="0" w:space="0" w:color="auto"/>
                <w:bottom w:val="none" w:sz="0" w:space="0" w:color="auto"/>
                <w:right w:val="none" w:sz="0" w:space="0" w:color="auto"/>
              </w:divBdr>
              <w:divsChild>
                <w:div w:id="201795439">
                  <w:marLeft w:val="0"/>
                  <w:marRight w:val="0"/>
                  <w:marTop w:val="60"/>
                  <w:marBottom w:val="30"/>
                  <w:divBdr>
                    <w:top w:val="none" w:sz="0" w:space="0" w:color="auto"/>
                    <w:left w:val="none" w:sz="0" w:space="0" w:color="auto"/>
                    <w:bottom w:val="none" w:sz="0" w:space="0" w:color="auto"/>
                    <w:right w:val="none" w:sz="0" w:space="0" w:color="auto"/>
                  </w:divBdr>
                </w:div>
                <w:div w:id="201796571">
                  <w:marLeft w:val="0"/>
                  <w:marRight w:val="0"/>
                  <w:marTop w:val="60"/>
                  <w:marBottom w:val="30"/>
                  <w:divBdr>
                    <w:top w:val="none" w:sz="0" w:space="0" w:color="auto"/>
                    <w:left w:val="none" w:sz="0" w:space="0" w:color="auto"/>
                    <w:bottom w:val="none" w:sz="0" w:space="0" w:color="auto"/>
                    <w:right w:val="none" w:sz="0" w:space="0" w:color="auto"/>
                  </w:divBdr>
                </w:div>
                <w:div w:id="20180181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31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15">
              <w:marLeft w:val="75"/>
              <w:marRight w:val="75"/>
              <w:marTop w:val="75"/>
              <w:marBottom w:val="0"/>
              <w:divBdr>
                <w:top w:val="none" w:sz="0" w:space="0" w:color="auto"/>
                <w:left w:val="none" w:sz="0" w:space="0" w:color="auto"/>
                <w:bottom w:val="none" w:sz="0" w:space="0" w:color="auto"/>
                <w:right w:val="none" w:sz="0" w:space="0" w:color="auto"/>
              </w:divBdr>
              <w:divsChild>
                <w:div w:id="201798507">
                  <w:marLeft w:val="0"/>
                  <w:marRight w:val="0"/>
                  <w:marTop w:val="60"/>
                  <w:marBottom w:val="30"/>
                  <w:divBdr>
                    <w:top w:val="none" w:sz="0" w:space="0" w:color="auto"/>
                    <w:left w:val="none" w:sz="0" w:space="0" w:color="auto"/>
                    <w:bottom w:val="none" w:sz="0" w:space="0" w:color="auto"/>
                    <w:right w:val="none" w:sz="0" w:space="0" w:color="auto"/>
                  </w:divBdr>
                </w:div>
                <w:div w:id="201801246">
                  <w:marLeft w:val="0"/>
                  <w:marRight w:val="0"/>
                  <w:marTop w:val="60"/>
                  <w:marBottom w:val="30"/>
                  <w:divBdr>
                    <w:top w:val="none" w:sz="0" w:space="0" w:color="auto"/>
                    <w:left w:val="none" w:sz="0" w:space="0" w:color="auto"/>
                    <w:bottom w:val="none" w:sz="0" w:space="0" w:color="auto"/>
                    <w:right w:val="none" w:sz="0" w:space="0" w:color="auto"/>
                  </w:divBdr>
                </w:div>
                <w:div w:id="201802599">
                  <w:marLeft w:val="0"/>
                  <w:marRight w:val="0"/>
                  <w:marTop w:val="60"/>
                  <w:marBottom w:val="30"/>
                  <w:divBdr>
                    <w:top w:val="none" w:sz="0" w:space="0" w:color="auto"/>
                    <w:left w:val="none" w:sz="0" w:space="0" w:color="auto"/>
                    <w:bottom w:val="none" w:sz="0" w:space="0" w:color="auto"/>
                    <w:right w:val="none" w:sz="0" w:space="0" w:color="auto"/>
                  </w:divBdr>
                </w:div>
              </w:divsChild>
            </w:div>
            <w:div w:id="201798396">
              <w:marLeft w:val="0"/>
              <w:marRight w:val="0"/>
              <w:marTop w:val="0"/>
              <w:marBottom w:val="0"/>
              <w:divBdr>
                <w:top w:val="none" w:sz="0" w:space="0" w:color="auto"/>
                <w:left w:val="none" w:sz="0" w:space="0" w:color="auto"/>
                <w:bottom w:val="none" w:sz="0" w:space="0" w:color="auto"/>
                <w:right w:val="none" w:sz="0" w:space="0" w:color="auto"/>
              </w:divBdr>
              <w:divsChild>
                <w:div w:id="2017984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7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25">
              <w:marLeft w:val="0"/>
              <w:marRight w:val="0"/>
              <w:marTop w:val="0"/>
              <w:marBottom w:val="0"/>
              <w:divBdr>
                <w:top w:val="none" w:sz="0" w:space="0" w:color="auto"/>
                <w:left w:val="none" w:sz="0" w:space="0" w:color="auto"/>
                <w:bottom w:val="none" w:sz="0" w:space="0" w:color="auto"/>
                <w:right w:val="none" w:sz="0" w:space="0" w:color="auto"/>
              </w:divBdr>
              <w:divsChild>
                <w:div w:id="20179712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532">
              <w:marLeft w:val="75"/>
              <w:marRight w:val="75"/>
              <w:marTop w:val="75"/>
              <w:marBottom w:val="0"/>
              <w:divBdr>
                <w:top w:val="none" w:sz="0" w:space="0" w:color="auto"/>
                <w:left w:val="none" w:sz="0" w:space="0" w:color="auto"/>
                <w:bottom w:val="none" w:sz="0" w:space="0" w:color="auto"/>
                <w:right w:val="none" w:sz="0" w:space="0" w:color="auto"/>
              </w:divBdr>
              <w:divsChild>
                <w:div w:id="201799769">
                  <w:marLeft w:val="0"/>
                  <w:marRight w:val="0"/>
                  <w:marTop w:val="60"/>
                  <w:marBottom w:val="30"/>
                  <w:divBdr>
                    <w:top w:val="none" w:sz="0" w:space="0" w:color="auto"/>
                    <w:left w:val="none" w:sz="0" w:space="0" w:color="auto"/>
                    <w:bottom w:val="none" w:sz="0" w:space="0" w:color="auto"/>
                    <w:right w:val="none" w:sz="0" w:space="0" w:color="auto"/>
                  </w:divBdr>
                </w:div>
                <w:div w:id="201800614">
                  <w:marLeft w:val="0"/>
                  <w:marRight w:val="0"/>
                  <w:marTop w:val="60"/>
                  <w:marBottom w:val="30"/>
                  <w:divBdr>
                    <w:top w:val="none" w:sz="0" w:space="0" w:color="auto"/>
                    <w:left w:val="none" w:sz="0" w:space="0" w:color="auto"/>
                    <w:bottom w:val="none" w:sz="0" w:space="0" w:color="auto"/>
                    <w:right w:val="none" w:sz="0" w:space="0" w:color="auto"/>
                  </w:divBdr>
                </w:div>
                <w:div w:id="20180175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10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10">
              <w:marLeft w:val="75"/>
              <w:marRight w:val="75"/>
              <w:marTop w:val="75"/>
              <w:marBottom w:val="0"/>
              <w:divBdr>
                <w:top w:val="none" w:sz="0" w:space="0" w:color="auto"/>
                <w:left w:val="none" w:sz="0" w:space="0" w:color="auto"/>
                <w:bottom w:val="none" w:sz="0" w:space="0" w:color="auto"/>
                <w:right w:val="none" w:sz="0" w:space="0" w:color="auto"/>
              </w:divBdr>
              <w:divsChild>
                <w:div w:id="201796655">
                  <w:marLeft w:val="0"/>
                  <w:marRight w:val="0"/>
                  <w:marTop w:val="60"/>
                  <w:marBottom w:val="30"/>
                  <w:divBdr>
                    <w:top w:val="none" w:sz="0" w:space="0" w:color="auto"/>
                    <w:left w:val="none" w:sz="0" w:space="0" w:color="auto"/>
                    <w:bottom w:val="none" w:sz="0" w:space="0" w:color="auto"/>
                    <w:right w:val="none" w:sz="0" w:space="0" w:color="auto"/>
                  </w:divBdr>
                </w:div>
                <w:div w:id="201800104">
                  <w:marLeft w:val="0"/>
                  <w:marRight w:val="0"/>
                  <w:marTop w:val="60"/>
                  <w:marBottom w:val="30"/>
                  <w:divBdr>
                    <w:top w:val="none" w:sz="0" w:space="0" w:color="auto"/>
                    <w:left w:val="none" w:sz="0" w:space="0" w:color="auto"/>
                    <w:bottom w:val="none" w:sz="0" w:space="0" w:color="auto"/>
                    <w:right w:val="none" w:sz="0" w:space="0" w:color="auto"/>
                  </w:divBdr>
                </w:div>
                <w:div w:id="201802170">
                  <w:marLeft w:val="0"/>
                  <w:marRight w:val="0"/>
                  <w:marTop w:val="60"/>
                  <w:marBottom w:val="30"/>
                  <w:divBdr>
                    <w:top w:val="none" w:sz="0" w:space="0" w:color="auto"/>
                    <w:left w:val="none" w:sz="0" w:space="0" w:color="auto"/>
                    <w:bottom w:val="none" w:sz="0" w:space="0" w:color="auto"/>
                    <w:right w:val="none" w:sz="0" w:space="0" w:color="auto"/>
                  </w:divBdr>
                </w:div>
              </w:divsChild>
            </w:div>
            <w:div w:id="201800929">
              <w:marLeft w:val="0"/>
              <w:marRight w:val="0"/>
              <w:marTop w:val="0"/>
              <w:marBottom w:val="0"/>
              <w:divBdr>
                <w:top w:val="none" w:sz="0" w:space="0" w:color="auto"/>
                <w:left w:val="none" w:sz="0" w:space="0" w:color="auto"/>
                <w:bottom w:val="none" w:sz="0" w:space="0" w:color="auto"/>
                <w:right w:val="none" w:sz="0" w:space="0" w:color="auto"/>
              </w:divBdr>
              <w:divsChild>
                <w:div w:id="20179517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41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75">
              <w:marLeft w:val="0"/>
              <w:marRight w:val="0"/>
              <w:marTop w:val="0"/>
              <w:marBottom w:val="0"/>
              <w:divBdr>
                <w:top w:val="none" w:sz="0" w:space="0" w:color="auto"/>
                <w:left w:val="none" w:sz="0" w:space="0" w:color="auto"/>
                <w:bottom w:val="none" w:sz="0" w:space="0" w:color="auto"/>
                <w:right w:val="none" w:sz="0" w:space="0" w:color="auto"/>
              </w:divBdr>
              <w:divsChild>
                <w:div w:id="2018030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223">
              <w:marLeft w:val="75"/>
              <w:marRight w:val="75"/>
              <w:marTop w:val="75"/>
              <w:marBottom w:val="0"/>
              <w:divBdr>
                <w:top w:val="none" w:sz="0" w:space="0" w:color="auto"/>
                <w:left w:val="none" w:sz="0" w:space="0" w:color="auto"/>
                <w:bottom w:val="none" w:sz="0" w:space="0" w:color="auto"/>
                <w:right w:val="none" w:sz="0" w:space="0" w:color="auto"/>
              </w:divBdr>
              <w:divsChild>
                <w:div w:id="201796657">
                  <w:marLeft w:val="0"/>
                  <w:marRight w:val="0"/>
                  <w:marTop w:val="60"/>
                  <w:marBottom w:val="30"/>
                  <w:divBdr>
                    <w:top w:val="none" w:sz="0" w:space="0" w:color="auto"/>
                    <w:left w:val="none" w:sz="0" w:space="0" w:color="auto"/>
                    <w:bottom w:val="none" w:sz="0" w:space="0" w:color="auto"/>
                    <w:right w:val="none" w:sz="0" w:space="0" w:color="auto"/>
                  </w:divBdr>
                </w:div>
                <w:div w:id="201796936">
                  <w:marLeft w:val="0"/>
                  <w:marRight w:val="0"/>
                  <w:marTop w:val="60"/>
                  <w:marBottom w:val="30"/>
                  <w:divBdr>
                    <w:top w:val="none" w:sz="0" w:space="0" w:color="auto"/>
                    <w:left w:val="none" w:sz="0" w:space="0" w:color="auto"/>
                    <w:bottom w:val="none" w:sz="0" w:space="0" w:color="auto"/>
                    <w:right w:val="none" w:sz="0" w:space="0" w:color="auto"/>
                  </w:divBdr>
                </w:div>
                <w:div w:id="20179706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4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90">
              <w:marLeft w:val="75"/>
              <w:marRight w:val="75"/>
              <w:marTop w:val="75"/>
              <w:marBottom w:val="0"/>
              <w:divBdr>
                <w:top w:val="none" w:sz="0" w:space="0" w:color="auto"/>
                <w:left w:val="none" w:sz="0" w:space="0" w:color="auto"/>
                <w:bottom w:val="none" w:sz="0" w:space="0" w:color="auto"/>
                <w:right w:val="none" w:sz="0" w:space="0" w:color="auto"/>
              </w:divBdr>
              <w:divsChild>
                <w:div w:id="201796288">
                  <w:marLeft w:val="0"/>
                  <w:marRight w:val="0"/>
                  <w:marTop w:val="60"/>
                  <w:marBottom w:val="30"/>
                  <w:divBdr>
                    <w:top w:val="none" w:sz="0" w:space="0" w:color="auto"/>
                    <w:left w:val="none" w:sz="0" w:space="0" w:color="auto"/>
                    <w:bottom w:val="none" w:sz="0" w:space="0" w:color="auto"/>
                    <w:right w:val="none" w:sz="0" w:space="0" w:color="auto"/>
                  </w:divBdr>
                </w:div>
                <w:div w:id="201799936">
                  <w:marLeft w:val="0"/>
                  <w:marRight w:val="0"/>
                  <w:marTop w:val="60"/>
                  <w:marBottom w:val="30"/>
                  <w:divBdr>
                    <w:top w:val="none" w:sz="0" w:space="0" w:color="auto"/>
                    <w:left w:val="none" w:sz="0" w:space="0" w:color="auto"/>
                    <w:bottom w:val="none" w:sz="0" w:space="0" w:color="auto"/>
                    <w:right w:val="none" w:sz="0" w:space="0" w:color="auto"/>
                  </w:divBdr>
                </w:div>
                <w:div w:id="201801251">
                  <w:marLeft w:val="0"/>
                  <w:marRight w:val="0"/>
                  <w:marTop w:val="60"/>
                  <w:marBottom w:val="30"/>
                  <w:divBdr>
                    <w:top w:val="none" w:sz="0" w:space="0" w:color="auto"/>
                    <w:left w:val="none" w:sz="0" w:space="0" w:color="auto"/>
                    <w:bottom w:val="none" w:sz="0" w:space="0" w:color="auto"/>
                    <w:right w:val="none" w:sz="0" w:space="0" w:color="auto"/>
                  </w:divBdr>
                </w:div>
              </w:divsChild>
            </w:div>
            <w:div w:id="201798665">
              <w:marLeft w:val="0"/>
              <w:marRight w:val="0"/>
              <w:marTop w:val="0"/>
              <w:marBottom w:val="0"/>
              <w:divBdr>
                <w:top w:val="none" w:sz="0" w:space="0" w:color="auto"/>
                <w:left w:val="none" w:sz="0" w:space="0" w:color="auto"/>
                <w:bottom w:val="none" w:sz="0" w:space="0" w:color="auto"/>
                <w:right w:val="none" w:sz="0" w:space="0" w:color="auto"/>
              </w:divBdr>
              <w:divsChild>
                <w:div w:id="20179858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640">
          <w:marLeft w:val="0"/>
          <w:marRight w:val="0"/>
          <w:marTop w:val="75"/>
          <w:marBottom w:val="0"/>
          <w:divBdr>
            <w:top w:val="single" w:sz="6" w:space="4" w:color="A6C9E2"/>
            <w:left w:val="single" w:sz="6" w:space="4" w:color="A6C9E2"/>
            <w:bottom w:val="single" w:sz="6" w:space="4" w:color="A6C9E2"/>
            <w:right w:val="single" w:sz="6" w:space="4" w:color="A6C9E2"/>
          </w:divBdr>
          <w:divsChild>
            <w:div w:id="201799763">
              <w:marLeft w:val="75"/>
              <w:marRight w:val="75"/>
              <w:marTop w:val="75"/>
              <w:marBottom w:val="0"/>
              <w:divBdr>
                <w:top w:val="none" w:sz="0" w:space="0" w:color="auto"/>
                <w:left w:val="none" w:sz="0" w:space="0" w:color="auto"/>
                <w:bottom w:val="none" w:sz="0" w:space="0" w:color="auto"/>
                <w:right w:val="none" w:sz="0" w:space="0" w:color="auto"/>
              </w:divBdr>
              <w:divsChild>
                <w:div w:id="201796085">
                  <w:marLeft w:val="0"/>
                  <w:marRight w:val="0"/>
                  <w:marTop w:val="60"/>
                  <w:marBottom w:val="30"/>
                  <w:divBdr>
                    <w:top w:val="none" w:sz="0" w:space="0" w:color="auto"/>
                    <w:left w:val="none" w:sz="0" w:space="0" w:color="auto"/>
                    <w:bottom w:val="none" w:sz="0" w:space="0" w:color="auto"/>
                    <w:right w:val="none" w:sz="0" w:space="0" w:color="auto"/>
                  </w:divBdr>
                </w:div>
                <w:div w:id="201797949">
                  <w:marLeft w:val="0"/>
                  <w:marRight w:val="0"/>
                  <w:marTop w:val="60"/>
                  <w:marBottom w:val="30"/>
                  <w:divBdr>
                    <w:top w:val="none" w:sz="0" w:space="0" w:color="auto"/>
                    <w:left w:val="none" w:sz="0" w:space="0" w:color="auto"/>
                    <w:bottom w:val="none" w:sz="0" w:space="0" w:color="auto"/>
                    <w:right w:val="none" w:sz="0" w:space="0" w:color="auto"/>
                  </w:divBdr>
                </w:div>
                <w:div w:id="201802346">
                  <w:marLeft w:val="0"/>
                  <w:marRight w:val="0"/>
                  <w:marTop w:val="60"/>
                  <w:marBottom w:val="30"/>
                  <w:divBdr>
                    <w:top w:val="none" w:sz="0" w:space="0" w:color="auto"/>
                    <w:left w:val="none" w:sz="0" w:space="0" w:color="auto"/>
                    <w:bottom w:val="none" w:sz="0" w:space="0" w:color="auto"/>
                    <w:right w:val="none" w:sz="0" w:space="0" w:color="auto"/>
                  </w:divBdr>
                </w:div>
              </w:divsChild>
            </w:div>
            <w:div w:id="201801497">
              <w:marLeft w:val="0"/>
              <w:marRight w:val="0"/>
              <w:marTop w:val="0"/>
              <w:marBottom w:val="0"/>
              <w:divBdr>
                <w:top w:val="none" w:sz="0" w:space="0" w:color="auto"/>
                <w:left w:val="none" w:sz="0" w:space="0" w:color="auto"/>
                <w:bottom w:val="none" w:sz="0" w:space="0" w:color="auto"/>
                <w:right w:val="none" w:sz="0" w:space="0" w:color="auto"/>
              </w:divBdr>
              <w:divsChild>
                <w:div w:id="20180080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89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542">
              <w:marLeft w:val="0"/>
              <w:marRight w:val="0"/>
              <w:marTop w:val="0"/>
              <w:marBottom w:val="0"/>
              <w:divBdr>
                <w:top w:val="none" w:sz="0" w:space="0" w:color="auto"/>
                <w:left w:val="none" w:sz="0" w:space="0" w:color="auto"/>
                <w:bottom w:val="none" w:sz="0" w:space="0" w:color="auto"/>
                <w:right w:val="none" w:sz="0" w:space="0" w:color="auto"/>
              </w:divBdr>
              <w:divsChild>
                <w:div w:id="20179585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981">
              <w:marLeft w:val="75"/>
              <w:marRight w:val="75"/>
              <w:marTop w:val="75"/>
              <w:marBottom w:val="0"/>
              <w:divBdr>
                <w:top w:val="none" w:sz="0" w:space="0" w:color="auto"/>
                <w:left w:val="none" w:sz="0" w:space="0" w:color="auto"/>
                <w:bottom w:val="none" w:sz="0" w:space="0" w:color="auto"/>
                <w:right w:val="none" w:sz="0" w:space="0" w:color="auto"/>
              </w:divBdr>
              <w:divsChild>
                <w:div w:id="201795690">
                  <w:marLeft w:val="0"/>
                  <w:marRight w:val="0"/>
                  <w:marTop w:val="60"/>
                  <w:marBottom w:val="30"/>
                  <w:divBdr>
                    <w:top w:val="none" w:sz="0" w:space="0" w:color="auto"/>
                    <w:left w:val="none" w:sz="0" w:space="0" w:color="auto"/>
                    <w:bottom w:val="none" w:sz="0" w:space="0" w:color="auto"/>
                    <w:right w:val="none" w:sz="0" w:space="0" w:color="auto"/>
                  </w:divBdr>
                </w:div>
                <w:div w:id="201800620">
                  <w:marLeft w:val="0"/>
                  <w:marRight w:val="0"/>
                  <w:marTop w:val="60"/>
                  <w:marBottom w:val="30"/>
                  <w:divBdr>
                    <w:top w:val="none" w:sz="0" w:space="0" w:color="auto"/>
                    <w:left w:val="none" w:sz="0" w:space="0" w:color="auto"/>
                    <w:bottom w:val="none" w:sz="0" w:space="0" w:color="auto"/>
                    <w:right w:val="none" w:sz="0" w:space="0" w:color="auto"/>
                  </w:divBdr>
                </w:div>
                <w:div w:id="20180290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6354">
      <w:marLeft w:val="0"/>
      <w:marRight w:val="0"/>
      <w:marTop w:val="0"/>
      <w:marBottom w:val="0"/>
      <w:divBdr>
        <w:top w:val="none" w:sz="0" w:space="0" w:color="auto"/>
        <w:left w:val="none" w:sz="0" w:space="0" w:color="auto"/>
        <w:bottom w:val="none" w:sz="0" w:space="0" w:color="auto"/>
        <w:right w:val="none" w:sz="0" w:space="0" w:color="auto"/>
      </w:divBdr>
      <w:divsChild>
        <w:div w:id="201795346">
          <w:marLeft w:val="0"/>
          <w:marRight w:val="0"/>
          <w:marTop w:val="75"/>
          <w:marBottom w:val="0"/>
          <w:divBdr>
            <w:top w:val="single" w:sz="6" w:space="4" w:color="A6C9E2"/>
            <w:left w:val="single" w:sz="6" w:space="4" w:color="A6C9E2"/>
            <w:bottom w:val="single" w:sz="6" w:space="4" w:color="A6C9E2"/>
            <w:right w:val="single" w:sz="6" w:space="4" w:color="A6C9E2"/>
          </w:divBdr>
          <w:divsChild>
            <w:div w:id="201798077">
              <w:marLeft w:val="0"/>
              <w:marRight w:val="0"/>
              <w:marTop w:val="0"/>
              <w:marBottom w:val="0"/>
              <w:divBdr>
                <w:top w:val="none" w:sz="0" w:space="0" w:color="auto"/>
                <w:left w:val="none" w:sz="0" w:space="0" w:color="auto"/>
                <w:bottom w:val="none" w:sz="0" w:space="0" w:color="auto"/>
                <w:right w:val="none" w:sz="0" w:space="0" w:color="auto"/>
              </w:divBdr>
              <w:divsChild>
                <w:div w:id="20179886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97">
              <w:marLeft w:val="75"/>
              <w:marRight w:val="75"/>
              <w:marTop w:val="75"/>
              <w:marBottom w:val="0"/>
              <w:divBdr>
                <w:top w:val="none" w:sz="0" w:space="0" w:color="auto"/>
                <w:left w:val="none" w:sz="0" w:space="0" w:color="auto"/>
                <w:bottom w:val="none" w:sz="0" w:space="0" w:color="auto"/>
                <w:right w:val="none" w:sz="0" w:space="0" w:color="auto"/>
              </w:divBdr>
              <w:divsChild>
                <w:div w:id="201796761">
                  <w:marLeft w:val="0"/>
                  <w:marRight w:val="0"/>
                  <w:marTop w:val="60"/>
                  <w:marBottom w:val="30"/>
                  <w:divBdr>
                    <w:top w:val="none" w:sz="0" w:space="0" w:color="auto"/>
                    <w:left w:val="none" w:sz="0" w:space="0" w:color="auto"/>
                    <w:bottom w:val="none" w:sz="0" w:space="0" w:color="auto"/>
                    <w:right w:val="none" w:sz="0" w:space="0" w:color="auto"/>
                  </w:divBdr>
                </w:div>
                <w:div w:id="201797468">
                  <w:marLeft w:val="0"/>
                  <w:marRight w:val="0"/>
                  <w:marTop w:val="60"/>
                  <w:marBottom w:val="30"/>
                  <w:divBdr>
                    <w:top w:val="none" w:sz="0" w:space="0" w:color="auto"/>
                    <w:left w:val="none" w:sz="0" w:space="0" w:color="auto"/>
                    <w:bottom w:val="none" w:sz="0" w:space="0" w:color="auto"/>
                    <w:right w:val="none" w:sz="0" w:space="0" w:color="auto"/>
                  </w:divBdr>
                </w:div>
                <w:div w:id="20179910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94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93">
              <w:marLeft w:val="75"/>
              <w:marRight w:val="75"/>
              <w:marTop w:val="75"/>
              <w:marBottom w:val="0"/>
              <w:divBdr>
                <w:top w:val="none" w:sz="0" w:space="0" w:color="auto"/>
                <w:left w:val="none" w:sz="0" w:space="0" w:color="auto"/>
                <w:bottom w:val="none" w:sz="0" w:space="0" w:color="auto"/>
                <w:right w:val="none" w:sz="0" w:space="0" w:color="auto"/>
              </w:divBdr>
              <w:divsChild>
                <w:div w:id="201799451">
                  <w:marLeft w:val="0"/>
                  <w:marRight w:val="0"/>
                  <w:marTop w:val="60"/>
                  <w:marBottom w:val="30"/>
                  <w:divBdr>
                    <w:top w:val="none" w:sz="0" w:space="0" w:color="auto"/>
                    <w:left w:val="none" w:sz="0" w:space="0" w:color="auto"/>
                    <w:bottom w:val="none" w:sz="0" w:space="0" w:color="auto"/>
                    <w:right w:val="none" w:sz="0" w:space="0" w:color="auto"/>
                  </w:divBdr>
                </w:div>
                <w:div w:id="201800455">
                  <w:marLeft w:val="0"/>
                  <w:marRight w:val="0"/>
                  <w:marTop w:val="60"/>
                  <w:marBottom w:val="30"/>
                  <w:divBdr>
                    <w:top w:val="none" w:sz="0" w:space="0" w:color="auto"/>
                    <w:left w:val="none" w:sz="0" w:space="0" w:color="auto"/>
                    <w:bottom w:val="none" w:sz="0" w:space="0" w:color="auto"/>
                    <w:right w:val="none" w:sz="0" w:space="0" w:color="auto"/>
                  </w:divBdr>
                </w:div>
                <w:div w:id="201803004">
                  <w:marLeft w:val="0"/>
                  <w:marRight w:val="0"/>
                  <w:marTop w:val="60"/>
                  <w:marBottom w:val="30"/>
                  <w:divBdr>
                    <w:top w:val="none" w:sz="0" w:space="0" w:color="auto"/>
                    <w:left w:val="none" w:sz="0" w:space="0" w:color="auto"/>
                    <w:bottom w:val="none" w:sz="0" w:space="0" w:color="auto"/>
                    <w:right w:val="none" w:sz="0" w:space="0" w:color="auto"/>
                  </w:divBdr>
                </w:div>
              </w:divsChild>
            </w:div>
            <w:div w:id="201797587">
              <w:marLeft w:val="0"/>
              <w:marRight w:val="0"/>
              <w:marTop w:val="0"/>
              <w:marBottom w:val="0"/>
              <w:divBdr>
                <w:top w:val="none" w:sz="0" w:space="0" w:color="auto"/>
                <w:left w:val="none" w:sz="0" w:space="0" w:color="auto"/>
                <w:bottom w:val="none" w:sz="0" w:space="0" w:color="auto"/>
                <w:right w:val="none" w:sz="0" w:space="0" w:color="auto"/>
              </w:divBdr>
              <w:divsChild>
                <w:div w:id="20179797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05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383">
              <w:marLeft w:val="75"/>
              <w:marRight w:val="75"/>
              <w:marTop w:val="75"/>
              <w:marBottom w:val="0"/>
              <w:divBdr>
                <w:top w:val="none" w:sz="0" w:space="0" w:color="auto"/>
                <w:left w:val="none" w:sz="0" w:space="0" w:color="auto"/>
                <w:bottom w:val="none" w:sz="0" w:space="0" w:color="auto"/>
                <w:right w:val="none" w:sz="0" w:space="0" w:color="auto"/>
              </w:divBdr>
              <w:divsChild>
                <w:div w:id="201796656">
                  <w:marLeft w:val="0"/>
                  <w:marRight w:val="0"/>
                  <w:marTop w:val="60"/>
                  <w:marBottom w:val="30"/>
                  <w:divBdr>
                    <w:top w:val="none" w:sz="0" w:space="0" w:color="auto"/>
                    <w:left w:val="none" w:sz="0" w:space="0" w:color="auto"/>
                    <w:bottom w:val="none" w:sz="0" w:space="0" w:color="auto"/>
                    <w:right w:val="none" w:sz="0" w:space="0" w:color="auto"/>
                  </w:divBdr>
                </w:div>
                <w:div w:id="201798500">
                  <w:marLeft w:val="0"/>
                  <w:marRight w:val="0"/>
                  <w:marTop w:val="60"/>
                  <w:marBottom w:val="30"/>
                  <w:divBdr>
                    <w:top w:val="none" w:sz="0" w:space="0" w:color="auto"/>
                    <w:left w:val="none" w:sz="0" w:space="0" w:color="auto"/>
                    <w:bottom w:val="none" w:sz="0" w:space="0" w:color="auto"/>
                    <w:right w:val="none" w:sz="0" w:space="0" w:color="auto"/>
                  </w:divBdr>
                </w:div>
                <w:div w:id="20180132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202">
          <w:marLeft w:val="0"/>
          <w:marRight w:val="0"/>
          <w:marTop w:val="75"/>
          <w:marBottom w:val="0"/>
          <w:divBdr>
            <w:top w:val="single" w:sz="6" w:space="4" w:color="A6C9E2"/>
            <w:left w:val="single" w:sz="6" w:space="4" w:color="A6C9E2"/>
            <w:bottom w:val="single" w:sz="6" w:space="4" w:color="A6C9E2"/>
            <w:right w:val="single" w:sz="6" w:space="4" w:color="A6C9E2"/>
          </w:divBdr>
          <w:divsChild>
            <w:div w:id="201801645">
              <w:marLeft w:val="75"/>
              <w:marRight w:val="75"/>
              <w:marTop w:val="75"/>
              <w:marBottom w:val="0"/>
              <w:divBdr>
                <w:top w:val="none" w:sz="0" w:space="0" w:color="auto"/>
                <w:left w:val="none" w:sz="0" w:space="0" w:color="auto"/>
                <w:bottom w:val="none" w:sz="0" w:space="0" w:color="auto"/>
                <w:right w:val="none" w:sz="0" w:space="0" w:color="auto"/>
              </w:divBdr>
              <w:divsChild>
                <w:div w:id="201795244">
                  <w:marLeft w:val="0"/>
                  <w:marRight w:val="0"/>
                  <w:marTop w:val="60"/>
                  <w:marBottom w:val="30"/>
                  <w:divBdr>
                    <w:top w:val="none" w:sz="0" w:space="0" w:color="auto"/>
                    <w:left w:val="none" w:sz="0" w:space="0" w:color="auto"/>
                    <w:bottom w:val="none" w:sz="0" w:space="0" w:color="auto"/>
                    <w:right w:val="none" w:sz="0" w:space="0" w:color="auto"/>
                  </w:divBdr>
                </w:div>
                <w:div w:id="201799643">
                  <w:marLeft w:val="0"/>
                  <w:marRight w:val="0"/>
                  <w:marTop w:val="60"/>
                  <w:marBottom w:val="30"/>
                  <w:divBdr>
                    <w:top w:val="none" w:sz="0" w:space="0" w:color="auto"/>
                    <w:left w:val="none" w:sz="0" w:space="0" w:color="auto"/>
                    <w:bottom w:val="none" w:sz="0" w:space="0" w:color="auto"/>
                    <w:right w:val="none" w:sz="0" w:space="0" w:color="auto"/>
                  </w:divBdr>
                </w:div>
                <w:div w:id="201802890">
                  <w:marLeft w:val="0"/>
                  <w:marRight w:val="0"/>
                  <w:marTop w:val="60"/>
                  <w:marBottom w:val="30"/>
                  <w:divBdr>
                    <w:top w:val="none" w:sz="0" w:space="0" w:color="auto"/>
                    <w:left w:val="none" w:sz="0" w:space="0" w:color="auto"/>
                    <w:bottom w:val="none" w:sz="0" w:space="0" w:color="auto"/>
                    <w:right w:val="none" w:sz="0" w:space="0" w:color="auto"/>
                  </w:divBdr>
                </w:div>
              </w:divsChild>
            </w:div>
            <w:div w:id="201801756">
              <w:marLeft w:val="0"/>
              <w:marRight w:val="0"/>
              <w:marTop w:val="0"/>
              <w:marBottom w:val="0"/>
              <w:divBdr>
                <w:top w:val="none" w:sz="0" w:space="0" w:color="auto"/>
                <w:left w:val="none" w:sz="0" w:space="0" w:color="auto"/>
                <w:bottom w:val="none" w:sz="0" w:space="0" w:color="auto"/>
                <w:right w:val="none" w:sz="0" w:space="0" w:color="auto"/>
              </w:divBdr>
              <w:divsChild>
                <w:div w:id="20179711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25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58">
              <w:marLeft w:val="0"/>
              <w:marRight w:val="0"/>
              <w:marTop w:val="0"/>
              <w:marBottom w:val="0"/>
              <w:divBdr>
                <w:top w:val="none" w:sz="0" w:space="0" w:color="auto"/>
                <w:left w:val="none" w:sz="0" w:space="0" w:color="auto"/>
                <w:bottom w:val="none" w:sz="0" w:space="0" w:color="auto"/>
                <w:right w:val="none" w:sz="0" w:space="0" w:color="auto"/>
              </w:divBdr>
              <w:divsChild>
                <w:div w:id="20179644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205">
              <w:marLeft w:val="75"/>
              <w:marRight w:val="75"/>
              <w:marTop w:val="75"/>
              <w:marBottom w:val="0"/>
              <w:divBdr>
                <w:top w:val="none" w:sz="0" w:space="0" w:color="auto"/>
                <w:left w:val="none" w:sz="0" w:space="0" w:color="auto"/>
                <w:bottom w:val="none" w:sz="0" w:space="0" w:color="auto"/>
                <w:right w:val="none" w:sz="0" w:space="0" w:color="auto"/>
              </w:divBdr>
              <w:divsChild>
                <w:div w:id="201796434">
                  <w:marLeft w:val="0"/>
                  <w:marRight w:val="0"/>
                  <w:marTop w:val="60"/>
                  <w:marBottom w:val="30"/>
                  <w:divBdr>
                    <w:top w:val="none" w:sz="0" w:space="0" w:color="auto"/>
                    <w:left w:val="none" w:sz="0" w:space="0" w:color="auto"/>
                    <w:bottom w:val="none" w:sz="0" w:space="0" w:color="auto"/>
                    <w:right w:val="none" w:sz="0" w:space="0" w:color="auto"/>
                  </w:divBdr>
                </w:div>
                <w:div w:id="201797186">
                  <w:marLeft w:val="0"/>
                  <w:marRight w:val="0"/>
                  <w:marTop w:val="60"/>
                  <w:marBottom w:val="30"/>
                  <w:divBdr>
                    <w:top w:val="none" w:sz="0" w:space="0" w:color="auto"/>
                    <w:left w:val="none" w:sz="0" w:space="0" w:color="auto"/>
                    <w:bottom w:val="none" w:sz="0" w:space="0" w:color="auto"/>
                    <w:right w:val="none" w:sz="0" w:space="0" w:color="auto"/>
                  </w:divBdr>
                </w:div>
                <w:div w:id="20179807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38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33">
              <w:marLeft w:val="0"/>
              <w:marRight w:val="0"/>
              <w:marTop w:val="0"/>
              <w:marBottom w:val="0"/>
              <w:divBdr>
                <w:top w:val="none" w:sz="0" w:space="0" w:color="auto"/>
                <w:left w:val="none" w:sz="0" w:space="0" w:color="auto"/>
                <w:bottom w:val="none" w:sz="0" w:space="0" w:color="auto"/>
                <w:right w:val="none" w:sz="0" w:space="0" w:color="auto"/>
              </w:divBdr>
              <w:divsChild>
                <w:div w:id="20179786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472">
              <w:marLeft w:val="75"/>
              <w:marRight w:val="75"/>
              <w:marTop w:val="75"/>
              <w:marBottom w:val="0"/>
              <w:divBdr>
                <w:top w:val="none" w:sz="0" w:space="0" w:color="auto"/>
                <w:left w:val="none" w:sz="0" w:space="0" w:color="auto"/>
                <w:bottom w:val="none" w:sz="0" w:space="0" w:color="auto"/>
                <w:right w:val="none" w:sz="0" w:space="0" w:color="auto"/>
              </w:divBdr>
              <w:divsChild>
                <w:div w:id="201797518">
                  <w:marLeft w:val="0"/>
                  <w:marRight w:val="0"/>
                  <w:marTop w:val="60"/>
                  <w:marBottom w:val="30"/>
                  <w:divBdr>
                    <w:top w:val="none" w:sz="0" w:space="0" w:color="auto"/>
                    <w:left w:val="none" w:sz="0" w:space="0" w:color="auto"/>
                    <w:bottom w:val="none" w:sz="0" w:space="0" w:color="auto"/>
                    <w:right w:val="none" w:sz="0" w:space="0" w:color="auto"/>
                  </w:divBdr>
                </w:div>
                <w:div w:id="201798977">
                  <w:marLeft w:val="0"/>
                  <w:marRight w:val="0"/>
                  <w:marTop w:val="60"/>
                  <w:marBottom w:val="30"/>
                  <w:divBdr>
                    <w:top w:val="none" w:sz="0" w:space="0" w:color="auto"/>
                    <w:left w:val="none" w:sz="0" w:space="0" w:color="auto"/>
                    <w:bottom w:val="none" w:sz="0" w:space="0" w:color="auto"/>
                    <w:right w:val="none" w:sz="0" w:space="0" w:color="auto"/>
                  </w:divBdr>
                </w:div>
                <w:div w:id="20179969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56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62">
              <w:marLeft w:val="75"/>
              <w:marRight w:val="75"/>
              <w:marTop w:val="75"/>
              <w:marBottom w:val="0"/>
              <w:divBdr>
                <w:top w:val="none" w:sz="0" w:space="0" w:color="auto"/>
                <w:left w:val="none" w:sz="0" w:space="0" w:color="auto"/>
                <w:bottom w:val="none" w:sz="0" w:space="0" w:color="auto"/>
                <w:right w:val="none" w:sz="0" w:space="0" w:color="auto"/>
              </w:divBdr>
              <w:divsChild>
                <w:div w:id="201796646">
                  <w:marLeft w:val="0"/>
                  <w:marRight w:val="0"/>
                  <w:marTop w:val="60"/>
                  <w:marBottom w:val="30"/>
                  <w:divBdr>
                    <w:top w:val="none" w:sz="0" w:space="0" w:color="auto"/>
                    <w:left w:val="none" w:sz="0" w:space="0" w:color="auto"/>
                    <w:bottom w:val="none" w:sz="0" w:space="0" w:color="auto"/>
                    <w:right w:val="none" w:sz="0" w:space="0" w:color="auto"/>
                  </w:divBdr>
                </w:div>
                <w:div w:id="201797825">
                  <w:marLeft w:val="0"/>
                  <w:marRight w:val="0"/>
                  <w:marTop w:val="60"/>
                  <w:marBottom w:val="30"/>
                  <w:divBdr>
                    <w:top w:val="none" w:sz="0" w:space="0" w:color="auto"/>
                    <w:left w:val="none" w:sz="0" w:space="0" w:color="auto"/>
                    <w:bottom w:val="none" w:sz="0" w:space="0" w:color="auto"/>
                    <w:right w:val="none" w:sz="0" w:space="0" w:color="auto"/>
                  </w:divBdr>
                </w:div>
                <w:div w:id="201800660">
                  <w:marLeft w:val="0"/>
                  <w:marRight w:val="0"/>
                  <w:marTop w:val="60"/>
                  <w:marBottom w:val="30"/>
                  <w:divBdr>
                    <w:top w:val="none" w:sz="0" w:space="0" w:color="auto"/>
                    <w:left w:val="none" w:sz="0" w:space="0" w:color="auto"/>
                    <w:bottom w:val="none" w:sz="0" w:space="0" w:color="auto"/>
                    <w:right w:val="none" w:sz="0" w:space="0" w:color="auto"/>
                  </w:divBdr>
                </w:div>
              </w:divsChild>
            </w:div>
            <w:div w:id="201799457">
              <w:marLeft w:val="0"/>
              <w:marRight w:val="0"/>
              <w:marTop w:val="0"/>
              <w:marBottom w:val="0"/>
              <w:divBdr>
                <w:top w:val="none" w:sz="0" w:space="0" w:color="auto"/>
                <w:left w:val="none" w:sz="0" w:space="0" w:color="auto"/>
                <w:bottom w:val="none" w:sz="0" w:space="0" w:color="auto"/>
                <w:right w:val="none" w:sz="0" w:space="0" w:color="auto"/>
              </w:divBdr>
              <w:divsChild>
                <w:div w:id="20180073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371">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12">
              <w:marLeft w:val="75"/>
              <w:marRight w:val="75"/>
              <w:marTop w:val="75"/>
              <w:marBottom w:val="0"/>
              <w:divBdr>
                <w:top w:val="none" w:sz="0" w:space="0" w:color="auto"/>
                <w:left w:val="none" w:sz="0" w:space="0" w:color="auto"/>
                <w:bottom w:val="none" w:sz="0" w:space="0" w:color="auto"/>
                <w:right w:val="none" w:sz="0" w:space="0" w:color="auto"/>
              </w:divBdr>
              <w:divsChild>
                <w:div w:id="201796166">
                  <w:marLeft w:val="0"/>
                  <w:marRight w:val="0"/>
                  <w:marTop w:val="60"/>
                  <w:marBottom w:val="30"/>
                  <w:divBdr>
                    <w:top w:val="none" w:sz="0" w:space="0" w:color="auto"/>
                    <w:left w:val="none" w:sz="0" w:space="0" w:color="auto"/>
                    <w:bottom w:val="none" w:sz="0" w:space="0" w:color="auto"/>
                    <w:right w:val="none" w:sz="0" w:space="0" w:color="auto"/>
                  </w:divBdr>
                </w:div>
                <w:div w:id="201800071">
                  <w:marLeft w:val="0"/>
                  <w:marRight w:val="0"/>
                  <w:marTop w:val="60"/>
                  <w:marBottom w:val="30"/>
                  <w:divBdr>
                    <w:top w:val="none" w:sz="0" w:space="0" w:color="auto"/>
                    <w:left w:val="none" w:sz="0" w:space="0" w:color="auto"/>
                    <w:bottom w:val="none" w:sz="0" w:space="0" w:color="auto"/>
                    <w:right w:val="none" w:sz="0" w:space="0" w:color="auto"/>
                  </w:divBdr>
                </w:div>
                <w:div w:id="201800090">
                  <w:marLeft w:val="0"/>
                  <w:marRight w:val="0"/>
                  <w:marTop w:val="60"/>
                  <w:marBottom w:val="30"/>
                  <w:divBdr>
                    <w:top w:val="none" w:sz="0" w:space="0" w:color="auto"/>
                    <w:left w:val="none" w:sz="0" w:space="0" w:color="auto"/>
                    <w:bottom w:val="none" w:sz="0" w:space="0" w:color="auto"/>
                    <w:right w:val="none" w:sz="0" w:space="0" w:color="auto"/>
                  </w:divBdr>
                </w:div>
              </w:divsChild>
            </w:div>
            <w:div w:id="201802696">
              <w:marLeft w:val="0"/>
              <w:marRight w:val="0"/>
              <w:marTop w:val="0"/>
              <w:marBottom w:val="0"/>
              <w:divBdr>
                <w:top w:val="none" w:sz="0" w:space="0" w:color="auto"/>
                <w:left w:val="none" w:sz="0" w:space="0" w:color="auto"/>
                <w:bottom w:val="none" w:sz="0" w:space="0" w:color="auto"/>
                <w:right w:val="none" w:sz="0" w:space="0" w:color="auto"/>
              </w:divBdr>
              <w:divsChild>
                <w:div w:id="20179510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41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95">
              <w:marLeft w:val="75"/>
              <w:marRight w:val="75"/>
              <w:marTop w:val="75"/>
              <w:marBottom w:val="0"/>
              <w:divBdr>
                <w:top w:val="none" w:sz="0" w:space="0" w:color="auto"/>
                <w:left w:val="none" w:sz="0" w:space="0" w:color="auto"/>
                <w:bottom w:val="none" w:sz="0" w:space="0" w:color="auto"/>
                <w:right w:val="none" w:sz="0" w:space="0" w:color="auto"/>
              </w:divBdr>
              <w:divsChild>
                <w:div w:id="201798845">
                  <w:marLeft w:val="0"/>
                  <w:marRight w:val="0"/>
                  <w:marTop w:val="60"/>
                  <w:marBottom w:val="30"/>
                  <w:divBdr>
                    <w:top w:val="none" w:sz="0" w:space="0" w:color="auto"/>
                    <w:left w:val="none" w:sz="0" w:space="0" w:color="auto"/>
                    <w:bottom w:val="none" w:sz="0" w:space="0" w:color="auto"/>
                    <w:right w:val="none" w:sz="0" w:space="0" w:color="auto"/>
                  </w:divBdr>
                </w:div>
                <w:div w:id="201800817">
                  <w:marLeft w:val="0"/>
                  <w:marRight w:val="0"/>
                  <w:marTop w:val="60"/>
                  <w:marBottom w:val="30"/>
                  <w:divBdr>
                    <w:top w:val="none" w:sz="0" w:space="0" w:color="auto"/>
                    <w:left w:val="none" w:sz="0" w:space="0" w:color="auto"/>
                    <w:bottom w:val="none" w:sz="0" w:space="0" w:color="auto"/>
                    <w:right w:val="none" w:sz="0" w:space="0" w:color="auto"/>
                  </w:divBdr>
                </w:div>
                <w:div w:id="201802419">
                  <w:marLeft w:val="0"/>
                  <w:marRight w:val="0"/>
                  <w:marTop w:val="60"/>
                  <w:marBottom w:val="30"/>
                  <w:divBdr>
                    <w:top w:val="none" w:sz="0" w:space="0" w:color="auto"/>
                    <w:left w:val="none" w:sz="0" w:space="0" w:color="auto"/>
                    <w:bottom w:val="none" w:sz="0" w:space="0" w:color="auto"/>
                    <w:right w:val="none" w:sz="0" w:space="0" w:color="auto"/>
                  </w:divBdr>
                </w:div>
              </w:divsChild>
            </w:div>
            <w:div w:id="201801869">
              <w:marLeft w:val="0"/>
              <w:marRight w:val="0"/>
              <w:marTop w:val="0"/>
              <w:marBottom w:val="0"/>
              <w:divBdr>
                <w:top w:val="none" w:sz="0" w:space="0" w:color="auto"/>
                <w:left w:val="none" w:sz="0" w:space="0" w:color="auto"/>
                <w:bottom w:val="none" w:sz="0" w:space="0" w:color="auto"/>
                <w:right w:val="none" w:sz="0" w:space="0" w:color="auto"/>
              </w:divBdr>
              <w:divsChild>
                <w:div w:id="20180321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69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87">
              <w:marLeft w:val="0"/>
              <w:marRight w:val="0"/>
              <w:marTop w:val="0"/>
              <w:marBottom w:val="0"/>
              <w:divBdr>
                <w:top w:val="none" w:sz="0" w:space="0" w:color="auto"/>
                <w:left w:val="none" w:sz="0" w:space="0" w:color="auto"/>
                <w:bottom w:val="none" w:sz="0" w:space="0" w:color="auto"/>
                <w:right w:val="none" w:sz="0" w:space="0" w:color="auto"/>
              </w:divBdr>
              <w:divsChild>
                <w:div w:id="2018004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884">
              <w:marLeft w:val="75"/>
              <w:marRight w:val="75"/>
              <w:marTop w:val="75"/>
              <w:marBottom w:val="0"/>
              <w:divBdr>
                <w:top w:val="none" w:sz="0" w:space="0" w:color="auto"/>
                <w:left w:val="none" w:sz="0" w:space="0" w:color="auto"/>
                <w:bottom w:val="none" w:sz="0" w:space="0" w:color="auto"/>
                <w:right w:val="none" w:sz="0" w:space="0" w:color="auto"/>
              </w:divBdr>
              <w:divsChild>
                <w:div w:id="201798300">
                  <w:marLeft w:val="0"/>
                  <w:marRight w:val="0"/>
                  <w:marTop w:val="60"/>
                  <w:marBottom w:val="30"/>
                  <w:divBdr>
                    <w:top w:val="none" w:sz="0" w:space="0" w:color="auto"/>
                    <w:left w:val="none" w:sz="0" w:space="0" w:color="auto"/>
                    <w:bottom w:val="none" w:sz="0" w:space="0" w:color="auto"/>
                    <w:right w:val="none" w:sz="0" w:space="0" w:color="auto"/>
                  </w:divBdr>
                </w:div>
                <w:div w:id="201800710">
                  <w:marLeft w:val="0"/>
                  <w:marRight w:val="0"/>
                  <w:marTop w:val="60"/>
                  <w:marBottom w:val="30"/>
                  <w:divBdr>
                    <w:top w:val="none" w:sz="0" w:space="0" w:color="auto"/>
                    <w:left w:val="none" w:sz="0" w:space="0" w:color="auto"/>
                    <w:bottom w:val="none" w:sz="0" w:space="0" w:color="auto"/>
                    <w:right w:val="none" w:sz="0" w:space="0" w:color="auto"/>
                  </w:divBdr>
                </w:div>
                <w:div w:id="20180312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19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22">
              <w:marLeft w:val="0"/>
              <w:marRight w:val="0"/>
              <w:marTop w:val="0"/>
              <w:marBottom w:val="0"/>
              <w:divBdr>
                <w:top w:val="none" w:sz="0" w:space="0" w:color="auto"/>
                <w:left w:val="none" w:sz="0" w:space="0" w:color="auto"/>
                <w:bottom w:val="none" w:sz="0" w:space="0" w:color="auto"/>
                <w:right w:val="none" w:sz="0" w:space="0" w:color="auto"/>
              </w:divBdr>
              <w:divsChild>
                <w:div w:id="20180211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579">
              <w:marLeft w:val="75"/>
              <w:marRight w:val="75"/>
              <w:marTop w:val="75"/>
              <w:marBottom w:val="0"/>
              <w:divBdr>
                <w:top w:val="none" w:sz="0" w:space="0" w:color="auto"/>
                <w:left w:val="none" w:sz="0" w:space="0" w:color="auto"/>
                <w:bottom w:val="none" w:sz="0" w:space="0" w:color="auto"/>
                <w:right w:val="none" w:sz="0" w:space="0" w:color="auto"/>
              </w:divBdr>
              <w:divsChild>
                <w:div w:id="201795585">
                  <w:marLeft w:val="0"/>
                  <w:marRight w:val="0"/>
                  <w:marTop w:val="60"/>
                  <w:marBottom w:val="30"/>
                  <w:divBdr>
                    <w:top w:val="none" w:sz="0" w:space="0" w:color="auto"/>
                    <w:left w:val="none" w:sz="0" w:space="0" w:color="auto"/>
                    <w:bottom w:val="none" w:sz="0" w:space="0" w:color="auto"/>
                    <w:right w:val="none" w:sz="0" w:space="0" w:color="auto"/>
                  </w:divBdr>
                </w:div>
                <w:div w:id="201796596">
                  <w:marLeft w:val="0"/>
                  <w:marRight w:val="0"/>
                  <w:marTop w:val="60"/>
                  <w:marBottom w:val="30"/>
                  <w:divBdr>
                    <w:top w:val="none" w:sz="0" w:space="0" w:color="auto"/>
                    <w:left w:val="none" w:sz="0" w:space="0" w:color="auto"/>
                    <w:bottom w:val="none" w:sz="0" w:space="0" w:color="auto"/>
                    <w:right w:val="none" w:sz="0" w:space="0" w:color="auto"/>
                  </w:divBdr>
                </w:div>
                <w:div w:id="20180210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36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22">
              <w:marLeft w:val="0"/>
              <w:marRight w:val="0"/>
              <w:marTop w:val="0"/>
              <w:marBottom w:val="0"/>
              <w:divBdr>
                <w:top w:val="none" w:sz="0" w:space="0" w:color="auto"/>
                <w:left w:val="none" w:sz="0" w:space="0" w:color="auto"/>
                <w:bottom w:val="none" w:sz="0" w:space="0" w:color="auto"/>
                <w:right w:val="none" w:sz="0" w:space="0" w:color="auto"/>
              </w:divBdr>
              <w:divsChild>
                <w:div w:id="20180277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333">
              <w:marLeft w:val="75"/>
              <w:marRight w:val="75"/>
              <w:marTop w:val="75"/>
              <w:marBottom w:val="0"/>
              <w:divBdr>
                <w:top w:val="none" w:sz="0" w:space="0" w:color="auto"/>
                <w:left w:val="none" w:sz="0" w:space="0" w:color="auto"/>
                <w:bottom w:val="none" w:sz="0" w:space="0" w:color="auto"/>
                <w:right w:val="none" w:sz="0" w:space="0" w:color="auto"/>
              </w:divBdr>
              <w:divsChild>
                <w:div w:id="201800505">
                  <w:marLeft w:val="0"/>
                  <w:marRight w:val="0"/>
                  <w:marTop w:val="60"/>
                  <w:marBottom w:val="30"/>
                  <w:divBdr>
                    <w:top w:val="none" w:sz="0" w:space="0" w:color="auto"/>
                    <w:left w:val="none" w:sz="0" w:space="0" w:color="auto"/>
                    <w:bottom w:val="none" w:sz="0" w:space="0" w:color="auto"/>
                    <w:right w:val="none" w:sz="0" w:space="0" w:color="auto"/>
                  </w:divBdr>
                </w:div>
                <w:div w:id="201800805">
                  <w:marLeft w:val="0"/>
                  <w:marRight w:val="0"/>
                  <w:marTop w:val="60"/>
                  <w:marBottom w:val="30"/>
                  <w:divBdr>
                    <w:top w:val="none" w:sz="0" w:space="0" w:color="auto"/>
                    <w:left w:val="none" w:sz="0" w:space="0" w:color="auto"/>
                    <w:bottom w:val="none" w:sz="0" w:space="0" w:color="auto"/>
                    <w:right w:val="none" w:sz="0" w:space="0" w:color="auto"/>
                  </w:divBdr>
                </w:div>
                <w:div w:id="20180216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91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38">
              <w:marLeft w:val="0"/>
              <w:marRight w:val="0"/>
              <w:marTop w:val="0"/>
              <w:marBottom w:val="0"/>
              <w:divBdr>
                <w:top w:val="none" w:sz="0" w:space="0" w:color="auto"/>
                <w:left w:val="none" w:sz="0" w:space="0" w:color="auto"/>
                <w:bottom w:val="none" w:sz="0" w:space="0" w:color="auto"/>
                <w:right w:val="none" w:sz="0" w:space="0" w:color="auto"/>
              </w:divBdr>
              <w:divsChild>
                <w:div w:id="20179840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898">
              <w:marLeft w:val="75"/>
              <w:marRight w:val="75"/>
              <w:marTop w:val="75"/>
              <w:marBottom w:val="0"/>
              <w:divBdr>
                <w:top w:val="none" w:sz="0" w:space="0" w:color="auto"/>
                <w:left w:val="none" w:sz="0" w:space="0" w:color="auto"/>
                <w:bottom w:val="none" w:sz="0" w:space="0" w:color="auto"/>
                <w:right w:val="none" w:sz="0" w:space="0" w:color="auto"/>
              </w:divBdr>
              <w:divsChild>
                <w:div w:id="201795356">
                  <w:marLeft w:val="0"/>
                  <w:marRight w:val="0"/>
                  <w:marTop w:val="60"/>
                  <w:marBottom w:val="30"/>
                  <w:divBdr>
                    <w:top w:val="none" w:sz="0" w:space="0" w:color="auto"/>
                    <w:left w:val="none" w:sz="0" w:space="0" w:color="auto"/>
                    <w:bottom w:val="none" w:sz="0" w:space="0" w:color="auto"/>
                    <w:right w:val="none" w:sz="0" w:space="0" w:color="auto"/>
                  </w:divBdr>
                </w:div>
                <w:div w:id="201798381">
                  <w:marLeft w:val="0"/>
                  <w:marRight w:val="0"/>
                  <w:marTop w:val="60"/>
                  <w:marBottom w:val="30"/>
                  <w:divBdr>
                    <w:top w:val="none" w:sz="0" w:space="0" w:color="auto"/>
                    <w:left w:val="none" w:sz="0" w:space="0" w:color="auto"/>
                    <w:bottom w:val="none" w:sz="0" w:space="0" w:color="auto"/>
                    <w:right w:val="none" w:sz="0" w:space="0" w:color="auto"/>
                  </w:divBdr>
                </w:div>
                <w:div w:id="20180019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40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93">
              <w:marLeft w:val="75"/>
              <w:marRight w:val="75"/>
              <w:marTop w:val="75"/>
              <w:marBottom w:val="0"/>
              <w:divBdr>
                <w:top w:val="none" w:sz="0" w:space="0" w:color="auto"/>
                <w:left w:val="none" w:sz="0" w:space="0" w:color="auto"/>
                <w:bottom w:val="none" w:sz="0" w:space="0" w:color="auto"/>
                <w:right w:val="none" w:sz="0" w:space="0" w:color="auto"/>
              </w:divBdr>
              <w:divsChild>
                <w:div w:id="201795726">
                  <w:marLeft w:val="0"/>
                  <w:marRight w:val="0"/>
                  <w:marTop w:val="60"/>
                  <w:marBottom w:val="30"/>
                  <w:divBdr>
                    <w:top w:val="none" w:sz="0" w:space="0" w:color="auto"/>
                    <w:left w:val="none" w:sz="0" w:space="0" w:color="auto"/>
                    <w:bottom w:val="none" w:sz="0" w:space="0" w:color="auto"/>
                    <w:right w:val="none" w:sz="0" w:space="0" w:color="auto"/>
                  </w:divBdr>
                </w:div>
                <w:div w:id="201799044">
                  <w:marLeft w:val="0"/>
                  <w:marRight w:val="0"/>
                  <w:marTop w:val="60"/>
                  <w:marBottom w:val="30"/>
                  <w:divBdr>
                    <w:top w:val="none" w:sz="0" w:space="0" w:color="auto"/>
                    <w:left w:val="none" w:sz="0" w:space="0" w:color="auto"/>
                    <w:bottom w:val="none" w:sz="0" w:space="0" w:color="auto"/>
                    <w:right w:val="none" w:sz="0" w:space="0" w:color="auto"/>
                  </w:divBdr>
                </w:div>
                <w:div w:id="201801888">
                  <w:marLeft w:val="0"/>
                  <w:marRight w:val="0"/>
                  <w:marTop w:val="60"/>
                  <w:marBottom w:val="30"/>
                  <w:divBdr>
                    <w:top w:val="none" w:sz="0" w:space="0" w:color="auto"/>
                    <w:left w:val="none" w:sz="0" w:space="0" w:color="auto"/>
                    <w:bottom w:val="none" w:sz="0" w:space="0" w:color="auto"/>
                    <w:right w:val="none" w:sz="0" w:space="0" w:color="auto"/>
                  </w:divBdr>
                </w:div>
              </w:divsChild>
            </w:div>
            <w:div w:id="201801305">
              <w:marLeft w:val="0"/>
              <w:marRight w:val="0"/>
              <w:marTop w:val="0"/>
              <w:marBottom w:val="0"/>
              <w:divBdr>
                <w:top w:val="none" w:sz="0" w:space="0" w:color="auto"/>
                <w:left w:val="none" w:sz="0" w:space="0" w:color="auto"/>
                <w:bottom w:val="none" w:sz="0" w:space="0" w:color="auto"/>
                <w:right w:val="none" w:sz="0" w:space="0" w:color="auto"/>
              </w:divBdr>
              <w:divsChild>
                <w:div w:id="20180229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6396">
      <w:marLeft w:val="0"/>
      <w:marRight w:val="0"/>
      <w:marTop w:val="0"/>
      <w:marBottom w:val="0"/>
      <w:divBdr>
        <w:top w:val="none" w:sz="0" w:space="0" w:color="auto"/>
        <w:left w:val="none" w:sz="0" w:space="0" w:color="auto"/>
        <w:bottom w:val="none" w:sz="0" w:space="0" w:color="auto"/>
        <w:right w:val="none" w:sz="0" w:space="0" w:color="auto"/>
      </w:divBdr>
      <w:divsChild>
        <w:div w:id="201795123">
          <w:marLeft w:val="0"/>
          <w:marRight w:val="0"/>
          <w:marTop w:val="75"/>
          <w:marBottom w:val="0"/>
          <w:divBdr>
            <w:top w:val="single" w:sz="6" w:space="4" w:color="A6C9E2"/>
            <w:left w:val="single" w:sz="6" w:space="4" w:color="A6C9E2"/>
            <w:bottom w:val="single" w:sz="6" w:space="4" w:color="A6C9E2"/>
            <w:right w:val="single" w:sz="6" w:space="4" w:color="A6C9E2"/>
          </w:divBdr>
          <w:divsChild>
            <w:div w:id="201800286">
              <w:marLeft w:val="75"/>
              <w:marRight w:val="75"/>
              <w:marTop w:val="75"/>
              <w:marBottom w:val="0"/>
              <w:divBdr>
                <w:top w:val="none" w:sz="0" w:space="0" w:color="auto"/>
                <w:left w:val="none" w:sz="0" w:space="0" w:color="auto"/>
                <w:bottom w:val="none" w:sz="0" w:space="0" w:color="auto"/>
                <w:right w:val="none" w:sz="0" w:space="0" w:color="auto"/>
              </w:divBdr>
              <w:divsChild>
                <w:div w:id="201798372">
                  <w:marLeft w:val="0"/>
                  <w:marRight w:val="0"/>
                  <w:marTop w:val="60"/>
                  <w:marBottom w:val="30"/>
                  <w:divBdr>
                    <w:top w:val="none" w:sz="0" w:space="0" w:color="auto"/>
                    <w:left w:val="none" w:sz="0" w:space="0" w:color="auto"/>
                    <w:bottom w:val="none" w:sz="0" w:space="0" w:color="auto"/>
                    <w:right w:val="none" w:sz="0" w:space="0" w:color="auto"/>
                  </w:divBdr>
                </w:div>
                <w:div w:id="201799127">
                  <w:marLeft w:val="0"/>
                  <w:marRight w:val="0"/>
                  <w:marTop w:val="60"/>
                  <w:marBottom w:val="30"/>
                  <w:divBdr>
                    <w:top w:val="none" w:sz="0" w:space="0" w:color="auto"/>
                    <w:left w:val="none" w:sz="0" w:space="0" w:color="auto"/>
                    <w:bottom w:val="none" w:sz="0" w:space="0" w:color="auto"/>
                    <w:right w:val="none" w:sz="0" w:space="0" w:color="auto"/>
                  </w:divBdr>
                </w:div>
                <w:div w:id="201800474">
                  <w:marLeft w:val="0"/>
                  <w:marRight w:val="0"/>
                  <w:marTop w:val="60"/>
                  <w:marBottom w:val="30"/>
                  <w:divBdr>
                    <w:top w:val="none" w:sz="0" w:space="0" w:color="auto"/>
                    <w:left w:val="none" w:sz="0" w:space="0" w:color="auto"/>
                    <w:bottom w:val="none" w:sz="0" w:space="0" w:color="auto"/>
                    <w:right w:val="none" w:sz="0" w:space="0" w:color="auto"/>
                  </w:divBdr>
                </w:div>
              </w:divsChild>
            </w:div>
            <w:div w:id="201800622">
              <w:marLeft w:val="0"/>
              <w:marRight w:val="0"/>
              <w:marTop w:val="0"/>
              <w:marBottom w:val="0"/>
              <w:divBdr>
                <w:top w:val="none" w:sz="0" w:space="0" w:color="auto"/>
                <w:left w:val="none" w:sz="0" w:space="0" w:color="auto"/>
                <w:bottom w:val="none" w:sz="0" w:space="0" w:color="auto"/>
                <w:right w:val="none" w:sz="0" w:space="0" w:color="auto"/>
              </w:divBdr>
              <w:divsChild>
                <w:div w:id="20179759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376">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93">
              <w:marLeft w:val="75"/>
              <w:marRight w:val="75"/>
              <w:marTop w:val="75"/>
              <w:marBottom w:val="0"/>
              <w:divBdr>
                <w:top w:val="none" w:sz="0" w:space="0" w:color="auto"/>
                <w:left w:val="none" w:sz="0" w:space="0" w:color="auto"/>
                <w:bottom w:val="none" w:sz="0" w:space="0" w:color="auto"/>
                <w:right w:val="none" w:sz="0" w:space="0" w:color="auto"/>
              </w:divBdr>
              <w:divsChild>
                <w:div w:id="201798607">
                  <w:marLeft w:val="0"/>
                  <w:marRight w:val="0"/>
                  <w:marTop w:val="60"/>
                  <w:marBottom w:val="30"/>
                  <w:divBdr>
                    <w:top w:val="none" w:sz="0" w:space="0" w:color="auto"/>
                    <w:left w:val="none" w:sz="0" w:space="0" w:color="auto"/>
                    <w:bottom w:val="none" w:sz="0" w:space="0" w:color="auto"/>
                    <w:right w:val="none" w:sz="0" w:space="0" w:color="auto"/>
                  </w:divBdr>
                </w:div>
                <w:div w:id="201799490">
                  <w:marLeft w:val="0"/>
                  <w:marRight w:val="0"/>
                  <w:marTop w:val="60"/>
                  <w:marBottom w:val="30"/>
                  <w:divBdr>
                    <w:top w:val="none" w:sz="0" w:space="0" w:color="auto"/>
                    <w:left w:val="none" w:sz="0" w:space="0" w:color="auto"/>
                    <w:bottom w:val="none" w:sz="0" w:space="0" w:color="auto"/>
                    <w:right w:val="none" w:sz="0" w:space="0" w:color="auto"/>
                  </w:divBdr>
                </w:div>
                <w:div w:id="201800226">
                  <w:marLeft w:val="0"/>
                  <w:marRight w:val="0"/>
                  <w:marTop w:val="60"/>
                  <w:marBottom w:val="30"/>
                  <w:divBdr>
                    <w:top w:val="none" w:sz="0" w:space="0" w:color="auto"/>
                    <w:left w:val="none" w:sz="0" w:space="0" w:color="auto"/>
                    <w:bottom w:val="none" w:sz="0" w:space="0" w:color="auto"/>
                    <w:right w:val="none" w:sz="0" w:space="0" w:color="auto"/>
                  </w:divBdr>
                </w:div>
              </w:divsChild>
            </w:div>
            <w:div w:id="201801148">
              <w:marLeft w:val="0"/>
              <w:marRight w:val="0"/>
              <w:marTop w:val="0"/>
              <w:marBottom w:val="0"/>
              <w:divBdr>
                <w:top w:val="none" w:sz="0" w:space="0" w:color="auto"/>
                <w:left w:val="none" w:sz="0" w:space="0" w:color="auto"/>
                <w:bottom w:val="none" w:sz="0" w:space="0" w:color="auto"/>
                <w:right w:val="none" w:sz="0" w:space="0" w:color="auto"/>
              </w:divBdr>
              <w:divsChild>
                <w:div w:id="20180160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501">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20">
              <w:marLeft w:val="75"/>
              <w:marRight w:val="75"/>
              <w:marTop w:val="75"/>
              <w:marBottom w:val="0"/>
              <w:divBdr>
                <w:top w:val="none" w:sz="0" w:space="0" w:color="auto"/>
                <w:left w:val="none" w:sz="0" w:space="0" w:color="auto"/>
                <w:bottom w:val="none" w:sz="0" w:space="0" w:color="auto"/>
                <w:right w:val="none" w:sz="0" w:space="0" w:color="auto"/>
              </w:divBdr>
              <w:divsChild>
                <w:div w:id="201797028">
                  <w:marLeft w:val="0"/>
                  <w:marRight w:val="0"/>
                  <w:marTop w:val="60"/>
                  <w:marBottom w:val="30"/>
                  <w:divBdr>
                    <w:top w:val="none" w:sz="0" w:space="0" w:color="auto"/>
                    <w:left w:val="none" w:sz="0" w:space="0" w:color="auto"/>
                    <w:bottom w:val="none" w:sz="0" w:space="0" w:color="auto"/>
                    <w:right w:val="none" w:sz="0" w:space="0" w:color="auto"/>
                  </w:divBdr>
                </w:div>
                <w:div w:id="201801536">
                  <w:marLeft w:val="0"/>
                  <w:marRight w:val="0"/>
                  <w:marTop w:val="60"/>
                  <w:marBottom w:val="30"/>
                  <w:divBdr>
                    <w:top w:val="none" w:sz="0" w:space="0" w:color="auto"/>
                    <w:left w:val="none" w:sz="0" w:space="0" w:color="auto"/>
                    <w:bottom w:val="none" w:sz="0" w:space="0" w:color="auto"/>
                    <w:right w:val="none" w:sz="0" w:space="0" w:color="auto"/>
                  </w:divBdr>
                </w:div>
                <w:div w:id="201801760">
                  <w:marLeft w:val="0"/>
                  <w:marRight w:val="0"/>
                  <w:marTop w:val="60"/>
                  <w:marBottom w:val="30"/>
                  <w:divBdr>
                    <w:top w:val="none" w:sz="0" w:space="0" w:color="auto"/>
                    <w:left w:val="none" w:sz="0" w:space="0" w:color="auto"/>
                    <w:bottom w:val="none" w:sz="0" w:space="0" w:color="auto"/>
                    <w:right w:val="none" w:sz="0" w:space="0" w:color="auto"/>
                  </w:divBdr>
                </w:div>
              </w:divsChild>
            </w:div>
            <w:div w:id="201799124">
              <w:marLeft w:val="0"/>
              <w:marRight w:val="0"/>
              <w:marTop w:val="0"/>
              <w:marBottom w:val="0"/>
              <w:divBdr>
                <w:top w:val="none" w:sz="0" w:space="0" w:color="auto"/>
                <w:left w:val="none" w:sz="0" w:space="0" w:color="auto"/>
                <w:bottom w:val="none" w:sz="0" w:space="0" w:color="auto"/>
                <w:right w:val="none" w:sz="0" w:space="0" w:color="auto"/>
              </w:divBdr>
              <w:divsChild>
                <w:div w:id="2018027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69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391">
              <w:marLeft w:val="75"/>
              <w:marRight w:val="75"/>
              <w:marTop w:val="75"/>
              <w:marBottom w:val="0"/>
              <w:divBdr>
                <w:top w:val="none" w:sz="0" w:space="0" w:color="auto"/>
                <w:left w:val="none" w:sz="0" w:space="0" w:color="auto"/>
                <w:bottom w:val="none" w:sz="0" w:space="0" w:color="auto"/>
                <w:right w:val="none" w:sz="0" w:space="0" w:color="auto"/>
              </w:divBdr>
              <w:divsChild>
                <w:div w:id="201795436">
                  <w:marLeft w:val="0"/>
                  <w:marRight w:val="0"/>
                  <w:marTop w:val="60"/>
                  <w:marBottom w:val="30"/>
                  <w:divBdr>
                    <w:top w:val="none" w:sz="0" w:space="0" w:color="auto"/>
                    <w:left w:val="none" w:sz="0" w:space="0" w:color="auto"/>
                    <w:bottom w:val="none" w:sz="0" w:space="0" w:color="auto"/>
                    <w:right w:val="none" w:sz="0" w:space="0" w:color="auto"/>
                  </w:divBdr>
                </w:div>
                <w:div w:id="201797229">
                  <w:marLeft w:val="0"/>
                  <w:marRight w:val="0"/>
                  <w:marTop w:val="60"/>
                  <w:marBottom w:val="30"/>
                  <w:divBdr>
                    <w:top w:val="none" w:sz="0" w:space="0" w:color="auto"/>
                    <w:left w:val="none" w:sz="0" w:space="0" w:color="auto"/>
                    <w:bottom w:val="none" w:sz="0" w:space="0" w:color="auto"/>
                    <w:right w:val="none" w:sz="0" w:space="0" w:color="auto"/>
                  </w:divBdr>
                </w:div>
                <w:div w:id="201802532">
                  <w:marLeft w:val="0"/>
                  <w:marRight w:val="0"/>
                  <w:marTop w:val="60"/>
                  <w:marBottom w:val="30"/>
                  <w:divBdr>
                    <w:top w:val="none" w:sz="0" w:space="0" w:color="auto"/>
                    <w:left w:val="none" w:sz="0" w:space="0" w:color="auto"/>
                    <w:bottom w:val="none" w:sz="0" w:space="0" w:color="auto"/>
                    <w:right w:val="none" w:sz="0" w:space="0" w:color="auto"/>
                  </w:divBdr>
                </w:div>
              </w:divsChild>
            </w:div>
            <w:div w:id="201801082">
              <w:marLeft w:val="0"/>
              <w:marRight w:val="0"/>
              <w:marTop w:val="0"/>
              <w:marBottom w:val="0"/>
              <w:divBdr>
                <w:top w:val="none" w:sz="0" w:space="0" w:color="auto"/>
                <w:left w:val="none" w:sz="0" w:space="0" w:color="auto"/>
                <w:bottom w:val="none" w:sz="0" w:space="0" w:color="auto"/>
                <w:right w:val="none" w:sz="0" w:space="0" w:color="auto"/>
              </w:divBdr>
              <w:divsChild>
                <w:div w:id="20179931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938">
          <w:marLeft w:val="0"/>
          <w:marRight w:val="0"/>
          <w:marTop w:val="75"/>
          <w:marBottom w:val="0"/>
          <w:divBdr>
            <w:top w:val="single" w:sz="6" w:space="4" w:color="A6C9E2"/>
            <w:left w:val="single" w:sz="6" w:space="4" w:color="A6C9E2"/>
            <w:bottom w:val="single" w:sz="6" w:space="4" w:color="A6C9E2"/>
            <w:right w:val="single" w:sz="6" w:space="4" w:color="A6C9E2"/>
          </w:divBdr>
          <w:divsChild>
            <w:div w:id="201800008">
              <w:marLeft w:val="0"/>
              <w:marRight w:val="0"/>
              <w:marTop w:val="0"/>
              <w:marBottom w:val="0"/>
              <w:divBdr>
                <w:top w:val="none" w:sz="0" w:space="0" w:color="auto"/>
                <w:left w:val="none" w:sz="0" w:space="0" w:color="auto"/>
                <w:bottom w:val="none" w:sz="0" w:space="0" w:color="auto"/>
                <w:right w:val="none" w:sz="0" w:space="0" w:color="auto"/>
              </w:divBdr>
              <w:divsChild>
                <w:div w:id="20180233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709">
              <w:marLeft w:val="75"/>
              <w:marRight w:val="75"/>
              <w:marTop w:val="75"/>
              <w:marBottom w:val="0"/>
              <w:divBdr>
                <w:top w:val="none" w:sz="0" w:space="0" w:color="auto"/>
                <w:left w:val="none" w:sz="0" w:space="0" w:color="auto"/>
                <w:bottom w:val="none" w:sz="0" w:space="0" w:color="auto"/>
                <w:right w:val="none" w:sz="0" w:space="0" w:color="auto"/>
              </w:divBdr>
              <w:divsChild>
                <w:div w:id="201799939">
                  <w:marLeft w:val="0"/>
                  <w:marRight w:val="0"/>
                  <w:marTop w:val="60"/>
                  <w:marBottom w:val="30"/>
                  <w:divBdr>
                    <w:top w:val="none" w:sz="0" w:space="0" w:color="auto"/>
                    <w:left w:val="none" w:sz="0" w:space="0" w:color="auto"/>
                    <w:bottom w:val="none" w:sz="0" w:space="0" w:color="auto"/>
                    <w:right w:val="none" w:sz="0" w:space="0" w:color="auto"/>
                  </w:divBdr>
                </w:div>
                <w:div w:id="201800402">
                  <w:marLeft w:val="0"/>
                  <w:marRight w:val="0"/>
                  <w:marTop w:val="60"/>
                  <w:marBottom w:val="30"/>
                  <w:divBdr>
                    <w:top w:val="none" w:sz="0" w:space="0" w:color="auto"/>
                    <w:left w:val="none" w:sz="0" w:space="0" w:color="auto"/>
                    <w:bottom w:val="none" w:sz="0" w:space="0" w:color="auto"/>
                    <w:right w:val="none" w:sz="0" w:space="0" w:color="auto"/>
                  </w:divBdr>
                </w:div>
                <w:div w:id="20180224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004">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29">
              <w:marLeft w:val="75"/>
              <w:marRight w:val="75"/>
              <w:marTop w:val="75"/>
              <w:marBottom w:val="0"/>
              <w:divBdr>
                <w:top w:val="none" w:sz="0" w:space="0" w:color="auto"/>
                <w:left w:val="none" w:sz="0" w:space="0" w:color="auto"/>
                <w:bottom w:val="none" w:sz="0" w:space="0" w:color="auto"/>
                <w:right w:val="none" w:sz="0" w:space="0" w:color="auto"/>
              </w:divBdr>
              <w:divsChild>
                <w:div w:id="201795765">
                  <w:marLeft w:val="0"/>
                  <w:marRight w:val="0"/>
                  <w:marTop w:val="60"/>
                  <w:marBottom w:val="30"/>
                  <w:divBdr>
                    <w:top w:val="none" w:sz="0" w:space="0" w:color="auto"/>
                    <w:left w:val="none" w:sz="0" w:space="0" w:color="auto"/>
                    <w:bottom w:val="none" w:sz="0" w:space="0" w:color="auto"/>
                    <w:right w:val="none" w:sz="0" w:space="0" w:color="auto"/>
                  </w:divBdr>
                </w:div>
                <w:div w:id="201797246">
                  <w:marLeft w:val="0"/>
                  <w:marRight w:val="0"/>
                  <w:marTop w:val="60"/>
                  <w:marBottom w:val="30"/>
                  <w:divBdr>
                    <w:top w:val="none" w:sz="0" w:space="0" w:color="auto"/>
                    <w:left w:val="none" w:sz="0" w:space="0" w:color="auto"/>
                    <w:bottom w:val="none" w:sz="0" w:space="0" w:color="auto"/>
                    <w:right w:val="none" w:sz="0" w:space="0" w:color="auto"/>
                  </w:divBdr>
                </w:div>
                <w:div w:id="201799250">
                  <w:marLeft w:val="0"/>
                  <w:marRight w:val="0"/>
                  <w:marTop w:val="60"/>
                  <w:marBottom w:val="30"/>
                  <w:divBdr>
                    <w:top w:val="none" w:sz="0" w:space="0" w:color="auto"/>
                    <w:left w:val="none" w:sz="0" w:space="0" w:color="auto"/>
                    <w:bottom w:val="none" w:sz="0" w:space="0" w:color="auto"/>
                    <w:right w:val="none" w:sz="0" w:space="0" w:color="auto"/>
                  </w:divBdr>
                </w:div>
              </w:divsChild>
            </w:div>
            <w:div w:id="201802349">
              <w:marLeft w:val="0"/>
              <w:marRight w:val="0"/>
              <w:marTop w:val="0"/>
              <w:marBottom w:val="0"/>
              <w:divBdr>
                <w:top w:val="none" w:sz="0" w:space="0" w:color="auto"/>
                <w:left w:val="none" w:sz="0" w:space="0" w:color="auto"/>
                <w:bottom w:val="none" w:sz="0" w:space="0" w:color="auto"/>
                <w:right w:val="none" w:sz="0" w:space="0" w:color="auto"/>
              </w:divBdr>
              <w:divsChild>
                <w:div w:id="20179910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256">
          <w:marLeft w:val="0"/>
          <w:marRight w:val="0"/>
          <w:marTop w:val="75"/>
          <w:marBottom w:val="0"/>
          <w:divBdr>
            <w:top w:val="single" w:sz="6" w:space="4" w:color="A6C9E2"/>
            <w:left w:val="single" w:sz="6" w:space="4" w:color="A6C9E2"/>
            <w:bottom w:val="single" w:sz="6" w:space="4" w:color="A6C9E2"/>
            <w:right w:val="single" w:sz="6" w:space="4" w:color="A6C9E2"/>
          </w:divBdr>
          <w:divsChild>
            <w:div w:id="201802204">
              <w:marLeft w:val="75"/>
              <w:marRight w:val="75"/>
              <w:marTop w:val="75"/>
              <w:marBottom w:val="0"/>
              <w:divBdr>
                <w:top w:val="none" w:sz="0" w:space="0" w:color="auto"/>
                <w:left w:val="none" w:sz="0" w:space="0" w:color="auto"/>
                <w:bottom w:val="none" w:sz="0" w:space="0" w:color="auto"/>
                <w:right w:val="none" w:sz="0" w:space="0" w:color="auto"/>
              </w:divBdr>
              <w:divsChild>
                <w:div w:id="201796138">
                  <w:marLeft w:val="0"/>
                  <w:marRight w:val="0"/>
                  <w:marTop w:val="60"/>
                  <w:marBottom w:val="30"/>
                  <w:divBdr>
                    <w:top w:val="none" w:sz="0" w:space="0" w:color="auto"/>
                    <w:left w:val="none" w:sz="0" w:space="0" w:color="auto"/>
                    <w:bottom w:val="none" w:sz="0" w:space="0" w:color="auto"/>
                    <w:right w:val="none" w:sz="0" w:space="0" w:color="auto"/>
                  </w:divBdr>
                </w:div>
                <w:div w:id="201797034">
                  <w:marLeft w:val="0"/>
                  <w:marRight w:val="0"/>
                  <w:marTop w:val="60"/>
                  <w:marBottom w:val="30"/>
                  <w:divBdr>
                    <w:top w:val="none" w:sz="0" w:space="0" w:color="auto"/>
                    <w:left w:val="none" w:sz="0" w:space="0" w:color="auto"/>
                    <w:bottom w:val="none" w:sz="0" w:space="0" w:color="auto"/>
                    <w:right w:val="none" w:sz="0" w:space="0" w:color="auto"/>
                  </w:divBdr>
                </w:div>
                <w:div w:id="201797569">
                  <w:marLeft w:val="0"/>
                  <w:marRight w:val="0"/>
                  <w:marTop w:val="60"/>
                  <w:marBottom w:val="30"/>
                  <w:divBdr>
                    <w:top w:val="none" w:sz="0" w:space="0" w:color="auto"/>
                    <w:left w:val="none" w:sz="0" w:space="0" w:color="auto"/>
                    <w:bottom w:val="none" w:sz="0" w:space="0" w:color="auto"/>
                    <w:right w:val="none" w:sz="0" w:space="0" w:color="auto"/>
                  </w:divBdr>
                </w:div>
              </w:divsChild>
            </w:div>
            <w:div w:id="201802263">
              <w:marLeft w:val="0"/>
              <w:marRight w:val="0"/>
              <w:marTop w:val="0"/>
              <w:marBottom w:val="0"/>
              <w:divBdr>
                <w:top w:val="none" w:sz="0" w:space="0" w:color="auto"/>
                <w:left w:val="none" w:sz="0" w:space="0" w:color="auto"/>
                <w:bottom w:val="none" w:sz="0" w:space="0" w:color="auto"/>
                <w:right w:val="none" w:sz="0" w:space="0" w:color="auto"/>
              </w:divBdr>
              <w:divsChild>
                <w:div w:id="20179681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02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49">
              <w:marLeft w:val="75"/>
              <w:marRight w:val="75"/>
              <w:marTop w:val="75"/>
              <w:marBottom w:val="0"/>
              <w:divBdr>
                <w:top w:val="none" w:sz="0" w:space="0" w:color="auto"/>
                <w:left w:val="none" w:sz="0" w:space="0" w:color="auto"/>
                <w:bottom w:val="none" w:sz="0" w:space="0" w:color="auto"/>
                <w:right w:val="none" w:sz="0" w:space="0" w:color="auto"/>
              </w:divBdr>
              <w:divsChild>
                <w:div w:id="201795277">
                  <w:marLeft w:val="0"/>
                  <w:marRight w:val="0"/>
                  <w:marTop w:val="60"/>
                  <w:marBottom w:val="30"/>
                  <w:divBdr>
                    <w:top w:val="none" w:sz="0" w:space="0" w:color="auto"/>
                    <w:left w:val="none" w:sz="0" w:space="0" w:color="auto"/>
                    <w:bottom w:val="none" w:sz="0" w:space="0" w:color="auto"/>
                    <w:right w:val="none" w:sz="0" w:space="0" w:color="auto"/>
                  </w:divBdr>
                </w:div>
                <w:div w:id="201799216">
                  <w:marLeft w:val="0"/>
                  <w:marRight w:val="0"/>
                  <w:marTop w:val="60"/>
                  <w:marBottom w:val="30"/>
                  <w:divBdr>
                    <w:top w:val="none" w:sz="0" w:space="0" w:color="auto"/>
                    <w:left w:val="none" w:sz="0" w:space="0" w:color="auto"/>
                    <w:bottom w:val="none" w:sz="0" w:space="0" w:color="auto"/>
                    <w:right w:val="none" w:sz="0" w:space="0" w:color="auto"/>
                  </w:divBdr>
                </w:div>
                <w:div w:id="20180051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190">
          <w:marLeft w:val="0"/>
          <w:marRight w:val="0"/>
          <w:marTop w:val="75"/>
          <w:marBottom w:val="0"/>
          <w:divBdr>
            <w:top w:val="single" w:sz="6" w:space="4" w:color="A6C9E2"/>
            <w:left w:val="single" w:sz="6" w:space="4" w:color="A6C9E2"/>
            <w:bottom w:val="single" w:sz="6" w:space="4" w:color="A6C9E2"/>
            <w:right w:val="single" w:sz="6" w:space="4" w:color="A6C9E2"/>
          </w:divBdr>
          <w:divsChild>
            <w:div w:id="201800975">
              <w:marLeft w:val="0"/>
              <w:marRight w:val="0"/>
              <w:marTop w:val="0"/>
              <w:marBottom w:val="0"/>
              <w:divBdr>
                <w:top w:val="none" w:sz="0" w:space="0" w:color="auto"/>
                <w:left w:val="none" w:sz="0" w:space="0" w:color="auto"/>
                <w:bottom w:val="none" w:sz="0" w:space="0" w:color="auto"/>
                <w:right w:val="none" w:sz="0" w:space="0" w:color="auto"/>
              </w:divBdr>
              <w:divsChild>
                <w:div w:id="20179640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020">
              <w:marLeft w:val="75"/>
              <w:marRight w:val="75"/>
              <w:marTop w:val="75"/>
              <w:marBottom w:val="0"/>
              <w:divBdr>
                <w:top w:val="none" w:sz="0" w:space="0" w:color="auto"/>
                <w:left w:val="none" w:sz="0" w:space="0" w:color="auto"/>
                <w:bottom w:val="none" w:sz="0" w:space="0" w:color="auto"/>
                <w:right w:val="none" w:sz="0" w:space="0" w:color="auto"/>
              </w:divBdr>
              <w:divsChild>
                <w:div w:id="201795565">
                  <w:marLeft w:val="0"/>
                  <w:marRight w:val="0"/>
                  <w:marTop w:val="60"/>
                  <w:marBottom w:val="30"/>
                  <w:divBdr>
                    <w:top w:val="none" w:sz="0" w:space="0" w:color="auto"/>
                    <w:left w:val="none" w:sz="0" w:space="0" w:color="auto"/>
                    <w:bottom w:val="none" w:sz="0" w:space="0" w:color="auto"/>
                    <w:right w:val="none" w:sz="0" w:space="0" w:color="auto"/>
                  </w:divBdr>
                </w:div>
                <w:div w:id="201797254">
                  <w:marLeft w:val="0"/>
                  <w:marRight w:val="0"/>
                  <w:marTop w:val="60"/>
                  <w:marBottom w:val="30"/>
                  <w:divBdr>
                    <w:top w:val="none" w:sz="0" w:space="0" w:color="auto"/>
                    <w:left w:val="none" w:sz="0" w:space="0" w:color="auto"/>
                    <w:bottom w:val="none" w:sz="0" w:space="0" w:color="auto"/>
                    <w:right w:val="none" w:sz="0" w:space="0" w:color="auto"/>
                  </w:divBdr>
                </w:div>
                <w:div w:id="20180206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38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20">
              <w:marLeft w:val="0"/>
              <w:marRight w:val="0"/>
              <w:marTop w:val="0"/>
              <w:marBottom w:val="0"/>
              <w:divBdr>
                <w:top w:val="none" w:sz="0" w:space="0" w:color="auto"/>
                <w:left w:val="none" w:sz="0" w:space="0" w:color="auto"/>
                <w:bottom w:val="none" w:sz="0" w:space="0" w:color="auto"/>
                <w:right w:val="none" w:sz="0" w:space="0" w:color="auto"/>
              </w:divBdr>
              <w:divsChild>
                <w:div w:id="20179821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229">
              <w:marLeft w:val="75"/>
              <w:marRight w:val="75"/>
              <w:marTop w:val="75"/>
              <w:marBottom w:val="0"/>
              <w:divBdr>
                <w:top w:val="none" w:sz="0" w:space="0" w:color="auto"/>
                <w:left w:val="none" w:sz="0" w:space="0" w:color="auto"/>
                <w:bottom w:val="none" w:sz="0" w:space="0" w:color="auto"/>
                <w:right w:val="none" w:sz="0" w:space="0" w:color="auto"/>
              </w:divBdr>
              <w:divsChild>
                <w:div w:id="201798292">
                  <w:marLeft w:val="0"/>
                  <w:marRight w:val="0"/>
                  <w:marTop w:val="60"/>
                  <w:marBottom w:val="30"/>
                  <w:divBdr>
                    <w:top w:val="none" w:sz="0" w:space="0" w:color="auto"/>
                    <w:left w:val="none" w:sz="0" w:space="0" w:color="auto"/>
                    <w:bottom w:val="none" w:sz="0" w:space="0" w:color="auto"/>
                    <w:right w:val="none" w:sz="0" w:space="0" w:color="auto"/>
                  </w:divBdr>
                </w:div>
                <w:div w:id="201798836">
                  <w:marLeft w:val="0"/>
                  <w:marRight w:val="0"/>
                  <w:marTop w:val="60"/>
                  <w:marBottom w:val="30"/>
                  <w:divBdr>
                    <w:top w:val="none" w:sz="0" w:space="0" w:color="auto"/>
                    <w:left w:val="none" w:sz="0" w:space="0" w:color="auto"/>
                    <w:bottom w:val="none" w:sz="0" w:space="0" w:color="auto"/>
                    <w:right w:val="none" w:sz="0" w:space="0" w:color="auto"/>
                  </w:divBdr>
                </w:div>
                <w:div w:id="20179942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68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33">
              <w:marLeft w:val="75"/>
              <w:marRight w:val="75"/>
              <w:marTop w:val="75"/>
              <w:marBottom w:val="0"/>
              <w:divBdr>
                <w:top w:val="none" w:sz="0" w:space="0" w:color="auto"/>
                <w:left w:val="none" w:sz="0" w:space="0" w:color="auto"/>
                <w:bottom w:val="none" w:sz="0" w:space="0" w:color="auto"/>
                <w:right w:val="none" w:sz="0" w:space="0" w:color="auto"/>
              </w:divBdr>
              <w:divsChild>
                <w:div w:id="201795089">
                  <w:marLeft w:val="0"/>
                  <w:marRight w:val="0"/>
                  <w:marTop w:val="60"/>
                  <w:marBottom w:val="30"/>
                  <w:divBdr>
                    <w:top w:val="none" w:sz="0" w:space="0" w:color="auto"/>
                    <w:left w:val="none" w:sz="0" w:space="0" w:color="auto"/>
                    <w:bottom w:val="none" w:sz="0" w:space="0" w:color="auto"/>
                    <w:right w:val="none" w:sz="0" w:space="0" w:color="auto"/>
                  </w:divBdr>
                </w:div>
                <w:div w:id="201797882">
                  <w:marLeft w:val="0"/>
                  <w:marRight w:val="0"/>
                  <w:marTop w:val="60"/>
                  <w:marBottom w:val="30"/>
                  <w:divBdr>
                    <w:top w:val="none" w:sz="0" w:space="0" w:color="auto"/>
                    <w:left w:val="none" w:sz="0" w:space="0" w:color="auto"/>
                    <w:bottom w:val="none" w:sz="0" w:space="0" w:color="auto"/>
                    <w:right w:val="none" w:sz="0" w:space="0" w:color="auto"/>
                  </w:divBdr>
                </w:div>
                <w:div w:id="201798690">
                  <w:marLeft w:val="0"/>
                  <w:marRight w:val="0"/>
                  <w:marTop w:val="60"/>
                  <w:marBottom w:val="30"/>
                  <w:divBdr>
                    <w:top w:val="none" w:sz="0" w:space="0" w:color="auto"/>
                    <w:left w:val="none" w:sz="0" w:space="0" w:color="auto"/>
                    <w:bottom w:val="none" w:sz="0" w:space="0" w:color="auto"/>
                    <w:right w:val="none" w:sz="0" w:space="0" w:color="auto"/>
                  </w:divBdr>
                </w:div>
              </w:divsChild>
            </w:div>
            <w:div w:id="201802234">
              <w:marLeft w:val="0"/>
              <w:marRight w:val="0"/>
              <w:marTop w:val="0"/>
              <w:marBottom w:val="0"/>
              <w:divBdr>
                <w:top w:val="none" w:sz="0" w:space="0" w:color="auto"/>
                <w:left w:val="none" w:sz="0" w:space="0" w:color="auto"/>
                <w:bottom w:val="none" w:sz="0" w:space="0" w:color="auto"/>
                <w:right w:val="none" w:sz="0" w:space="0" w:color="auto"/>
              </w:divBdr>
              <w:divsChild>
                <w:div w:id="2017978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30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98">
              <w:marLeft w:val="0"/>
              <w:marRight w:val="0"/>
              <w:marTop w:val="0"/>
              <w:marBottom w:val="0"/>
              <w:divBdr>
                <w:top w:val="none" w:sz="0" w:space="0" w:color="auto"/>
                <w:left w:val="none" w:sz="0" w:space="0" w:color="auto"/>
                <w:bottom w:val="none" w:sz="0" w:space="0" w:color="auto"/>
                <w:right w:val="none" w:sz="0" w:space="0" w:color="auto"/>
              </w:divBdr>
              <w:divsChild>
                <w:div w:id="20179766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94">
              <w:marLeft w:val="75"/>
              <w:marRight w:val="75"/>
              <w:marTop w:val="75"/>
              <w:marBottom w:val="0"/>
              <w:divBdr>
                <w:top w:val="none" w:sz="0" w:space="0" w:color="auto"/>
                <w:left w:val="none" w:sz="0" w:space="0" w:color="auto"/>
                <w:bottom w:val="none" w:sz="0" w:space="0" w:color="auto"/>
                <w:right w:val="none" w:sz="0" w:space="0" w:color="auto"/>
              </w:divBdr>
              <w:divsChild>
                <w:div w:id="201795729">
                  <w:marLeft w:val="0"/>
                  <w:marRight w:val="0"/>
                  <w:marTop w:val="60"/>
                  <w:marBottom w:val="30"/>
                  <w:divBdr>
                    <w:top w:val="none" w:sz="0" w:space="0" w:color="auto"/>
                    <w:left w:val="none" w:sz="0" w:space="0" w:color="auto"/>
                    <w:bottom w:val="none" w:sz="0" w:space="0" w:color="auto"/>
                    <w:right w:val="none" w:sz="0" w:space="0" w:color="auto"/>
                  </w:divBdr>
                </w:div>
                <w:div w:id="201800742">
                  <w:marLeft w:val="0"/>
                  <w:marRight w:val="0"/>
                  <w:marTop w:val="60"/>
                  <w:marBottom w:val="30"/>
                  <w:divBdr>
                    <w:top w:val="none" w:sz="0" w:space="0" w:color="auto"/>
                    <w:left w:val="none" w:sz="0" w:space="0" w:color="auto"/>
                    <w:bottom w:val="none" w:sz="0" w:space="0" w:color="auto"/>
                    <w:right w:val="none" w:sz="0" w:space="0" w:color="auto"/>
                  </w:divBdr>
                </w:div>
                <w:div w:id="20180311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44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63">
              <w:marLeft w:val="0"/>
              <w:marRight w:val="0"/>
              <w:marTop w:val="0"/>
              <w:marBottom w:val="0"/>
              <w:divBdr>
                <w:top w:val="none" w:sz="0" w:space="0" w:color="auto"/>
                <w:left w:val="none" w:sz="0" w:space="0" w:color="auto"/>
                <w:bottom w:val="none" w:sz="0" w:space="0" w:color="auto"/>
                <w:right w:val="none" w:sz="0" w:space="0" w:color="auto"/>
              </w:divBdr>
              <w:divsChild>
                <w:div w:id="20179833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909">
              <w:marLeft w:val="75"/>
              <w:marRight w:val="75"/>
              <w:marTop w:val="75"/>
              <w:marBottom w:val="0"/>
              <w:divBdr>
                <w:top w:val="none" w:sz="0" w:space="0" w:color="auto"/>
                <w:left w:val="none" w:sz="0" w:space="0" w:color="auto"/>
                <w:bottom w:val="none" w:sz="0" w:space="0" w:color="auto"/>
                <w:right w:val="none" w:sz="0" w:space="0" w:color="auto"/>
              </w:divBdr>
              <w:divsChild>
                <w:div w:id="201795430">
                  <w:marLeft w:val="0"/>
                  <w:marRight w:val="0"/>
                  <w:marTop w:val="60"/>
                  <w:marBottom w:val="30"/>
                  <w:divBdr>
                    <w:top w:val="none" w:sz="0" w:space="0" w:color="auto"/>
                    <w:left w:val="none" w:sz="0" w:space="0" w:color="auto"/>
                    <w:bottom w:val="none" w:sz="0" w:space="0" w:color="auto"/>
                    <w:right w:val="none" w:sz="0" w:space="0" w:color="auto"/>
                  </w:divBdr>
                </w:div>
                <w:div w:id="201796866">
                  <w:marLeft w:val="0"/>
                  <w:marRight w:val="0"/>
                  <w:marTop w:val="60"/>
                  <w:marBottom w:val="30"/>
                  <w:divBdr>
                    <w:top w:val="none" w:sz="0" w:space="0" w:color="auto"/>
                    <w:left w:val="none" w:sz="0" w:space="0" w:color="auto"/>
                    <w:bottom w:val="none" w:sz="0" w:space="0" w:color="auto"/>
                    <w:right w:val="none" w:sz="0" w:space="0" w:color="auto"/>
                  </w:divBdr>
                </w:div>
                <w:div w:id="20179821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6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68">
              <w:marLeft w:val="0"/>
              <w:marRight w:val="0"/>
              <w:marTop w:val="0"/>
              <w:marBottom w:val="0"/>
              <w:divBdr>
                <w:top w:val="none" w:sz="0" w:space="0" w:color="auto"/>
                <w:left w:val="none" w:sz="0" w:space="0" w:color="auto"/>
                <w:bottom w:val="none" w:sz="0" w:space="0" w:color="auto"/>
                <w:right w:val="none" w:sz="0" w:space="0" w:color="auto"/>
              </w:divBdr>
              <w:divsChild>
                <w:div w:id="20180299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540">
              <w:marLeft w:val="75"/>
              <w:marRight w:val="75"/>
              <w:marTop w:val="75"/>
              <w:marBottom w:val="0"/>
              <w:divBdr>
                <w:top w:val="none" w:sz="0" w:space="0" w:color="auto"/>
                <w:left w:val="none" w:sz="0" w:space="0" w:color="auto"/>
                <w:bottom w:val="none" w:sz="0" w:space="0" w:color="auto"/>
                <w:right w:val="none" w:sz="0" w:space="0" w:color="auto"/>
              </w:divBdr>
              <w:divsChild>
                <w:div w:id="201796019">
                  <w:marLeft w:val="0"/>
                  <w:marRight w:val="0"/>
                  <w:marTop w:val="60"/>
                  <w:marBottom w:val="30"/>
                  <w:divBdr>
                    <w:top w:val="none" w:sz="0" w:space="0" w:color="auto"/>
                    <w:left w:val="none" w:sz="0" w:space="0" w:color="auto"/>
                    <w:bottom w:val="none" w:sz="0" w:space="0" w:color="auto"/>
                    <w:right w:val="none" w:sz="0" w:space="0" w:color="auto"/>
                  </w:divBdr>
                </w:div>
                <w:div w:id="201798046">
                  <w:marLeft w:val="0"/>
                  <w:marRight w:val="0"/>
                  <w:marTop w:val="60"/>
                  <w:marBottom w:val="30"/>
                  <w:divBdr>
                    <w:top w:val="none" w:sz="0" w:space="0" w:color="auto"/>
                    <w:left w:val="none" w:sz="0" w:space="0" w:color="auto"/>
                    <w:bottom w:val="none" w:sz="0" w:space="0" w:color="auto"/>
                    <w:right w:val="none" w:sz="0" w:space="0" w:color="auto"/>
                  </w:divBdr>
                </w:div>
                <w:div w:id="20180225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6555">
      <w:marLeft w:val="0"/>
      <w:marRight w:val="0"/>
      <w:marTop w:val="0"/>
      <w:marBottom w:val="0"/>
      <w:divBdr>
        <w:top w:val="none" w:sz="0" w:space="0" w:color="auto"/>
        <w:left w:val="none" w:sz="0" w:space="0" w:color="auto"/>
        <w:bottom w:val="none" w:sz="0" w:space="0" w:color="auto"/>
        <w:right w:val="none" w:sz="0" w:space="0" w:color="auto"/>
      </w:divBdr>
      <w:divsChild>
        <w:div w:id="201796810">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83">
              <w:marLeft w:val="75"/>
              <w:marRight w:val="75"/>
              <w:marTop w:val="75"/>
              <w:marBottom w:val="0"/>
              <w:divBdr>
                <w:top w:val="none" w:sz="0" w:space="0" w:color="auto"/>
                <w:left w:val="none" w:sz="0" w:space="0" w:color="auto"/>
                <w:bottom w:val="none" w:sz="0" w:space="0" w:color="auto"/>
                <w:right w:val="none" w:sz="0" w:space="0" w:color="auto"/>
              </w:divBdr>
              <w:divsChild>
                <w:div w:id="201799512">
                  <w:marLeft w:val="0"/>
                  <w:marRight w:val="0"/>
                  <w:marTop w:val="60"/>
                  <w:marBottom w:val="30"/>
                  <w:divBdr>
                    <w:top w:val="none" w:sz="0" w:space="0" w:color="auto"/>
                    <w:left w:val="none" w:sz="0" w:space="0" w:color="auto"/>
                    <w:bottom w:val="none" w:sz="0" w:space="0" w:color="auto"/>
                    <w:right w:val="none" w:sz="0" w:space="0" w:color="auto"/>
                  </w:divBdr>
                </w:div>
                <w:div w:id="201800917">
                  <w:marLeft w:val="0"/>
                  <w:marRight w:val="0"/>
                  <w:marTop w:val="60"/>
                  <w:marBottom w:val="30"/>
                  <w:divBdr>
                    <w:top w:val="none" w:sz="0" w:space="0" w:color="auto"/>
                    <w:left w:val="none" w:sz="0" w:space="0" w:color="auto"/>
                    <w:bottom w:val="none" w:sz="0" w:space="0" w:color="auto"/>
                    <w:right w:val="none" w:sz="0" w:space="0" w:color="auto"/>
                  </w:divBdr>
                </w:div>
                <w:div w:id="201801927">
                  <w:marLeft w:val="0"/>
                  <w:marRight w:val="0"/>
                  <w:marTop w:val="60"/>
                  <w:marBottom w:val="30"/>
                  <w:divBdr>
                    <w:top w:val="none" w:sz="0" w:space="0" w:color="auto"/>
                    <w:left w:val="none" w:sz="0" w:space="0" w:color="auto"/>
                    <w:bottom w:val="none" w:sz="0" w:space="0" w:color="auto"/>
                    <w:right w:val="none" w:sz="0" w:space="0" w:color="auto"/>
                  </w:divBdr>
                </w:div>
              </w:divsChild>
            </w:div>
            <w:div w:id="201803042">
              <w:marLeft w:val="0"/>
              <w:marRight w:val="0"/>
              <w:marTop w:val="0"/>
              <w:marBottom w:val="0"/>
              <w:divBdr>
                <w:top w:val="none" w:sz="0" w:space="0" w:color="auto"/>
                <w:left w:val="none" w:sz="0" w:space="0" w:color="auto"/>
                <w:bottom w:val="none" w:sz="0" w:space="0" w:color="auto"/>
                <w:right w:val="none" w:sz="0" w:space="0" w:color="auto"/>
              </w:divBdr>
              <w:divsChild>
                <w:div w:id="20180254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94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27">
              <w:marLeft w:val="75"/>
              <w:marRight w:val="75"/>
              <w:marTop w:val="75"/>
              <w:marBottom w:val="0"/>
              <w:divBdr>
                <w:top w:val="none" w:sz="0" w:space="0" w:color="auto"/>
                <w:left w:val="none" w:sz="0" w:space="0" w:color="auto"/>
                <w:bottom w:val="none" w:sz="0" w:space="0" w:color="auto"/>
                <w:right w:val="none" w:sz="0" w:space="0" w:color="auto"/>
              </w:divBdr>
              <w:divsChild>
                <w:div w:id="201796175">
                  <w:marLeft w:val="0"/>
                  <w:marRight w:val="0"/>
                  <w:marTop w:val="60"/>
                  <w:marBottom w:val="30"/>
                  <w:divBdr>
                    <w:top w:val="none" w:sz="0" w:space="0" w:color="auto"/>
                    <w:left w:val="none" w:sz="0" w:space="0" w:color="auto"/>
                    <w:bottom w:val="none" w:sz="0" w:space="0" w:color="auto"/>
                    <w:right w:val="none" w:sz="0" w:space="0" w:color="auto"/>
                  </w:divBdr>
                </w:div>
                <w:div w:id="201796415">
                  <w:marLeft w:val="0"/>
                  <w:marRight w:val="0"/>
                  <w:marTop w:val="60"/>
                  <w:marBottom w:val="30"/>
                  <w:divBdr>
                    <w:top w:val="none" w:sz="0" w:space="0" w:color="auto"/>
                    <w:left w:val="none" w:sz="0" w:space="0" w:color="auto"/>
                    <w:bottom w:val="none" w:sz="0" w:space="0" w:color="auto"/>
                    <w:right w:val="none" w:sz="0" w:space="0" w:color="auto"/>
                  </w:divBdr>
                </w:div>
                <w:div w:id="201796899">
                  <w:marLeft w:val="0"/>
                  <w:marRight w:val="0"/>
                  <w:marTop w:val="60"/>
                  <w:marBottom w:val="30"/>
                  <w:divBdr>
                    <w:top w:val="none" w:sz="0" w:space="0" w:color="auto"/>
                    <w:left w:val="none" w:sz="0" w:space="0" w:color="auto"/>
                    <w:bottom w:val="none" w:sz="0" w:space="0" w:color="auto"/>
                    <w:right w:val="none" w:sz="0" w:space="0" w:color="auto"/>
                  </w:divBdr>
                </w:div>
              </w:divsChild>
            </w:div>
            <w:div w:id="201801068">
              <w:marLeft w:val="0"/>
              <w:marRight w:val="0"/>
              <w:marTop w:val="0"/>
              <w:marBottom w:val="0"/>
              <w:divBdr>
                <w:top w:val="none" w:sz="0" w:space="0" w:color="auto"/>
                <w:left w:val="none" w:sz="0" w:space="0" w:color="auto"/>
                <w:bottom w:val="none" w:sz="0" w:space="0" w:color="auto"/>
                <w:right w:val="none" w:sz="0" w:space="0" w:color="auto"/>
              </w:divBdr>
              <w:divsChild>
                <w:div w:id="20179997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17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23">
              <w:marLeft w:val="0"/>
              <w:marRight w:val="0"/>
              <w:marTop w:val="0"/>
              <w:marBottom w:val="0"/>
              <w:divBdr>
                <w:top w:val="none" w:sz="0" w:space="0" w:color="auto"/>
                <w:left w:val="none" w:sz="0" w:space="0" w:color="auto"/>
                <w:bottom w:val="none" w:sz="0" w:space="0" w:color="auto"/>
                <w:right w:val="none" w:sz="0" w:space="0" w:color="auto"/>
              </w:divBdr>
              <w:divsChild>
                <w:div w:id="20179752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379">
              <w:marLeft w:val="75"/>
              <w:marRight w:val="75"/>
              <w:marTop w:val="75"/>
              <w:marBottom w:val="0"/>
              <w:divBdr>
                <w:top w:val="none" w:sz="0" w:space="0" w:color="auto"/>
                <w:left w:val="none" w:sz="0" w:space="0" w:color="auto"/>
                <w:bottom w:val="none" w:sz="0" w:space="0" w:color="auto"/>
                <w:right w:val="none" w:sz="0" w:space="0" w:color="auto"/>
              </w:divBdr>
              <w:divsChild>
                <w:div w:id="201795598">
                  <w:marLeft w:val="0"/>
                  <w:marRight w:val="0"/>
                  <w:marTop w:val="60"/>
                  <w:marBottom w:val="30"/>
                  <w:divBdr>
                    <w:top w:val="none" w:sz="0" w:space="0" w:color="auto"/>
                    <w:left w:val="none" w:sz="0" w:space="0" w:color="auto"/>
                    <w:bottom w:val="none" w:sz="0" w:space="0" w:color="auto"/>
                    <w:right w:val="none" w:sz="0" w:space="0" w:color="auto"/>
                  </w:divBdr>
                </w:div>
                <w:div w:id="201798087">
                  <w:marLeft w:val="0"/>
                  <w:marRight w:val="0"/>
                  <w:marTop w:val="60"/>
                  <w:marBottom w:val="30"/>
                  <w:divBdr>
                    <w:top w:val="none" w:sz="0" w:space="0" w:color="auto"/>
                    <w:left w:val="none" w:sz="0" w:space="0" w:color="auto"/>
                    <w:bottom w:val="none" w:sz="0" w:space="0" w:color="auto"/>
                    <w:right w:val="none" w:sz="0" w:space="0" w:color="auto"/>
                  </w:divBdr>
                </w:div>
                <w:div w:id="20179824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75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41">
              <w:marLeft w:val="0"/>
              <w:marRight w:val="0"/>
              <w:marTop w:val="0"/>
              <w:marBottom w:val="0"/>
              <w:divBdr>
                <w:top w:val="none" w:sz="0" w:space="0" w:color="auto"/>
                <w:left w:val="none" w:sz="0" w:space="0" w:color="auto"/>
                <w:bottom w:val="none" w:sz="0" w:space="0" w:color="auto"/>
                <w:right w:val="none" w:sz="0" w:space="0" w:color="auto"/>
              </w:divBdr>
              <w:divsChild>
                <w:div w:id="20179833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48">
              <w:marLeft w:val="75"/>
              <w:marRight w:val="75"/>
              <w:marTop w:val="75"/>
              <w:marBottom w:val="0"/>
              <w:divBdr>
                <w:top w:val="none" w:sz="0" w:space="0" w:color="auto"/>
                <w:left w:val="none" w:sz="0" w:space="0" w:color="auto"/>
                <w:bottom w:val="none" w:sz="0" w:space="0" w:color="auto"/>
                <w:right w:val="none" w:sz="0" w:space="0" w:color="auto"/>
              </w:divBdr>
              <w:divsChild>
                <w:div w:id="201800409">
                  <w:marLeft w:val="0"/>
                  <w:marRight w:val="0"/>
                  <w:marTop w:val="60"/>
                  <w:marBottom w:val="30"/>
                  <w:divBdr>
                    <w:top w:val="none" w:sz="0" w:space="0" w:color="auto"/>
                    <w:left w:val="none" w:sz="0" w:space="0" w:color="auto"/>
                    <w:bottom w:val="none" w:sz="0" w:space="0" w:color="auto"/>
                    <w:right w:val="none" w:sz="0" w:space="0" w:color="auto"/>
                  </w:divBdr>
                </w:div>
                <w:div w:id="201801377">
                  <w:marLeft w:val="0"/>
                  <w:marRight w:val="0"/>
                  <w:marTop w:val="60"/>
                  <w:marBottom w:val="30"/>
                  <w:divBdr>
                    <w:top w:val="none" w:sz="0" w:space="0" w:color="auto"/>
                    <w:left w:val="none" w:sz="0" w:space="0" w:color="auto"/>
                    <w:bottom w:val="none" w:sz="0" w:space="0" w:color="auto"/>
                    <w:right w:val="none" w:sz="0" w:space="0" w:color="auto"/>
                  </w:divBdr>
                </w:div>
                <w:div w:id="20180208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275">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06">
              <w:marLeft w:val="75"/>
              <w:marRight w:val="75"/>
              <w:marTop w:val="75"/>
              <w:marBottom w:val="0"/>
              <w:divBdr>
                <w:top w:val="none" w:sz="0" w:space="0" w:color="auto"/>
                <w:left w:val="none" w:sz="0" w:space="0" w:color="auto"/>
                <w:bottom w:val="none" w:sz="0" w:space="0" w:color="auto"/>
                <w:right w:val="none" w:sz="0" w:space="0" w:color="auto"/>
              </w:divBdr>
              <w:divsChild>
                <w:div w:id="201795164">
                  <w:marLeft w:val="0"/>
                  <w:marRight w:val="0"/>
                  <w:marTop w:val="60"/>
                  <w:marBottom w:val="30"/>
                  <w:divBdr>
                    <w:top w:val="none" w:sz="0" w:space="0" w:color="auto"/>
                    <w:left w:val="none" w:sz="0" w:space="0" w:color="auto"/>
                    <w:bottom w:val="none" w:sz="0" w:space="0" w:color="auto"/>
                    <w:right w:val="none" w:sz="0" w:space="0" w:color="auto"/>
                  </w:divBdr>
                </w:div>
                <w:div w:id="201800279">
                  <w:marLeft w:val="0"/>
                  <w:marRight w:val="0"/>
                  <w:marTop w:val="60"/>
                  <w:marBottom w:val="30"/>
                  <w:divBdr>
                    <w:top w:val="none" w:sz="0" w:space="0" w:color="auto"/>
                    <w:left w:val="none" w:sz="0" w:space="0" w:color="auto"/>
                    <w:bottom w:val="none" w:sz="0" w:space="0" w:color="auto"/>
                    <w:right w:val="none" w:sz="0" w:space="0" w:color="auto"/>
                  </w:divBdr>
                </w:div>
                <w:div w:id="20180206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32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583">
              <w:marLeft w:val="75"/>
              <w:marRight w:val="75"/>
              <w:marTop w:val="75"/>
              <w:marBottom w:val="0"/>
              <w:divBdr>
                <w:top w:val="none" w:sz="0" w:space="0" w:color="auto"/>
                <w:left w:val="none" w:sz="0" w:space="0" w:color="auto"/>
                <w:bottom w:val="none" w:sz="0" w:space="0" w:color="auto"/>
                <w:right w:val="none" w:sz="0" w:space="0" w:color="auto"/>
              </w:divBdr>
              <w:divsChild>
                <w:div w:id="201798315">
                  <w:marLeft w:val="0"/>
                  <w:marRight w:val="0"/>
                  <w:marTop w:val="60"/>
                  <w:marBottom w:val="30"/>
                  <w:divBdr>
                    <w:top w:val="none" w:sz="0" w:space="0" w:color="auto"/>
                    <w:left w:val="none" w:sz="0" w:space="0" w:color="auto"/>
                    <w:bottom w:val="none" w:sz="0" w:space="0" w:color="auto"/>
                    <w:right w:val="none" w:sz="0" w:space="0" w:color="auto"/>
                  </w:divBdr>
                </w:div>
                <w:div w:id="201799726">
                  <w:marLeft w:val="0"/>
                  <w:marRight w:val="0"/>
                  <w:marTop w:val="60"/>
                  <w:marBottom w:val="30"/>
                  <w:divBdr>
                    <w:top w:val="none" w:sz="0" w:space="0" w:color="auto"/>
                    <w:left w:val="none" w:sz="0" w:space="0" w:color="auto"/>
                    <w:bottom w:val="none" w:sz="0" w:space="0" w:color="auto"/>
                    <w:right w:val="none" w:sz="0" w:space="0" w:color="auto"/>
                  </w:divBdr>
                </w:div>
                <w:div w:id="201801664">
                  <w:marLeft w:val="0"/>
                  <w:marRight w:val="0"/>
                  <w:marTop w:val="60"/>
                  <w:marBottom w:val="30"/>
                  <w:divBdr>
                    <w:top w:val="none" w:sz="0" w:space="0" w:color="auto"/>
                    <w:left w:val="none" w:sz="0" w:space="0" w:color="auto"/>
                    <w:bottom w:val="none" w:sz="0" w:space="0" w:color="auto"/>
                    <w:right w:val="none" w:sz="0" w:space="0" w:color="auto"/>
                  </w:divBdr>
                </w:div>
              </w:divsChild>
            </w:div>
            <w:div w:id="201802310">
              <w:marLeft w:val="0"/>
              <w:marRight w:val="0"/>
              <w:marTop w:val="0"/>
              <w:marBottom w:val="0"/>
              <w:divBdr>
                <w:top w:val="none" w:sz="0" w:space="0" w:color="auto"/>
                <w:left w:val="none" w:sz="0" w:space="0" w:color="auto"/>
                <w:bottom w:val="none" w:sz="0" w:space="0" w:color="auto"/>
                <w:right w:val="none" w:sz="0" w:space="0" w:color="auto"/>
              </w:divBdr>
              <w:divsChild>
                <w:div w:id="20180231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62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29">
              <w:marLeft w:val="75"/>
              <w:marRight w:val="75"/>
              <w:marTop w:val="75"/>
              <w:marBottom w:val="0"/>
              <w:divBdr>
                <w:top w:val="none" w:sz="0" w:space="0" w:color="auto"/>
                <w:left w:val="none" w:sz="0" w:space="0" w:color="auto"/>
                <w:bottom w:val="none" w:sz="0" w:space="0" w:color="auto"/>
                <w:right w:val="none" w:sz="0" w:space="0" w:color="auto"/>
              </w:divBdr>
              <w:divsChild>
                <w:div w:id="201796784">
                  <w:marLeft w:val="0"/>
                  <w:marRight w:val="0"/>
                  <w:marTop w:val="60"/>
                  <w:marBottom w:val="30"/>
                  <w:divBdr>
                    <w:top w:val="none" w:sz="0" w:space="0" w:color="auto"/>
                    <w:left w:val="none" w:sz="0" w:space="0" w:color="auto"/>
                    <w:bottom w:val="none" w:sz="0" w:space="0" w:color="auto"/>
                    <w:right w:val="none" w:sz="0" w:space="0" w:color="auto"/>
                  </w:divBdr>
                </w:div>
                <w:div w:id="201796858">
                  <w:marLeft w:val="0"/>
                  <w:marRight w:val="0"/>
                  <w:marTop w:val="60"/>
                  <w:marBottom w:val="30"/>
                  <w:divBdr>
                    <w:top w:val="none" w:sz="0" w:space="0" w:color="auto"/>
                    <w:left w:val="none" w:sz="0" w:space="0" w:color="auto"/>
                    <w:bottom w:val="none" w:sz="0" w:space="0" w:color="auto"/>
                    <w:right w:val="none" w:sz="0" w:space="0" w:color="auto"/>
                  </w:divBdr>
                </w:div>
                <w:div w:id="201801906">
                  <w:marLeft w:val="0"/>
                  <w:marRight w:val="0"/>
                  <w:marTop w:val="60"/>
                  <w:marBottom w:val="30"/>
                  <w:divBdr>
                    <w:top w:val="none" w:sz="0" w:space="0" w:color="auto"/>
                    <w:left w:val="none" w:sz="0" w:space="0" w:color="auto"/>
                    <w:bottom w:val="none" w:sz="0" w:space="0" w:color="auto"/>
                    <w:right w:val="none" w:sz="0" w:space="0" w:color="auto"/>
                  </w:divBdr>
                </w:div>
              </w:divsChild>
            </w:div>
            <w:div w:id="201800299">
              <w:marLeft w:val="0"/>
              <w:marRight w:val="0"/>
              <w:marTop w:val="0"/>
              <w:marBottom w:val="0"/>
              <w:divBdr>
                <w:top w:val="none" w:sz="0" w:space="0" w:color="auto"/>
                <w:left w:val="none" w:sz="0" w:space="0" w:color="auto"/>
                <w:bottom w:val="none" w:sz="0" w:space="0" w:color="auto"/>
                <w:right w:val="none" w:sz="0" w:space="0" w:color="auto"/>
              </w:divBdr>
              <w:divsChild>
                <w:div w:id="20180068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08">
          <w:marLeft w:val="0"/>
          <w:marRight w:val="0"/>
          <w:marTop w:val="75"/>
          <w:marBottom w:val="0"/>
          <w:divBdr>
            <w:top w:val="single" w:sz="6" w:space="4" w:color="A6C9E2"/>
            <w:left w:val="single" w:sz="6" w:space="4" w:color="A6C9E2"/>
            <w:bottom w:val="single" w:sz="6" w:space="4" w:color="A6C9E2"/>
            <w:right w:val="single" w:sz="6" w:space="4" w:color="A6C9E2"/>
          </w:divBdr>
          <w:divsChild>
            <w:div w:id="201801481">
              <w:marLeft w:val="0"/>
              <w:marRight w:val="0"/>
              <w:marTop w:val="0"/>
              <w:marBottom w:val="0"/>
              <w:divBdr>
                <w:top w:val="none" w:sz="0" w:space="0" w:color="auto"/>
                <w:left w:val="none" w:sz="0" w:space="0" w:color="auto"/>
                <w:bottom w:val="none" w:sz="0" w:space="0" w:color="auto"/>
                <w:right w:val="none" w:sz="0" w:space="0" w:color="auto"/>
              </w:divBdr>
              <w:divsChild>
                <w:div w:id="20179787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86">
              <w:marLeft w:val="75"/>
              <w:marRight w:val="75"/>
              <w:marTop w:val="75"/>
              <w:marBottom w:val="0"/>
              <w:divBdr>
                <w:top w:val="none" w:sz="0" w:space="0" w:color="auto"/>
                <w:left w:val="none" w:sz="0" w:space="0" w:color="auto"/>
                <w:bottom w:val="none" w:sz="0" w:space="0" w:color="auto"/>
                <w:right w:val="none" w:sz="0" w:space="0" w:color="auto"/>
              </w:divBdr>
              <w:divsChild>
                <w:div w:id="201796640">
                  <w:marLeft w:val="0"/>
                  <w:marRight w:val="0"/>
                  <w:marTop w:val="60"/>
                  <w:marBottom w:val="30"/>
                  <w:divBdr>
                    <w:top w:val="none" w:sz="0" w:space="0" w:color="auto"/>
                    <w:left w:val="none" w:sz="0" w:space="0" w:color="auto"/>
                    <w:bottom w:val="none" w:sz="0" w:space="0" w:color="auto"/>
                    <w:right w:val="none" w:sz="0" w:space="0" w:color="auto"/>
                  </w:divBdr>
                </w:div>
                <w:div w:id="201796923">
                  <w:marLeft w:val="0"/>
                  <w:marRight w:val="0"/>
                  <w:marTop w:val="60"/>
                  <w:marBottom w:val="30"/>
                  <w:divBdr>
                    <w:top w:val="none" w:sz="0" w:space="0" w:color="auto"/>
                    <w:left w:val="none" w:sz="0" w:space="0" w:color="auto"/>
                    <w:bottom w:val="none" w:sz="0" w:space="0" w:color="auto"/>
                    <w:right w:val="none" w:sz="0" w:space="0" w:color="auto"/>
                  </w:divBdr>
                </w:div>
                <w:div w:id="20180059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081">
          <w:marLeft w:val="0"/>
          <w:marRight w:val="0"/>
          <w:marTop w:val="75"/>
          <w:marBottom w:val="0"/>
          <w:divBdr>
            <w:top w:val="single" w:sz="6" w:space="4" w:color="A6C9E2"/>
            <w:left w:val="single" w:sz="6" w:space="4" w:color="A6C9E2"/>
            <w:bottom w:val="single" w:sz="6" w:space="4" w:color="A6C9E2"/>
            <w:right w:val="single" w:sz="6" w:space="4" w:color="A6C9E2"/>
          </w:divBdr>
          <w:divsChild>
            <w:div w:id="201801353">
              <w:marLeft w:val="75"/>
              <w:marRight w:val="75"/>
              <w:marTop w:val="75"/>
              <w:marBottom w:val="0"/>
              <w:divBdr>
                <w:top w:val="none" w:sz="0" w:space="0" w:color="auto"/>
                <w:left w:val="none" w:sz="0" w:space="0" w:color="auto"/>
                <w:bottom w:val="none" w:sz="0" w:space="0" w:color="auto"/>
                <w:right w:val="none" w:sz="0" w:space="0" w:color="auto"/>
              </w:divBdr>
              <w:divsChild>
                <w:div w:id="201797432">
                  <w:marLeft w:val="0"/>
                  <w:marRight w:val="0"/>
                  <w:marTop w:val="60"/>
                  <w:marBottom w:val="30"/>
                  <w:divBdr>
                    <w:top w:val="none" w:sz="0" w:space="0" w:color="auto"/>
                    <w:left w:val="none" w:sz="0" w:space="0" w:color="auto"/>
                    <w:bottom w:val="none" w:sz="0" w:space="0" w:color="auto"/>
                    <w:right w:val="none" w:sz="0" w:space="0" w:color="auto"/>
                  </w:divBdr>
                </w:div>
                <w:div w:id="201800901">
                  <w:marLeft w:val="0"/>
                  <w:marRight w:val="0"/>
                  <w:marTop w:val="60"/>
                  <w:marBottom w:val="30"/>
                  <w:divBdr>
                    <w:top w:val="none" w:sz="0" w:space="0" w:color="auto"/>
                    <w:left w:val="none" w:sz="0" w:space="0" w:color="auto"/>
                    <w:bottom w:val="none" w:sz="0" w:space="0" w:color="auto"/>
                    <w:right w:val="none" w:sz="0" w:space="0" w:color="auto"/>
                  </w:divBdr>
                </w:div>
                <w:div w:id="201802006">
                  <w:marLeft w:val="0"/>
                  <w:marRight w:val="0"/>
                  <w:marTop w:val="60"/>
                  <w:marBottom w:val="30"/>
                  <w:divBdr>
                    <w:top w:val="none" w:sz="0" w:space="0" w:color="auto"/>
                    <w:left w:val="none" w:sz="0" w:space="0" w:color="auto"/>
                    <w:bottom w:val="none" w:sz="0" w:space="0" w:color="auto"/>
                    <w:right w:val="none" w:sz="0" w:space="0" w:color="auto"/>
                  </w:divBdr>
                </w:div>
              </w:divsChild>
            </w:div>
            <w:div w:id="201801429">
              <w:marLeft w:val="0"/>
              <w:marRight w:val="0"/>
              <w:marTop w:val="0"/>
              <w:marBottom w:val="0"/>
              <w:divBdr>
                <w:top w:val="none" w:sz="0" w:space="0" w:color="auto"/>
                <w:left w:val="none" w:sz="0" w:space="0" w:color="auto"/>
                <w:bottom w:val="none" w:sz="0" w:space="0" w:color="auto"/>
                <w:right w:val="none" w:sz="0" w:space="0" w:color="auto"/>
              </w:divBdr>
              <w:divsChild>
                <w:div w:id="20179525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22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96">
              <w:marLeft w:val="75"/>
              <w:marRight w:val="75"/>
              <w:marTop w:val="75"/>
              <w:marBottom w:val="0"/>
              <w:divBdr>
                <w:top w:val="none" w:sz="0" w:space="0" w:color="auto"/>
                <w:left w:val="none" w:sz="0" w:space="0" w:color="auto"/>
                <w:bottom w:val="none" w:sz="0" w:space="0" w:color="auto"/>
                <w:right w:val="none" w:sz="0" w:space="0" w:color="auto"/>
              </w:divBdr>
              <w:divsChild>
                <w:div w:id="201800042">
                  <w:marLeft w:val="0"/>
                  <w:marRight w:val="0"/>
                  <w:marTop w:val="60"/>
                  <w:marBottom w:val="30"/>
                  <w:divBdr>
                    <w:top w:val="none" w:sz="0" w:space="0" w:color="auto"/>
                    <w:left w:val="none" w:sz="0" w:space="0" w:color="auto"/>
                    <w:bottom w:val="none" w:sz="0" w:space="0" w:color="auto"/>
                    <w:right w:val="none" w:sz="0" w:space="0" w:color="auto"/>
                  </w:divBdr>
                </w:div>
                <w:div w:id="201801460">
                  <w:marLeft w:val="0"/>
                  <w:marRight w:val="0"/>
                  <w:marTop w:val="60"/>
                  <w:marBottom w:val="30"/>
                  <w:divBdr>
                    <w:top w:val="none" w:sz="0" w:space="0" w:color="auto"/>
                    <w:left w:val="none" w:sz="0" w:space="0" w:color="auto"/>
                    <w:bottom w:val="none" w:sz="0" w:space="0" w:color="auto"/>
                    <w:right w:val="none" w:sz="0" w:space="0" w:color="auto"/>
                  </w:divBdr>
                </w:div>
                <w:div w:id="201801881">
                  <w:marLeft w:val="0"/>
                  <w:marRight w:val="0"/>
                  <w:marTop w:val="60"/>
                  <w:marBottom w:val="30"/>
                  <w:divBdr>
                    <w:top w:val="none" w:sz="0" w:space="0" w:color="auto"/>
                    <w:left w:val="none" w:sz="0" w:space="0" w:color="auto"/>
                    <w:bottom w:val="none" w:sz="0" w:space="0" w:color="auto"/>
                    <w:right w:val="none" w:sz="0" w:space="0" w:color="auto"/>
                  </w:divBdr>
                </w:div>
              </w:divsChild>
            </w:div>
            <w:div w:id="201801940">
              <w:marLeft w:val="0"/>
              <w:marRight w:val="0"/>
              <w:marTop w:val="0"/>
              <w:marBottom w:val="0"/>
              <w:divBdr>
                <w:top w:val="none" w:sz="0" w:space="0" w:color="auto"/>
                <w:left w:val="none" w:sz="0" w:space="0" w:color="auto"/>
                <w:bottom w:val="none" w:sz="0" w:space="0" w:color="auto"/>
                <w:right w:val="none" w:sz="0" w:space="0" w:color="auto"/>
              </w:divBdr>
              <w:divsChild>
                <w:div w:id="20179661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48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41">
              <w:marLeft w:val="75"/>
              <w:marRight w:val="75"/>
              <w:marTop w:val="75"/>
              <w:marBottom w:val="0"/>
              <w:divBdr>
                <w:top w:val="none" w:sz="0" w:space="0" w:color="auto"/>
                <w:left w:val="none" w:sz="0" w:space="0" w:color="auto"/>
                <w:bottom w:val="none" w:sz="0" w:space="0" w:color="auto"/>
                <w:right w:val="none" w:sz="0" w:space="0" w:color="auto"/>
              </w:divBdr>
              <w:divsChild>
                <w:div w:id="201795318">
                  <w:marLeft w:val="0"/>
                  <w:marRight w:val="0"/>
                  <w:marTop w:val="60"/>
                  <w:marBottom w:val="30"/>
                  <w:divBdr>
                    <w:top w:val="none" w:sz="0" w:space="0" w:color="auto"/>
                    <w:left w:val="none" w:sz="0" w:space="0" w:color="auto"/>
                    <w:bottom w:val="none" w:sz="0" w:space="0" w:color="auto"/>
                    <w:right w:val="none" w:sz="0" w:space="0" w:color="auto"/>
                  </w:divBdr>
                </w:div>
                <w:div w:id="201798141">
                  <w:marLeft w:val="0"/>
                  <w:marRight w:val="0"/>
                  <w:marTop w:val="60"/>
                  <w:marBottom w:val="30"/>
                  <w:divBdr>
                    <w:top w:val="none" w:sz="0" w:space="0" w:color="auto"/>
                    <w:left w:val="none" w:sz="0" w:space="0" w:color="auto"/>
                    <w:bottom w:val="none" w:sz="0" w:space="0" w:color="auto"/>
                    <w:right w:val="none" w:sz="0" w:space="0" w:color="auto"/>
                  </w:divBdr>
                </w:div>
                <w:div w:id="201798545">
                  <w:marLeft w:val="0"/>
                  <w:marRight w:val="0"/>
                  <w:marTop w:val="60"/>
                  <w:marBottom w:val="30"/>
                  <w:divBdr>
                    <w:top w:val="none" w:sz="0" w:space="0" w:color="auto"/>
                    <w:left w:val="none" w:sz="0" w:space="0" w:color="auto"/>
                    <w:bottom w:val="none" w:sz="0" w:space="0" w:color="auto"/>
                    <w:right w:val="none" w:sz="0" w:space="0" w:color="auto"/>
                  </w:divBdr>
                </w:div>
              </w:divsChild>
            </w:div>
            <w:div w:id="201796579">
              <w:marLeft w:val="0"/>
              <w:marRight w:val="0"/>
              <w:marTop w:val="0"/>
              <w:marBottom w:val="0"/>
              <w:divBdr>
                <w:top w:val="none" w:sz="0" w:space="0" w:color="auto"/>
                <w:left w:val="none" w:sz="0" w:space="0" w:color="auto"/>
                <w:bottom w:val="none" w:sz="0" w:space="0" w:color="auto"/>
                <w:right w:val="none" w:sz="0" w:space="0" w:color="auto"/>
              </w:divBdr>
              <w:divsChild>
                <w:div w:id="20180025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63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30">
              <w:marLeft w:val="75"/>
              <w:marRight w:val="75"/>
              <w:marTop w:val="75"/>
              <w:marBottom w:val="0"/>
              <w:divBdr>
                <w:top w:val="none" w:sz="0" w:space="0" w:color="auto"/>
                <w:left w:val="none" w:sz="0" w:space="0" w:color="auto"/>
                <w:bottom w:val="none" w:sz="0" w:space="0" w:color="auto"/>
                <w:right w:val="none" w:sz="0" w:space="0" w:color="auto"/>
              </w:divBdr>
              <w:divsChild>
                <w:div w:id="201801189">
                  <w:marLeft w:val="0"/>
                  <w:marRight w:val="0"/>
                  <w:marTop w:val="60"/>
                  <w:marBottom w:val="30"/>
                  <w:divBdr>
                    <w:top w:val="none" w:sz="0" w:space="0" w:color="auto"/>
                    <w:left w:val="none" w:sz="0" w:space="0" w:color="auto"/>
                    <w:bottom w:val="none" w:sz="0" w:space="0" w:color="auto"/>
                    <w:right w:val="none" w:sz="0" w:space="0" w:color="auto"/>
                  </w:divBdr>
                </w:div>
                <w:div w:id="201802274">
                  <w:marLeft w:val="0"/>
                  <w:marRight w:val="0"/>
                  <w:marTop w:val="60"/>
                  <w:marBottom w:val="30"/>
                  <w:divBdr>
                    <w:top w:val="none" w:sz="0" w:space="0" w:color="auto"/>
                    <w:left w:val="none" w:sz="0" w:space="0" w:color="auto"/>
                    <w:bottom w:val="none" w:sz="0" w:space="0" w:color="auto"/>
                    <w:right w:val="none" w:sz="0" w:space="0" w:color="auto"/>
                  </w:divBdr>
                </w:div>
                <w:div w:id="201803095">
                  <w:marLeft w:val="0"/>
                  <w:marRight w:val="0"/>
                  <w:marTop w:val="60"/>
                  <w:marBottom w:val="30"/>
                  <w:divBdr>
                    <w:top w:val="none" w:sz="0" w:space="0" w:color="auto"/>
                    <w:left w:val="none" w:sz="0" w:space="0" w:color="auto"/>
                    <w:bottom w:val="none" w:sz="0" w:space="0" w:color="auto"/>
                    <w:right w:val="none" w:sz="0" w:space="0" w:color="auto"/>
                  </w:divBdr>
                </w:div>
              </w:divsChild>
            </w:div>
            <w:div w:id="201796931">
              <w:marLeft w:val="0"/>
              <w:marRight w:val="0"/>
              <w:marTop w:val="0"/>
              <w:marBottom w:val="0"/>
              <w:divBdr>
                <w:top w:val="none" w:sz="0" w:space="0" w:color="auto"/>
                <w:left w:val="none" w:sz="0" w:space="0" w:color="auto"/>
                <w:bottom w:val="none" w:sz="0" w:space="0" w:color="auto"/>
                <w:right w:val="none" w:sz="0" w:space="0" w:color="auto"/>
              </w:divBdr>
              <w:divsChild>
                <w:div w:id="20180303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5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71">
              <w:marLeft w:val="75"/>
              <w:marRight w:val="75"/>
              <w:marTop w:val="75"/>
              <w:marBottom w:val="0"/>
              <w:divBdr>
                <w:top w:val="none" w:sz="0" w:space="0" w:color="auto"/>
                <w:left w:val="none" w:sz="0" w:space="0" w:color="auto"/>
                <w:bottom w:val="none" w:sz="0" w:space="0" w:color="auto"/>
                <w:right w:val="none" w:sz="0" w:space="0" w:color="auto"/>
              </w:divBdr>
              <w:divsChild>
                <w:div w:id="201796235">
                  <w:marLeft w:val="0"/>
                  <w:marRight w:val="0"/>
                  <w:marTop w:val="60"/>
                  <w:marBottom w:val="30"/>
                  <w:divBdr>
                    <w:top w:val="none" w:sz="0" w:space="0" w:color="auto"/>
                    <w:left w:val="none" w:sz="0" w:space="0" w:color="auto"/>
                    <w:bottom w:val="none" w:sz="0" w:space="0" w:color="auto"/>
                    <w:right w:val="none" w:sz="0" w:space="0" w:color="auto"/>
                  </w:divBdr>
                </w:div>
                <w:div w:id="201798594">
                  <w:marLeft w:val="0"/>
                  <w:marRight w:val="0"/>
                  <w:marTop w:val="60"/>
                  <w:marBottom w:val="30"/>
                  <w:divBdr>
                    <w:top w:val="none" w:sz="0" w:space="0" w:color="auto"/>
                    <w:left w:val="none" w:sz="0" w:space="0" w:color="auto"/>
                    <w:bottom w:val="none" w:sz="0" w:space="0" w:color="auto"/>
                    <w:right w:val="none" w:sz="0" w:space="0" w:color="auto"/>
                  </w:divBdr>
                </w:div>
                <w:div w:id="201798798">
                  <w:marLeft w:val="0"/>
                  <w:marRight w:val="0"/>
                  <w:marTop w:val="60"/>
                  <w:marBottom w:val="30"/>
                  <w:divBdr>
                    <w:top w:val="none" w:sz="0" w:space="0" w:color="auto"/>
                    <w:left w:val="none" w:sz="0" w:space="0" w:color="auto"/>
                    <w:bottom w:val="none" w:sz="0" w:space="0" w:color="auto"/>
                    <w:right w:val="none" w:sz="0" w:space="0" w:color="auto"/>
                  </w:divBdr>
                </w:div>
              </w:divsChild>
            </w:div>
            <w:div w:id="201801442">
              <w:marLeft w:val="0"/>
              <w:marRight w:val="0"/>
              <w:marTop w:val="0"/>
              <w:marBottom w:val="0"/>
              <w:divBdr>
                <w:top w:val="none" w:sz="0" w:space="0" w:color="auto"/>
                <w:left w:val="none" w:sz="0" w:space="0" w:color="auto"/>
                <w:bottom w:val="none" w:sz="0" w:space="0" w:color="auto"/>
                <w:right w:val="none" w:sz="0" w:space="0" w:color="auto"/>
              </w:divBdr>
              <w:divsChild>
                <w:div w:id="20179524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994">
          <w:marLeft w:val="0"/>
          <w:marRight w:val="0"/>
          <w:marTop w:val="75"/>
          <w:marBottom w:val="0"/>
          <w:divBdr>
            <w:top w:val="single" w:sz="6" w:space="4" w:color="A6C9E2"/>
            <w:left w:val="single" w:sz="6" w:space="4" w:color="A6C9E2"/>
            <w:bottom w:val="single" w:sz="6" w:space="4" w:color="A6C9E2"/>
            <w:right w:val="single" w:sz="6" w:space="4" w:color="A6C9E2"/>
          </w:divBdr>
          <w:divsChild>
            <w:div w:id="201800526">
              <w:marLeft w:val="75"/>
              <w:marRight w:val="75"/>
              <w:marTop w:val="75"/>
              <w:marBottom w:val="0"/>
              <w:divBdr>
                <w:top w:val="none" w:sz="0" w:space="0" w:color="auto"/>
                <w:left w:val="none" w:sz="0" w:space="0" w:color="auto"/>
                <w:bottom w:val="none" w:sz="0" w:space="0" w:color="auto"/>
                <w:right w:val="none" w:sz="0" w:space="0" w:color="auto"/>
              </w:divBdr>
              <w:divsChild>
                <w:div w:id="201797084">
                  <w:marLeft w:val="0"/>
                  <w:marRight w:val="0"/>
                  <w:marTop w:val="60"/>
                  <w:marBottom w:val="30"/>
                  <w:divBdr>
                    <w:top w:val="none" w:sz="0" w:space="0" w:color="auto"/>
                    <w:left w:val="none" w:sz="0" w:space="0" w:color="auto"/>
                    <w:bottom w:val="none" w:sz="0" w:space="0" w:color="auto"/>
                    <w:right w:val="none" w:sz="0" w:space="0" w:color="auto"/>
                  </w:divBdr>
                </w:div>
                <w:div w:id="201799414">
                  <w:marLeft w:val="0"/>
                  <w:marRight w:val="0"/>
                  <w:marTop w:val="60"/>
                  <w:marBottom w:val="30"/>
                  <w:divBdr>
                    <w:top w:val="none" w:sz="0" w:space="0" w:color="auto"/>
                    <w:left w:val="none" w:sz="0" w:space="0" w:color="auto"/>
                    <w:bottom w:val="none" w:sz="0" w:space="0" w:color="auto"/>
                    <w:right w:val="none" w:sz="0" w:space="0" w:color="auto"/>
                  </w:divBdr>
                </w:div>
                <w:div w:id="201802541">
                  <w:marLeft w:val="0"/>
                  <w:marRight w:val="0"/>
                  <w:marTop w:val="60"/>
                  <w:marBottom w:val="30"/>
                  <w:divBdr>
                    <w:top w:val="none" w:sz="0" w:space="0" w:color="auto"/>
                    <w:left w:val="none" w:sz="0" w:space="0" w:color="auto"/>
                    <w:bottom w:val="none" w:sz="0" w:space="0" w:color="auto"/>
                    <w:right w:val="none" w:sz="0" w:space="0" w:color="auto"/>
                  </w:divBdr>
                </w:div>
              </w:divsChild>
            </w:div>
            <w:div w:id="201802088">
              <w:marLeft w:val="0"/>
              <w:marRight w:val="0"/>
              <w:marTop w:val="0"/>
              <w:marBottom w:val="0"/>
              <w:divBdr>
                <w:top w:val="none" w:sz="0" w:space="0" w:color="auto"/>
                <w:left w:val="none" w:sz="0" w:space="0" w:color="auto"/>
                <w:bottom w:val="none" w:sz="0" w:space="0" w:color="auto"/>
                <w:right w:val="none" w:sz="0" w:space="0" w:color="auto"/>
              </w:divBdr>
              <w:divsChild>
                <w:div w:id="2018027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6577">
      <w:marLeft w:val="0"/>
      <w:marRight w:val="0"/>
      <w:marTop w:val="0"/>
      <w:marBottom w:val="0"/>
      <w:divBdr>
        <w:top w:val="none" w:sz="0" w:space="0" w:color="auto"/>
        <w:left w:val="none" w:sz="0" w:space="0" w:color="auto"/>
        <w:bottom w:val="none" w:sz="0" w:space="0" w:color="auto"/>
        <w:right w:val="none" w:sz="0" w:space="0" w:color="auto"/>
      </w:divBdr>
      <w:divsChild>
        <w:div w:id="201801211">
          <w:marLeft w:val="75"/>
          <w:marRight w:val="75"/>
          <w:marTop w:val="75"/>
          <w:marBottom w:val="0"/>
          <w:divBdr>
            <w:top w:val="none" w:sz="0" w:space="0" w:color="auto"/>
            <w:left w:val="none" w:sz="0" w:space="0" w:color="auto"/>
            <w:bottom w:val="none" w:sz="0" w:space="0" w:color="auto"/>
            <w:right w:val="none" w:sz="0" w:space="0" w:color="auto"/>
          </w:divBdr>
          <w:divsChild>
            <w:div w:id="201797705">
              <w:marLeft w:val="0"/>
              <w:marRight w:val="0"/>
              <w:marTop w:val="60"/>
              <w:marBottom w:val="30"/>
              <w:divBdr>
                <w:top w:val="none" w:sz="0" w:space="0" w:color="auto"/>
                <w:left w:val="none" w:sz="0" w:space="0" w:color="auto"/>
                <w:bottom w:val="none" w:sz="0" w:space="0" w:color="auto"/>
                <w:right w:val="none" w:sz="0" w:space="0" w:color="auto"/>
              </w:divBdr>
            </w:div>
            <w:div w:id="201798640">
              <w:marLeft w:val="0"/>
              <w:marRight w:val="0"/>
              <w:marTop w:val="60"/>
              <w:marBottom w:val="30"/>
              <w:divBdr>
                <w:top w:val="none" w:sz="0" w:space="0" w:color="auto"/>
                <w:left w:val="none" w:sz="0" w:space="0" w:color="auto"/>
                <w:bottom w:val="none" w:sz="0" w:space="0" w:color="auto"/>
                <w:right w:val="none" w:sz="0" w:space="0" w:color="auto"/>
              </w:divBdr>
            </w:div>
            <w:div w:id="20179962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599">
      <w:marLeft w:val="0"/>
      <w:marRight w:val="0"/>
      <w:marTop w:val="0"/>
      <w:marBottom w:val="0"/>
      <w:divBdr>
        <w:top w:val="none" w:sz="0" w:space="0" w:color="auto"/>
        <w:left w:val="none" w:sz="0" w:space="0" w:color="auto"/>
        <w:bottom w:val="none" w:sz="0" w:space="0" w:color="auto"/>
        <w:right w:val="none" w:sz="0" w:space="0" w:color="auto"/>
      </w:divBdr>
      <w:divsChild>
        <w:div w:id="20179526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38">
              <w:marLeft w:val="75"/>
              <w:marRight w:val="75"/>
              <w:marTop w:val="75"/>
              <w:marBottom w:val="0"/>
              <w:divBdr>
                <w:top w:val="none" w:sz="0" w:space="0" w:color="auto"/>
                <w:left w:val="none" w:sz="0" w:space="0" w:color="auto"/>
                <w:bottom w:val="none" w:sz="0" w:space="0" w:color="auto"/>
                <w:right w:val="none" w:sz="0" w:space="0" w:color="auto"/>
              </w:divBdr>
              <w:divsChild>
                <w:div w:id="201797917">
                  <w:marLeft w:val="0"/>
                  <w:marRight w:val="0"/>
                  <w:marTop w:val="60"/>
                  <w:marBottom w:val="30"/>
                  <w:divBdr>
                    <w:top w:val="none" w:sz="0" w:space="0" w:color="auto"/>
                    <w:left w:val="none" w:sz="0" w:space="0" w:color="auto"/>
                    <w:bottom w:val="none" w:sz="0" w:space="0" w:color="auto"/>
                    <w:right w:val="none" w:sz="0" w:space="0" w:color="auto"/>
                  </w:divBdr>
                </w:div>
                <w:div w:id="201799418">
                  <w:marLeft w:val="0"/>
                  <w:marRight w:val="0"/>
                  <w:marTop w:val="60"/>
                  <w:marBottom w:val="30"/>
                  <w:divBdr>
                    <w:top w:val="none" w:sz="0" w:space="0" w:color="auto"/>
                    <w:left w:val="none" w:sz="0" w:space="0" w:color="auto"/>
                    <w:bottom w:val="none" w:sz="0" w:space="0" w:color="auto"/>
                    <w:right w:val="none" w:sz="0" w:space="0" w:color="auto"/>
                  </w:divBdr>
                </w:div>
                <w:div w:id="201800799">
                  <w:marLeft w:val="0"/>
                  <w:marRight w:val="0"/>
                  <w:marTop w:val="60"/>
                  <w:marBottom w:val="30"/>
                  <w:divBdr>
                    <w:top w:val="none" w:sz="0" w:space="0" w:color="auto"/>
                    <w:left w:val="none" w:sz="0" w:space="0" w:color="auto"/>
                    <w:bottom w:val="none" w:sz="0" w:space="0" w:color="auto"/>
                    <w:right w:val="none" w:sz="0" w:space="0" w:color="auto"/>
                  </w:divBdr>
                </w:div>
              </w:divsChild>
            </w:div>
            <w:div w:id="201803191">
              <w:marLeft w:val="0"/>
              <w:marRight w:val="0"/>
              <w:marTop w:val="0"/>
              <w:marBottom w:val="0"/>
              <w:divBdr>
                <w:top w:val="none" w:sz="0" w:space="0" w:color="auto"/>
                <w:left w:val="none" w:sz="0" w:space="0" w:color="auto"/>
                <w:bottom w:val="none" w:sz="0" w:space="0" w:color="auto"/>
                <w:right w:val="none" w:sz="0" w:space="0" w:color="auto"/>
              </w:divBdr>
              <w:divsChild>
                <w:div w:id="20179849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5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79">
              <w:marLeft w:val="0"/>
              <w:marRight w:val="0"/>
              <w:marTop w:val="0"/>
              <w:marBottom w:val="0"/>
              <w:divBdr>
                <w:top w:val="none" w:sz="0" w:space="0" w:color="auto"/>
                <w:left w:val="none" w:sz="0" w:space="0" w:color="auto"/>
                <w:bottom w:val="none" w:sz="0" w:space="0" w:color="auto"/>
                <w:right w:val="none" w:sz="0" w:space="0" w:color="auto"/>
              </w:divBdr>
              <w:divsChild>
                <w:div w:id="20179641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181">
              <w:marLeft w:val="75"/>
              <w:marRight w:val="75"/>
              <w:marTop w:val="75"/>
              <w:marBottom w:val="0"/>
              <w:divBdr>
                <w:top w:val="none" w:sz="0" w:space="0" w:color="auto"/>
                <w:left w:val="none" w:sz="0" w:space="0" w:color="auto"/>
                <w:bottom w:val="none" w:sz="0" w:space="0" w:color="auto"/>
                <w:right w:val="none" w:sz="0" w:space="0" w:color="auto"/>
              </w:divBdr>
              <w:divsChild>
                <w:div w:id="201799590">
                  <w:marLeft w:val="0"/>
                  <w:marRight w:val="0"/>
                  <w:marTop w:val="60"/>
                  <w:marBottom w:val="30"/>
                  <w:divBdr>
                    <w:top w:val="none" w:sz="0" w:space="0" w:color="auto"/>
                    <w:left w:val="none" w:sz="0" w:space="0" w:color="auto"/>
                    <w:bottom w:val="none" w:sz="0" w:space="0" w:color="auto"/>
                    <w:right w:val="none" w:sz="0" w:space="0" w:color="auto"/>
                  </w:divBdr>
                </w:div>
                <w:div w:id="201800062">
                  <w:marLeft w:val="0"/>
                  <w:marRight w:val="0"/>
                  <w:marTop w:val="60"/>
                  <w:marBottom w:val="30"/>
                  <w:divBdr>
                    <w:top w:val="none" w:sz="0" w:space="0" w:color="auto"/>
                    <w:left w:val="none" w:sz="0" w:space="0" w:color="auto"/>
                    <w:bottom w:val="none" w:sz="0" w:space="0" w:color="auto"/>
                    <w:right w:val="none" w:sz="0" w:space="0" w:color="auto"/>
                  </w:divBdr>
                </w:div>
                <w:div w:id="20180180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90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61">
              <w:marLeft w:val="0"/>
              <w:marRight w:val="0"/>
              <w:marTop w:val="0"/>
              <w:marBottom w:val="0"/>
              <w:divBdr>
                <w:top w:val="none" w:sz="0" w:space="0" w:color="auto"/>
                <w:left w:val="none" w:sz="0" w:space="0" w:color="auto"/>
                <w:bottom w:val="none" w:sz="0" w:space="0" w:color="auto"/>
                <w:right w:val="none" w:sz="0" w:space="0" w:color="auto"/>
              </w:divBdr>
              <w:divsChild>
                <w:div w:id="20180267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543">
              <w:marLeft w:val="75"/>
              <w:marRight w:val="75"/>
              <w:marTop w:val="75"/>
              <w:marBottom w:val="0"/>
              <w:divBdr>
                <w:top w:val="none" w:sz="0" w:space="0" w:color="auto"/>
                <w:left w:val="none" w:sz="0" w:space="0" w:color="auto"/>
                <w:bottom w:val="none" w:sz="0" w:space="0" w:color="auto"/>
                <w:right w:val="none" w:sz="0" w:space="0" w:color="auto"/>
              </w:divBdr>
              <w:divsChild>
                <w:div w:id="201796791">
                  <w:marLeft w:val="0"/>
                  <w:marRight w:val="0"/>
                  <w:marTop w:val="60"/>
                  <w:marBottom w:val="30"/>
                  <w:divBdr>
                    <w:top w:val="none" w:sz="0" w:space="0" w:color="auto"/>
                    <w:left w:val="none" w:sz="0" w:space="0" w:color="auto"/>
                    <w:bottom w:val="none" w:sz="0" w:space="0" w:color="auto"/>
                    <w:right w:val="none" w:sz="0" w:space="0" w:color="auto"/>
                  </w:divBdr>
                </w:div>
                <w:div w:id="201796861">
                  <w:marLeft w:val="0"/>
                  <w:marRight w:val="0"/>
                  <w:marTop w:val="60"/>
                  <w:marBottom w:val="30"/>
                  <w:divBdr>
                    <w:top w:val="none" w:sz="0" w:space="0" w:color="auto"/>
                    <w:left w:val="none" w:sz="0" w:space="0" w:color="auto"/>
                    <w:bottom w:val="none" w:sz="0" w:space="0" w:color="auto"/>
                    <w:right w:val="none" w:sz="0" w:space="0" w:color="auto"/>
                  </w:divBdr>
                </w:div>
                <w:div w:id="20179965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01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71">
              <w:marLeft w:val="0"/>
              <w:marRight w:val="0"/>
              <w:marTop w:val="0"/>
              <w:marBottom w:val="0"/>
              <w:divBdr>
                <w:top w:val="none" w:sz="0" w:space="0" w:color="auto"/>
                <w:left w:val="none" w:sz="0" w:space="0" w:color="auto"/>
                <w:bottom w:val="none" w:sz="0" w:space="0" w:color="auto"/>
                <w:right w:val="none" w:sz="0" w:space="0" w:color="auto"/>
              </w:divBdr>
              <w:divsChild>
                <w:div w:id="20179903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618">
              <w:marLeft w:val="75"/>
              <w:marRight w:val="75"/>
              <w:marTop w:val="75"/>
              <w:marBottom w:val="0"/>
              <w:divBdr>
                <w:top w:val="none" w:sz="0" w:space="0" w:color="auto"/>
                <w:left w:val="none" w:sz="0" w:space="0" w:color="auto"/>
                <w:bottom w:val="none" w:sz="0" w:space="0" w:color="auto"/>
                <w:right w:val="none" w:sz="0" w:space="0" w:color="auto"/>
              </w:divBdr>
              <w:divsChild>
                <w:div w:id="201795302">
                  <w:marLeft w:val="0"/>
                  <w:marRight w:val="0"/>
                  <w:marTop w:val="60"/>
                  <w:marBottom w:val="30"/>
                  <w:divBdr>
                    <w:top w:val="none" w:sz="0" w:space="0" w:color="auto"/>
                    <w:left w:val="none" w:sz="0" w:space="0" w:color="auto"/>
                    <w:bottom w:val="none" w:sz="0" w:space="0" w:color="auto"/>
                    <w:right w:val="none" w:sz="0" w:space="0" w:color="auto"/>
                  </w:divBdr>
                </w:div>
                <w:div w:id="201796486">
                  <w:marLeft w:val="0"/>
                  <w:marRight w:val="0"/>
                  <w:marTop w:val="60"/>
                  <w:marBottom w:val="30"/>
                  <w:divBdr>
                    <w:top w:val="none" w:sz="0" w:space="0" w:color="auto"/>
                    <w:left w:val="none" w:sz="0" w:space="0" w:color="auto"/>
                    <w:bottom w:val="none" w:sz="0" w:space="0" w:color="auto"/>
                    <w:right w:val="none" w:sz="0" w:space="0" w:color="auto"/>
                  </w:divBdr>
                </w:div>
                <w:div w:id="20179726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48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646">
              <w:marLeft w:val="0"/>
              <w:marRight w:val="0"/>
              <w:marTop w:val="0"/>
              <w:marBottom w:val="0"/>
              <w:divBdr>
                <w:top w:val="none" w:sz="0" w:space="0" w:color="auto"/>
                <w:left w:val="none" w:sz="0" w:space="0" w:color="auto"/>
                <w:bottom w:val="none" w:sz="0" w:space="0" w:color="auto"/>
                <w:right w:val="none" w:sz="0" w:space="0" w:color="auto"/>
              </w:divBdr>
              <w:divsChild>
                <w:div w:id="20180217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249">
              <w:marLeft w:val="75"/>
              <w:marRight w:val="75"/>
              <w:marTop w:val="75"/>
              <w:marBottom w:val="0"/>
              <w:divBdr>
                <w:top w:val="none" w:sz="0" w:space="0" w:color="auto"/>
                <w:left w:val="none" w:sz="0" w:space="0" w:color="auto"/>
                <w:bottom w:val="none" w:sz="0" w:space="0" w:color="auto"/>
                <w:right w:val="none" w:sz="0" w:space="0" w:color="auto"/>
              </w:divBdr>
              <w:divsChild>
                <w:div w:id="201795538">
                  <w:marLeft w:val="0"/>
                  <w:marRight w:val="0"/>
                  <w:marTop w:val="60"/>
                  <w:marBottom w:val="30"/>
                  <w:divBdr>
                    <w:top w:val="none" w:sz="0" w:space="0" w:color="auto"/>
                    <w:left w:val="none" w:sz="0" w:space="0" w:color="auto"/>
                    <w:bottom w:val="none" w:sz="0" w:space="0" w:color="auto"/>
                    <w:right w:val="none" w:sz="0" w:space="0" w:color="auto"/>
                  </w:divBdr>
                </w:div>
                <w:div w:id="201797945">
                  <w:marLeft w:val="0"/>
                  <w:marRight w:val="0"/>
                  <w:marTop w:val="60"/>
                  <w:marBottom w:val="30"/>
                  <w:divBdr>
                    <w:top w:val="none" w:sz="0" w:space="0" w:color="auto"/>
                    <w:left w:val="none" w:sz="0" w:space="0" w:color="auto"/>
                    <w:bottom w:val="none" w:sz="0" w:space="0" w:color="auto"/>
                    <w:right w:val="none" w:sz="0" w:space="0" w:color="auto"/>
                  </w:divBdr>
                </w:div>
                <w:div w:id="20179931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761">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94">
              <w:marLeft w:val="0"/>
              <w:marRight w:val="0"/>
              <w:marTop w:val="0"/>
              <w:marBottom w:val="0"/>
              <w:divBdr>
                <w:top w:val="none" w:sz="0" w:space="0" w:color="auto"/>
                <w:left w:val="none" w:sz="0" w:space="0" w:color="auto"/>
                <w:bottom w:val="none" w:sz="0" w:space="0" w:color="auto"/>
                <w:right w:val="none" w:sz="0" w:space="0" w:color="auto"/>
              </w:divBdr>
              <w:divsChild>
                <w:div w:id="2018024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860">
              <w:marLeft w:val="75"/>
              <w:marRight w:val="75"/>
              <w:marTop w:val="75"/>
              <w:marBottom w:val="0"/>
              <w:divBdr>
                <w:top w:val="none" w:sz="0" w:space="0" w:color="auto"/>
                <w:left w:val="none" w:sz="0" w:space="0" w:color="auto"/>
                <w:bottom w:val="none" w:sz="0" w:space="0" w:color="auto"/>
                <w:right w:val="none" w:sz="0" w:space="0" w:color="auto"/>
              </w:divBdr>
              <w:divsChild>
                <w:div w:id="201799006">
                  <w:marLeft w:val="0"/>
                  <w:marRight w:val="0"/>
                  <w:marTop w:val="60"/>
                  <w:marBottom w:val="30"/>
                  <w:divBdr>
                    <w:top w:val="none" w:sz="0" w:space="0" w:color="auto"/>
                    <w:left w:val="none" w:sz="0" w:space="0" w:color="auto"/>
                    <w:bottom w:val="none" w:sz="0" w:space="0" w:color="auto"/>
                    <w:right w:val="none" w:sz="0" w:space="0" w:color="auto"/>
                  </w:divBdr>
                </w:div>
                <w:div w:id="201800531">
                  <w:marLeft w:val="0"/>
                  <w:marRight w:val="0"/>
                  <w:marTop w:val="60"/>
                  <w:marBottom w:val="30"/>
                  <w:divBdr>
                    <w:top w:val="none" w:sz="0" w:space="0" w:color="auto"/>
                    <w:left w:val="none" w:sz="0" w:space="0" w:color="auto"/>
                    <w:bottom w:val="none" w:sz="0" w:space="0" w:color="auto"/>
                    <w:right w:val="none" w:sz="0" w:space="0" w:color="auto"/>
                  </w:divBdr>
                </w:div>
                <w:div w:id="20180184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17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69">
              <w:marLeft w:val="0"/>
              <w:marRight w:val="0"/>
              <w:marTop w:val="0"/>
              <w:marBottom w:val="0"/>
              <w:divBdr>
                <w:top w:val="none" w:sz="0" w:space="0" w:color="auto"/>
                <w:left w:val="none" w:sz="0" w:space="0" w:color="auto"/>
                <w:bottom w:val="none" w:sz="0" w:space="0" w:color="auto"/>
                <w:right w:val="none" w:sz="0" w:space="0" w:color="auto"/>
              </w:divBdr>
              <w:divsChild>
                <w:div w:id="20179853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632">
              <w:marLeft w:val="75"/>
              <w:marRight w:val="75"/>
              <w:marTop w:val="75"/>
              <w:marBottom w:val="0"/>
              <w:divBdr>
                <w:top w:val="none" w:sz="0" w:space="0" w:color="auto"/>
                <w:left w:val="none" w:sz="0" w:space="0" w:color="auto"/>
                <w:bottom w:val="none" w:sz="0" w:space="0" w:color="auto"/>
                <w:right w:val="none" w:sz="0" w:space="0" w:color="auto"/>
              </w:divBdr>
              <w:divsChild>
                <w:div w:id="201800515">
                  <w:marLeft w:val="0"/>
                  <w:marRight w:val="0"/>
                  <w:marTop w:val="60"/>
                  <w:marBottom w:val="30"/>
                  <w:divBdr>
                    <w:top w:val="none" w:sz="0" w:space="0" w:color="auto"/>
                    <w:left w:val="none" w:sz="0" w:space="0" w:color="auto"/>
                    <w:bottom w:val="none" w:sz="0" w:space="0" w:color="auto"/>
                    <w:right w:val="none" w:sz="0" w:space="0" w:color="auto"/>
                  </w:divBdr>
                </w:div>
                <w:div w:id="201800601">
                  <w:marLeft w:val="0"/>
                  <w:marRight w:val="0"/>
                  <w:marTop w:val="60"/>
                  <w:marBottom w:val="30"/>
                  <w:divBdr>
                    <w:top w:val="none" w:sz="0" w:space="0" w:color="auto"/>
                    <w:left w:val="none" w:sz="0" w:space="0" w:color="auto"/>
                    <w:bottom w:val="none" w:sz="0" w:space="0" w:color="auto"/>
                    <w:right w:val="none" w:sz="0" w:space="0" w:color="auto"/>
                  </w:divBdr>
                </w:div>
                <w:div w:id="20180183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39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662">
              <w:marLeft w:val="0"/>
              <w:marRight w:val="0"/>
              <w:marTop w:val="0"/>
              <w:marBottom w:val="0"/>
              <w:divBdr>
                <w:top w:val="none" w:sz="0" w:space="0" w:color="auto"/>
                <w:left w:val="none" w:sz="0" w:space="0" w:color="auto"/>
                <w:bottom w:val="none" w:sz="0" w:space="0" w:color="auto"/>
                <w:right w:val="none" w:sz="0" w:space="0" w:color="auto"/>
              </w:divBdr>
              <w:divsChild>
                <w:div w:id="20180043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61">
              <w:marLeft w:val="75"/>
              <w:marRight w:val="75"/>
              <w:marTop w:val="75"/>
              <w:marBottom w:val="0"/>
              <w:divBdr>
                <w:top w:val="none" w:sz="0" w:space="0" w:color="auto"/>
                <w:left w:val="none" w:sz="0" w:space="0" w:color="auto"/>
                <w:bottom w:val="none" w:sz="0" w:space="0" w:color="auto"/>
                <w:right w:val="none" w:sz="0" w:space="0" w:color="auto"/>
              </w:divBdr>
              <w:divsChild>
                <w:div w:id="201796024">
                  <w:marLeft w:val="0"/>
                  <w:marRight w:val="0"/>
                  <w:marTop w:val="60"/>
                  <w:marBottom w:val="30"/>
                  <w:divBdr>
                    <w:top w:val="none" w:sz="0" w:space="0" w:color="auto"/>
                    <w:left w:val="none" w:sz="0" w:space="0" w:color="auto"/>
                    <w:bottom w:val="none" w:sz="0" w:space="0" w:color="auto"/>
                    <w:right w:val="none" w:sz="0" w:space="0" w:color="auto"/>
                  </w:divBdr>
                </w:div>
                <w:div w:id="201799767">
                  <w:marLeft w:val="0"/>
                  <w:marRight w:val="0"/>
                  <w:marTop w:val="60"/>
                  <w:marBottom w:val="30"/>
                  <w:divBdr>
                    <w:top w:val="none" w:sz="0" w:space="0" w:color="auto"/>
                    <w:left w:val="none" w:sz="0" w:space="0" w:color="auto"/>
                    <w:bottom w:val="none" w:sz="0" w:space="0" w:color="auto"/>
                    <w:right w:val="none" w:sz="0" w:space="0" w:color="auto"/>
                  </w:divBdr>
                </w:div>
                <w:div w:id="20180276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52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29">
              <w:marLeft w:val="75"/>
              <w:marRight w:val="75"/>
              <w:marTop w:val="75"/>
              <w:marBottom w:val="0"/>
              <w:divBdr>
                <w:top w:val="none" w:sz="0" w:space="0" w:color="auto"/>
                <w:left w:val="none" w:sz="0" w:space="0" w:color="auto"/>
                <w:bottom w:val="none" w:sz="0" w:space="0" w:color="auto"/>
                <w:right w:val="none" w:sz="0" w:space="0" w:color="auto"/>
              </w:divBdr>
              <w:divsChild>
                <w:div w:id="201796615">
                  <w:marLeft w:val="0"/>
                  <w:marRight w:val="0"/>
                  <w:marTop w:val="60"/>
                  <w:marBottom w:val="30"/>
                  <w:divBdr>
                    <w:top w:val="none" w:sz="0" w:space="0" w:color="auto"/>
                    <w:left w:val="none" w:sz="0" w:space="0" w:color="auto"/>
                    <w:bottom w:val="none" w:sz="0" w:space="0" w:color="auto"/>
                    <w:right w:val="none" w:sz="0" w:space="0" w:color="auto"/>
                  </w:divBdr>
                </w:div>
                <w:div w:id="201798547">
                  <w:marLeft w:val="0"/>
                  <w:marRight w:val="0"/>
                  <w:marTop w:val="60"/>
                  <w:marBottom w:val="30"/>
                  <w:divBdr>
                    <w:top w:val="none" w:sz="0" w:space="0" w:color="auto"/>
                    <w:left w:val="none" w:sz="0" w:space="0" w:color="auto"/>
                    <w:bottom w:val="none" w:sz="0" w:space="0" w:color="auto"/>
                    <w:right w:val="none" w:sz="0" w:space="0" w:color="auto"/>
                  </w:divBdr>
                </w:div>
                <w:div w:id="201801797">
                  <w:marLeft w:val="0"/>
                  <w:marRight w:val="0"/>
                  <w:marTop w:val="60"/>
                  <w:marBottom w:val="30"/>
                  <w:divBdr>
                    <w:top w:val="none" w:sz="0" w:space="0" w:color="auto"/>
                    <w:left w:val="none" w:sz="0" w:space="0" w:color="auto"/>
                    <w:bottom w:val="none" w:sz="0" w:space="0" w:color="auto"/>
                    <w:right w:val="none" w:sz="0" w:space="0" w:color="auto"/>
                  </w:divBdr>
                </w:div>
              </w:divsChild>
            </w:div>
            <w:div w:id="201798525">
              <w:marLeft w:val="0"/>
              <w:marRight w:val="0"/>
              <w:marTop w:val="0"/>
              <w:marBottom w:val="0"/>
              <w:divBdr>
                <w:top w:val="none" w:sz="0" w:space="0" w:color="auto"/>
                <w:left w:val="none" w:sz="0" w:space="0" w:color="auto"/>
                <w:bottom w:val="none" w:sz="0" w:space="0" w:color="auto"/>
                <w:right w:val="none" w:sz="0" w:space="0" w:color="auto"/>
              </w:divBdr>
              <w:divsChild>
                <w:div w:id="20179684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70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60">
              <w:marLeft w:val="0"/>
              <w:marRight w:val="0"/>
              <w:marTop w:val="0"/>
              <w:marBottom w:val="0"/>
              <w:divBdr>
                <w:top w:val="none" w:sz="0" w:space="0" w:color="auto"/>
                <w:left w:val="none" w:sz="0" w:space="0" w:color="auto"/>
                <w:bottom w:val="none" w:sz="0" w:space="0" w:color="auto"/>
                <w:right w:val="none" w:sz="0" w:space="0" w:color="auto"/>
              </w:divBdr>
              <w:divsChild>
                <w:div w:id="20180248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512">
              <w:marLeft w:val="75"/>
              <w:marRight w:val="75"/>
              <w:marTop w:val="75"/>
              <w:marBottom w:val="0"/>
              <w:divBdr>
                <w:top w:val="none" w:sz="0" w:space="0" w:color="auto"/>
                <w:left w:val="none" w:sz="0" w:space="0" w:color="auto"/>
                <w:bottom w:val="none" w:sz="0" w:space="0" w:color="auto"/>
                <w:right w:val="none" w:sz="0" w:space="0" w:color="auto"/>
              </w:divBdr>
              <w:divsChild>
                <w:div w:id="201795238">
                  <w:marLeft w:val="0"/>
                  <w:marRight w:val="0"/>
                  <w:marTop w:val="60"/>
                  <w:marBottom w:val="30"/>
                  <w:divBdr>
                    <w:top w:val="none" w:sz="0" w:space="0" w:color="auto"/>
                    <w:left w:val="none" w:sz="0" w:space="0" w:color="auto"/>
                    <w:bottom w:val="none" w:sz="0" w:space="0" w:color="auto"/>
                    <w:right w:val="none" w:sz="0" w:space="0" w:color="auto"/>
                  </w:divBdr>
                </w:div>
                <w:div w:id="201796231">
                  <w:marLeft w:val="0"/>
                  <w:marRight w:val="0"/>
                  <w:marTop w:val="60"/>
                  <w:marBottom w:val="30"/>
                  <w:divBdr>
                    <w:top w:val="none" w:sz="0" w:space="0" w:color="auto"/>
                    <w:left w:val="none" w:sz="0" w:space="0" w:color="auto"/>
                    <w:bottom w:val="none" w:sz="0" w:space="0" w:color="auto"/>
                    <w:right w:val="none" w:sz="0" w:space="0" w:color="auto"/>
                  </w:divBdr>
                </w:div>
                <w:div w:id="20180057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12">
          <w:marLeft w:val="0"/>
          <w:marRight w:val="0"/>
          <w:marTop w:val="75"/>
          <w:marBottom w:val="0"/>
          <w:divBdr>
            <w:top w:val="single" w:sz="6" w:space="4" w:color="A6C9E2"/>
            <w:left w:val="single" w:sz="6" w:space="4" w:color="A6C9E2"/>
            <w:bottom w:val="single" w:sz="6" w:space="4" w:color="A6C9E2"/>
            <w:right w:val="single" w:sz="6" w:space="4" w:color="A6C9E2"/>
          </w:divBdr>
          <w:divsChild>
            <w:div w:id="201803127">
              <w:marLeft w:val="75"/>
              <w:marRight w:val="75"/>
              <w:marTop w:val="75"/>
              <w:marBottom w:val="0"/>
              <w:divBdr>
                <w:top w:val="none" w:sz="0" w:space="0" w:color="auto"/>
                <w:left w:val="none" w:sz="0" w:space="0" w:color="auto"/>
                <w:bottom w:val="none" w:sz="0" w:space="0" w:color="auto"/>
                <w:right w:val="none" w:sz="0" w:space="0" w:color="auto"/>
              </w:divBdr>
              <w:divsChild>
                <w:div w:id="201798935">
                  <w:marLeft w:val="0"/>
                  <w:marRight w:val="0"/>
                  <w:marTop w:val="60"/>
                  <w:marBottom w:val="30"/>
                  <w:divBdr>
                    <w:top w:val="none" w:sz="0" w:space="0" w:color="auto"/>
                    <w:left w:val="none" w:sz="0" w:space="0" w:color="auto"/>
                    <w:bottom w:val="none" w:sz="0" w:space="0" w:color="auto"/>
                    <w:right w:val="none" w:sz="0" w:space="0" w:color="auto"/>
                  </w:divBdr>
                </w:div>
                <w:div w:id="201802595">
                  <w:marLeft w:val="0"/>
                  <w:marRight w:val="0"/>
                  <w:marTop w:val="60"/>
                  <w:marBottom w:val="30"/>
                  <w:divBdr>
                    <w:top w:val="none" w:sz="0" w:space="0" w:color="auto"/>
                    <w:left w:val="none" w:sz="0" w:space="0" w:color="auto"/>
                    <w:bottom w:val="none" w:sz="0" w:space="0" w:color="auto"/>
                    <w:right w:val="none" w:sz="0" w:space="0" w:color="auto"/>
                  </w:divBdr>
                </w:div>
                <w:div w:id="20180285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2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51">
              <w:marLeft w:val="75"/>
              <w:marRight w:val="75"/>
              <w:marTop w:val="75"/>
              <w:marBottom w:val="0"/>
              <w:divBdr>
                <w:top w:val="none" w:sz="0" w:space="0" w:color="auto"/>
                <w:left w:val="none" w:sz="0" w:space="0" w:color="auto"/>
                <w:bottom w:val="none" w:sz="0" w:space="0" w:color="auto"/>
                <w:right w:val="none" w:sz="0" w:space="0" w:color="auto"/>
              </w:divBdr>
              <w:divsChild>
                <w:div w:id="201800550">
                  <w:marLeft w:val="0"/>
                  <w:marRight w:val="0"/>
                  <w:marTop w:val="60"/>
                  <w:marBottom w:val="30"/>
                  <w:divBdr>
                    <w:top w:val="none" w:sz="0" w:space="0" w:color="auto"/>
                    <w:left w:val="none" w:sz="0" w:space="0" w:color="auto"/>
                    <w:bottom w:val="none" w:sz="0" w:space="0" w:color="auto"/>
                    <w:right w:val="none" w:sz="0" w:space="0" w:color="auto"/>
                  </w:divBdr>
                </w:div>
                <w:div w:id="201800690">
                  <w:marLeft w:val="0"/>
                  <w:marRight w:val="0"/>
                  <w:marTop w:val="60"/>
                  <w:marBottom w:val="30"/>
                  <w:divBdr>
                    <w:top w:val="none" w:sz="0" w:space="0" w:color="auto"/>
                    <w:left w:val="none" w:sz="0" w:space="0" w:color="auto"/>
                    <w:bottom w:val="none" w:sz="0" w:space="0" w:color="auto"/>
                    <w:right w:val="none" w:sz="0" w:space="0" w:color="auto"/>
                  </w:divBdr>
                </w:div>
                <w:div w:id="201802622">
                  <w:marLeft w:val="0"/>
                  <w:marRight w:val="0"/>
                  <w:marTop w:val="60"/>
                  <w:marBottom w:val="30"/>
                  <w:divBdr>
                    <w:top w:val="none" w:sz="0" w:space="0" w:color="auto"/>
                    <w:left w:val="none" w:sz="0" w:space="0" w:color="auto"/>
                    <w:bottom w:val="none" w:sz="0" w:space="0" w:color="auto"/>
                    <w:right w:val="none" w:sz="0" w:space="0" w:color="auto"/>
                  </w:divBdr>
                </w:div>
              </w:divsChild>
            </w:div>
            <w:div w:id="201802585">
              <w:marLeft w:val="0"/>
              <w:marRight w:val="0"/>
              <w:marTop w:val="0"/>
              <w:marBottom w:val="0"/>
              <w:divBdr>
                <w:top w:val="none" w:sz="0" w:space="0" w:color="auto"/>
                <w:left w:val="none" w:sz="0" w:space="0" w:color="auto"/>
                <w:bottom w:val="none" w:sz="0" w:space="0" w:color="auto"/>
                <w:right w:val="none" w:sz="0" w:space="0" w:color="auto"/>
              </w:divBdr>
              <w:divsChild>
                <w:div w:id="20179859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9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69">
              <w:marLeft w:val="0"/>
              <w:marRight w:val="0"/>
              <w:marTop w:val="0"/>
              <w:marBottom w:val="0"/>
              <w:divBdr>
                <w:top w:val="none" w:sz="0" w:space="0" w:color="auto"/>
                <w:left w:val="none" w:sz="0" w:space="0" w:color="auto"/>
                <w:bottom w:val="none" w:sz="0" w:space="0" w:color="auto"/>
                <w:right w:val="none" w:sz="0" w:space="0" w:color="auto"/>
              </w:divBdr>
              <w:divsChild>
                <w:div w:id="20180007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149">
              <w:marLeft w:val="75"/>
              <w:marRight w:val="75"/>
              <w:marTop w:val="75"/>
              <w:marBottom w:val="0"/>
              <w:divBdr>
                <w:top w:val="none" w:sz="0" w:space="0" w:color="auto"/>
                <w:left w:val="none" w:sz="0" w:space="0" w:color="auto"/>
                <w:bottom w:val="none" w:sz="0" w:space="0" w:color="auto"/>
                <w:right w:val="none" w:sz="0" w:space="0" w:color="auto"/>
              </w:divBdr>
              <w:divsChild>
                <w:div w:id="201799978">
                  <w:marLeft w:val="0"/>
                  <w:marRight w:val="0"/>
                  <w:marTop w:val="60"/>
                  <w:marBottom w:val="30"/>
                  <w:divBdr>
                    <w:top w:val="none" w:sz="0" w:space="0" w:color="auto"/>
                    <w:left w:val="none" w:sz="0" w:space="0" w:color="auto"/>
                    <w:bottom w:val="none" w:sz="0" w:space="0" w:color="auto"/>
                    <w:right w:val="none" w:sz="0" w:space="0" w:color="auto"/>
                  </w:divBdr>
                </w:div>
                <w:div w:id="201802280">
                  <w:marLeft w:val="0"/>
                  <w:marRight w:val="0"/>
                  <w:marTop w:val="60"/>
                  <w:marBottom w:val="30"/>
                  <w:divBdr>
                    <w:top w:val="none" w:sz="0" w:space="0" w:color="auto"/>
                    <w:left w:val="none" w:sz="0" w:space="0" w:color="auto"/>
                    <w:bottom w:val="none" w:sz="0" w:space="0" w:color="auto"/>
                    <w:right w:val="none" w:sz="0" w:space="0" w:color="auto"/>
                  </w:divBdr>
                </w:div>
                <w:div w:id="20180322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818">
          <w:marLeft w:val="0"/>
          <w:marRight w:val="0"/>
          <w:marTop w:val="75"/>
          <w:marBottom w:val="0"/>
          <w:divBdr>
            <w:top w:val="single" w:sz="6" w:space="4" w:color="A6C9E2"/>
            <w:left w:val="single" w:sz="6" w:space="4" w:color="A6C9E2"/>
            <w:bottom w:val="single" w:sz="6" w:space="4" w:color="A6C9E2"/>
            <w:right w:val="single" w:sz="6" w:space="4" w:color="A6C9E2"/>
          </w:divBdr>
          <w:divsChild>
            <w:div w:id="201802644">
              <w:marLeft w:val="75"/>
              <w:marRight w:val="75"/>
              <w:marTop w:val="75"/>
              <w:marBottom w:val="0"/>
              <w:divBdr>
                <w:top w:val="none" w:sz="0" w:space="0" w:color="auto"/>
                <w:left w:val="none" w:sz="0" w:space="0" w:color="auto"/>
                <w:bottom w:val="none" w:sz="0" w:space="0" w:color="auto"/>
                <w:right w:val="none" w:sz="0" w:space="0" w:color="auto"/>
              </w:divBdr>
              <w:divsChild>
                <w:div w:id="201795335">
                  <w:marLeft w:val="0"/>
                  <w:marRight w:val="0"/>
                  <w:marTop w:val="60"/>
                  <w:marBottom w:val="30"/>
                  <w:divBdr>
                    <w:top w:val="none" w:sz="0" w:space="0" w:color="auto"/>
                    <w:left w:val="none" w:sz="0" w:space="0" w:color="auto"/>
                    <w:bottom w:val="none" w:sz="0" w:space="0" w:color="auto"/>
                    <w:right w:val="none" w:sz="0" w:space="0" w:color="auto"/>
                  </w:divBdr>
                </w:div>
                <w:div w:id="201798565">
                  <w:marLeft w:val="0"/>
                  <w:marRight w:val="0"/>
                  <w:marTop w:val="60"/>
                  <w:marBottom w:val="30"/>
                  <w:divBdr>
                    <w:top w:val="none" w:sz="0" w:space="0" w:color="auto"/>
                    <w:left w:val="none" w:sz="0" w:space="0" w:color="auto"/>
                    <w:bottom w:val="none" w:sz="0" w:space="0" w:color="auto"/>
                    <w:right w:val="none" w:sz="0" w:space="0" w:color="auto"/>
                  </w:divBdr>
                </w:div>
                <w:div w:id="201803006">
                  <w:marLeft w:val="0"/>
                  <w:marRight w:val="0"/>
                  <w:marTop w:val="60"/>
                  <w:marBottom w:val="30"/>
                  <w:divBdr>
                    <w:top w:val="none" w:sz="0" w:space="0" w:color="auto"/>
                    <w:left w:val="none" w:sz="0" w:space="0" w:color="auto"/>
                    <w:bottom w:val="none" w:sz="0" w:space="0" w:color="auto"/>
                    <w:right w:val="none" w:sz="0" w:space="0" w:color="auto"/>
                  </w:divBdr>
                </w:div>
              </w:divsChild>
            </w:div>
            <w:div w:id="201803060">
              <w:marLeft w:val="0"/>
              <w:marRight w:val="0"/>
              <w:marTop w:val="0"/>
              <w:marBottom w:val="0"/>
              <w:divBdr>
                <w:top w:val="none" w:sz="0" w:space="0" w:color="auto"/>
                <w:left w:val="none" w:sz="0" w:space="0" w:color="auto"/>
                <w:bottom w:val="none" w:sz="0" w:space="0" w:color="auto"/>
                <w:right w:val="none" w:sz="0" w:space="0" w:color="auto"/>
              </w:divBdr>
              <w:divsChild>
                <w:div w:id="20179823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6606">
      <w:marLeft w:val="0"/>
      <w:marRight w:val="0"/>
      <w:marTop w:val="0"/>
      <w:marBottom w:val="0"/>
      <w:divBdr>
        <w:top w:val="none" w:sz="0" w:space="0" w:color="auto"/>
        <w:left w:val="none" w:sz="0" w:space="0" w:color="auto"/>
        <w:bottom w:val="none" w:sz="0" w:space="0" w:color="auto"/>
        <w:right w:val="none" w:sz="0" w:space="0" w:color="auto"/>
      </w:divBdr>
      <w:divsChild>
        <w:div w:id="20179542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70">
              <w:marLeft w:val="0"/>
              <w:marRight w:val="0"/>
              <w:marTop w:val="0"/>
              <w:marBottom w:val="0"/>
              <w:divBdr>
                <w:top w:val="none" w:sz="0" w:space="0" w:color="auto"/>
                <w:left w:val="none" w:sz="0" w:space="0" w:color="auto"/>
                <w:bottom w:val="none" w:sz="0" w:space="0" w:color="auto"/>
                <w:right w:val="none" w:sz="0" w:space="0" w:color="auto"/>
              </w:divBdr>
              <w:divsChild>
                <w:div w:id="20180159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609">
              <w:marLeft w:val="75"/>
              <w:marRight w:val="75"/>
              <w:marTop w:val="75"/>
              <w:marBottom w:val="0"/>
              <w:divBdr>
                <w:top w:val="none" w:sz="0" w:space="0" w:color="auto"/>
                <w:left w:val="none" w:sz="0" w:space="0" w:color="auto"/>
                <w:bottom w:val="none" w:sz="0" w:space="0" w:color="auto"/>
                <w:right w:val="none" w:sz="0" w:space="0" w:color="auto"/>
              </w:divBdr>
              <w:divsChild>
                <w:div w:id="201796106">
                  <w:marLeft w:val="0"/>
                  <w:marRight w:val="0"/>
                  <w:marTop w:val="60"/>
                  <w:marBottom w:val="30"/>
                  <w:divBdr>
                    <w:top w:val="none" w:sz="0" w:space="0" w:color="auto"/>
                    <w:left w:val="none" w:sz="0" w:space="0" w:color="auto"/>
                    <w:bottom w:val="none" w:sz="0" w:space="0" w:color="auto"/>
                    <w:right w:val="none" w:sz="0" w:space="0" w:color="auto"/>
                  </w:divBdr>
                </w:div>
                <w:div w:id="201796695">
                  <w:marLeft w:val="0"/>
                  <w:marRight w:val="0"/>
                  <w:marTop w:val="60"/>
                  <w:marBottom w:val="30"/>
                  <w:divBdr>
                    <w:top w:val="none" w:sz="0" w:space="0" w:color="auto"/>
                    <w:left w:val="none" w:sz="0" w:space="0" w:color="auto"/>
                    <w:bottom w:val="none" w:sz="0" w:space="0" w:color="auto"/>
                    <w:right w:val="none" w:sz="0" w:space="0" w:color="auto"/>
                  </w:divBdr>
                </w:div>
                <w:div w:id="20179801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82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02">
              <w:marLeft w:val="75"/>
              <w:marRight w:val="75"/>
              <w:marTop w:val="75"/>
              <w:marBottom w:val="0"/>
              <w:divBdr>
                <w:top w:val="none" w:sz="0" w:space="0" w:color="auto"/>
                <w:left w:val="none" w:sz="0" w:space="0" w:color="auto"/>
                <w:bottom w:val="none" w:sz="0" w:space="0" w:color="auto"/>
                <w:right w:val="none" w:sz="0" w:space="0" w:color="auto"/>
              </w:divBdr>
              <w:divsChild>
                <w:div w:id="201796244">
                  <w:marLeft w:val="0"/>
                  <w:marRight w:val="0"/>
                  <w:marTop w:val="60"/>
                  <w:marBottom w:val="30"/>
                  <w:divBdr>
                    <w:top w:val="none" w:sz="0" w:space="0" w:color="auto"/>
                    <w:left w:val="none" w:sz="0" w:space="0" w:color="auto"/>
                    <w:bottom w:val="none" w:sz="0" w:space="0" w:color="auto"/>
                    <w:right w:val="none" w:sz="0" w:space="0" w:color="auto"/>
                  </w:divBdr>
                </w:div>
                <w:div w:id="201800774">
                  <w:marLeft w:val="0"/>
                  <w:marRight w:val="0"/>
                  <w:marTop w:val="60"/>
                  <w:marBottom w:val="30"/>
                  <w:divBdr>
                    <w:top w:val="none" w:sz="0" w:space="0" w:color="auto"/>
                    <w:left w:val="none" w:sz="0" w:space="0" w:color="auto"/>
                    <w:bottom w:val="none" w:sz="0" w:space="0" w:color="auto"/>
                    <w:right w:val="none" w:sz="0" w:space="0" w:color="auto"/>
                  </w:divBdr>
                </w:div>
                <w:div w:id="201802171">
                  <w:marLeft w:val="0"/>
                  <w:marRight w:val="0"/>
                  <w:marTop w:val="60"/>
                  <w:marBottom w:val="30"/>
                  <w:divBdr>
                    <w:top w:val="none" w:sz="0" w:space="0" w:color="auto"/>
                    <w:left w:val="none" w:sz="0" w:space="0" w:color="auto"/>
                    <w:bottom w:val="none" w:sz="0" w:space="0" w:color="auto"/>
                    <w:right w:val="none" w:sz="0" w:space="0" w:color="auto"/>
                  </w:divBdr>
                </w:div>
              </w:divsChild>
            </w:div>
            <w:div w:id="201802536">
              <w:marLeft w:val="0"/>
              <w:marRight w:val="0"/>
              <w:marTop w:val="0"/>
              <w:marBottom w:val="0"/>
              <w:divBdr>
                <w:top w:val="none" w:sz="0" w:space="0" w:color="auto"/>
                <w:left w:val="none" w:sz="0" w:space="0" w:color="auto"/>
                <w:bottom w:val="none" w:sz="0" w:space="0" w:color="auto"/>
                <w:right w:val="none" w:sz="0" w:space="0" w:color="auto"/>
              </w:divBdr>
              <w:divsChild>
                <w:div w:id="20179825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13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98">
              <w:marLeft w:val="75"/>
              <w:marRight w:val="75"/>
              <w:marTop w:val="75"/>
              <w:marBottom w:val="0"/>
              <w:divBdr>
                <w:top w:val="none" w:sz="0" w:space="0" w:color="auto"/>
                <w:left w:val="none" w:sz="0" w:space="0" w:color="auto"/>
                <w:bottom w:val="none" w:sz="0" w:space="0" w:color="auto"/>
                <w:right w:val="none" w:sz="0" w:space="0" w:color="auto"/>
              </w:divBdr>
              <w:divsChild>
                <w:div w:id="201795300">
                  <w:marLeft w:val="0"/>
                  <w:marRight w:val="0"/>
                  <w:marTop w:val="60"/>
                  <w:marBottom w:val="30"/>
                  <w:divBdr>
                    <w:top w:val="none" w:sz="0" w:space="0" w:color="auto"/>
                    <w:left w:val="none" w:sz="0" w:space="0" w:color="auto"/>
                    <w:bottom w:val="none" w:sz="0" w:space="0" w:color="auto"/>
                    <w:right w:val="none" w:sz="0" w:space="0" w:color="auto"/>
                  </w:divBdr>
                </w:div>
                <w:div w:id="201800829">
                  <w:marLeft w:val="0"/>
                  <w:marRight w:val="0"/>
                  <w:marTop w:val="60"/>
                  <w:marBottom w:val="30"/>
                  <w:divBdr>
                    <w:top w:val="none" w:sz="0" w:space="0" w:color="auto"/>
                    <w:left w:val="none" w:sz="0" w:space="0" w:color="auto"/>
                    <w:bottom w:val="none" w:sz="0" w:space="0" w:color="auto"/>
                    <w:right w:val="none" w:sz="0" w:space="0" w:color="auto"/>
                  </w:divBdr>
                </w:div>
                <w:div w:id="201802028">
                  <w:marLeft w:val="0"/>
                  <w:marRight w:val="0"/>
                  <w:marTop w:val="60"/>
                  <w:marBottom w:val="30"/>
                  <w:divBdr>
                    <w:top w:val="none" w:sz="0" w:space="0" w:color="auto"/>
                    <w:left w:val="none" w:sz="0" w:space="0" w:color="auto"/>
                    <w:bottom w:val="none" w:sz="0" w:space="0" w:color="auto"/>
                    <w:right w:val="none" w:sz="0" w:space="0" w:color="auto"/>
                  </w:divBdr>
                </w:div>
              </w:divsChild>
            </w:div>
            <w:div w:id="201798081">
              <w:marLeft w:val="0"/>
              <w:marRight w:val="0"/>
              <w:marTop w:val="0"/>
              <w:marBottom w:val="0"/>
              <w:divBdr>
                <w:top w:val="none" w:sz="0" w:space="0" w:color="auto"/>
                <w:left w:val="none" w:sz="0" w:space="0" w:color="auto"/>
                <w:bottom w:val="none" w:sz="0" w:space="0" w:color="auto"/>
                <w:right w:val="none" w:sz="0" w:space="0" w:color="auto"/>
              </w:divBdr>
              <w:divsChild>
                <w:div w:id="2018002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7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66">
              <w:marLeft w:val="75"/>
              <w:marRight w:val="75"/>
              <w:marTop w:val="75"/>
              <w:marBottom w:val="0"/>
              <w:divBdr>
                <w:top w:val="none" w:sz="0" w:space="0" w:color="auto"/>
                <w:left w:val="none" w:sz="0" w:space="0" w:color="auto"/>
                <w:bottom w:val="none" w:sz="0" w:space="0" w:color="auto"/>
                <w:right w:val="none" w:sz="0" w:space="0" w:color="auto"/>
              </w:divBdr>
              <w:divsChild>
                <w:div w:id="201796097">
                  <w:marLeft w:val="0"/>
                  <w:marRight w:val="0"/>
                  <w:marTop w:val="60"/>
                  <w:marBottom w:val="30"/>
                  <w:divBdr>
                    <w:top w:val="none" w:sz="0" w:space="0" w:color="auto"/>
                    <w:left w:val="none" w:sz="0" w:space="0" w:color="auto"/>
                    <w:bottom w:val="none" w:sz="0" w:space="0" w:color="auto"/>
                    <w:right w:val="none" w:sz="0" w:space="0" w:color="auto"/>
                  </w:divBdr>
                </w:div>
                <w:div w:id="201796547">
                  <w:marLeft w:val="0"/>
                  <w:marRight w:val="0"/>
                  <w:marTop w:val="60"/>
                  <w:marBottom w:val="30"/>
                  <w:divBdr>
                    <w:top w:val="none" w:sz="0" w:space="0" w:color="auto"/>
                    <w:left w:val="none" w:sz="0" w:space="0" w:color="auto"/>
                    <w:bottom w:val="none" w:sz="0" w:space="0" w:color="auto"/>
                    <w:right w:val="none" w:sz="0" w:space="0" w:color="auto"/>
                  </w:divBdr>
                </w:div>
                <w:div w:id="201797756">
                  <w:marLeft w:val="0"/>
                  <w:marRight w:val="0"/>
                  <w:marTop w:val="60"/>
                  <w:marBottom w:val="30"/>
                  <w:divBdr>
                    <w:top w:val="none" w:sz="0" w:space="0" w:color="auto"/>
                    <w:left w:val="none" w:sz="0" w:space="0" w:color="auto"/>
                    <w:bottom w:val="none" w:sz="0" w:space="0" w:color="auto"/>
                    <w:right w:val="none" w:sz="0" w:space="0" w:color="auto"/>
                  </w:divBdr>
                </w:div>
              </w:divsChild>
            </w:div>
            <w:div w:id="201800584">
              <w:marLeft w:val="0"/>
              <w:marRight w:val="0"/>
              <w:marTop w:val="0"/>
              <w:marBottom w:val="0"/>
              <w:divBdr>
                <w:top w:val="none" w:sz="0" w:space="0" w:color="auto"/>
                <w:left w:val="none" w:sz="0" w:space="0" w:color="auto"/>
                <w:bottom w:val="none" w:sz="0" w:space="0" w:color="auto"/>
                <w:right w:val="none" w:sz="0" w:space="0" w:color="auto"/>
              </w:divBdr>
              <w:divsChild>
                <w:div w:id="20180246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68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91">
              <w:marLeft w:val="0"/>
              <w:marRight w:val="0"/>
              <w:marTop w:val="0"/>
              <w:marBottom w:val="0"/>
              <w:divBdr>
                <w:top w:val="none" w:sz="0" w:space="0" w:color="auto"/>
                <w:left w:val="none" w:sz="0" w:space="0" w:color="auto"/>
                <w:bottom w:val="none" w:sz="0" w:space="0" w:color="auto"/>
                <w:right w:val="none" w:sz="0" w:space="0" w:color="auto"/>
              </w:divBdr>
              <w:divsChild>
                <w:div w:id="20180105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038">
              <w:marLeft w:val="75"/>
              <w:marRight w:val="75"/>
              <w:marTop w:val="75"/>
              <w:marBottom w:val="0"/>
              <w:divBdr>
                <w:top w:val="none" w:sz="0" w:space="0" w:color="auto"/>
                <w:left w:val="none" w:sz="0" w:space="0" w:color="auto"/>
                <w:bottom w:val="none" w:sz="0" w:space="0" w:color="auto"/>
                <w:right w:val="none" w:sz="0" w:space="0" w:color="auto"/>
              </w:divBdr>
              <w:divsChild>
                <w:div w:id="201795482">
                  <w:marLeft w:val="0"/>
                  <w:marRight w:val="0"/>
                  <w:marTop w:val="60"/>
                  <w:marBottom w:val="30"/>
                  <w:divBdr>
                    <w:top w:val="none" w:sz="0" w:space="0" w:color="auto"/>
                    <w:left w:val="none" w:sz="0" w:space="0" w:color="auto"/>
                    <w:bottom w:val="none" w:sz="0" w:space="0" w:color="auto"/>
                    <w:right w:val="none" w:sz="0" w:space="0" w:color="auto"/>
                  </w:divBdr>
                </w:div>
                <w:div w:id="201798262">
                  <w:marLeft w:val="0"/>
                  <w:marRight w:val="0"/>
                  <w:marTop w:val="60"/>
                  <w:marBottom w:val="30"/>
                  <w:divBdr>
                    <w:top w:val="none" w:sz="0" w:space="0" w:color="auto"/>
                    <w:left w:val="none" w:sz="0" w:space="0" w:color="auto"/>
                    <w:bottom w:val="none" w:sz="0" w:space="0" w:color="auto"/>
                    <w:right w:val="none" w:sz="0" w:space="0" w:color="auto"/>
                  </w:divBdr>
                </w:div>
                <w:div w:id="20180202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903">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89">
              <w:marLeft w:val="75"/>
              <w:marRight w:val="75"/>
              <w:marTop w:val="75"/>
              <w:marBottom w:val="0"/>
              <w:divBdr>
                <w:top w:val="none" w:sz="0" w:space="0" w:color="auto"/>
                <w:left w:val="none" w:sz="0" w:space="0" w:color="auto"/>
                <w:bottom w:val="none" w:sz="0" w:space="0" w:color="auto"/>
                <w:right w:val="none" w:sz="0" w:space="0" w:color="auto"/>
              </w:divBdr>
              <w:divsChild>
                <w:div w:id="201799954">
                  <w:marLeft w:val="0"/>
                  <w:marRight w:val="0"/>
                  <w:marTop w:val="60"/>
                  <w:marBottom w:val="30"/>
                  <w:divBdr>
                    <w:top w:val="none" w:sz="0" w:space="0" w:color="auto"/>
                    <w:left w:val="none" w:sz="0" w:space="0" w:color="auto"/>
                    <w:bottom w:val="none" w:sz="0" w:space="0" w:color="auto"/>
                    <w:right w:val="none" w:sz="0" w:space="0" w:color="auto"/>
                  </w:divBdr>
                </w:div>
                <w:div w:id="201800739">
                  <w:marLeft w:val="0"/>
                  <w:marRight w:val="0"/>
                  <w:marTop w:val="60"/>
                  <w:marBottom w:val="30"/>
                  <w:divBdr>
                    <w:top w:val="none" w:sz="0" w:space="0" w:color="auto"/>
                    <w:left w:val="none" w:sz="0" w:space="0" w:color="auto"/>
                    <w:bottom w:val="none" w:sz="0" w:space="0" w:color="auto"/>
                    <w:right w:val="none" w:sz="0" w:space="0" w:color="auto"/>
                  </w:divBdr>
                </w:div>
                <w:div w:id="201802735">
                  <w:marLeft w:val="0"/>
                  <w:marRight w:val="0"/>
                  <w:marTop w:val="60"/>
                  <w:marBottom w:val="30"/>
                  <w:divBdr>
                    <w:top w:val="none" w:sz="0" w:space="0" w:color="auto"/>
                    <w:left w:val="none" w:sz="0" w:space="0" w:color="auto"/>
                    <w:bottom w:val="none" w:sz="0" w:space="0" w:color="auto"/>
                    <w:right w:val="none" w:sz="0" w:space="0" w:color="auto"/>
                  </w:divBdr>
                </w:div>
              </w:divsChild>
            </w:div>
            <w:div w:id="201798900">
              <w:marLeft w:val="0"/>
              <w:marRight w:val="0"/>
              <w:marTop w:val="0"/>
              <w:marBottom w:val="0"/>
              <w:divBdr>
                <w:top w:val="none" w:sz="0" w:space="0" w:color="auto"/>
                <w:left w:val="none" w:sz="0" w:space="0" w:color="auto"/>
                <w:bottom w:val="none" w:sz="0" w:space="0" w:color="auto"/>
                <w:right w:val="none" w:sz="0" w:space="0" w:color="auto"/>
              </w:divBdr>
              <w:divsChild>
                <w:div w:id="20180100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33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79">
              <w:marLeft w:val="0"/>
              <w:marRight w:val="0"/>
              <w:marTop w:val="0"/>
              <w:marBottom w:val="0"/>
              <w:divBdr>
                <w:top w:val="none" w:sz="0" w:space="0" w:color="auto"/>
                <w:left w:val="none" w:sz="0" w:space="0" w:color="auto"/>
                <w:bottom w:val="none" w:sz="0" w:space="0" w:color="auto"/>
                <w:right w:val="none" w:sz="0" w:space="0" w:color="auto"/>
              </w:divBdr>
              <w:divsChild>
                <w:div w:id="20180317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942">
              <w:marLeft w:val="75"/>
              <w:marRight w:val="75"/>
              <w:marTop w:val="75"/>
              <w:marBottom w:val="0"/>
              <w:divBdr>
                <w:top w:val="none" w:sz="0" w:space="0" w:color="auto"/>
                <w:left w:val="none" w:sz="0" w:space="0" w:color="auto"/>
                <w:bottom w:val="none" w:sz="0" w:space="0" w:color="auto"/>
                <w:right w:val="none" w:sz="0" w:space="0" w:color="auto"/>
              </w:divBdr>
              <w:divsChild>
                <w:div w:id="201795672">
                  <w:marLeft w:val="0"/>
                  <w:marRight w:val="0"/>
                  <w:marTop w:val="60"/>
                  <w:marBottom w:val="30"/>
                  <w:divBdr>
                    <w:top w:val="none" w:sz="0" w:space="0" w:color="auto"/>
                    <w:left w:val="none" w:sz="0" w:space="0" w:color="auto"/>
                    <w:bottom w:val="none" w:sz="0" w:space="0" w:color="auto"/>
                    <w:right w:val="none" w:sz="0" w:space="0" w:color="auto"/>
                  </w:divBdr>
                </w:div>
                <w:div w:id="201797954">
                  <w:marLeft w:val="0"/>
                  <w:marRight w:val="0"/>
                  <w:marTop w:val="60"/>
                  <w:marBottom w:val="30"/>
                  <w:divBdr>
                    <w:top w:val="none" w:sz="0" w:space="0" w:color="auto"/>
                    <w:left w:val="none" w:sz="0" w:space="0" w:color="auto"/>
                    <w:bottom w:val="none" w:sz="0" w:space="0" w:color="auto"/>
                    <w:right w:val="none" w:sz="0" w:space="0" w:color="auto"/>
                  </w:divBdr>
                </w:div>
                <w:div w:id="20179939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3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69">
              <w:marLeft w:val="75"/>
              <w:marRight w:val="75"/>
              <w:marTop w:val="75"/>
              <w:marBottom w:val="0"/>
              <w:divBdr>
                <w:top w:val="none" w:sz="0" w:space="0" w:color="auto"/>
                <w:left w:val="none" w:sz="0" w:space="0" w:color="auto"/>
                <w:bottom w:val="none" w:sz="0" w:space="0" w:color="auto"/>
                <w:right w:val="none" w:sz="0" w:space="0" w:color="auto"/>
              </w:divBdr>
              <w:divsChild>
                <w:div w:id="201800728">
                  <w:marLeft w:val="0"/>
                  <w:marRight w:val="0"/>
                  <w:marTop w:val="60"/>
                  <w:marBottom w:val="30"/>
                  <w:divBdr>
                    <w:top w:val="none" w:sz="0" w:space="0" w:color="auto"/>
                    <w:left w:val="none" w:sz="0" w:space="0" w:color="auto"/>
                    <w:bottom w:val="none" w:sz="0" w:space="0" w:color="auto"/>
                    <w:right w:val="none" w:sz="0" w:space="0" w:color="auto"/>
                  </w:divBdr>
                </w:div>
                <w:div w:id="201802692">
                  <w:marLeft w:val="0"/>
                  <w:marRight w:val="0"/>
                  <w:marTop w:val="60"/>
                  <w:marBottom w:val="30"/>
                  <w:divBdr>
                    <w:top w:val="none" w:sz="0" w:space="0" w:color="auto"/>
                    <w:left w:val="none" w:sz="0" w:space="0" w:color="auto"/>
                    <w:bottom w:val="none" w:sz="0" w:space="0" w:color="auto"/>
                    <w:right w:val="none" w:sz="0" w:space="0" w:color="auto"/>
                  </w:divBdr>
                </w:div>
                <w:div w:id="201803161">
                  <w:marLeft w:val="0"/>
                  <w:marRight w:val="0"/>
                  <w:marTop w:val="60"/>
                  <w:marBottom w:val="30"/>
                  <w:divBdr>
                    <w:top w:val="none" w:sz="0" w:space="0" w:color="auto"/>
                    <w:left w:val="none" w:sz="0" w:space="0" w:color="auto"/>
                    <w:bottom w:val="none" w:sz="0" w:space="0" w:color="auto"/>
                    <w:right w:val="none" w:sz="0" w:space="0" w:color="auto"/>
                  </w:divBdr>
                </w:div>
              </w:divsChild>
            </w:div>
            <w:div w:id="201802695">
              <w:marLeft w:val="0"/>
              <w:marRight w:val="0"/>
              <w:marTop w:val="0"/>
              <w:marBottom w:val="0"/>
              <w:divBdr>
                <w:top w:val="none" w:sz="0" w:space="0" w:color="auto"/>
                <w:left w:val="none" w:sz="0" w:space="0" w:color="auto"/>
                <w:bottom w:val="none" w:sz="0" w:space="0" w:color="auto"/>
                <w:right w:val="none" w:sz="0" w:space="0" w:color="auto"/>
              </w:divBdr>
              <w:divsChild>
                <w:div w:id="20179899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50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50">
              <w:marLeft w:val="0"/>
              <w:marRight w:val="0"/>
              <w:marTop w:val="0"/>
              <w:marBottom w:val="0"/>
              <w:divBdr>
                <w:top w:val="none" w:sz="0" w:space="0" w:color="auto"/>
                <w:left w:val="none" w:sz="0" w:space="0" w:color="auto"/>
                <w:bottom w:val="none" w:sz="0" w:space="0" w:color="auto"/>
                <w:right w:val="none" w:sz="0" w:space="0" w:color="auto"/>
              </w:divBdr>
              <w:divsChild>
                <w:div w:id="20179647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851">
              <w:marLeft w:val="75"/>
              <w:marRight w:val="75"/>
              <w:marTop w:val="75"/>
              <w:marBottom w:val="0"/>
              <w:divBdr>
                <w:top w:val="none" w:sz="0" w:space="0" w:color="auto"/>
                <w:left w:val="none" w:sz="0" w:space="0" w:color="auto"/>
                <w:bottom w:val="none" w:sz="0" w:space="0" w:color="auto"/>
                <w:right w:val="none" w:sz="0" w:space="0" w:color="auto"/>
              </w:divBdr>
              <w:divsChild>
                <w:div w:id="201800586">
                  <w:marLeft w:val="0"/>
                  <w:marRight w:val="0"/>
                  <w:marTop w:val="60"/>
                  <w:marBottom w:val="30"/>
                  <w:divBdr>
                    <w:top w:val="none" w:sz="0" w:space="0" w:color="auto"/>
                    <w:left w:val="none" w:sz="0" w:space="0" w:color="auto"/>
                    <w:bottom w:val="none" w:sz="0" w:space="0" w:color="auto"/>
                    <w:right w:val="none" w:sz="0" w:space="0" w:color="auto"/>
                  </w:divBdr>
                </w:div>
                <w:div w:id="201801352">
                  <w:marLeft w:val="0"/>
                  <w:marRight w:val="0"/>
                  <w:marTop w:val="60"/>
                  <w:marBottom w:val="30"/>
                  <w:divBdr>
                    <w:top w:val="none" w:sz="0" w:space="0" w:color="auto"/>
                    <w:left w:val="none" w:sz="0" w:space="0" w:color="auto"/>
                    <w:bottom w:val="none" w:sz="0" w:space="0" w:color="auto"/>
                    <w:right w:val="none" w:sz="0" w:space="0" w:color="auto"/>
                  </w:divBdr>
                </w:div>
                <w:div w:id="20180195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03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02">
              <w:marLeft w:val="75"/>
              <w:marRight w:val="75"/>
              <w:marTop w:val="75"/>
              <w:marBottom w:val="0"/>
              <w:divBdr>
                <w:top w:val="none" w:sz="0" w:space="0" w:color="auto"/>
                <w:left w:val="none" w:sz="0" w:space="0" w:color="auto"/>
                <w:bottom w:val="none" w:sz="0" w:space="0" w:color="auto"/>
                <w:right w:val="none" w:sz="0" w:space="0" w:color="auto"/>
              </w:divBdr>
              <w:divsChild>
                <w:div w:id="201798184">
                  <w:marLeft w:val="0"/>
                  <w:marRight w:val="0"/>
                  <w:marTop w:val="60"/>
                  <w:marBottom w:val="30"/>
                  <w:divBdr>
                    <w:top w:val="none" w:sz="0" w:space="0" w:color="auto"/>
                    <w:left w:val="none" w:sz="0" w:space="0" w:color="auto"/>
                    <w:bottom w:val="none" w:sz="0" w:space="0" w:color="auto"/>
                    <w:right w:val="none" w:sz="0" w:space="0" w:color="auto"/>
                  </w:divBdr>
                </w:div>
                <w:div w:id="201798884">
                  <w:marLeft w:val="0"/>
                  <w:marRight w:val="0"/>
                  <w:marTop w:val="60"/>
                  <w:marBottom w:val="30"/>
                  <w:divBdr>
                    <w:top w:val="none" w:sz="0" w:space="0" w:color="auto"/>
                    <w:left w:val="none" w:sz="0" w:space="0" w:color="auto"/>
                    <w:bottom w:val="none" w:sz="0" w:space="0" w:color="auto"/>
                    <w:right w:val="none" w:sz="0" w:space="0" w:color="auto"/>
                  </w:divBdr>
                </w:div>
                <w:div w:id="201803028">
                  <w:marLeft w:val="0"/>
                  <w:marRight w:val="0"/>
                  <w:marTop w:val="60"/>
                  <w:marBottom w:val="30"/>
                  <w:divBdr>
                    <w:top w:val="none" w:sz="0" w:space="0" w:color="auto"/>
                    <w:left w:val="none" w:sz="0" w:space="0" w:color="auto"/>
                    <w:bottom w:val="none" w:sz="0" w:space="0" w:color="auto"/>
                    <w:right w:val="none" w:sz="0" w:space="0" w:color="auto"/>
                  </w:divBdr>
                </w:div>
              </w:divsChild>
            </w:div>
            <w:div w:id="201803034">
              <w:marLeft w:val="0"/>
              <w:marRight w:val="0"/>
              <w:marTop w:val="0"/>
              <w:marBottom w:val="0"/>
              <w:divBdr>
                <w:top w:val="none" w:sz="0" w:space="0" w:color="auto"/>
                <w:left w:val="none" w:sz="0" w:space="0" w:color="auto"/>
                <w:bottom w:val="none" w:sz="0" w:space="0" w:color="auto"/>
                <w:right w:val="none" w:sz="0" w:space="0" w:color="auto"/>
              </w:divBdr>
              <w:divsChild>
                <w:div w:id="20179709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23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94">
              <w:marLeft w:val="75"/>
              <w:marRight w:val="75"/>
              <w:marTop w:val="75"/>
              <w:marBottom w:val="0"/>
              <w:divBdr>
                <w:top w:val="none" w:sz="0" w:space="0" w:color="auto"/>
                <w:left w:val="none" w:sz="0" w:space="0" w:color="auto"/>
                <w:bottom w:val="none" w:sz="0" w:space="0" w:color="auto"/>
                <w:right w:val="none" w:sz="0" w:space="0" w:color="auto"/>
              </w:divBdr>
              <w:divsChild>
                <w:div w:id="201796994">
                  <w:marLeft w:val="0"/>
                  <w:marRight w:val="0"/>
                  <w:marTop w:val="60"/>
                  <w:marBottom w:val="30"/>
                  <w:divBdr>
                    <w:top w:val="none" w:sz="0" w:space="0" w:color="auto"/>
                    <w:left w:val="none" w:sz="0" w:space="0" w:color="auto"/>
                    <w:bottom w:val="none" w:sz="0" w:space="0" w:color="auto"/>
                    <w:right w:val="none" w:sz="0" w:space="0" w:color="auto"/>
                  </w:divBdr>
                </w:div>
                <w:div w:id="201799399">
                  <w:marLeft w:val="0"/>
                  <w:marRight w:val="0"/>
                  <w:marTop w:val="60"/>
                  <w:marBottom w:val="30"/>
                  <w:divBdr>
                    <w:top w:val="none" w:sz="0" w:space="0" w:color="auto"/>
                    <w:left w:val="none" w:sz="0" w:space="0" w:color="auto"/>
                    <w:bottom w:val="none" w:sz="0" w:space="0" w:color="auto"/>
                    <w:right w:val="none" w:sz="0" w:space="0" w:color="auto"/>
                  </w:divBdr>
                </w:div>
                <w:div w:id="201800778">
                  <w:marLeft w:val="0"/>
                  <w:marRight w:val="0"/>
                  <w:marTop w:val="60"/>
                  <w:marBottom w:val="30"/>
                  <w:divBdr>
                    <w:top w:val="none" w:sz="0" w:space="0" w:color="auto"/>
                    <w:left w:val="none" w:sz="0" w:space="0" w:color="auto"/>
                    <w:bottom w:val="none" w:sz="0" w:space="0" w:color="auto"/>
                    <w:right w:val="none" w:sz="0" w:space="0" w:color="auto"/>
                  </w:divBdr>
                </w:div>
              </w:divsChild>
            </w:div>
            <w:div w:id="201798347">
              <w:marLeft w:val="0"/>
              <w:marRight w:val="0"/>
              <w:marTop w:val="0"/>
              <w:marBottom w:val="0"/>
              <w:divBdr>
                <w:top w:val="none" w:sz="0" w:space="0" w:color="auto"/>
                <w:left w:val="none" w:sz="0" w:space="0" w:color="auto"/>
                <w:bottom w:val="none" w:sz="0" w:space="0" w:color="auto"/>
                <w:right w:val="none" w:sz="0" w:space="0" w:color="auto"/>
              </w:divBdr>
              <w:divsChild>
                <w:div w:id="20180253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73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87">
              <w:marLeft w:val="0"/>
              <w:marRight w:val="0"/>
              <w:marTop w:val="0"/>
              <w:marBottom w:val="0"/>
              <w:divBdr>
                <w:top w:val="none" w:sz="0" w:space="0" w:color="auto"/>
                <w:left w:val="none" w:sz="0" w:space="0" w:color="auto"/>
                <w:bottom w:val="none" w:sz="0" w:space="0" w:color="auto"/>
                <w:right w:val="none" w:sz="0" w:space="0" w:color="auto"/>
              </w:divBdr>
              <w:divsChild>
                <w:div w:id="20180215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367">
              <w:marLeft w:val="75"/>
              <w:marRight w:val="75"/>
              <w:marTop w:val="75"/>
              <w:marBottom w:val="0"/>
              <w:divBdr>
                <w:top w:val="none" w:sz="0" w:space="0" w:color="auto"/>
                <w:left w:val="none" w:sz="0" w:space="0" w:color="auto"/>
                <w:bottom w:val="none" w:sz="0" w:space="0" w:color="auto"/>
                <w:right w:val="none" w:sz="0" w:space="0" w:color="auto"/>
              </w:divBdr>
              <w:divsChild>
                <w:div w:id="201796733">
                  <w:marLeft w:val="0"/>
                  <w:marRight w:val="0"/>
                  <w:marTop w:val="60"/>
                  <w:marBottom w:val="30"/>
                  <w:divBdr>
                    <w:top w:val="none" w:sz="0" w:space="0" w:color="auto"/>
                    <w:left w:val="none" w:sz="0" w:space="0" w:color="auto"/>
                    <w:bottom w:val="none" w:sz="0" w:space="0" w:color="auto"/>
                    <w:right w:val="none" w:sz="0" w:space="0" w:color="auto"/>
                  </w:divBdr>
                </w:div>
                <w:div w:id="201796800">
                  <w:marLeft w:val="0"/>
                  <w:marRight w:val="0"/>
                  <w:marTop w:val="60"/>
                  <w:marBottom w:val="30"/>
                  <w:divBdr>
                    <w:top w:val="none" w:sz="0" w:space="0" w:color="auto"/>
                    <w:left w:val="none" w:sz="0" w:space="0" w:color="auto"/>
                    <w:bottom w:val="none" w:sz="0" w:space="0" w:color="auto"/>
                    <w:right w:val="none" w:sz="0" w:space="0" w:color="auto"/>
                  </w:divBdr>
                </w:div>
                <w:div w:id="20180230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773">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47">
              <w:marLeft w:val="75"/>
              <w:marRight w:val="75"/>
              <w:marTop w:val="75"/>
              <w:marBottom w:val="0"/>
              <w:divBdr>
                <w:top w:val="none" w:sz="0" w:space="0" w:color="auto"/>
                <w:left w:val="none" w:sz="0" w:space="0" w:color="auto"/>
                <w:bottom w:val="none" w:sz="0" w:space="0" w:color="auto"/>
                <w:right w:val="none" w:sz="0" w:space="0" w:color="auto"/>
              </w:divBdr>
              <w:divsChild>
                <w:div w:id="201798976">
                  <w:marLeft w:val="0"/>
                  <w:marRight w:val="0"/>
                  <w:marTop w:val="60"/>
                  <w:marBottom w:val="30"/>
                  <w:divBdr>
                    <w:top w:val="none" w:sz="0" w:space="0" w:color="auto"/>
                    <w:left w:val="none" w:sz="0" w:space="0" w:color="auto"/>
                    <w:bottom w:val="none" w:sz="0" w:space="0" w:color="auto"/>
                    <w:right w:val="none" w:sz="0" w:space="0" w:color="auto"/>
                  </w:divBdr>
                </w:div>
                <w:div w:id="201800940">
                  <w:marLeft w:val="0"/>
                  <w:marRight w:val="0"/>
                  <w:marTop w:val="60"/>
                  <w:marBottom w:val="30"/>
                  <w:divBdr>
                    <w:top w:val="none" w:sz="0" w:space="0" w:color="auto"/>
                    <w:left w:val="none" w:sz="0" w:space="0" w:color="auto"/>
                    <w:bottom w:val="none" w:sz="0" w:space="0" w:color="auto"/>
                    <w:right w:val="none" w:sz="0" w:space="0" w:color="auto"/>
                  </w:divBdr>
                </w:div>
                <w:div w:id="20180320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20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45">
              <w:marLeft w:val="0"/>
              <w:marRight w:val="0"/>
              <w:marTop w:val="0"/>
              <w:marBottom w:val="0"/>
              <w:divBdr>
                <w:top w:val="none" w:sz="0" w:space="0" w:color="auto"/>
                <w:left w:val="none" w:sz="0" w:space="0" w:color="auto"/>
                <w:bottom w:val="none" w:sz="0" w:space="0" w:color="auto"/>
                <w:right w:val="none" w:sz="0" w:space="0" w:color="auto"/>
              </w:divBdr>
              <w:divsChild>
                <w:div w:id="20180213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704">
              <w:marLeft w:val="75"/>
              <w:marRight w:val="75"/>
              <w:marTop w:val="75"/>
              <w:marBottom w:val="0"/>
              <w:divBdr>
                <w:top w:val="none" w:sz="0" w:space="0" w:color="auto"/>
                <w:left w:val="none" w:sz="0" w:space="0" w:color="auto"/>
                <w:bottom w:val="none" w:sz="0" w:space="0" w:color="auto"/>
                <w:right w:val="none" w:sz="0" w:space="0" w:color="auto"/>
              </w:divBdr>
              <w:divsChild>
                <w:div w:id="201796409">
                  <w:marLeft w:val="0"/>
                  <w:marRight w:val="0"/>
                  <w:marTop w:val="60"/>
                  <w:marBottom w:val="30"/>
                  <w:divBdr>
                    <w:top w:val="none" w:sz="0" w:space="0" w:color="auto"/>
                    <w:left w:val="none" w:sz="0" w:space="0" w:color="auto"/>
                    <w:bottom w:val="none" w:sz="0" w:space="0" w:color="auto"/>
                    <w:right w:val="none" w:sz="0" w:space="0" w:color="auto"/>
                  </w:divBdr>
                </w:div>
                <w:div w:id="201799620">
                  <w:marLeft w:val="0"/>
                  <w:marRight w:val="0"/>
                  <w:marTop w:val="60"/>
                  <w:marBottom w:val="30"/>
                  <w:divBdr>
                    <w:top w:val="none" w:sz="0" w:space="0" w:color="auto"/>
                    <w:left w:val="none" w:sz="0" w:space="0" w:color="auto"/>
                    <w:bottom w:val="none" w:sz="0" w:space="0" w:color="auto"/>
                    <w:right w:val="none" w:sz="0" w:space="0" w:color="auto"/>
                  </w:divBdr>
                </w:div>
                <w:div w:id="20180302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6667">
      <w:marLeft w:val="0"/>
      <w:marRight w:val="0"/>
      <w:marTop w:val="0"/>
      <w:marBottom w:val="0"/>
      <w:divBdr>
        <w:top w:val="none" w:sz="0" w:space="0" w:color="auto"/>
        <w:left w:val="none" w:sz="0" w:space="0" w:color="auto"/>
        <w:bottom w:val="none" w:sz="0" w:space="0" w:color="auto"/>
        <w:right w:val="none" w:sz="0" w:space="0" w:color="auto"/>
      </w:divBdr>
      <w:divsChild>
        <w:div w:id="201796217">
          <w:marLeft w:val="0"/>
          <w:marRight w:val="0"/>
          <w:marTop w:val="75"/>
          <w:marBottom w:val="0"/>
          <w:divBdr>
            <w:top w:val="single" w:sz="6" w:space="4" w:color="A6C9E2"/>
            <w:left w:val="single" w:sz="6" w:space="4" w:color="A6C9E2"/>
            <w:bottom w:val="single" w:sz="6" w:space="4" w:color="A6C9E2"/>
            <w:right w:val="single" w:sz="6" w:space="4" w:color="A6C9E2"/>
          </w:divBdr>
          <w:divsChild>
            <w:div w:id="201801260">
              <w:marLeft w:val="75"/>
              <w:marRight w:val="75"/>
              <w:marTop w:val="75"/>
              <w:marBottom w:val="0"/>
              <w:divBdr>
                <w:top w:val="none" w:sz="0" w:space="0" w:color="auto"/>
                <w:left w:val="none" w:sz="0" w:space="0" w:color="auto"/>
                <w:bottom w:val="none" w:sz="0" w:space="0" w:color="auto"/>
                <w:right w:val="none" w:sz="0" w:space="0" w:color="auto"/>
              </w:divBdr>
              <w:divsChild>
                <w:div w:id="201797664">
                  <w:marLeft w:val="0"/>
                  <w:marRight w:val="0"/>
                  <w:marTop w:val="60"/>
                  <w:marBottom w:val="30"/>
                  <w:divBdr>
                    <w:top w:val="none" w:sz="0" w:space="0" w:color="auto"/>
                    <w:left w:val="none" w:sz="0" w:space="0" w:color="auto"/>
                    <w:bottom w:val="none" w:sz="0" w:space="0" w:color="auto"/>
                    <w:right w:val="none" w:sz="0" w:space="0" w:color="auto"/>
                  </w:divBdr>
                </w:div>
                <w:div w:id="201797946">
                  <w:marLeft w:val="0"/>
                  <w:marRight w:val="0"/>
                  <w:marTop w:val="60"/>
                  <w:marBottom w:val="30"/>
                  <w:divBdr>
                    <w:top w:val="none" w:sz="0" w:space="0" w:color="auto"/>
                    <w:left w:val="none" w:sz="0" w:space="0" w:color="auto"/>
                    <w:bottom w:val="none" w:sz="0" w:space="0" w:color="auto"/>
                    <w:right w:val="none" w:sz="0" w:space="0" w:color="auto"/>
                  </w:divBdr>
                </w:div>
                <w:div w:id="201800588">
                  <w:marLeft w:val="0"/>
                  <w:marRight w:val="0"/>
                  <w:marTop w:val="60"/>
                  <w:marBottom w:val="30"/>
                  <w:divBdr>
                    <w:top w:val="none" w:sz="0" w:space="0" w:color="auto"/>
                    <w:left w:val="none" w:sz="0" w:space="0" w:color="auto"/>
                    <w:bottom w:val="none" w:sz="0" w:space="0" w:color="auto"/>
                    <w:right w:val="none" w:sz="0" w:space="0" w:color="auto"/>
                  </w:divBdr>
                </w:div>
              </w:divsChild>
            </w:div>
            <w:div w:id="201802863">
              <w:marLeft w:val="0"/>
              <w:marRight w:val="0"/>
              <w:marTop w:val="0"/>
              <w:marBottom w:val="0"/>
              <w:divBdr>
                <w:top w:val="none" w:sz="0" w:space="0" w:color="auto"/>
                <w:left w:val="none" w:sz="0" w:space="0" w:color="auto"/>
                <w:bottom w:val="none" w:sz="0" w:space="0" w:color="auto"/>
                <w:right w:val="none" w:sz="0" w:space="0" w:color="auto"/>
              </w:divBdr>
              <w:divsChild>
                <w:div w:id="2017986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23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78">
              <w:marLeft w:val="0"/>
              <w:marRight w:val="0"/>
              <w:marTop w:val="0"/>
              <w:marBottom w:val="0"/>
              <w:divBdr>
                <w:top w:val="none" w:sz="0" w:space="0" w:color="auto"/>
                <w:left w:val="none" w:sz="0" w:space="0" w:color="auto"/>
                <w:bottom w:val="none" w:sz="0" w:space="0" w:color="auto"/>
                <w:right w:val="none" w:sz="0" w:space="0" w:color="auto"/>
              </w:divBdr>
              <w:divsChild>
                <w:div w:id="20180267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986">
              <w:marLeft w:val="75"/>
              <w:marRight w:val="75"/>
              <w:marTop w:val="75"/>
              <w:marBottom w:val="0"/>
              <w:divBdr>
                <w:top w:val="none" w:sz="0" w:space="0" w:color="auto"/>
                <w:left w:val="none" w:sz="0" w:space="0" w:color="auto"/>
                <w:bottom w:val="none" w:sz="0" w:space="0" w:color="auto"/>
                <w:right w:val="none" w:sz="0" w:space="0" w:color="auto"/>
              </w:divBdr>
              <w:divsChild>
                <w:div w:id="201798491">
                  <w:marLeft w:val="0"/>
                  <w:marRight w:val="0"/>
                  <w:marTop w:val="60"/>
                  <w:marBottom w:val="30"/>
                  <w:divBdr>
                    <w:top w:val="none" w:sz="0" w:space="0" w:color="auto"/>
                    <w:left w:val="none" w:sz="0" w:space="0" w:color="auto"/>
                    <w:bottom w:val="none" w:sz="0" w:space="0" w:color="auto"/>
                    <w:right w:val="none" w:sz="0" w:space="0" w:color="auto"/>
                  </w:divBdr>
                </w:div>
                <w:div w:id="201801016">
                  <w:marLeft w:val="0"/>
                  <w:marRight w:val="0"/>
                  <w:marTop w:val="60"/>
                  <w:marBottom w:val="30"/>
                  <w:divBdr>
                    <w:top w:val="none" w:sz="0" w:space="0" w:color="auto"/>
                    <w:left w:val="none" w:sz="0" w:space="0" w:color="auto"/>
                    <w:bottom w:val="none" w:sz="0" w:space="0" w:color="auto"/>
                    <w:right w:val="none" w:sz="0" w:space="0" w:color="auto"/>
                  </w:divBdr>
                </w:div>
                <w:div w:id="20180166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558">
          <w:marLeft w:val="0"/>
          <w:marRight w:val="0"/>
          <w:marTop w:val="75"/>
          <w:marBottom w:val="0"/>
          <w:divBdr>
            <w:top w:val="single" w:sz="6" w:space="4" w:color="A6C9E2"/>
            <w:left w:val="single" w:sz="6" w:space="4" w:color="A6C9E2"/>
            <w:bottom w:val="single" w:sz="6" w:space="4" w:color="A6C9E2"/>
            <w:right w:val="single" w:sz="6" w:space="4" w:color="A6C9E2"/>
          </w:divBdr>
          <w:divsChild>
            <w:div w:id="201800525">
              <w:marLeft w:val="75"/>
              <w:marRight w:val="75"/>
              <w:marTop w:val="75"/>
              <w:marBottom w:val="0"/>
              <w:divBdr>
                <w:top w:val="none" w:sz="0" w:space="0" w:color="auto"/>
                <w:left w:val="none" w:sz="0" w:space="0" w:color="auto"/>
                <w:bottom w:val="none" w:sz="0" w:space="0" w:color="auto"/>
                <w:right w:val="none" w:sz="0" w:space="0" w:color="auto"/>
              </w:divBdr>
              <w:divsChild>
                <w:div w:id="201798856">
                  <w:marLeft w:val="0"/>
                  <w:marRight w:val="0"/>
                  <w:marTop w:val="60"/>
                  <w:marBottom w:val="30"/>
                  <w:divBdr>
                    <w:top w:val="none" w:sz="0" w:space="0" w:color="auto"/>
                    <w:left w:val="none" w:sz="0" w:space="0" w:color="auto"/>
                    <w:bottom w:val="none" w:sz="0" w:space="0" w:color="auto"/>
                    <w:right w:val="none" w:sz="0" w:space="0" w:color="auto"/>
                  </w:divBdr>
                </w:div>
                <w:div w:id="201800491">
                  <w:marLeft w:val="0"/>
                  <w:marRight w:val="0"/>
                  <w:marTop w:val="60"/>
                  <w:marBottom w:val="30"/>
                  <w:divBdr>
                    <w:top w:val="none" w:sz="0" w:space="0" w:color="auto"/>
                    <w:left w:val="none" w:sz="0" w:space="0" w:color="auto"/>
                    <w:bottom w:val="none" w:sz="0" w:space="0" w:color="auto"/>
                    <w:right w:val="none" w:sz="0" w:space="0" w:color="auto"/>
                  </w:divBdr>
                </w:div>
                <w:div w:id="20180268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943">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64">
              <w:marLeft w:val="75"/>
              <w:marRight w:val="75"/>
              <w:marTop w:val="75"/>
              <w:marBottom w:val="0"/>
              <w:divBdr>
                <w:top w:val="none" w:sz="0" w:space="0" w:color="auto"/>
                <w:left w:val="none" w:sz="0" w:space="0" w:color="auto"/>
                <w:bottom w:val="none" w:sz="0" w:space="0" w:color="auto"/>
                <w:right w:val="none" w:sz="0" w:space="0" w:color="auto"/>
              </w:divBdr>
              <w:divsChild>
                <w:div w:id="201796221">
                  <w:marLeft w:val="0"/>
                  <w:marRight w:val="0"/>
                  <w:marTop w:val="60"/>
                  <w:marBottom w:val="30"/>
                  <w:divBdr>
                    <w:top w:val="none" w:sz="0" w:space="0" w:color="auto"/>
                    <w:left w:val="none" w:sz="0" w:space="0" w:color="auto"/>
                    <w:bottom w:val="none" w:sz="0" w:space="0" w:color="auto"/>
                    <w:right w:val="none" w:sz="0" w:space="0" w:color="auto"/>
                  </w:divBdr>
                </w:div>
                <w:div w:id="201796845">
                  <w:marLeft w:val="0"/>
                  <w:marRight w:val="0"/>
                  <w:marTop w:val="60"/>
                  <w:marBottom w:val="30"/>
                  <w:divBdr>
                    <w:top w:val="none" w:sz="0" w:space="0" w:color="auto"/>
                    <w:left w:val="none" w:sz="0" w:space="0" w:color="auto"/>
                    <w:bottom w:val="none" w:sz="0" w:space="0" w:color="auto"/>
                    <w:right w:val="none" w:sz="0" w:space="0" w:color="auto"/>
                  </w:divBdr>
                </w:div>
                <w:div w:id="201799931">
                  <w:marLeft w:val="0"/>
                  <w:marRight w:val="0"/>
                  <w:marTop w:val="60"/>
                  <w:marBottom w:val="30"/>
                  <w:divBdr>
                    <w:top w:val="none" w:sz="0" w:space="0" w:color="auto"/>
                    <w:left w:val="none" w:sz="0" w:space="0" w:color="auto"/>
                    <w:bottom w:val="none" w:sz="0" w:space="0" w:color="auto"/>
                    <w:right w:val="none" w:sz="0" w:space="0" w:color="auto"/>
                  </w:divBdr>
                </w:div>
              </w:divsChild>
            </w:div>
            <w:div w:id="201798183">
              <w:marLeft w:val="0"/>
              <w:marRight w:val="0"/>
              <w:marTop w:val="0"/>
              <w:marBottom w:val="0"/>
              <w:divBdr>
                <w:top w:val="none" w:sz="0" w:space="0" w:color="auto"/>
                <w:left w:val="none" w:sz="0" w:space="0" w:color="auto"/>
                <w:bottom w:val="none" w:sz="0" w:space="0" w:color="auto"/>
                <w:right w:val="none" w:sz="0" w:space="0" w:color="auto"/>
              </w:divBdr>
              <w:divsChild>
                <w:div w:id="20179612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433">
          <w:marLeft w:val="0"/>
          <w:marRight w:val="0"/>
          <w:marTop w:val="75"/>
          <w:marBottom w:val="0"/>
          <w:divBdr>
            <w:top w:val="single" w:sz="6" w:space="4" w:color="A6C9E2"/>
            <w:left w:val="single" w:sz="6" w:space="4" w:color="A6C9E2"/>
            <w:bottom w:val="single" w:sz="6" w:space="4" w:color="A6C9E2"/>
            <w:right w:val="single" w:sz="6" w:space="4" w:color="A6C9E2"/>
          </w:divBdr>
          <w:divsChild>
            <w:div w:id="201802282">
              <w:marLeft w:val="0"/>
              <w:marRight w:val="0"/>
              <w:marTop w:val="0"/>
              <w:marBottom w:val="0"/>
              <w:divBdr>
                <w:top w:val="none" w:sz="0" w:space="0" w:color="auto"/>
                <w:left w:val="none" w:sz="0" w:space="0" w:color="auto"/>
                <w:bottom w:val="none" w:sz="0" w:space="0" w:color="auto"/>
                <w:right w:val="none" w:sz="0" w:space="0" w:color="auto"/>
              </w:divBdr>
              <w:divsChild>
                <w:div w:id="20180041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780">
              <w:marLeft w:val="75"/>
              <w:marRight w:val="75"/>
              <w:marTop w:val="75"/>
              <w:marBottom w:val="0"/>
              <w:divBdr>
                <w:top w:val="none" w:sz="0" w:space="0" w:color="auto"/>
                <w:left w:val="none" w:sz="0" w:space="0" w:color="auto"/>
                <w:bottom w:val="none" w:sz="0" w:space="0" w:color="auto"/>
                <w:right w:val="none" w:sz="0" w:space="0" w:color="auto"/>
              </w:divBdr>
              <w:divsChild>
                <w:div w:id="201795811">
                  <w:marLeft w:val="0"/>
                  <w:marRight w:val="0"/>
                  <w:marTop w:val="60"/>
                  <w:marBottom w:val="30"/>
                  <w:divBdr>
                    <w:top w:val="none" w:sz="0" w:space="0" w:color="auto"/>
                    <w:left w:val="none" w:sz="0" w:space="0" w:color="auto"/>
                    <w:bottom w:val="none" w:sz="0" w:space="0" w:color="auto"/>
                    <w:right w:val="none" w:sz="0" w:space="0" w:color="auto"/>
                  </w:divBdr>
                </w:div>
                <w:div w:id="201796713">
                  <w:marLeft w:val="0"/>
                  <w:marRight w:val="0"/>
                  <w:marTop w:val="60"/>
                  <w:marBottom w:val="30"/>
                  <w:divBdr>
                    <w:top w:val="none" w:sz="0" w:space="0" w:color="auto"/>
                    <w:left w:val="none" w:sz="0" w:space="0" w:color="auto"/>
                    <w:bottom w:val="none" w:sz="0" w:space="0" w:color="auto"/>
                    <w:right w:val="none" w:sz="0" w:space="0" w:color="auto"/>
                  </w:divBdr>
                </w:div>
                <w:div w:id="20179869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47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73">
              <w:marLeft w:val="75"/>
              <w:marRight w:val="75"/>
              <w:marTop w:val="75"/>
              <w:marBottom w:val="0"/>
              <w:divBdr>
                <w:top w:val="none" w:sz="0" w:space="0" w:color="auto"/>
                <w:left w:val="none" w:sz="0" w:space="0" w:color="auto"/>
                <w:bottom w:val="none" w:sz="0" w:space="0" w:color="auto"/>
                <w:right w:val="none" w:sz="0" w:space="0" w:color="auto"/>
              </w:divBdr>
              <w:divsChild>
                <w:div w:id="201798658">
                  <w:marLeft w:val="0"/>
                  <w:marRight w:val="0"/>
                  <w:marTop w:val="60"/>
                  <w:marBottom w:val="30"/>
                  <w:divBdr>
                    <w:top w:val="none" w:sz="0" w:space="0" w:color="auto"/>
                    <w:left w:val="none" w:sz="0" w:space="0" w:color="auto"/>
                    <w:bottom w:val="none" w:sz="0" w:space="0" w:color="auto"/>
                    <w:right w:val="none" w:sz="0" w:space="0" w:color="auto"/>
                  </w:divBdr>
                </w:div>
                <w:div w:id="201799623">
                  <w:marLeft w:val="0"/>
                  <w:marRight w:val="0"/>
                  <w:marTop w:val="60"/>
                  <w:marBottom w:val="30"/>
                  <w:divBdr>
                    <w:top w:val="none" w:sz="0" w:space="0" w:color="auto"/>
                    <w:left w:val="none" w:sz="0" w:space="0" w:color="auto"/>
                    <w:bottom w:val="none" w:sz="0" w:space="0" w:color="auto"/>
                    <w:right w:val="none" w:sz="0" w:space="0" w:color="auto"/>
                  </w:divBdr>
                </w:div>
                <w:div w:id="201800065">
                  <w:marLeft w:val="0"/>
                  <w:marRight w:val="0"/>
                  <w:marTop w:val="60"/>
                  <w:marBottom w:val="30"/>
                  <w:divBdr>
                    <w:top w:val="none" w:sz="0" w:space="0" w:color="auto"/>
                    <w:left w:val="none" w:sz="0" w:space="0" w:color="auto"/>
                    <w:bottom w:val="none" w:sz="0" w:space="0" w:color="auto"/>
                    <w:right w:val="none" w:sz="0" w:space="0" w:color="auto"/>
                  </w:divBdr>
                </w:div>
              </w:divsChild>
            </w:div>
            <w:div w:id="201799759">
              <w:marLeft w:val="0"/>
              <w:marRight w:val="0"/>
              <w:marTop w:val="0"/>
              <w:marBottom w:val="0"/>
              <w:divBdr>
                <w:top w:val="none" w:sz="0" w:space="0" w:color="auto"/>
                <w:left w:val="none" w:sz="0" w:space="0" w:color="auto"/>
                <w:bottom w:val="none" w:sz="0" w:space="0" w:color="auto"/>
                <w:right w:val="none" w:sz="0" w:space="0" w:color="auto"/>
              </w:divBdr>
              <w:divsChild>
                <w:div w:id="20180248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290">
          <w:marLeft w:val="0"/>
          <w:marRight w:val="0"/>
          <w:marTop w:val="75"/>
          <w:marBottom w:val="0"/>
          <w:divBdr>
            <w:top w:val="single" w:sz="6" w:space="4" w:color="A6C9E2"/>
            <w:left w:val="single" w:sz="6" w:space="4" w:color="A6C9E2"/>
            <w:bottom w:val="single" w:sz="6" w:space="4" w:color="A6C9E2"/>
            <w:right w:val="single" w:sz="6" w:space="4" w:color="A6C9E2"/>
          </w:divBdr>
          <w:divsChild>
            <w:div w:id="201802739">
              <w:marLeft w:val="0"/>
              <w:marRight w:val="0"/>
              <w:marTop w:val="0"/>
              <w:marBottom w:val="0"/>
              <w:divBdr>
                <w:top w:val="none" w:sz="0" w:space="0" w:color="auto"/>
                <w:left w:val="none" w:sz="0" w:space="0" w:color="auto"/>
                <w:bottom w:val="none" w:sz="0" w:space="0" w:color="auto"/>
                <w:right w:val="none" w:sz="0" w:space="0" w:color="auto"/>
              </w:divBdr>
              <w:divsChild>
                <w:div w:id="20179696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899">
              <w:marLeft w:val="75"/>
              <w:marRight w:val="75"/>
              <w:marTop w:val="75"/>
              <w:marBottom w:val="0"/>
              <w:divBdr>
                <w:top w:val="none" w:sz="0" w:space="0" w:color="auto"/>
                <w:left w:val="none" w:sz="0" w:space="0" w:color="auto"/>
                <w:bottom w:val="none" w:sz="0" w:space="0" w:color="auto"/>
                <w:right w:val="none" w:sz="0" w:space="0" w:color="auto"/>
              </w:divBdr>
              <w:divsChild>
                <w:div w:id="201795079">
                  <w:marLeft w:val="0"/>
                  <w:marRight w:val="0"/>
                  <w:marTop w:val="60"/>
                  <w:marBottom w:val="30"/>
                  <w:divBdr>
                    <w:top w:val="none" w:sz="0" w:space="0" w:color="auto"/>
                    <w:left w:val="none" w:sz="0" w:space="0" w:color="auto"/>
                    <w:bottom w:val="none" w:sz="0" w:space="0" w:color="auto"/>
                    <w:right w:val="none" w:sz="0" w:space="0" w:color="auto"/>
                  </w:divBdr>
                </w:div>
                <w:div w:id="201802109">
                  <w:marLeft w:val="0"/>
                  <w:marRight w:val="0"/>
                  <w:marTop w:val="60"/>
                  <w:marBottom w:val="30"/>
                  <w:divBdr>
                    <w:top w:val="none" w:sz="0" w:space="0" w:color="auto"/>
                    <w:left w:val="none" w:sz="0" w:space="0" w:color="auto"/>
                    <w:bottom w:val="none" w:sz="0" w:space="0" w:color="auto"/>
                    <w:right w:val="none" w:sz="0" w:space="0" w:color="auto"/>
                  </w:divBdr>
                </w:div>
                <w:div w:id="20180232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65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784">
              <w:marLeft w:val="75"/>
              <w:marRight w:val="75"/>
              <w:marTop w:val="75"/>
              <w:marBottom w:val="0"/>
              <w:divBdr>
                <w:top w:val="none" w:sz="0" w:space="0" w:color="auto"/>
                <w:left w:val="none" w:sz="0" w:space="0" w:color="auto"/>
                <w:bottom w:val="none" w:sz="0" w:space="0" w:color="auto"/>
                <w:right w:val="none" w:sz="0" w:space="0" w:color="auto"/>
              </w:divBdr>
              <w:divsChild>
                <w:div w:id="201798156">
                  <w:marLeft w:val="0"/>
                  <w:marRight w:val="0"/>
                  <w:marTop w:val="60"/>
                  <w:marBottom w:val="30"/>
                  <w:divBdr>
                    <w:top w:val="none" w:sz="0" w:space="0" w:color="auto"/>
                    <w:left w:val="none" w:sz="0" w:space="0" w:color="auto"/>
                    <w:bottom w:val="none" w:sz="0" w:space="0" w:color="auto"/>
                    <w:right w:val="none" w:sz="0" w:space="0" w:color="auto"/>
                  </w:divBdr>
                </w:div>
                <w:div w:id="201798225">
                  <w:marLeft w:val="0"/>
                  <w:marRight w:val="0"/>
                  <w:marTop w:val="60"/>
                  <w:marBottom w:val="30"/>
                  <w:divBdr>
                    <w:top w:val="none" w:sz="0" w:space="0" w:color="auto"/>
                    <w:left w:val="none" w:sz="0" w:space="0" w:color="auto"/>
                    <w:bottom w:val="none" w:sz="0" w:space="0" w:color="auto"/>
                    <w:right w:val="none" w:sz="0" w:space="0" w:color="auto"/>
                  </w:divBdr>
                </w:div>
                <w:div w:id="201802582">
                  <w:marLeft w:val="0"/>
                  <w:marRight w:val="0"/>
                  <w:marTop w:val="60"/>
                  <w:marBottom w:val="30"/>
                  <w:divBdr>
                    <w:top w:val="none" w:sz="0" w:space="0" w:color="auto"/>
                    <w:left w:val="none" w:sz="0" w:space="0" w:color="auto"/>
                    <w:bottom w:val="none" w:sz="0" w:space="0" w:color="auto"/>
                    <w:right w:val="none" w:sz="0" w:space="0" w:color="auto"/>
                  </w:divBdr>
                </w:div>
              </w:divsChild>
            </w:div>
            <w:div w:id="201800780">
              <w:marLeft w:val="0"/>
              <w:marRight w:val="0"/>
              <w:marTop w:val="0"/>
              <w:marBottom w:val="0"/>
              <w:divBdr>
                <w:top w:val="none" w:sz="0" w:space="0" w:color="auto"/>
                <w:left w:val="none" w:sz="0" w:space="0" w:color="auto"/>
                <w:bottom w:val="none" w:sz="0" w:space="0" w:color="auto"/>
                <w:right w:val="none" w:sz="0" w:space="0" w:color="auto"/>
              </w:divBdr>
              <w:divsChild>
                <w:div w:id="2018002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5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69">
              <w:marLeft w:val="0"/>
              <w:marRight w:val="0"/>
              <w:marTop w:val="0"/>
              <w:marBottom w:val="0"/>
              <w:divBdr>
                <w:top w:val="none" w:sz="0" w:space="0" w:color="auto"/>
                <w:left w:val="none" w:sz="0" w:space="0" w:color="auto"/>
                <w:bottom w:val="none" w:sz="0" w:space="0" w:color="auto"/>
                <w:right w:val="none" w:sz="0" w:space="0" w:color="auto"/>
              </w:divBdr>
              <w:divsChild>
                <w:div w:id="20180148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422">
              <w:marLeft w:val="75"/>
              <w:marRight w:val="75"/>
              <w:marTop w:val="75"/>
              <w:marBottom w:val="0"/>
              <w:divBdr>
                <w:top w:val="none" w:sz="0" w:space="0" w:color="auto"/>
                <w:left w:val="none" w:sz="0" w:space="0" w:color="auto"/>
                <w:bottom w:val="none" w:sz="0" w:space="0" w:color="auto"/>
                <w:right w:val="none" w:sz="0" w:space="0" w:color="auto"/>
              </w:divBdr>
              <w:divsChild>
                <w:div w:id="201795281">
                  <w:marLeft w:val="0"/>
                  <w:marRight w:val="0"/>
                  <w:marTop w:val="60"/>
                  <w:marBottom w:val="30"/>
                  <w:divBdr>
                    <w:top w:val="none" w:sz="0" w:space="0" w:color="auto"/>
                    <w:left w:val="none" w:sz="0" w:space="0" w:color="auto"/>
                    <w:bottom w:val="none" w:sz="0" w:space="0" w:color="auto"/>
                    <w:right w:val="none" w:sz="0" w:space="0" w:color="auto"/>
                  </w:divBdr>
                </w:div>
                <w:div w:id="201795295">
                  <w:marLeft w:val="0"/>
                  <w:marRight w:val="0"/>
                  <w:marTop w:val="60"/>
                  <w:marBottom w:val="30"/>
                  <w:divBdr>
                    <w:top w:val="none" w:sz="0" w:space="0" w:color="auto"/>
                    <w:left w:val="none" w:sz="0" w:space="0" w:color="auto"/>
                    <w:bottom w:val="none" w:sz="0" w:space="0" w:color="auto"/>
                    <w:right w:val="none" w:sz="0" w:space="0" w:color="auto"/>
                  </w:divBdr>
                </w:div>
                <w:div w:id="20180182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1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64">
              <w:marLeft w:val="0"/>
              <w:marRight w:val="0"/>
              <w:marTop w:val="0"/>
              <w:marBottom w:val="0"/>
              <w:divBdr>
                <w:top w:val="none" w:sz="0" w:space="0" w:color="auto"/>
                <w:left w:val="none" w:sz="0" w:space="0" w:color="auto"/>
                <w:bottom w:val="none" w:sz="0" w:space="0" w:color="auto"/>
                <w:right w:val="none" w:sz="0" w:space="0" w:color="auto"/>
              </w:divBdr>
              <w:divsChild>
                <w:div w:id="20179707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885">
              <w:marLeft w:val="75"/>
              <w:marRight w:val="75"/>
              <w:marTop w:val="75"/>
              <w:marBottom w:val="0"/>
              <w:divBdr>
                <w:top w:val="none" w:sz="0" w:space="0" w:color="auto"/>
                <w:left w:val="none" w:sz="0" w:space="0" w:color="auto"/>
                <w:bottom w:val="none" w:sz="0" w:space="0" w:color="auto"/>
                <w:right w:val="none" w:sz="0" w:space="0" w:color="auto"/>
              </w:divBdr>
              <w:divsChild>
                <w:div w:id="201798617">
                  <w:marLeft w:val="0"/>
                  <w:marRight w:val="0"/>
                  <w:marTop w:val="60"/>
                  <w:marBottom w:val="30"/>
                  <w:divBdr>
                    <w:top w:val="none" w:sz="0" w:space="0" w:color="auto"/>
                    <w:left w:val="none" w:sz="0" w:space="0" w:color="auto"/>
                    <w:bottom w:val="none" w:sz="0" w:space="0" w:color="auto"/>
                    <w:right w:val="none" w:sz="0" w:space="0" w:color="auto"/>
                  </w:divBdr>
                </w:div>
                <w:div w:id="201801325">
                  <w:marLeft w:val="0"/>
                  <w:marRight w:val="0"/>
                  <w:marTop w:val="60"/>
                  <w:marBottom w:val="30"/>
                  <w:divBdr>
                    <w:top w:val="none" w:sz="0" w:space="0" w:color="auto"/>
                    <w:left w:val="none" w:sz="0" w:space="0" w:color="auto"/>
                    <w:bottom w:val="none" w:sz="0" w:space="0" w:color="auto"/>
                    <w:right w:val="none" w:sz="0" w:space="0" w:color="auto"/>
                  </w:divBdr>
                </w:div>
                <w:div w:id="20180267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51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18">
              <w:marLeft w:val="0"/>
              <w:marRight w:val="0"/>
              <w:marTop w:val="0"/>
              <w:marBottom w:val="0"/>
              <w:divBdr>
                <w:top w:val="none" w:sz="0" w:space="0" w:color="auto"/>
                <w:left w:val="none" w:sz="0" w:space="0" w:color="auto"/>
                <w:bottom w:val="none" w:sz="0" w:space="0" w:color="auto"/>
                <w:right w:val="none" w:sz="0" w:space="0" w:color="auto"/>
              </w:divBdr>
              <w:divsChild>
                <w:div w:id="20180228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187">
              <w:marLeft w:val="75"/>
              <w:marRight w:val="75"/>
              <w:marTop w:val="75"/>
              <w:marBottom w:val="0"/>
              <w:divBdr>
                <w:top w:val="none" w:sz="0" w:space="0" w:color="auto"/>
                <w:left w:val="none" w:sz="0" w:space="0" w:color="auto"/>
                <w:bottom w:val="none" w:sz="0" w:space="0" w:color="auto"/>
                <w:right w:val="none" w:sz="0" w:space="0" w:color="auto"/>
              </w:divBdr>
              <w:divsChild>
                <w:div w:id="201795204">
                  <w:marLeft w:val="0"/>
                  <w:marRight w:val="0"/>
                  <w:marTop w:val="60"/>
                  <w:marBottom w:val="30"/>
                  <w:divBdr>
                    <w:top w:val="none" w:sz="0" w:space="0" w:color="auto"/>
                    <w:left w:val="none" w:sz="0" w:space="0" w:color="auto"/>
                    <w:bottom w:val="none" w:sz="0" w:space="0" w:color="auto"/>
                    <w:right w:val="none" w:sz="0" w:space="0" w:color="auto"/>
                  </w:divBdr>
                </w:div>
                <w:div w:id="201796182">
                  <w:marLeft w:val="0"/>
                  <w:marRight w:val="0"/>
                  <w:marTop w:val="60"/>
                  <w:marBottom w:val="30"/>
                  <w:divBdr>
                    <w:top w:val="none" w:sz="0" w:space="0" w:color="auto"/>
                    <w:left w:val="none" w:sz="0" w:space="0" w:color="auto"/>
                    <w:bottom w:val="none" w:sz="0" w:space="0" w:color="auto"/>
                    <w:right w:val="none" w:sz="0" w:space="0" w:color="auto"/>
                  </w:divBdr>
                </w:div>
                <w:div w:id="20179662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428">
          <w:marLeft w:val="0"/>
          <w:marRight w:val="0"/>
          <w:marTop w:val="75"/>
          <w:marBottom w:val="0"/>
          <w:divBdr>
            <w:top w:val="single" w:sz="6" w:space="4" w:color="A6C9E2"/>
            <w:left w:val="single" w:sz="6" w:space="4" w:color="A6C9E2"/>
            <w:bottom w:val="single" w:sz="6" w:space="4" w:color="A6C9E2"/>
            <w:right w:val="single" w:sz="6" w:space="4" w:color="A6C9E2"/>
          </w:divBdr>
          <w:divsChild>
            <w:div w:id="201801691">
              <w:marLeft w:val="0"/>
              <w:marRight w:val="0"/>
              <w:marTop w:val="0"/>
              <w:marBottom w:val="0"/>
              <w:divBdr>
                <w:top w:val="none" w:sz="0" w:space="0" w:color="auto"/>
                <w:left w:val="none" w:sz="0" w:space="0" w:color="auto"/>
                <w:bottom w:val="none" w:sz="0" w:space="0" w:color="auto"/>
                <w:right w:val="none" w:sz="0" w:space="0" w:color="auto"/>
              </w:divBdr>
              <w:divsChild>
                <w:div w:id="2017967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04">
              <w:marLeft w:val="75"/>
              <w:marRight w:val="75"/>
              <w:marTop w:val="75"/>
              <w:marBottom w:val="0"/>
              <w:divBdr>
                <w:top w:val="none" w:sz="0" w:space="0" w:color="auto"/>
                <w:left w:val="none" w:sz="0" w:space="0" w:color="auto"/>
                <w:bottom w:val="none" w:sz="0" w:space="0" w:color="auto"/>
                <w:right w:val="none" w:sz="0" w:space="0" w:color="auto"/>
              </w:divBdr>
              <w:divsChild>
                <w:div w:id="201798686">
                  <w:marLeft w:val="0"/>
                  <w:marRight w:val="0"/>
                  <w:marTop w:val="60"/>
                  <w:marBottom w:val="30"/>
                  <w:divBdr>
                    <w:top w:val="none" w:sz="0" w:space="0" w:color="auto"/>
                    <w:left w:val="none" w:sz="0" w:space="0" w:color="auto"/>
                    <w:bottom w:val="none" w:sz="0" w:space="0" w:color="auto"/>
                    <w:right w:val="none" w:sz="0" w:space="0" w:color="auto"/>
                  </w:divBdr>
                </w:div>
                <w:div w:id="201800112">
                  <w:marLeft w:val="0"/>
                  <w:marRight w:val="0"/>
                  <w:marTop w:val="60"/>
                  <w:marBottom w:val="30"/>
                  <w:divBdr>
                    <w:top w:val="none" w:sz="0" w:space="0" w:color="auto"/>
                    <w:left w:val="none" w:sz="0" w:space="0" w:color="auto"/>
                    <w:bottom w:val="none" w:sz="0" w:space="0" w:color="auto"/>
                    <w:right w:val="none" w:sz="0" w:space="0" w:color="auto"/>
                  </w:divBdr>
                </w:div>
                <w:div w:id="20180044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5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363">
              <w:marLeft w:val="75"/>
              <w:marRight w:val="75"/>
              <w:marTop w:val="75"/>
              <w:marBottom w:val="0"/>
              <w:divBdr>
                <w:top w:val="none" w:sz="0" w:space="0" w:color="auto"/>
                <w:left w:val="none" w:sz="0" w:space="0" w:color="auto"/>
                <w:bottom w:val="none" w:sz="0" w:space="0" w:color="auto"/>
                <w:right w:val="none" w:sz="0" w:space="0" w:color="auto"/>
              </w:divBdr>
              <w:divsChild>
                <w:div w:id="201795156">
                  <w:marLeft w:val="0"/>
                  <w:marRight w:val="0"/>
                  <w:marTop w:val="60"/>
                  <w:marBottom w:val="30"/>
                  <w:divBdr>
                    <w:top w:val="none" w:sz="0" w:space="0" w:color="auto"/>
                    <w:left w:val="none" w:sz="0" w:space="0" w:color="auto"/>
                    <w:bottom w:val="none" w:sz="0" w:space="0" w:color="auto"/>
                    <w:right w:val="none" w:sz="0" w:space="0" w:color="auto"/>
                  </w:divBdr>
                </w:div>
                <w:div w:id="201797641">
                  <w:marLeft w:val="0"/>
                  <w:marRight w:val="0"/>
                  <w:marTop w:val="60"/>
                  <w:marBottom w:val="30"/>
                  <w:divBdr>
                    <w:top w:val="none" w:sz="0" w:space="0" w:color="auto"/>
                    <w:left w:val="none" w:sz="0" w:space="0" w:color="auto"/>
                    <w:bottom w:val="none" w:sz="0" w:space="0" w:color="auto"/>
                    <w:right w:val="none" w:sz="0" w:space="0" w:color="auto"/>
                  </w:divBdr>
                </w:div>
                <w:div w:id="201802341">
                  <w:marLeft w:val="0"/>
                  <w:marRight w:val="0"/>
                  <w:marTop w:val="60"/>
                  <w:marBottom w:val="30"/>
                  <w:divBdr>
                    <w:top w:val="none" w:sz="0" w:space="0" w:color="auto"/>
                    <w:left w:val="none" w:sz="0" w:space="0" w:color="auto"/>
                    <w:bottom w:val="none" w:sz="0" w:space="0" w:color="auto"/>
                    <w:right w:val="none" w:sz="0" w:space="0" w:color="auto"/>
                  </w:divBdr>
                </w:div>
              </w:divsChild>
            </w:div>
            <w:div w:id="201801347">
              <w:marLeft w:val="0"/>
              <w:marRight w:val="0"/>
              <w:marTop w:val="0"/>
              <w:marBottom w:val="0"/>
              <w:divBdr>
                <w:top w:val="none" w:sz="0" w:space="0" w:color="auto"/>
                <w:left w:val="none" w:sz="0" w:space="0" w:color="auto"/>
                <w:bottom w:val="none" w:sz="0" w:space="0" w:color="auto"/>
                <w:right w:val="none" w:sz="0" w:space="0" w:color="auto"/>
              </w:divBdr>
              <w:divsChild>
                <w:div w:id="20179566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9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687">
              <w:marLeft w:val="0"/>
              <w:marRight w:val="0"/>
              <w:marTop w:val="0"/>
              <w:marBottom w:val="0"/>
              <w:divBdr>
                <w:top w:val="none" w:sz="0" w:space="0" w:color="auto"/>
                <w:left w:val="none" w:sz="0" w:space="0" w:color="auto"/>
                <w:bottom w:val="none" w:sz="0" w:space="0" w:color="auto"/>
                <w:right w:val="none" w:sz="0" w:space="0" w:color="auto"/>
              </w:divBdr>
              <w:divsChild>
                <w:div w:id="20179857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496">
              <w:marLeft w:val="75"/>
              <w:marRight w:val="75"/>
              <w:marTop w:val="75"/>
              <w:marBottom w:val="0"/>
              <w:divBdr>
                <w:top w:val="none" w:sz="0" w:space="0" w:color="auto"/>
                <w:left w:val="none" w:sz="0" w:space="0" w:color="auto"/>
                <w:bottom w:val="none" w:sz="0" w:space="0" w:color="auto"/>
                <w:right w:val="none" w:sz="0" w:space="0" w:color="auto"/>
              </w:divBdr>
              <w:divsChild>
                <w:div w:id="201795917">
                  <w:marLeft w:val="0"/>
                  <w:marRight w:val="0"/>
                  <w:marTop w:val="60"/>
                  <w:marBottom w:val="30"/>
                  <w:divBdr>
                    <w:top w:val="none" w:sz="0" w:space="0" w:color="auto"/>
                    <w:left w:val="none" w:sz="0" w:space="0" w:color="auto"/>
                    <w:bottom w:val="none" w:sz="0" w:space="0" w:color="auto"/>
                    <w:right w:val="none" w:sz="0" w:space="0" w:color="auto"/>
                  </w:divBdr>
                </w:div>
                <w:div w:id="201798693">
                  <w:marLeft w:val="0"/>
                  <w:marRight w:val="0"/>
                  <w:marTop w:val="60"/>
                  <w:marBottom w:val="30"/>
                  <w:divBdr>
                    <w:top w:val="none" w:sz="0" w:space="0" w:color="auto"/>
                    <w:left w:val="none" w:sz="0" w:space="0" w:color="auto"/>
                    <w:bottom w:val="none" w:sz="0" w:space="0" w:color="auto"/>
                    <w:right w:val="none" w:sz="0" w:space="0" w:color="auto"/>
                  </w:divBdr>
                </w:div>
                <w:div w:id="20180265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6681">
      <w:marLeft w:val="0"/>
      <w:marRight w:val="0"/>
      <w:marTop w:val="0"/>
      <w:marBottom w:val="0"/>
      <w:divBdr>
        <w:top w:val="none" w:sz="0" w:space="0" w:color="auto"/>
        <w:left w:val="none" w:sz="0" w:space="0" w:color="auto"/>
        <w:bottom w:val="none" w:sz="0" w:space="0" w:color="auto"/>
        <w:right w:val="none" w:sz="0" w:space="0" w:color="auto"/>
      </w:divBdr>
      <w:divsChild>
        <w:div w:id="201800056">
          <w:marLeft w:val="75"/>
          <w:marRight w:val="75"/>
          <w:marTop w:val="75"/>
          <w:marBottom w:val="0"/>
          <w:divBdr>
            <w:top w:val="none" w:sz="0" w:space="0" w:color="auto"/>
            <w:left w:val="none" w:sz="0" w:space="0" w:color="auto"/>
            <w:bottom w:val="none" w:sz="0" w:space="0" w:color="auto"/>
            <w:right w:val="none" w:sz="0" w:space="0" w:color="auto"/>
          </w:divBdr>
          <w:divsChild>
            <w:div w:id="201799191">
              <w:marLeft w:val="0"/>
              <w:marRight w:val="0"/>
              <w:marTop w:val="60"/>
              <w:marBottom w:val="30"/>
              <w:divBdr>
                <w:top w:val="none" w:sz="0" w:space="0" w:color="auto"/>
                <w:left w:val="none" w:sz="0" w:space="0" w:color="auto"/>
                <w:bottom w:val="none" w:sz="0" w:space="0" w:color="auto"/>
                <w:right w:val="none" w:sz="0" w:space="0" w:color="auto"/>
              </w:divBdr>
            </w:div>
            <w:div w:id="201800206">
              <w:marLeft w:val="0"/>
              <w:marRight w:val="0"/>
              <w:marTop w:val="60"/>
              <w:marBottom w:val="30"/>
              <w:divBdr>
                <w:top w:val="none" w:sz="0" w:space="0" w:color="auto"/>
                <w:left w:val="none" w:sz="0" w:space="0" w:color="auto"/>
                <w:bottom w:val="none" w:sz="0" w:space="0" w:color="auto"/>
                <w:right w:val="none" w:sz="0" w:space="0" w:color="auto"/>
              </w:divBdr>
            </w:div>
            <w:div w:id="20180102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748">
      <w:marLeft w:val="0"/>
      <w:marRight w:val="0"/>
      <w:marTop w:val="0"/>
      <w:marBottom w:val="0"/>
      <w:divBdr>
        <w:top w:val="none" w:sz="0" w:space="0" w:color="auto"/>
        <w:left w:val="none" w:sz="0" w:space="0" w:color="auto"/>
        <w:bottom w:val="none" w:sz="0" w:space="0" w:color="auto"/>
        <w:right w:val="none" w:sz="0" w:space="0" w:color="auto"/>
      </w:divBdr>
      <w:divsChild>
        <w:div w:id="201795463">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05">
              <w:marLeft w:val="75"/>
              <w:marRight w:val="75"/>
              <w:marTop w:val="75"/>
              <w:marBottom w:val="0"/>
              <w:divBdr>
                <w:top w:val="none" w:sz="0" w:space="0" w:color="auto"/>
                <w:left w:val="none" w:sz="0" w:space="0" w:color="auto"/>
                <w:bottom w:val="none" w:sz="0" w:space="0" w:color="auto"/>
                <w:right w:val="none" w:sz="0" w:space="0" w:color="auto"/>
              </w:divBdr>
              <w:divsChild>
                <w:div w:id="201795236">
                  <w:marLeft w:val="0"/>
                  <w:marRight w:val="0"/>
                  <w:marTop w:val="60"/>
                  <w:marBottom w:val="30"/>
                  <w:divBdr>
                    <w:top w:val="none" w:sz="0" w:space="0" w:color="auto"/>
                    <w:left w:val="none" w:sz="0" w:space="0" w:color="auto"/>
                    <w:bottom w:val="none" w:sz="0" w:space="0" w:color="auto"/>
                    <w:right w:val="none" w:sz="0" w:space="0" w:color="auto"/>
                  </w:divBdr>
                </w:div>
                <w:div w:id="201801030">
                  <w:marLeft w:val="0"/>
                  <w:marRight w:val="0"/>
                  <w:marTop w:val="60"/>
                  <w:marBottom w:val="30"/>
                  <w:divBdr>
                    <w:top w:val="none" w:sz="0" w:space="0" w:color="auto"/>
                    <w:left w:val="none" w:sz="0" w:space="0" w:color="auto"/>
                    <w:bottom w:val="none" w:sz="0" w:space="0" w:color="auto"/>
                    <w:right w:val="none" w:sz="0" w:space="0" w:color="auto"/>
                  </w:divBdr>
                </w:div>
                <w:div w:id="20180311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54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81">
              <w:marLeft w:val="0"/>
              <w:marRight w:val="0"/>
              <w:marTop w:val="0"/>
              <w:marBottom w:val="0"/>
              <w:divBdr>
                <w:top w:val="none" w:sz="0" w:space="0" w:color="auto"/>
                <w:left w:val="none" w:sz="0" w:space="0" w:color="auto"/>
                <w:bottom w:val="none" w:sz="0" w:space="0" w:color="auto"/>
                <w:right w:val="none" w:sz="0" w:space="0" w:color="auto"/>
              </w:divBdr>
              <w:divsChild>
                <w:div w:id="20179605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750">
              <w:marLeft w:val="75"/>
              <w:marRight w:val="75"/>
              <w:marTop w:val="75"/>
              <w:marBottom w:val="0"/>
              <w:divBdr>
                <w:top w:val="none" w:sz="0" w:space="0" w:color="auto"/>
                <w:left w:val="none" w:sz="0" w:space="0" w:color="auto"/>
                <w:bottom w:val="none" w:sz="0" w:space="0" w:color="auto"/>
                <w:right w:val="none" w:sz="0" w:space="0" w:color="auto"/>
              </w:divBdr>
              <w:divsChild>
                <w:div w:id="201795781">
                  <w:marLeft w:val="0"/>
                  <w:marRight w:val="0"/>
                  <w:marTop w:val="60"/>
                  <w:marBottom w:val="30"/>
                  <w:divBdr>
                    <w:top w:val="none" w:sz="0" w:space="0" w:color="auto"/>
                    <w:left w:val="none" w:sz="0" w:space="0" w:color="auto"/>
                    <w:bottom w:val="none" w:sz="0" w:space="0" w:color="auto"/>
                    <w:right w:val="none" w:sz="0" w:space="0" w:color="auto"/>
                  </w:divBdr>
                </w:div>
                <w:div w:id="201797962">
                  <w:marLeft w:val="0"/>
                  <w:marRight w:val="0"/>
                  <w:marTop w:val="60"/>
                  <w:marBottom w:val="30"/>
                  <w:divBdr>
                    <w:top w:val="none" w:sz="0" w:space="0" w:color="auto"/>
                    <w:left w:val="none" w:sz="0" w:space="0" w:color="auto"/>
                    <w:bottom w:val="none" w:sz="0" w:space="0" w:color="auto"/>
                    <w:right w:val="none" w:sz="0" w:space="0" w:color="auto"/>
                  </w:divBdr>
                </w:div>
                <w:div w:id="20179898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91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74">
              <w:marLeft w:val="0"/>
              <w:marRight w:val="0"/>
              <w:marTop w:val="0"/>
              <w:marBottom w:val="0"/>
              <w:divBdr>
                <w:top w:val="none" w:sz="0" w:space="0" w:color="auto"/>
                <w:left w:val="none" w:sz="0" w:space="0" w:color="auto"/>
                <w:bottom w:val="none" w:sz="0" w:space="0" w:color="auto"/>
                <w:right w:val="none" w:sz="0" w:space="0" w:color="auto"/>
              </w:divBdr>
              <w:divsChild>
                <w:div w:id="20180317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403">
              <w:marLeft w:val="75"/>
              <w:marRight w:val="75"/>
              <w:marTop w:val="75"/>
              <w:marBottom w:val="0"/>
              <w:divBdr>
                <w:top w:val="none" w:sz="0" w:space="0" w:color="auto"/>
                <w:left w:val="none" w:sz="0" w:space="0" w:color="auto"/>
                <w:bottom w:val="none" w:sz="0" w:space="0" w:color="auto"/>
                <w:right w:val="none" w:sz="0" w:space="0" w:color="auto"/>
              </w:divBdr>
              <w:divsChild>
                <w:div w:id="201797024">
                  <w:marLeft w:val="0"/>
                  <w:marRight w:val="0"/>
                  <w:marTop w:val="60"/>
                  <w:marBottom w:val="30"/>
                  <w:divBdr>
                    <w:top w:val="none" w:sz="0" w:space="0" w:color="auto"/>
                    <w:left w:val="none" w:sz="0" w:space="0" w:color="auto"/>
                    <w:bottom w:val="none" w:sz="0" w:space="0" w:color="auto"/>
                    <w:right w:val="none" w:sz="0" w:space="0" w:color="auto"/>
                  </w:divBdr>
                </w:div>
                <w:div w:id="201801535">
                  <w:marLeft w:val="0"/>
                  <w:marRight w:val="0"/>
                  <w:marTop w:val="60"/>
                  <w:marBottom w:val="30"/>
                  <w:divBdr>
                    <w:top w:val="none" w:sz="0" w:space="0" w:color="auto"/>
                    <w:left w:val="none" w:sz="0" w:space="0" w:color="auto"/>
                    <w:bottom w:val="none" w:sz="0" w:space="0" w:color="auto"/>
                    <w:right w:val="none" w:sz="0" w:space="0" w:color="auto"/>
                  </w:divBdr>
                </w:div>
                <w:div w:id="20180257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0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48">
              <w:marLeft w:val="0"/>
              <w:marRight w:val="0"/>
              <w:marTop w:val="0"/>
              <w:marBottom w:val="0"/>
              <w:divBdr>
                <w:top w:val="none" w:sz="0" w:space="0" w:color="auto"/>
                <w:left w:val="none" w:sz="0" w:space="0" w:color="auto"/>
                <w:bottom w:val="none" w:sz="0" w:space="0" w:color="auto"/>
                <w:right w:val="none" w:sz="0" w:space="0" w:color="auto"/>
              </w:divBdr>
              <w:divsChild>
                <w:div w:id="20179966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984">
              <w:marLeft w:val="75"/>
              <w:marRight w:val="75"/>
              <w:marTop w:val="75"/>
              <w:marBottom w:val="0"/>
              <w:divBdr>
                <w:top w:val="none" w:sz="0" w:space="0" w:color="auto"/>
                <w:left w:val="none" w:sz="0" w:space="0" w:color="auto"/>
                <w:bottom w:val="none" w:sz="0" w:space="0" w:color="auto"/>
                <w:right w:val="none" w:sz="0" w:space="0" w:color="auto"/>
              </w:divBdr>
              <w:divsChild>
                <w:div w:id="201799008">
                  <w:marLeft w:val="0"/>
                  <w:marRight w:val="0"/>
                  <w:marTop w:val="60"/>
                  <w:marBottom w:val="30"/>
                  <w:divBdr>
                    <w:top w:val="none" w:sz="0" w:space="0" w:color="auto"/>
                    <w:left w:val="none" w:sz="0" w:space="0" w:color="auto"/>
                    <w:bottom w:val="none" w:sz="0" w:space="0" w:color="auto"/>
                    <w:right w:val="none" w:sz="0" w:space="0" w:color="auto"/>
                  </w:divBdr>
                </w:div>
                <w:div w:id="201799242">
                  <w:marLeft w:val="0"/>
                  <w:marRight w:val="0"/>
                  <w:marTop w:val="60"/>
                  <w:marBottom w:val="30"/>
                  <w:divBdr>
                    <w:top w:val="none" w:sz="0" w:space="0" w:color="auto"/>
                    <w:left w:val="none" w:sz="0" w:space="0" w:color="auto"/>
                    <w:bottom w:val="none" w:sz="0" w:space="0" w:color="auto"/>
                    <w:right w:val="none" w:sz="0" w:space="0" w:color="auto"/>
                  </w:divBdr>
                </w:div>
                <w:div w:id="20180100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12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51">
              <w:marLeft w:val="75"/>
              <w:marRight w:val="75"/>
              <w:marTop w:val="75"/>
              <w:marBottom w:val="0"/>
              <w:divBdr>
                <w:top w:val="none" w:sz="0" w:space="0" w:color="auto"/>
                <w:left w:val="none" w:sz="0" w:space="0" w:color="auto"/>
                <w:bottom w:val="none" w:sz="0" w:space="0" w:color="auto"/>
                <w:right w:val="none" w:sz="0" w:space="0" w:color="auto"/>
              </w:divBdr>
              <w:divsChild>
                <w:div w:id="201798422">
                  <w:marLeft w:val="0"/>
                  <w:marRight w:val="0"/>
                  <w:marTop w:val="60"/>
                  <w:marBottom w:val="30"/>
                  <w:divBdr>
                    <w:top w:val="none" w:sz="0" w:space="0" w:color="auto"/>
                    <w:left w:val="none" w:sz="0" w:space="0" w:color="auto"/>
                    <w:bottom w:val="none" w:sz="0" w:space="0" w:color="auto"/>
                    <w:right w:val="none" w:sz="0" w:space="0" w:color="auto"/>
                  </w:divBdr>
                </w:div>
                <w:div w:id="201800955">
                  <w:marLeft w:val="0"/>
                  <w:marRight w:val="0"/>
                  <w:marTop w:val="60"/>
                  <w:marBottom w:val="30"/>
                  <w:divBdr>
                    <w:top w:val="none" w:sz="0" w:space="0" w:color="auto"/>
                    <w:left w:val="none" w:sz="0" w:space="0" w:color="auto"/>
                    <w:bottom w:val="none" w:sz="0" w:space="0" w:color="auto"/>
                    <w:right w:val="none" w:sz="0" w:space="0" w:color="auto"/>
                  </w:divBdr>
                </w:div>
                <w:div w:id="201802908">
                  <w:marLeft w:val="0"/>
                  <w:marRight w:val="0"/>
                  <w:marTop w:val="60"/>
                  <w:marBottom w:val="30"/>
                  <w:divBdr>
                    <w:top w:val="none" w:sz="0" w:space="0" w:color="auto"/>
                    <w:left w:val="none" w:sz="0" w:space="0" w:color="auto"/>
                    <w:bottom w:val="none" w:sz="0" w:space="0" w:color="auto"/>
                    <w:right w:val="none" w:sz="0" w:space="0" w:color="auto"/>
                  </w:divBdr>
                </w:div>
              </w:divsChild>
            </w:div>
            <w:div w:id="201800787">
              <w:marLeft w:val="0"/>
              <w:marRight w:val="0"/>
              <w:marTop w:val="0"/>
              <w:marBottom w:val="0"/>
              <w:divBdr>
                <w:top w:val="none" w:sz="0" w:space="0" w:color="auto"/>
                <w:left w:val="none" w:sz="0" w:space="0" w:color="auto"/>
                <w:bottom w:val="none" w:sz="0" w:space="0" w:color="auto"/>
                <w:right w:val="none" w:sz="0" w:space="0" w:color="auto"/>
              </w:divBdr>
              <w:divsChild>
                <w:div w:id="20179886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36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70">
              <w:marLeft w:val="75"/>
              <w:marRight w:val="75"/>
              <w:marTop w:val="75"/>
              <w:marBottom w:val="0"/>
              <w:divBdr>
                <w:top w:val="none" w:sz="0" w:space="0" w:color="auto"/>
                <w:left w:val="none" w:sz="0" w:space="0" w:color="auto"/>
                <w:bottom w:val="none" w:sz="0" w:space="0" w:color="auto"/>
                <w:right w:val="none" w:sz="0" w:space="0" w:color="auto"/>
              </w:divBdr>
              <w:divsChild>
                <w:div w:id="201795262">
                  <w:marLeft w:val="0"/>
                  <w:marRight w:val="0"/>
                  <w:marTop w:val="60"/>
                  <w:marBottom w:val="30"/>
                  <w:divBdr>
                    <w:top w:val="none" w:sz="0" w:space="0" w:color="auto"/>
                    <w:left w:val="none" w:sz="0" w:space="0" w:color="auto"/>
                    <w:bottom w:val="none" w:sz="0" w:space="0" w:color="auto"/>
                    <w:right w:val="none" w:sz="0" w:space="0" w:color="auto"/>
                  </w:divBdr>
                </w:div>
                <w:div w:id="201798716">
                  <w:marLeft w:val="0"/>
                  <w:marRight w:val="0"/>
                  <w:marTop w:val="60"/>
                  <w:marBottom w:val="30"/>
                  <w:divBdr>
                    <w:top w:val="none" w:sz="0" w:space="0" w:color="auto"/>
                    <w:left w:val="none" w:sz="0" w:space="0" w:color="auto"/>
                    <w:bottom w:val="none" w:sz="0" w:space="0" w:color="auto"/>
                    <w:right w:val="none" w:sz="0" w:space="0" w:color="auto"/>
                  </w:divBdr>
                </w:div>
                <w:div w:id="201802502">
                  <w:marLeft w:val="0"/>
                  <w:marRight w:val="0"/>
                  <w:marTop w:val="60"/>
                  <w:marBottom w:val="30"/>
                  <w:divBdr>
                    <w:top w:val="none" w:sz="0" w:space="0" w:color="auto"/>
                    <w:left w:val="none" w:sz="0" w:space="0" w:color="auto"/>
                    <w:bottom w:val="none" w:sz="0" w:space="0" w:color="auto"/>
                    <w:right w:val="none" w:sz="0" w:space="0" w:color="auto"/>
                  </w:divBdr>
                </w:div>
              </w:divsChild>
            </w:div>
            <w:div w:id="201801509">
              <w:marLeft w:val="0"/>
              <w:marRight w:val="0"/>
              <w:marTop w:val="0"/>
              <w:marBottom w:val="0"/>
              <w:divBdr>
                <w:top w:val="none" w:sz="0" w:space="0" w:color="auto"/>
                <w:left w:val="none" w:sz="0" w:space="0" w:color="auto"/>
                <w:bottom w:val="none" w:sz="0" w:space="0" w:color="auto"/>
                <w:right w:val="none" w:sz="0" w:space="0" w:color="auto"/>
              </w:divBdr>
              <w:divsChild>
                <w:div w:id="20179526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440">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39">
              <w:marLeft w:val="0"/>
              <w:marRight w:val="0"/>
              <w:marTop w:val="0"/>
              <w:marBottom w:val="0"/>
              <w:divBdr>
                <w:top w:val="none" w:sz="0" w:space="0" w:color="auto"/>
                <w:left w:val="none" w:sz="0" w:space="0" w:color="auto"/>
                <w:bottom w:val="none" w:sz="0" w:space="0" w:color="auto"/>
                <w:right w:val="none" w:sz="0" w:space="0" w:color="auto"/>
              </w:divBdr>
              <w:divsChild>
                <w:div w:id="20179544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432">
              <w:marLeft w:val="75"/>
              <w:marRight w:val="75"/>
              <w:marTop w:val="75"/>
              <w:marBottom w:val="0"/>
              <w:divBdr>
                <w:top w:val="none" w:sz="0" w:space="0" w:color="auto"/>
                <w:left w:val="none" w:sz="0" w:space="0" w:color="auto"/>
                <w:bottom w:val="none" w:sz="0" w:space="0" w:color="auto"/>
                <w:right w:val="none" w:sz="0" w:space="0" w:color="auto"/>
              </w:divBdr>
              <w:divsChild>
                <w:div w:id="201799461">
                  <w:marLeft w:val="0"/>
                  <w:marRight w:val="0"/>
                  <w:marTop w:val="60"/>
                  <w:marBottom w:val="30"/>
                  <w:divBdr>
                    <w:top w:val="none" w:sz="0" w:space="0" w:color="auto"/>
                    <w:left w:val="none" w:sz="0" w:space="0" w:color="auto"/>
                    <w:bottom w:val="none" w:sz="0" w:space="0" w:color="auto"/>
                    <w:right w:val="none" w:sz="0" w:space="0" w:color="auto"/>
                  </w:divBdr>
                </w:div>
                <w:div w:id="201800519">
                  <w:marLeft w:val="0"/>
                  <w:marRight w:val="0"/>
                  <w:marTop w:val="60"/>
                  <w:marBottom w:val="30"/>
                  <w:divBdr>
                    <w:top w:val="none" w:sz="0" w:space="0" w:color="auto"/>
                    <w:left w:val="none" w:sz="0" w:space="0" w:color="auto"/>
                    <w:bottom w:val="none" w:sz="0" w:space="0" w:color="auto"/>
                    <w:right w:val="none" w:sz="0" w:space="0" w:color="auto"/>
                  </w:divBdr>
                </w:div>
                <w:div w:id="20180111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82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52">
              <w:marLeft w:val="0"/>
              <w:marRight w:val="0"/>
              <w:marTop w:val="0"/>
              <w:marBottom w:val="0"/>
              <w:divBdr>
                <w:top w:val="none" w:sz="0" w:space="0" w:color="auto"/>
                <w:left w:val="none" w:sz="0" w:space="0" w:color="auto"/>
                <w:bottom w:val="none" w:sz="0" w:space="0" w:color="auto"/>
                <w:right w:val="none" w:sz="0" w:space="0" w:color="auto"/>
              </w:divBdr>
              <w:divsChild>
                <w:div w:id="20179842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45">
              <w:marLeft w:val="75"/>
              <w:marRight w:val="75"/>
              <w:marTop w:val="75"/>
              <w:marBottom w:val="0"/>
              <w:divBdr>
                <w:top w:val="none" w:sz="0" w:space="0" w:color="auto"/>
                <w:left w:val="none" w:sz="0" w:space="0" w:color="auto"/>
                <w:bottom w:val="none" w:sz="0" w:space="0" w:color="auto"/>
                <w:right w:val="none" w:sz="0" w:space="0" w:color="auto"/>
              </w:divBdr>
              <w:divsChild>
                <w:div w:id="201796759">
                  <w:marLeft w:val="0"/>
                  <w:marRight w:val="0"/>
                  <w:marTop w:val="60"/>
                  <w:marBottom w:val="30"/>
                  <w:divBdr>
                    <w:top w:val="none" w:sz="0" w:space="0" w:color="auto"/>
                    <w:left w:val="none" w:sz="0" w:space="0" w:color="auto"/>
                    <w:bottom w:val="none" w:sz="0" w:space="0" w:color="auto"/>
                    <w:right w:val="none" w:sz="0" w:space="0" w:color="auto"/>
                  </w:divBdr>
                </w:div>
                <w:div w:id="201796777">
                  <w:marLeft w:val="0"/>
                  <w:marRight w:val="0"/>
                  <w:marTop w:val="60"/>
                  <w:marBottom w:val="30"/>
                  <w:divBdr>
                    <w:top w:val="none" w:sz="0" w:space="0" w:color="auto"/>
                    <w:left w:val="none" w:sz="0" w:space="0" w:color="auto"/>
                    <w:bottom w:val="none" w:sz="0" w:space="0" w:color="auto"/>
                    <w:right w:val="none" w:sz="0" w:space="0" w:color="auto"/>
                  </w:divBdr>
                </w:div>
                <w:div w:id="20180239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8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89">
              <w:marLeft w:val="75"/>
              <w:marRight w:val="75"/>
              <w:marTop w:val="75"/>
              <w:marBottom w:val="0"/>
              <w:divBdr>
                <w:top w:val="none" w:sz="0" w:space="0" w:color="auto"/>
                <w:left w:val="none" w:sz="0" w:space="0" w:color="auto"/>
                <w:bottom w:val="none" w:sz="0" w:space="0" w:color="auto"/>
                <w:right w:val="none" w:sz="0" w:space="0" w:color="auto"/>
              </w:divBdr>
              <w:divsChild>
                <w:div w:id="201800647">
                  <w:marLeft w:val="0"/>
                  <w:marRight w:val="0"/>
                  <w:marTop w:val="60"/>
                  <w:marBottom w:val="30"/>
                  <w:divBdr>
                    <w:top w:val="none" w:sz="0" w:space="0" w:color="auto"/>
                    <w:left w:val="none" w:sz="0" w:space="0" w:color="auto"/>
                    <w:bottom w:val="none" w:sz="0" w:space="0" w:color="auto"/>
                    <w:right w:val="none" w:sz="0" w:space="0" w:color="auto"/>
                  </w:divBdr>
                </w:div>
                <w:div w:id="201800687">
                  <w:marLeft w:val="0"/>
                  <w:marRight w:val="0"/>
                  <w:marTop w:val="60"/>
                  <w:marBottom w:val="30"/>
                  <w:divBdr>
                    <w:top w:val="none" w:sz="0" w:space="0" w:color="auto"/>
                    <w:left w:val="none" w:sz="0" w:space="0" w:color="auto"/>
                    <w:bottom w:val="none" w:sz="0" w:space="0" w:color="auto"/>
                    <w:right w:val="none" w:sz="0" w:space="0" w:color="auto"/>
                  </w:divBdr>
                </w:div>
                <w:div w:id="201800964">
                  <w:marLeft w:val="0"/>
                  <w:marRight w:val="0"/>
                  <w:marTop w:val="60"/>
                  <w:marBottom w:val="30"/>
                  <w:divBdr>
                    <w:top w:val="none" w:sz="0" w:space="0" w:color="auto"/>
                    <w:left w:val="none" w:sz="0" w:space="0" w:color="auto"/>
                    <w:bottom w:val="none" w:sz="0" w:space="0" w:color="auto"/>
                    <w:right w:val="none" w:sz="0" w:space="0" w:color="auto"/>
                  </w:divBdr>
                </w:div>
              </w:divsChild>
            </w:div>
            <w:div w:id="201796654">
              <w:marLeft w:val="0"/>
              <w:marRight w:val="0"/>
              <w:marTop w:val="0"/>
              <w:marBottom w:val="0"/>
              <w:divBdr>
                <w:top w:val="none" w:sz="0" w:space="0" w:color="auto"/>
                <w:left w:val="none" w:sz="0" w:space="0" w:color="auto"/>
                <w:bottom w:val="none" w:sz="0" w:space="0" w:color="auto"/>
                <w:right w:val="none" w:sz="0" w:space="0" w:color="auto"/>
              </w:divBdr>
              <w:divsChild>
                <w:div w:id="20180239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01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62">
              <w:marLeft w:val="0"/>
              <w:marRight w:val="0"/>
              <w:marTop w:val="0"/>
              <w:marBottom w:val="0"/>
              <w:divBdr>
                <w:top w:val="none" w:sz="0" w:space="0" w:color="auto"/>
                <w:left w:val="none" w:sz="0" w:space="0" w:color="auto"/>
                <w:bottom w:val="none" w:sz="0" w:space="0" w:color="auto"/>
                <w:right w:val="none" w:sz="0" w:space="0" w:color="auto"/>
              </w:divBdr>
              <w:divsChild>
                <w:div w:id="20179727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388">
              <w:marLeft w:val="75"/>
              <w:marRight w:val="75"/>
              <w:marTop w:val="75"/>
              <w:marBottom w:val="0"/>
              <w:divBdr>
                <w:top w:val="none" w:sz="0" w:space="0" w:color="auto"/>
                <w:left w:val="none" w:sz="0" w:space="0" w:color="auto"/>
                <w:bottom w:val="none" w:sz="0" w:space="0" w:color="auto"/>
                <w:right w:val="none" w:sz="0" w:space="0" w:color="auto"/>
              </w:divBdr>
              <w:divsChild>
                <w:div w:id="201796880">
                  <w:marLeft w:val="0"/>
                  <w:marRight w:val="0"/>
                  <w:marTop w:val="60"/>
                  <w:marBottom w:val="30"/>
                  <w:divBdr>
                    <w:top w:val="none" w:sz="0" w:space="0" w:color="auto"/>
                    <w:left w:val="none" w:sz="0" w:space="0" w:color="auto"/>
                    <w:bottom w:val="none" w:sz="0" w:space="0" w:color="auto"/>
                    <w:right w:val="none" w:sz="0" w:space="0" w:color="auto"/>
                  </w:divBdr>
                </w:div>
                <w:div w:id="201800669">
                  <w:marLeft w:val="0"/>
                  <w:marRight w:val="0"/>
                  <w:marTop w:val="60"/>
                  <w:marBottom w:val="30"/>
                  <w:divBdr>
                    <w:top w:val="none" w:sz="0" w:space="0" w:color="auto"/>
                    <w:left w:val="none" w:sz="0" w:space="0" w:color="auto"/>
                    <w:bottom w:val="none" w:sz="0" w:space="0" w:color="auto"/>
                    <w:right w:val="none" w:sz="0" w:space="0" w:color="auto"/>
                  </w:divBdr>
                </w:div>
                <w:div w:id="20180215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35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79">
              <w:marLeft w:val="0"/>
              <w:marRight w:val="0"/>
              <w:marTop w:val="0"/>
              <w:marBottom w:val="0"/>
              <w:divBdr>
                <w:top w:val="none" w:sz="0" w:space="0" w:color="auto"/>
                <w:left w:val="none" w:sz="0" w:space="0" w:color="auto"/>
                <w:bottom w:val="none" w:sz="0" w:space="0" w:color="auto"/>
                <w:right w:val="none" w:sz="0" w:space="0" w:color="auto"/>
              </w:divBdr>
              <w:divsChild>
                <w:div w:id="20179645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5909">
              <w:marLeft w:val="75"/>
              <w:marRight w:val="75"/>
              <w:marTop w:val="75"/>
              <w:marBottom w:val="0"/>
              <w:divBdr>
                <w:top w:val="none" w:sz="0" w:space="0" w:color="auto"/>
                <w:left w:val="none" w:sz="0" w:space="0" w:color="auto"/>
                <w:bottom w:val="none" w:sz="0" w:space="0" w:color="auto"/>
                <w:right w:val="none" w:sz="0" w:space="0" w:color="auto"/>
              </w:divBdr>
              <w:divsChild>
                <w:div w:id="201796237">
                  <w:marLeft w:val="0"/>
                  <w:marRight w:val="0"/>
                  <w:marTop w:val="60"/>
                  <w:marBottom w:val="30"/>
                  <w:divBdr>
                    <w:top w:val="none" w:sz="0" w:space="0" w:color="auto"/>
                    <w:left w:val="none" w:sz="0" w:space="0" w:color="auto"/>
                    <w:bottom w:val="none" w:sz="0" w:space="0" w:color="auto"/>
                    <w:right w:val="none" w:sz="0" w:space="0" w:color="auto"/>
                  </w:divBdr>
                </w:div>
                <w:div w:id="201799817">
                  <w:marLeft w:val="0"/>
                  <w:marRight w:val="0"/>
                  <w:marTop w:val="60"/>
                  <w:marBottom w:val="30"/>
                  <w:divBdr>
                    <w:top w:val="none" w:sz="0" w:space="0" w:color="auto"/>
                    <w:left w:val="none" w:sz="0" w:space="0" w:color="auto"/>
                    <w:bottom w:val="none" w:sz="0" w:space="0" w:color="auto"/>
                    <w:right w:val="none" w:sz="0" w:space="0" w:color="auto"/>
                  </w:divBdr>
                </w:div>
                <w:div w:id="20180096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6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20">
              <w:marLeft w:val="0"/>
              <w:marRight w:val="0"/>
              <w:marTop w:val="0"/>
              <w:marBottom w:val="0"/>
              <w:divBdr>
                <w:top w:val="none" w:sz="0" w:space="0" w:color="auto"/>
                <w:left w:val="none" w:sz="0" w:space="0" w:color="auto"/>
                <w:bottom w:val="none" w:sz="0" w:space="0" w:color="auto"/>
                <w:right w:val="none" w:sz="0" w:space="0" w:color="auto"/>
              </w:divBdr>
              <w:divsChild>
                <w:div w:id="2017967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217">
              <w:marLeft w:val="75"/>
              <w:marRight w:val="75"/>
              <w:marTop w:val="75"/>
              <w:marBottom w:val="0"/>
              <w:divBdr>
                <w:top w:val="none" w:sz="0" w:space="0" w:color="auto"/>
                <w:left w:val="none" w:sz="0" w:space="0" w:color="auto"/>
                <w:bottom w:val="none" w:sz="0" w:space="0" w:color="auto"/>
                <w:right w:val="none" w:sz="0" w:space="0" w:color="auto"/>
              </w:divBdr>
              <w:divsChild>
                <w:div w:id="201795202">
                  <w:marLeft w:val="0"/>
                  <w:marRight w:val="0"/>
                  <w:marTop w:val="60"/>
                  <w:marBottom w:val="30"/>
                  <w:divBdr>
                    <w:top w:val="none" w:sz="0" w:space="0" w:color="auto"/>
                    <w:left w:val="none" w:sz="0" w:space="0" w:color="auto"/>
                    <w:bottom w:val="none" w:sz="0" w:space="0" w:color="auto"/>
                    <w:right w:val="none" w:sz="0" w:space="0" w:color="auto"/>
                  </w:divBdr>
                </w:div>
                <w:div w:id="201797960">
                  <w:marLeft w:val="0"/>
                  <w:marRight w:val="0"/>
                  <w:marTop w:val="60"/>
                  <w:marBottom w:val="30"/>
                  <w:divBdr>
                    <w:top w:val="none" w:sz="0" w:space="0" w:color="auto"/>
                    <w:left w:val="none" w:sz="0" w:space="0" w:color="auto"/>
                    <w:bottom w:val="none" w:sz="0" w:space="0" w:color="auto"/>
                    <w:right w:val="none" w:sz="0" w:space="0" w:color="auto"/>
                  </w:divBdr>
                </w:div>
                <w:div w:id="20179932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19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28">
              <w:marLeft w:val="75"/>
              <w:marRight w:val="75"/>
              <w:marTop w:val="75"/>
              <w:marBottom w:val="0"/>
              <w:divBdr>
                <w:top w:val="none" w:sz="0" w:space="0" w:color="auto"/>
                <w:left w:val="none" w:sz="0" w:space="0" w:color="auto"/>
                <w:bottom w:val="none" w:sz="0" w:space="0" w:color="auto"/>
                <w:right w:val="none" w:sz="0" w:space="0" w:color="auto"/>
              </w:divBdr>
              <w:divsChild>
                <w:div w:id="201799505">
                  <w:marLeft w:val="0"/>
                  <w:marRight w:val="0"/>
                  <w:marTop w:val="60"/>
                  <w:marBottom w:val="30"/>
                  <w:divBdr>
                    <w:top w:val="none" w:sz="0" w:space="0" w:color="auto"/>
                    <w:left w:val="none" w:sz="0" w:space="0" w:color="auto"/>
                    <w:bottom w:val="none" w:sz="0" w:space="0" w:color="auto"/>
                    <w:right w:val="none" w:sz="0" w:space="0" w:color="auto"/>
                  </w:divBdr>
                </w:div>
                <w:div w:id="201800035">
                  <w:marLeft w:val="0"/>
                  <w:marRight w:val="0"/>
                  <w:marTop w:val="60"/>
                  <w:marBottom w:val="30"/>
                  <w:divBdr>
                    <w:top w:val="none" w:sz="0" w:space="0" w:color="auto"/>
                    <w:left w:val="none" w:sz="0" w:space="0" w:color="auto"/>
                    <w:bottom w:val="none" w:sz="0" w:space="0" w:color="auto"/>
                    <w:right w:val="none" w:sz="0" w:space="0" w:color="auto"/>
                  </w:divBdr>
                </w:div>
                <w:div w:id="201801434">
                  <w:marLeft w:val="0"/>
                  <w:marRight w:val="0"/>
                  <w:marTop w:val="60"/>
                  <w:marBottom w:val="30"/>
                  <w:divBdr>
                    <w:top w:val="none" w:sz="0" w:space="0" w:color="auto"/>
                    <w:left w:val="none" w:sz="0" w:space="0" w:color="auto"/>
                    <w:bottom w:val="none" w:sz="0" w:space="0" w:color="auto"/>
                    <w:right w:val="none" w:sz="0" w:space="0" w:color="auto"/>
                  </w:divBdr>
                </w:div>
              </w:divsChild>
            </w:div>
            <w:div w:id="201800889">
              <w:marLeft w:val="0"/>
              <w:marRight w:val="0"/>
              <w:marTop w:val="0"/>
              <w:marBottom w:val="0"/>
              <w:divBdr>
                <w:top w:val="none" w:sz="0" w:space="0" w:color="auto"/>
                <w:left w:val="none" w:sz="0" w:space="0" w:color="auto"/>
                <w:bottom w:val="none" w:sz="0" w:space="0" w:color="auto"/>
                <w:right w:val="none" w:sz="0" w:space="0" w:color="auto"/>
              </w:divBdr>
              <w:divsChild>
                <w:div w:id="2017970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9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12">
              <w:marLeft w:val="75"/>
              <w:marRight w:val="75"/>
              <w:marTop w:val="75"/>
              <w:marBottom w:val="0"/>
              <w:divBdr>
                <w:top w:val="none" w:sz="0" w:space="0" w:color="auto"/>
                <w:left w:val="none" w:sz="0" w:space="0" w:color="auto"/>
                <w:bottom w:val="none" w:sz="0" w:space="0" w:color="auto"/>
                <w:right w:val="none" w:sz="0" w:space="0" w:color="auto"/>
              </w:divBdr>
              <w:divsChild>
                <w:div w:id="201798577">
                  <w:marLeft w:val="0"/>
                  <w:marRight w:val="0"/>
                  <w:marTop w:val="60"/>
                  <w:marBottom w:val="30"/>
                  <w:divBdr>
                    <w:top w:val="none" w:sz="0" w:space="0" w:color="auto"/>
                    <w:left w:val="none" w:sz="0" w:space="0" w:color="auto"/>
                    <w:bottom w:val="none" w:sz="0" w:space="0" w:color="auto"/>
                    <w:right w:val="none" w:sz="0" w:space="0" w:color="auto"/>
                  </w:divBdr>
                </w:div>
                <w:div w:id="201800261">
                  <w:marLeft w:val="0"/>
                  <w:marRight w:val="0"/>
                  <w:marTop w:val="60"/>
                  <w:marBottom w:val="30"/>
                  <w:divBdr>
                    <w:top w:val="none" w:sz="0" w:space="0" w:color="auto"/>
                    <w:left w:val="none" w:sz="0" w:space="0" w:color="auto"/>
                    <w:bottom w:val="none" w:sz="0" w:space="0" w:color="auto"/>
                    <w:right w:val="none" w:sz="0" w:space="0" w:color="auto"/>
                  </w:divBdr>
                </w:div>
                <w:div w:id="201802829">
                  <w:marLeft w:val="0"/>
                  <w:marRight w:val="0"/>
                  <w:marTop w:val="60"/>
                  <w:marBottom w:val="30"/>
                  <w:divBdr>
                    <w:top w:val="none" w:sz="0" w:space="0" w:color="auto"/>
                    <w:left w:val="none" w:sz="0" w:space="0" w:color="auto"/>
                    <w:bottom w:val="none" w:sz="0" w:space="0" w:color="auto"/>
                    <w:right w:val="none" w:sz="0" w:space="0" w:color="auto"/>
                  </w:divBdr>
                </w:div>
              </w:divsChild>
            </w:div>
            <w:div w:id="201800120">
              <w:marLeft w:val="0"/>
              <w:marRight w:val="0"/>
              <w:marTop w:val="0"/>
              <w:marBottom w:val="0"/>
              <w:divBdr>
                <w:top w:val="none" w:sz="0" w:space="0" w:color="auto"/>
                <w:left w:val="none" w:sz="0" w:space="0" w:color="auto"/>
                <w:bottom w:val="none" w:sz="0" w:space="0" w:color="auto"/>
                <w:right w:val="none" w:sz="0" w:space="0" w:color="auto"/>
              </w:divBdr>
              <w:divsChild>
                <w:div w:id="20180257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6776">
      <w:marLeft w:val="0"/>
      <w:marRight w:val="0"/>
      <w:marTop w:val="0"/>
      <w:marBottom w:val="0"/>
      <w:divBdr>
        <w:top w:val="none" w:sz="0" w:space="0" w:color="auto"/>
        <w:left w:val="none" w:sz="0" w:space="0" w:color="auto"/>
        <w:bottom w:val="none" w:sz="0" w:space="0" w:color="auto"/>
        <w:right w:val="none" w:sz="0" w:space="0" w:color="auto"/>
      </w:divBdr>
      <w:divsChild>
        <w:div w:id="2017960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92">
              <w:marLeft w:val="0"/>
              <w:marRight w:val="0"/>
              <w:marTop w:val="0"/>
              <w:marBottom w:val="0"/>
              <w:divBdr>
                <w:top w:val="none" w:sz="0" w:space="0" w:color="auto"/>
                <w:left w:val="none" w:sz="0" w:space="0" w:color="auto"/>
                <w:bottom w:val="none" w:sz="0" w:space="0" w:color="auto"/>
                <w:right w:val="none" w:sz="0" w:space="0" w:color="auto"/>
              </w:divBdr>
              <w:divsChild>
                <w:div w:id="20180222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979">
              <w:marLeft w:val="75"/>
              <w:marRight w:val="75"/>
              <w:marTop w:val="75"/>
              <w:marBottom w:val="0"/>
              <w:divBdr>
                <w:top w:val="none" w:sz="0" w:space="0" w:color="auto"/>
                <w:left w:val="none" w:sz="0" w:space="0" w:color="auto"/>
                <w:bottom w:val="none" w:sz="0" w:space="0" w:color="auto"/>
                <w:right w:val="none" w:sz="0" w:space="0" w:color="auto"/>
              </w:divBdr>
              <w:divsChild>
                <w:div w:id="201795812">
                  <w:marLeft w:val="0"/>
                  <w:marRight w:val="0"/>
                  <w:marTop w:val="60"/>
                  <w:marBottom w:val="30"/>
                  <w:divBdr>
                    <w:top w:val="none" w:sz="0" w:space="0" w:color="auto"/>
                    <w:left w:val="none" w:sz="0" w:space="0" w:color="auto"/>
                    <w:bottom w:val="none" w:sz="0" w:space="0" w:color="auto"/>
                    <w:right w:val="none" w:sz="0" w:space="0" w:color="auto"/>
                  </w:divBdr>
                </w:div>
                <w:div w:id="201801787">
                  <w:marLeft w:val="0"/>
                  <w:marRight w:val="0"/>
                  <w:marTop w:val="60"/>
                  <w:marBottom w:val="30"/>
                  <w:divBdr>
                    <w:top w:val="none" w:sz="0" w:space="0" w:color="auto"/>
                    <w:left w:val="none" w:sz="0" w:space="0" w:color="auto"/>
                    <w:bottom w:val="none" w:sz="0" w:space="0" w:color="auto"/>
                    <w:right w:val="none" w:sz="0" w:space="0" w:color="auto"/>
                  </w:divBdr>
                </w:div>
                <w:div w:id="20180317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466">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00">
              <w:marLeft w:val="0"/>
              <w:marRight w:val="0"/>
              <w:marTop w:val="0"/>
              <w:marBottom w:val="0"/>
              <w:divBdr>
                <w:top w:val="none" w:sz="0" w:space="0" w:color="auto"/>
                <w:left w:val="none" w:sz="0" w:space="0" w:color="auto"/>
                <w:bottom w:val="none" w:sz="0" w:space="0" w:color="auto"/>
                <w:right w:val="none" w:sz="0" w:space="0" w:color="auto"/>
              </w:divBdr>
              <w:divsChild>
                <w:div w:id="2018004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593">
              <w:marLeft w:val="75"/>
              <w:marRight w:val="75"/>
              <w:marTop w:val="75"/>
              <w:marBottom w:val="0"/>
              <w:divBdr>
                <w:top w:val="none" w:sz="0" w:space="0" w:color="auto"/>
                <w:left w:val="none" w:sz="0" w:space="0" w:color="auto"/>
                <w:bottom w:val="none" w:sz="0" w:space="0" w:color="auto"/>
                <w:right w:val="none" w:sz="0" w:space="0" w:color="auto"/>
              </w:divBdr>
              <w:divsChild>
                <w:div w:id="201796443">
                  <w:marLeft w:val="0"/>
                  <w:marRight w:val="0"/>
                  <w:marTop w:val="60"/>
                  <w:marBottom w:val="30"/>
                  <w:divBdr>
                    <w:top w:val="none" w:sz="0" w:space="0" w:color="auto"/>
                    <w:left w:val="none" w:sz="0" w:space="0" w:color="auto"/>
                    <w:bottom w:val="none" w:sz="0" w:space="0" w:color="auto"/>
                    <w:right w:val="none" w:sz="0" w:space="0" w:color="auto"/>
                  </w:divBdr>
                </w:div>
                <w:div w:id="201797395">
                  <w:marLeft w:val="0"/>
                  <w:marRight w:val="0"/>
                  <w:marTop w:val="60"/>
                  <w:marBottom w:val="30"/>
                  <w:divBdr>
                    <w:top w:val="none" w:sz="0" w:space="0" w:color="auto"/>
                    <w:left w:val="none" w:sz="0" w:space="0" w:color="auto"/>
                    <w:bottom w:val="none" w:sz="0" w:space="0" w:color="auto"/>
                    <w:right w:val="none" w:sz="0" w:space="0" w:color="auto"/>
                  </w:divBdr>
                </w:div>
                <w:div w:id="20180009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80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62">
              <w:marLeft w:val="75"/>
              <w:marRight w:val="75"/>
              <w:marTop w:val="75"/>
              <w:marBottom w:val="0"/>
              <w:divBdr>
                <w:top w:val="none" w:sz="0" w:space="0" w:color="auto"/>
                <w:left w:val="none" w:sz="0" w:space="0" w:color="auto"/>
                <w:bottom w:val="none" w:sz="0" w:space="0" w:color="auto"/>
                <w:right w:val="none" w:sz="0" w:space="0" w:color="auto"/>
              </w:divBdr>
              <w:divsChild>
                <w:div w:id="201795234">
                  <w:marLeft w:val="0"/>
                  <w:marRight w:val="0"/>
                  <w:marTop w:val="60"/>
                  <w:marBottom w:val="30"/>
                  <w:divBdr>
                    <w:top w:val="none" w:sz="0" w:space="0" w:color="auto"/>
                    <w:left w:val="none" w:sz="0" w:space="0" w:color="auto"/>
                    <w:bottom w:val="none" w:sz="0" w:space="0" w:color="auto"/>
                    <w:right w:val="none" w:sz="0" w:space="0" w:color="auto"/>
                  </w:divBdr>
                </w:div>
                <w:div w:id="201797762">
                  <w:marLeft w:val="0"/>
                  <w:marRight w:val="0"/>
                  <w:marTop w:val="60"/>
                  <w:marBottom w:val="30"/>
                  <w:divBdr>
                    <w:top w:val="none" w:sz="0" w:space="0" w:color="auto"/>
                    <w:left w:val="none" w:sz="0" w:space="0" w:color="auto"/>
                    <w:bottom w:val="none" w:sz="0" w:space="0" w:color="auto"/>
                    <w:right w:val="none" w:sz="0" w:space="0" w:color="auto"/>
                  </w:divBdr>
                </w:div>
                <w:div w:id="201801237">
                  <w:marLeft w:val="0"/>
                  <w:marRight w:val="0"/>
                  <w:marTop w:val="60"/>
                  <w:marBottom w:val="30"/>
                  <w:divBdr>
                    <w:top w:val="none" w:sz="0" w:space="0" w:color="auto"/>
                    <w:left w:val="none" w:sz="0" w:space="0" w:color="auto"/>
                    <w:bottom w:val="none" w:sz="0" w:space="0" w:color="auto"/>
                    <w:right w:val="none" w:sz="0" w:space="0" w:color="auto"/>
                  </w:divBdr>
                </w:div>
              </w:divsChild>
            </w:div>
            <w:div w:id="201797616">
              <w:marLeft w:val="0"/>
              <w:marRight w:val="0"/>
              <w:marTop w:val="0"/>
              <w:marBottom w:val="0"/>
              <w:divBdr>
                <w:top w:val="none" w:sz="0" w:space="0" w:color="auto"/>
                <w:left w:val="none" w:sz="0" w:space="0" w:color="auto"/>
                <w:bottom w:val="none" w:sz="0" w:space="0" w:color="auto"/>
                <w:right w:val="none" w:sz="0" w:space="0" w:color="auto"/>
              </w:divBdr>
              <w:divsChild>
                <w:div w:id="20179703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9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32">
              <w:marLeft w:val="75"/>
              <w:marRight w:val="75"/>
              <w:marTop w:val="75"/>
              <w:marBottom w:val="0"/>
              <w:divBdr>
                <w:top w:val="none" w:sz="0" w:space="0" w:color="auto"/>
                <w:left w:val="none" w:sz="0" w:space="0" w:color="auto"/>
                <w:bottom w:val="none" w:sz="0" w:space="0" w:color="auto"/>
                <w:right w:val="none" w:sz="0" w:space="0" w:color="auto"/>
              </w:divBdr>
              <w:divsChild>
                <w:div w:id="201795681">
                  <w:marLeft w:val="0"/>
                  <w:marRight w:val="0"/>
                  <w:marTop w:val="60"/>
                  <w:marBottom w:val="30"/>
                  <w:divBdr>
                    <w:top w:val="none" w:sz="0" w:space="0" w:color="auto"/>
                    <w:left w:val="none" w:sz="0" w:space="0" w:color="auto"/>
                    <w:bottom w:val="none" w:sz="0" w:space="0" w:color="auto"/>
                    <w:right w:val="none" w:sz="0" w:space="0" w:color="auto"/>
                  </w:divBdr>
                </w:div>
                <w:div w:id="201798995">
                  <w:marLeft w:val="0"/>
                  <w:marRight w:val="0"/>
                  <w:marTop w:val="60"/>
                  <w:marBottom w:val="30"/>
                  <w:divBdr>
                    <w:top w:val="none" w:sz="0" w:space="0" w:color="auto"/>
                    <w:left w:val="none" w:sz="0" w:space="0" w:color="auto"/>
                    <w:bottom w:val="none" w:sz="0" w:space="0" w:color="auto"/>
                    <w:right w:val="none" w:sz="0" w:space="0" w:color="auto"/>
                  </w:divBdr>
                </w:div>
                <w:div w:id="201800979">
                  <w:marLeft w:val="0"/>
                  <w:marRight w:val="0"/>
                  <w:marTop w:val="60"/>
                  <w:marBottom w:val="30"/>
                  <w:divBdr>
                    <w:top w:val="none" w:sz="0" w:space="0" w:color="auto"/>
                    <w:left w:val="none" w:sz="0" w:space="0" w:color="auto"/>
                    <w:bottom w:val="none" w:sz="0" w:space="0" w:color="auto"/>
                    <w:right w:val="none" w:sz="0" w:space="0" w:color="auto"/>
                  </w:divBdr>
                </w:div>
              </w:divsChild>
            </w:div>
            <w:div w:id="201803041">
              <w:marLeft w:val="0"/>
              <w:marRight w:val="0"/>
              <w:marTop w:val="0"/>
              <w:marBottom w:val="0"/>
              <w:divBdr>
                <w:top w:val="none" w:sz="0" w:space="0" w:color="auto"/>
                <w:left w:val="none" w:sz="0" w:space="0" w:color="auto"/>
                <w:bottom w:val="none" w:sz="0" w:space="0" w:color="auto"/>
                <w:right w:val="none" w:sz="0" w:space="0" w:color="auto"/>
              </w:divBdr>
              <w:divsChild>
                <w:div w:id="20179672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090">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96">
              <w:marLeft w:val="75"/>
              <w:marRight w:val="75"/>
              <w:marTop w:val="75"/>
              <w:marBottom w:val="0"/>
              <w:divBdr>
                <w:top w:val="none" w:sz="0" w:space="0" w:color="auto"/>
                <w:left w:val="none" w:sz="0" w:space="0" w:color="auto"/>
                <w:bottom w:val="none" w:sz="0" w:space="0" w:color="auto"/>
                <w:right w:val="none" w:sz="0" w:space="0" w:color="auto"/>
              </w:divBdr>
              <w:divsChild>
                <w:div w:id="201796700">
                  <w:marLeft w:val="0"/>
                  <w:marRight w:val="0"/>
                  <w:marTop w:val="60"/>
                  <w:marBottom w:val="30"/>
                  <w:divBdr>
                    <w:top w:val="none" w:sz="0" w:space="0" w:color="auto"/>
                    <w:left w:val="none" w:sz="0" w:space="0" w:color="auto"/>
                    <w:bottom w:val="none" w:sz="0" w:space="0" w:color="auto"/>
                    <w:right w:val="none" w:sz="0" w:space="0" w:color="auto"/>
                  </w:divBdr>
                </w:div>
                <w:div w:id="201799268">
                  <w:marLeft w:val="0"/>
                  <w:marRight w:val="0"/>
                  <w:marTop w:val="60"/>
                  <w:marBottom w:val="30"/>
                  <w:divBdr>
                    <w:top w:val="none" w:sz="0" w:space="0" w:color="auto"/>
                    <w:left w:val="none" w:sz="0" w:space="0" w:color="auto"/>
                    <w:bottom w:val="none" w:sz="0" w:space="0" w:color="auto"/>
                    <w:right w:val="none" w:sz="0" w:space="0" w:color="auto"/>
                  </w:divBdr>
                </w:div>
                <w:div w:id="201802804">
                  <w:marLeft w:val="0"/>
                  <w:marRight w:val="0"/>
                  <w:marTop w:val="60"/>
                  <w:marBottom w:val="30"/>
                  <w:divBdr>
                    <w:top w:val="none" w:sz="0" w:space="0" w:color="auto"/>
                    <w:left w:val="none" w:sz="0" w:space="0" w:color="auto"/>
                    <w:bottom w:val="none" w:sz="0" w:space="0" w:color="auto"/>
                    <w:right w:val="none" w:sz="0" w:space="0" w:color="auto"/>
                  </w:divBdr>
                </w:div>
              </w:divsChild>
            </w:div>
            <w:div w:id="201803157">
              <w:marLeft w:val="0"/>
              <w:marRight w:val="0"/>
              <w:marTop w:val="0"/>
              <w:marBottom w:val="0"/>
              <w:divBdr>
                <w:top w:val="none" w:sz="0" w:space="0" w:color="auto"/>
                <w:left w:val="none" w:sz="0" w:space="0" w:color="auto"/>
                <w:bottom w:val="none" w:sz="0" w:space="0" w:color="auto"/>
                <w:right w:val="none" w:sz="0" w:space="0" w:color="auto"/>
              </w:divBdr>
              <w:divsChild>
                <w:div w:id="20179727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132">
          <w:marLeft w:val="0"/>
          <w:marRight w:val="0"/>
          <w:marTop w:val="75"/>
          <w:marBottom w:val="0"/>
          <w:divBdr>
            <w:top w:val="single" w:sz="6" w:space="4" w:color="A6C9E2"/>
            <w:left w:val="single" w:sz="6" w:space="4" w:color="A6C9E2"/>
            <w:bottom w:val="single" w:sz="6" w:space="4" w:color="A6C9E2"/>
            <w:right w:val="single" w:sz="6" w:space="4" w:color="A6C9E2"/>
          </w:divBdr>
          <w:divsChild>
            <w:div w:id="201800332">
              <w:marLeft w:val="0"/>
              <w:marRight w:val="0"/>
              <w:marTop w:val="0"/>
              <w:marBottom w:val="0"/>
              <w:divBdr>
                <w:top w:val="none" w:sz="0" w:space="0" w:color="auto"/>
                <w:left w:val="none" w:sz="0" w:space="0" w:color="auto"/>
                <w:bottom w:val="none" w:sz="0" w:space="0" w:color="auto"/>
                <w:right w:val="none" w:sz="0" w:space="0" w:color="auto"/>
              </w:divBdr>
              <w:divsChild>
                <w:div w:id="20179846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069">
              <w:marLeft w:val="75"/>
              <w:marRight w:val="75"/>
              <w:marTop w:val="75"/>
              <w:marBottom w:val="0"/>
              <w:divBdr>
                <w:top w:val="none" w:sz="0" w:space="0" w:color="auto"/>
                <w:left w:val="none" w:sz="0" w:space="0" w:color="auto"/>
                <w:bottom w:val="none" w:sz="0" w:space="0" w:color="auto"/>
                <w:right w:val="none" w:sz="0" w:space="0" w:color="auto"/>
              </w:divBdr>
              <w:divsChild>
                <w:div w:id="201797688">
                  <w:marLeft w:val="0"/>
                  <w:marRight w:val="0"/>
                  <w:marTop w:val="60"/>
                  <w:marBottom w:val="30"/>
                  <w:divBdr>
                    <w:top w:val="none" w:sz="0" w:space="0" w:color="auto"/>
                    <w:left w:val="none" w:sz="0" w:space="0" w:color="auto"/>
                    <w:bottom w:val="none" w:sz="0" w:space="0" w:color="auto"/>
                    <w:right w:val="none" w:sz="0" w:space="0" w:color="auto"/>
                  </w:divBdr>
                </w:div>
                <w:div w:id="201801630">
                  <w:marLeft w:val="0"/>
                  <w:marRight w:val="0"/>
                  <w:marTop w:val="60"/>
                  <w:marBottom w:val="30"/>
                  <w:divBdr>
                    <w:top w:val="none" w:sz="0" w:space="0" w:color="auto"/>
                    <w:left w:val="none" w:sz="0" w:space="0" w:color="auto"/>
                    <w:bottom w:val="none" w:sz="0" w:space="0" w:color="auto"/>
                    <w:right w:val="none" w:sz="0" w:space="0" w:color="auto"/>
                  </w:divBdr>
                </w:div>
                <w:div w:id="20180190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48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35">
              <w:marLeft w:val="75"/>
              <w:marRight w:val="75"/>
              <w:marTop w:val="75"/>
              <w:marBottom w:val="0"/>
              <w:divBdr>
                <w:top w:val="none" w:sz="0" w:space="0" w:color="auto"/>
                <w:left w:val="none" w:sz="0" w:space="0" w:color="auto"/>
                <w:bottom w:val="none" w:sz="0" w:space="0" w:color="auto"/>
                <w:right w:val="none" w:sz="0" w:space="0" w:color="auto"/>
              </w:divBdr>
              <w:divsChild>
                <w:div w:id="201798461">
                  <w:marLeft w:val="0"/>
                  <w:marRight w:val="0"/>
                  <w:marTop w:val="60"/>
                  <w:marBottom w:val="30"/>
                  <w:divBdr>
                    <w:top w:val="none" w:sz="0" w:space="0" w:color="auto"/>
                    <w:left w:val="none" w:sz="0" w:space="0" w:color="auto"/>
                    <w:bottom w:val="none" w:sz="0" w:space="0" w:color="auto"/>
                    <w:right w:val="none" w:sz="0" w:space="0" w:color="auto"/>
                  </w:divBdr>
                </w:div>
                <w:div w:id="201799324">
                  <w:marLeft w:val="0"/>
                  <w:marRight w:val="0"/>
                  <w:marTop w:val="60"/>
                  <w:marBottom w:val="30"/>
                  <w:divBdr>
                    <w:top w:val="none" w:sz="0" w:space="0" w:color="auto"/>
                    <w:left w:val="none" w:sz="0" w:space="0" w:color="auto"/>
                    <w:bottom w:val="none" w:sz="0" w:space="0" w:color="auto"/>
                    <w:right w:val="none" w:sz="0" w:space="0" w:color="auto"/>
                  </w:divBdr>
                </w:div>
                <w:div w:id="201800536">
                  <w:marLeft w:val="0"/>
                  <w:marRight w:val="0"/>
                  <w:marTop w:val="60"/>
                  <w:marBottom w:val="30"/>
                  <w:divBdr>
                    <w:top w:val="none" w:sz="0" w:space="0" w:color="auto"/>
                    <w:left w:val="none" w:sz="0" w:space="0" w:color="auto"/>
                    <w:bottom w:val="none" w:sz="0" w:space="0" w:color="auto"/>
                    <w:right w:val="none" w:sz="0" w:space="0" w:color="auto"/>
                  </w:divBdr>
                </w:div>
              </w:divsChild>
            </w:div>
            <w:div w:id="201796361">
              <w:marLeft w:val="0"/>
              <w:marRight w:val="0"/>
              <w:marTop w:val="0"/>
              <w:marBottom w:val="0"/>
              <w:divBdr>
                <w:top w:val="none" w:sz="0" w:space="0" w:color="auto"/>
                <w:left w:val="none" w:sz="0" w:space="0" w:color="auto"/>
                <w:bottom w:val="none" w:sz="0" w:space="0" w:color="auto"/>
                <w:right w:val="none" w:sz="0" w:space="0" w:color="auto"/>
              </w:divBdr>
              <w:divsChild>
                <w:div w:id="20180138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8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20">
              <w:marLeft w:val="0"/>
              <w:marRight w:val="0"/>
              <w:marTop w:val="0"/>
              <w:marBottom w:val="0"/>
              <w:divBdr>
                <w:top w:val="none" w:sz="0" w:space="0" w:color="auto"/>
                <w:left w:val="none" w:sz="0" w:space="0" w:color="auto"/>
                <w:bottom w:val="none" w:sz="0" w:space="0" w:color="auto"/>
                <w:right w:val="none" w:sz="0" w:space="0" w:color="auto"/>
              </w:divBdr>
              <w:divsChild>
                <w:div w:id="20179853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872">
              <w:marLeft w:val="75"/>
              <w:marRight w:val="75"/>
              <w:marTop w:val="75"/>
              <w:marBottom w:val="0"/>
              <w:divBdr>
                <w:top w:val="none" w:sz="0" w:space="0" w:color="auto"/>
                <w:left w:val="none" w:sz="0" w:space="0" w:color="auto"/>
                <w:bottom w:val="none" w:sz="0" w:space="0" w:color="auto"/>
                <w:right w:val="none" w:sz="0" w:space="0" w:color="auto"/>
              </w:divBdr>
              <w:divsChild>
                <w:div w:id="201797117">
                  <w:marLeft w:val="0"/>
                  <w:marRight w:val="0"/>
                  <w:marTop w:val="60"/>
                  <w:marBottom w:val="30"/>
                  <w:divBdr>
                    <w:top w:val="none" w:sz="0" w:space="0" w:color="auto"/>
                    <w:left w:val="none" w:sz="0" w:space="0" w:color="auto"/>
                    <w:bottom w:val="none" w:sz="0" w:space="0" w:color="auto"/>
                    <w:right w:val="none" w:sz="0" w:space="0" w:color="auto"/>
                  </w:divBdr>
                </w:div>
                <w:div w:id="201797785">
                  <w:marLeft w:val="0"/>
                  <w:marRight w:val="0"/>
                  <w:marTop w:val="60"/>
                  <w:marBottom w:val="30"/>
                  <w:divBdr>
                    <w:top w:val="none" w:sz="0" w:space="0" w:color="auto"/>
                    <w:left w:val="none" w:sz="0" w:space="0" w:color="auto"/>
                    <w:bottom w:val="none" w:sz="0" w:space="0" w:color="auto"/>
                    <w:right w:val="none" w:sz="0" w:space="0" w:color="auto"/>
                  </w:divBdr>
                </w:div>
                <w:div w:id="20180271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97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94">
              <w:marLeft w:val="0"/>
              <w:marRight w:val="0"/>
              <w:marTop w:val="0"/>
              <w:marBottom w:val="0"/>
              <w:divBdr>
                <w:top w:val="none" w:sz="0" w:space="0" w:color="auto"/>
                <w:left w:val="none" w:sz="0" w:space="0" w:color="auto"/>
                <w:bottom w:val="none" w:sz="0" w:space="0" w:color="auto"/>
                <w:right w:val="none" w:sz="0" w:space="0" w:color="auto"/>
              </w:divBdr>
              <w:divsChild>
                <w:div w:id="20179512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880">
              <w:marLeft w:val="75"/>
              <w:marRight w:val="75"/>
              <w:marTop w:val="75"/>
              <w:marBottom w:val="0"/>
              <w:divBdr>
                <w:top w:val="none" w:sz="0" w:space="0" w:color="auto"/>
                <w:left w:val="none" w:sz="0" w:space="0" w:color="auto"/>
                <w:bottom w:val="none" w:sz="0" w:space="0" w:color="auto"/>
                <w:right w:val="none" w:sz="0" w:space="0" w:color="auto"/>
              </w:divBdr>
              <w:divsChild>
                <w:div w:id="201795772">
                  <w:marLeft w:val="0"/>
                  <w:marRight w:val="0"/>
                  <w:marTop w:val="60"/>
                  <w:marBottom w:val="30"/>
                  <w:divBdr>
                    <w:top w:val="none" w:sz="0" w:space="0" w:color="auto"/>
                    <w:left w:val="none" w:sz="0" w:space="0" w:color="auto"/>
                    <w:bottom w:val="none" w:sz="0" w:space="0" w:color="auto"/>
                    <w:right w:val="none" w:sz="0" w:space="0" w:color="auto"/>
                  </w:divBdr>
                </w:div>
                <w:div w:id="201797820">
                  <w:marLeft w:val="0"/>
                  <w:marRight w:val="0"/>
                  <w:marTop w:val="60"/>
                  <w:marBottom w:val="30"/>
                  <w:divBdr>
                    <w:top w:val="none" w:sz="0" w:space="0" w:color="auto"/>
                    <w:left w:val="none" w:sz="0" w:space="0" w:color="auto"/>
                    <w:bottom w:val="none" w:sz="0" w:space="0" w:color="auto"/>
                    <w:right w:val="none" w:sz="0" w:space="0" w:color="auto"/>
                  </w:divBdr>
                </w:div>
                <w:div w:id="20179858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4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80">
              <w:marLeft w:val="75"/>
              <w:marRight w:val="75"/>
              <w:marTop w:val="75"/>
              <w:marBottom w:val="0"/>
              <w:divBdr>
                <w:top w:val="none" w:sz="0" w:space="0" w:color="auto"/>
                <w:left w:val="none" w:sz="0" w:space="0" w:color="auto"/>
                <w:bottom w:val="none" w:sz="0" w:space="0" w:color="auto"/>
                <w:right w:val="none" w:sz="0" w:space="0" w:color="auto"/>
              </w:divBdr>
              <w:divsChild>
                <w:div w:id="201795611">
                  <w:marLeft w:val="0"/>
                  <w:marRight w:val="0"/>
                  <w:marTop w:val="60"/>
                  <w:marBottom w:val="30"/>
                  <w:divBdr>
                    <w:top w:val="none" w:sz="0" w:space="0" w:color="auto"/>
                    <w:left w:val="none" w:sz="0" w:space="0" w:color="auto"/>
                    <w:bottom w:val="none" w:sz="0" w:space="0" w:color="auto"/>
                    <w:right w:val="none" w:sz="0" w:space="0" w:color="auto"/>
                  </w:divBdr>
                </w:div>
                <w:div w:id="201797499">
                  <w:marLeft w:val="0"/>
                  <w:marRight w:val="0"/>
                  <w:marTop w:val="60"/>
                  <w:marBottom w:val="30"/>
                  <w:divBdr>
                    <w:top w:val="none" w:sz="0" w:space="0" w:color="auto"/>
                    <w:left w:val="none" w:sz="0" w:space="0" w:color="auto"/>
                    <w:bottom w:val="none" w:sz="0" w:space="0" w:color="auto"/>
                    <w:right w:val="none" w:sz="0" w:space="0" w:color="auto"/>
                  </w:divBdr>
                </w:div>
                <w:div w:id="201801184">
                  <w:marLeft w:val="0"/>
                  <w:marRight w:val="0"/>
                  <w:marTop w:val="60"/>
                  <w:marBottom w:val="30"/>
                  <w:divBdr>
                    <w:top w:val="none" w:sz="0" w:space="0" w:color="auto"/>
                    <w:left w:val="none" w:sz="0" w:space="0" w:color="auto"/>
                    <w:bottom w:val="none" w:sz="0" w:space="0" w:color="auto"/>
                    <w:right w:val="none" w:sz="0" w:space="0" w:color="auto"/>
                  </w:divBdr>
                </w:div>
              </w:divsChild>
            </w:div>
            <w:div w:id="201801672">
              <w:marLeft w:val="0"/>
              <w:marRight w:val="0"/>
              <w:marTop w:val="0"/>
              <w:marBottom w:val="0"/>
              <w:divBdr>
                <w:top w:val="none" w:sz="0" w:space="0" w:color="auto"/>
                <w:left w:val="none" w:sz="0" w:space="0" w:color="auto"/>
                <w:bottom w:val="none" w:sz="0" w:space="0" w:color="auto"/>
                <w:right w:val="none" w:sz="0" w:space="0" w:color="auto"/>
              </w:divBdr>
              <w:divsChild>
                <w:div w:id="20179677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957">
          <w:marLeft w:val="0"/>
          <w:marRight w:val="0"/>
          <w:marTop w:val="75"/>
          <w:marBottom w:val="0"/>
          <w:divBdr>
            <w:top w:val="single" w:sz="6" w:space="4" w:color="A6C9E2"/>
            <w:left w:val="single" w:sz="6" w:space="4" w:color="A6C9E2"/>
            <w:bottom w:val="single" w:sz="6" w:space="4" w:color="A6C9E2"/>
            <w:right w:val="single" w:sz="6" w:space="4" w:color="A6C9E2"/>
          </w:divBdr>
          <w:divsChild>
            <w:div w:id="201802276">
              <w:marLeft w:val="75"/>
              <w:marRight w:val="75"/>
              <w:marTop w:val="75"/>
              <w:marBottom w:val="0"/>
              <w:divBdr>
                <w:top w:val="none" w:sz="0" w:space="0" w:color="auto"/>
                <w:left w:val="none" w:sz="0" w:space="0" w:color="auto"/>
                <w:bottom w:val="none" w:sz="0" w:space="0" w:color="auto"/>
                <w:right w:val="none" w:sz="0" w:space="0" w:color="auto"/>
              </w:divBdr>
              <w:divsChild>
                <w:div w:id="201800828">
                  <w:marLeft w:val="0"/>
                  <w:marRight w:val="0"/>
                  <w:marTop w:val="60"/>
                  <w:marBottom w:val="30"/>
                  <w:divBdr>
                    <w:top w:val="none" w:sz="0" w:space="0" w:color="auto"/>
                    <w:left w:val="none" w:sz="0" w:space="0" w:color="auto"/>
                    <w:bottom w:val="none" w:sz="0" w:space="0" w:color="auto"/>
                    <w:right w:val="none" w:sz="0" w:space="0" w:color="auto"/>
                  </w:divBdr>
                </w:div>
                <w:div w:id="201801562">
                  <w:marLeft w:val="0"/>
                  <w:marRight w:val="0"/>
                  <w:marTop w:val="60"/>
                  <w:marBottom w:val="30"/>
                  <w:divBdr>
                    <w:top w:val="none" w:sz="0" w:space="0" w:color="auto"/>
                    <w:left w:val="none" w:sz="0" w:space="0" w:color="auto"/>
                    <w:bottom w:val="none" w:sz="0" w:space="0" w:color="auto"/>
                    <w:right w:val="none" w:sz="0" w:space="0" w:color="auto"/>
                  </w:divBdr>
                </w:div>
                <w:div w:id="20180211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4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90">
              <w:marLeft w:val="75"/>
              <w:marRight w:val="75"/>
              <w:marTop w:val="75"/>
              <w:marBottom w:val="0"/>
              <w:divBdr>
                <w:top w:val="none" w:sz="0" w:space="0" w:color="auto"/>
                <w:left w:val="none" w:sz="0" w:space="0" w:color="auto"/>
                <w:bottom w:val="none" w:sz="0" w:space="0" w:color="auto"/>
                <w:right w:val="none" w:sz="0" w:space="0" w:color="auto"/>
              </w:divBdr>
              <w:divsChild>
                <w:div w:id="201797368">
                  <w:marLeft w:val="0"/>
                  <w:marRight w:val="0"/>
                  <w:marTop w:val="60"/>
                  <w:marBottom w:val="30"/>
                  <w:divBdr>
                    <w:top w:val="none" w:sz="0" w:space="0" w:color="auto"/>
                    <w:left w:val="none" w:sz="0" w:space="0" w:color="auto"/>
                    <w:bottom w:val="none" w:sz="0" w:space="0" w:color="auto"/>
                    <w:right w:val="none" w:sz="0" w:space="0" w:color="auto"/>
                  </w:divBdr>
                </w:div>
                <w:div w:id="201798243">
                  <w:marLeft w:val="0"/>
                  <w:marRight w:val="0"/>
                  <w:marTop w:val="60"/>
                  <w:marBottom w:val="30"/>
                  <w:divBdr>
                    <w:top w:val="none" w:sz="0" w:space="0" w:color="auto"/>
                    <w:left w:val="none" w:sz="0" w:space="0" w:color="auto"/>
                    <w:bottom w:val="none" w:sz="0" w:space="0" w:color="auto"/>
                    <w:right w:val="none" w:sz="0" w:space="0" w:color="auto"/>
                  </w:divBdr>
                </w:div>
                <w:div w:id="201800134">
                  <w:marLeft w:val="0"/>
                  <w:marRight w:val="0"/>
                  <w:marTop w:val="60"/>
                  <w:marBottom w:val="30"/>
                  <w:divBdr>
                    <w:top w:val="none" w:sz="0" w:space="0" w:color="auto"/>
                    <w:left w:val="none" w:sz="0" w:space="0" w:color="auto"/>
                    <w:bottom w:val="none" w:sz="0" w:space="0" w:color="auto"/>
                    <w:right w:val="none" w:sz="0" w:space="0" w:color="auto"/>
                  </w:divBdr>
                </w:div>
              </w:divsChild>
            </w:div>
            <w:div w:id="201798970">
              <w:marLeft w:val="0"/>
              <w:marRight w:val="0"/>
              <w:marTop w:val="0"/>
              <w:marBottom w:val="0"/>
              <w:divBdr>
                <w:top w:val="none" w:sz="0" w:space="0" w:color="auto"/>
                <w:left w:val="none" w:sz="0" w:space="0" w:color="auto"/>
                <w:bottom w:val="none" w:sz="0" w:space="0" w:color="auto"/>
                <w:right w:val="none" w:sz="0" w:space="0" w:color="auto"/>
              </w:divBdr>
              <w:divsChild>
                <w:div w:id="20179847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03">
              <w:marLeft w:val="75"/>
              <w:marRight w:val="75"/>
              <w:marTop w:val="75"/>
              <w:marBottom w:val="0"/>
              <w:divBdr>
                <w:top w:val="none" w:sz="0" w:space="0" w:color="auto"/>
                <w:left w:val="none" w:sz="0" w:space="0" w:color="auto"/>
                <w:bottom w:val="none" w:sz="0" w:space="0" w:color="auto"/>
                <w:right w:val="none" w:sz="0" w:space="0" w:color="auto"/>
              </w:divBdr>
              <w:divsChild>
                <w:div w:id="201796061">
                  <w:marLeft w:val="0"/>
                  <w:marRight w:val="0"/>
                  <w:marTop w:val="60"/>
                  <w:marBottom w:val="30"/>
                  <w:divBdr>
                    <w:top w:val="none" w:sz="0" w:space="0" w:color="auto"/>
                    <w:left w:val="none" w:sz="0" w:space="0" w:color="auto"/>
                    <w:bottom w:val="none" w:sz="0" w:space="0" w:color="auto"/>
                    <w:right w:val="none" w:sz="0" w:space="0" w:color="auto"/>
                  </w:divBdr>
                </w:div>
                <w:div w:id="201802129">
                  <w:marLeft w:val="0"/>
                  <w:marRight w:val="0"/>
                  <w:marTop w:val="60"/>
                  <w:marBottom w:val="30"/>
                  <w:divBdr>
                    <w:top w:val="none" w:sz="0" w:space="0" w:color="auto"/>
                    <w:left w:val="none" w:sz="0" w:space="0" w:color="auto"/>
                    <w:bottom w:val="none" w:sz="0" w:space="0" w:color="auto"/>
                    <w:right w:val="none" w:sz="0" w:space="0" w:color="auto"/>
                  </w:divBdr>
                </w:div>
                <w:div w:id="201802315">
                  <w:marLeft w:val="0"/>
                  <w:marRight w:val="0"/>
                  <w:marTop w:val="60"/>
                  <w:marBottom w:val="30"/>
                  <w:divBdr>
                    <w:top w:val="none" w:sz="0" w:space="0" w:color="auto"/>
                    <w:left w:val="none" w:sz="0" w:space="0" w:color="auto"/>
                    <w:bottom w:val="none" w:sz="0" w:space="0" w:color="auto"/>
                    <w:right w:val="none" w:sz="0" w:space="0" w:color="auto"/>
                  </w:divBdr>
                </w:div>
              </w:divsChild>
            </w:div>
            <w:div w:id="201801056">
              <w:marLeft w:val="0"/>
              <w:marRight w:val="0"/>
              <w:marTop w:val="0"/>
              <w:marBottom w:val="0"/>
              <w:divBdr>
                <w:top w:val="none" w:sz="0" w:space="0" w:color="auto"/>
                <w:left w:val="none" w:sz="0" w:space="0" w:color="auto"/>
                <w:bottom w:val="none" w:sz="0" w:space="0" w:color="auto"/>
                <w:right w:val="none" w:sz="0" w:space="0" w:color="auto"/>
              </w:divBdr>
              <w:divsChild>
                <w:div w:id="20180119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8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88">
              <w:marLeft w:val="75"/>
              <w:marRight w:val="75"/>
              <w:marTop w:val="75"/>
              <w:marBottom w:val="0"/>
              <w:divBdr>
                <w:top w:val="none" w:sz="0" w:space="0" w:color="auto"/>
                <w:left w:val="none" w:sz="0" w:space="0" w:color="auto"/>
                <w:bottom w:val="none" w:sz="0" w:space="0" w:color="auto"/>
                <w:right w:val="none" w:sz="0" w:space="0" w:color="auto"/>
              </w:divBdr>
              <w:divsChild>
                <w:div w:id="201796644">
                  <w:marLeft w:val="0"/>
                  <w:marRight w:val="0"/>
                  <w:marTop w:val="60"/>
                  <w:marBottom w:val="30"/>
                  <w:divBdr>
                    <w:top w:val="none" w:sz="0" w:space="0" w:color="auto"/>
                    <w:left w:val="none" w:sz="0" w:space="0" w:color="auto"/>
                    <w:bottom w:val="none" w:sz="0" w:space="0" w:color="auto"/>
                    <w:right w:val="none" w:sz="0" w:space="0" w:color="auto"/>
                  </w:divBdr>
                </w:div>
                <w:div w:id="201797102">
                  <w:marLeft w:val="0"/>
                  <w:marRight w:val="0"/>
                  <w:marTop w:val="60"/>
                  <w:marBottom w:val="30"/>
                  <w:divBdr>
                    <w:top w:val="none" w:sz="0" w:space="0" w:color="auto"/>
                    <w:left w:val="none" w:sz="0" w:space="0" w:color="auto"/>
                    <w:bottom w:val="none" w:sz="0" w:space="0" w:color="auto"/>
                    <w:right w:val="none" w:sz="0" w:space="0" w:color="auto"/>
                  </w:divBdr>
                </w:div>
                <w:div w:id="201797801">
                  <w:marLeft w:val="0"/>
                  <w:marRight w:val="0"/>
                  <w:marTop w:val="60"/>
                  <w:marBottom w:val="30"/>
                  <w:divBdr>
                    <w:top w:val="none" w:sz="0" w:space="0" w:color="auto"/>
                    <w:left w:val="none" w:sz="0" w:space="0" w:color="auto"/>
                    <w:bottom w:val="none" w:sz="0" w:space="0" w:color="auto"/>
                    <w:right w:val="none" w:sz="0" w:space="0" w:color="auto"/>
                  </w:divBdr>
                </w:div>
              </w:divsChild>
            </w:div>
            <w:div w:id="201798106">
              <w:marLeft w:val="0"/>
              <w:marRight w:val="0"/>
              <w:marTop w:val="0"/>
              <w:marBottom w:val="0"/>
              <w:divBdr>
                <w:top w:val="none" w:sz="0" w:space="0" w:color="auto"/>
                <w:left w:val="none" w:sz="0" w:space="0" w:color="auto"/>
                <w:bottom w:val="none" w:sz="0" w:space="0" w:color="auto"/>
                <w:right w:val="none" w:sz="0" w:space="0" w:color="auto"/>
              </w:divBdr>
              <w:divsChild>
                <w:div w:id="2018031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6790">
      <w:marLeft w:val="0"/>
      <w:marRight w:val="0"/>
      <w:marTop w:val="0"/>
      <w:marBottom w:val="0"/>
      <w:divBdr>
        <w:top w:val="none" w:sz="0" w:space="0" w:color="auto"/>
        <w:left w:val="none" w:sz="0" w:space="0" w:color="auto"/>
        <w:bottom w:val="none" w:sz="0" w:space="0" w:color="auto"/>
        <w:right w:val="none" w:sz="0" w:space="0" w:color="auto"/>
      </w:divBdr>
      <w:divsChild>
        <w:div w:id="20179535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66">
              <w:marLeft w:val="75"/>
              <w:marRight w:val="75"/>
              <w:marTop w:val="75"/>
              <w:marBottom w:val="0"/>
              <w:divBdr>
                <w:top w:val="none" w:sz="0" w:space="0" w:color="auto"/>
                <w:left w:val="none" w:sz="0" w:space="0" w:color="auto"/>
                <w:bottom w:val="none" w:sz="0" w:space="0" w:color="auto"/>
                <w:right w:val="none" w:sz="0" w:space="0" w:color="auto"/>
              </w:divBdr>
              <w:divsChild>
                <w:div w:id="201797043">
                  <w:marLeft w:val="0"/>
                  <w:marRight w:val="0"/>
                  <w:marTop w:val="60"/>
                  <w:marBottom w:val="30"/>
                  <w:divBdr>
                    <w:top w:val="none" w:sz="0" w:space="0" w:color="auto"/>
                    <w:left w:val="none" w:sz="0" w:space="0" w:color="auto"/>
                    <w:bottom w:val="none" w:sz="0" w:space="0" w:color="auto"/>
                    <w:right w:val="none" w:sz="0" w:space="0" w:color="auto"/>
                  </w:divBdr>
                </w:div>
                <w:div w:id="201797701">
                  <w:marLeft w:val="0"/>
                  <w:marRight w:val="0"/>
                  <w:marTop w:val="60"/>
                  <w:marBottom w:val="30"/>
                  <w:divBdr>
                    <w:top w:val="none" w:sz="0" w:space="0" w:color="auto"/>
                    <w:left w:val="none" w:sz="0" w:space="0" w:color="auto"/>
                    <w:bottom w:val="none" w:sz="0" w:space="0" w:color="auto"/>
                    <w:right w:val="none" w:sz="0" w:space="0" w:color="auto"/>
                  </w:divBdr>
                </w:div>
                <w:div w:id="201801291">
                  <w:marLeft w:val="0"/>
                  <w:marRight w:val="0"/>
                  <w:marTop w:val="60"/>
                  <w:marBottom w:val="30"/>
                  <w:divBdr>
                    <w:top w:val="none" w:sz="0" w:space="0" w:color="auto"/>
                    <w:left w:val="none" w:sz="0" w:space="0" w:color="auto"/>
                    <w:bottom w:val="none" w:sz="0" w:space="0" w:color="auto"/>
                    <w:right w:val="none" w:sz="0" w:space="0" w:color="auto"/>
                  </w:divBdr>
                </w:div>
              </w:divsChild>
            </w:div>
            <w:div w:id="201803108">
              <w:marLeft w:val="0"/>
              <w:marRight w:val="0"/>
              <w:marTop w:val="0"/>
              <w:marBottom w:val="0"/>
              <w:divBdr>
                <w:top w:val="none" w:sz="0" w:space="0" w:color="auto"/>
                <w:left w:val="none" w:sz="0" w:space="0" w:color="auto"/>
                <w:bottom w:val="none" w:sz="0" w:space="0" w:color="auto"/>
                <w:right w:val="none" w:sz="0" w:space="0" w:color="auto"/>
              </w:divBdr>
              <w:divsChild>
                <w:div w:id="20180062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55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28">
              <w:marLeft w:val="0"/>
              <w:marRight w:val="0"/>
              <w:marTop w:val="0"/>
              <w:marBottom w:val="0"/>
              <w:divBdr>
                <w:top w:val="none" w:sz="0" w:space="0" w:color="auto"/>
                <w:left w:val="none" w:sz="0" w:space="0" w:color="auto"/>
                <w:bottom w:val="none" w:sz="0" w:space="0" w:color="auto"/>
                <w:right w:val="none" w:sz="0" w:space="0" w:color="auto"/>
              </w:divBdr>
              <w:divsChild>
                <w:div w:id="20179567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415">
              <w:marLeft w:val="75"/>
              <w:marRight w:val="75"/>
              <w:marTop w:val="75"/>
              <w:marBottom w:val="0"/>
              <w:divBdr>
                <w:top w:val="none" w:sz="0" w:space="0" w:color="auto"/>
                <w:left w:val="none" w:sz="0" w:space="0" w:color="auto"/>
                <w:bottom w:val="none" w:sz="0" w:space="0" w:color="auto"/>
                <w:right w:val="none" w:sz="0" w:space="0" w:color="auto"/>
              </w:divBdr>
              <w:divsChild>
                <w:div w:id="201800954">
                  <w:marLeft w:val="0"/>
                  <w:marRight w:val="0"/>
                  <w:marTop w:val="60"/>
                  <w:marBottom w:val="30"/>
                  <w:divBdr>
                    <w:top w:val="none" w:sz="0" w:space="0" w:color="auto"/>
                    <w:left w:val="none" w:sz="0" w:space="0" w:color="auto"/>
                    <w:bottom w:val="none" w:sz="0" w:space="0" w:color="auto"/>
                    <w:right w:val="none" w:sz="0" w:space="0" w:color="auto"/>
                  </w:divBdr>
                </w:div>
                <w:div w:id="201801272">
                  <w:marLeft w:val="0"/>
                  <w:marRight w:val="0"/>
                  <w:marTop w:val="60"/>
                  <w:marBottom w:val="30"/>
                  <w:divBdr>
                    <w:top w:val="none" w:sz="0" w:space="0" w:color="auto"/>
                    <w:left w:val="none" w:sz="0" w:space="0" w:color="auto"/>
                    <w:bottom w:val="none" w:sz="0" w:space="0" w:color="auto"/>
                    <w:right w:val="none" w:sz="0" w:space="0" w:color="auto"/>
                  </w:divBdr>
                </w:div>
                <w:div w:id="20180316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885">
          <w:marLeft w:val="0"/>
          <w:marRight w:val="0"/>
          <w:marTop w:val="75"/>
          <w:marBottom w:val="0"/>
          <w:divBdr>
            <w:top w:val="single" w:sz="6" w:space="4" w:color="A6C9E2"/>
            <w:left w:val="single" w:sz="6" w:space="4" w:color="A6C9E2"/>
            <w:bottom w:val="single" w:sz="6" w:space="4" w:color="A6C9E2"/>
            <w:right w:val="single" w:sz="6" w:space="4" w:color="A6C9E2"/>
          </w:divBdr>
          <w:divsChild>
            <w:div w:id="201801093">
              <w:marLeft w:val="0"/>
              <w:marRight w:val="0"/>
              <w:marTop w:val="0"/>
              <w:marBottom w:val="0"/>
              <w:divBdr>
                <w:top w:val="none" w:sz="0" w:space="0" w:color="auto"/>
                <w:left w:val="none" w:sz="0" w:space="0" w:color="auto"/>
                <w:bottom w:val="none" w:sz="0" w:space="0" w:color="auto"/>
                <w:right w:val="none" w:sz="0" w:space="0" w:color="auto"/>
              </w:divBdr>
              <w:divsChild>
                <w:div w:id="20180268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75">
              <w:marLeft w:val="75"/>
              <w:marRight w:val="75"/>
              <w:marTop w:val="75"/>
              <w:marBottom w:val="0"/>
              <w:divBdr>
                <w:top w:val="none" w:sz="0" w:space="0" w:color="auto"/>
                <w:left w:val="none" w:sz="0" w:space="0" w:color="auto"/>
                <w:bottom w:val="none" w:sz="0" w:space="0" w:color="auto"/>
                <w:right w:val="none" w:sz="0" w:space="0" w:color="auto"/>
              </w:divBdr>
              <w:divsChild>
                <w:div w:id="201797321">
                  <w:marLeft w:val="0"/>
                  <w:marRight w:val="0"/>
                  <w:marTop w:val="60"/>
                  <w:marBottom w:val="30"/>
                  <w:divBdr>
                    <w:top w:val="none" w:sz="0" w:space="0" w:color="auto"/>
                    <w:left w:val="none" w:sz="0" w:space="0" w:color="auto"/>
                    <w:bottom w:val="none" w:sz="0" w:space="0" w:color="auto"/>
                    <w:right w:val="none" w:sz="0" w:space="0" w:color="auto"/>
                  </w:divBdr>
                </w:div>
                <w:div w:id="201798933">
                  <w:marLeft w:val="0"/>
                  <w:marRight w:val="0"/>
                  <w:marTop w:val="60"/>
                  <w:marBottom w:val="30"/>
                  <w:divBdr>
                    <w:top w:val="none" w:sz="0" w:space="0" w:color="auto"/>
                    <w:left w:val="none" w:sz="0" w:space="0" w:color="auto"/>
                    <w:bottom w:val="none" w:sz="0" w:space="0" w:color="auto"/>
                    <w:right w:val="none" w:sz="0" w:space="0" w:color="auto"/>
                  </w:divBdr>
                </w:div>
                <w:div w:id="20180240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95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344">
              <w:marLeft w:val="75"/>
              <w:marRight w:val="75"/>
              <w:marTop w:val="75"/>
              <w:marBottom w:val="0"/>
              <w:divBdr>
                <w:top w:val="none" w:sz="0" w:space="0" w:color="auto"/>
                <w:left w:val="none" w:sz="0" w:space="0" w:color="auto"/>
                <w:bottom w:val="none" w:sz="0" w:space="0" w:color="auto"/>
                <w:right w:val="none" w:sz="0" w:space="0" w:color="auto"/>
              </w:divBdr>
              <w:divsChild>
                <w:div w:id="201795590">
                  <w:marLeft w:val="0"/>
                  <w:marRight w:val="0"/>
                  <w:marTop w:val="60"/>
                  <w:marBottom w:val="30"/>
                  <w:divBdr>
                    <w:top w:val="none" w:sz="0" w:space="0" w:color="auto"/>
                    <w:left w:val="none" w:sz="0" w:space="0" w:color="auto"/>
                    <w:bottom w:val="none" w:sz="0" w:space="0" w:color="auto"/>
                    <w:right w:val="none" w:sz="0" w:space="0" w:color="auto"/>
                  </w:divBdr>
                </w:div>
                <w:div w:id="201800743">
                  <w:marLeft w:val="0"/>
                  <w:marRight w:val="0"/>
                  <w:marTop w:val="60"/>
                  <w:marBottom w:val="30"/>
                  <w:divBdr>
                    <w:top w:val="none" w:sz="0" w:space="0" w:color="auto"/>
                    <w:left w:val="none" w:sz="0" w:space="0" w:color="auto"/>
                    <w:bottom w:val="none" w:sz="0" w:space="0" w:color="auto"/>
                    <w:right w:val="none" w:sz="0" w:space="0" w:color="auto"/>
                  </w:divBdr>
                </w:div>
                <w:div w:id="201801684">
                  <w:marLeft w:val="0"/>
                  <w:marRight w:val="0"/>
                  <w:marTop w:val="60"/>
                  <w:marBottom w:val="30"/>
                  <w:divBdr>
                    <w:top w:val="none" w:sz="0" w:space="0" w:color="auto"/>
                    <w:left w:val="none" w:sz="0" w:space="0" w:color="auto"/>
                    <w:bottom w:val="none" w:sz="0" w:space="0" w:color="auto"/>
                    <w:right w:val="none" w:sz="0" w:space="0" w:color="auto"/>
                  </w:divBdr>
                </w:div>
              </w:divsChild>
            </w:div>
            <w:div w:id="201801026">
              <w:marLeft w:val="0"/>
              <w:marRight w:val="0"/>
              <w:marTop w:val="0"/>
              <w:marBottom w:val="0"/>
              <w:divBdr>
                <w:top w:val="none" w:sz="0" w:space="0" w:color="auto"/>
                <w:left w:val="none" w:sz="0" w:space="0" w:color="auto"/>
                <w:bottom w:val="none" w:sz="0" w:space="0" w:color="auto"/>
                <w:right w:val="none" w:sz="0" w:space="0" w:color="auto"/>
              </w:divBdr>
              <w:divsChild>
                <w:div w:id="20179659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938">
          <w:marLeft w:val="0"/>
          <w:marRight w:val="0"/>
          <w:marTop w:val="75"/>
          <w:marBottom w:val="0"/>
          <w:divBdr>
            <w:top w:val="single" w:sz="6" w:space="4" w:color="A6C9E2"/>
            <w:left w:val="single" w:sz="6" w:space="4" w:color="A6C9E2"/>
            <w:bottom w:val="single" w:sz="6" w:space="4" w:color="A6C9E2"/>
            <w:right w:val="single" w:sz="6" w:space="4" w:color="A6C9E2"/>
          </w:divBdr>
          <w:divsChild>
            <w:div w:id="201800637">
              <w:marLeft w:val="75"/>
              <w:marRight w:val="75"/>
              <w:marTop w:val="75"/>
              <w:marBottom w:val="0"/>
              <w:divBdr>
                <w:top w:val="none" w:sz="0" w:space="0" w:color="auto"/>
                <w:left w:val="none" w:sz="0" w:space="0" w:color="auto"/>
                <w:bottom w:val="none" w:sz="0" w:space="0" w:color="auto"/>
                <w:right w:val="none" w:sz="0" w:space="0" w:color="auto"/>
              </w:divBdr>
              <w:divsChild>
                <w:div w:id="201797375">
                  <w:marLeft w:val="0"/>
                  <w:marRight w:val="0"/>
                  <w:marTop w:val="60"/>
                  <w:marBottom w:val="30"/>
                  <w:divBdr>
                    <w:top w:val="none" w:sz="0" w:space="0" w:color="auto"/>
                    <w:left w:val="none" w:sz="0" w:space="0" w:color="auto"/>
                    <w:bottom w:val="none" w:sz="0" w:space="0" w:color="auto"/>
                    <w:right w:val="none" w:sz="0" w:space="0" w:color="auto"/>
                  </w:divBdr>
                </w:div>
                <w:div w:id="201800094">
                  <w:marLeft w:val="0"/>
                  <w:marRight w:val="0"/>
                  <w:marTop w:val="60"/>
                  <w:marBottom w:val="30"/>
                  <w:divBdr>
                    <w:top w:val="none" w:sz="0" w:space="0" w:color="auto"/>
                    <w:left w:val="none" w:sz="0" w:space="0" w:color="auto"/>
                    <w:bottom w:val="none" w:sz="0" w:space="0" w:color="auto"/>
                    <w:right w:val="none" w:sz="0" w:space="0" w:color="auto"/>
                  </w:divBdr>
                </w:div>
                <w:div w:id="20180282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23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55">
              <w:marLeft w:val="0"/>
              <w:marRight w:val="0"/>
              <w:marTop w:val="0"/>
              <w:marBottom w:val="0"/>
              <w:divBdr>
                <w:top w:val="none" w:sz="0" w:space="0" w:color="auto"/>
                <w:left w:val="none" w:sz="0" w:space="0" w:color="auto"/>
                <w:bottom w:val="none" w:sz="0" w:space="0" w:color="auto"/>
                <w:right w:val="none" w:sz="0" w:space="0" w:color="auto"/>
              </w:divBdr>
              <w:divsChild>
                <w:div w:id="20180157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255">
              <w:marLeft w:val="75"/>
              <w:marRight w:val="75"/>
              <w:marTop w:val="75"/>
              <w:marBottom w:val="0"/>
              <w:divBdr>
                <w:top w:val="none" w:sz="0" w:space="0" w:color="auto"/>
                <w:left w:val="none" w:sz="0" w:space="0" w:color="auto"/>
                <w:bottom w:val="none" w:sz="0" w:space="0" w:color="auto"/>
                <w:right w:val="none" w:sz="0" w:space="0" w:color="auto"/>
              </w:divBdr>
              <w:divsChild>
                <w:div w:id="201796838">
                  <w:marLeft w:val="0"/>
                  <w:marRight w:val="0"/>
                  <w:marTop w:val="60"/>
                  <w:marBottom w:val="30"/>
                  <w:divBdr>
                    <w:top w:val="none" w:sz="0" w:space="0" w:color="auto"/>
                    <w:left w:val="none" w:sz="0" w:space="0" w:color="auto"/>
                    <w:bottom w:val="none" w:sz="0" w:space="0" w:color="auto"/>
                    <w:right w:val="none" w:sz="0" w:space="0" w:color="auto"/>
                  </w:divBdr>
                </w:div>
                <w:div w:id="201797383">
                  <w:marLeft w:val="0"/>
                  <w:marRight w:val="0"/>
                  <w:marTop w:val="60"/>
                  <w:marBottom w:val="30"/>
                  <w:divBdr>
                    <w:top w:val="none" w:sz="0" w:space="0" w:color="auto"/>
                    <w:left w:val="none" w:sz="0" w:space="0" w:color="auto"/>
                    <w:bottom w:val="none" w:sz="0" w:space="0" w:color="auto"/>
                    <w:right w:val="none" w:sz="0" w:space="0" w:color="auto"/>
                  </w:divBdr>
                </w:div>
                <w:div w:id="20179843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68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64">
              <w:marLeft w:val="75"/>
              <w:marRight w:val="75"/>
              <w:marTop w:val="75"/>
              <w:marBottom w:val="0"/>
              <w:divBdr>
                <w:top w:val="none" w:sz="0" w:space="0" w:color="auto"/>
                <w:left w:val="none" w:sz="0" w:space="0" w:color="auto"/>
                <w:bottom w:val="none" w:sz="0" w:space="0" w:color="auto"/>
                <w:right w:val="none" w:sz="0" w:space="0" w:color="auto"/>
              </w:divBdr>
              <w:divsChild>
                <w:div w:id="201796527">
                  <w:marLeft w:val="0"/>
                  <w:marRight w:val="0"/>
                  <w:marTop w:val="60"/>
                  <w:marBottom w:val="30"/>
                  <w:divBdr>
                    <w:top w:val="none" w:sz="0" w:space="0" w:color="auto"/>
                    <w:left w:val="none" w:sz="0" w:space="0" w:color="auto"/>
                    <w:bottom w:val="none" w:sz="0" w:space="0" w:color="auto"/>
                    <w:right w:val="none" w:sz="0" w:space="0" w:color="auto"/>
                  </w:divBdr>
                </w:div>
                <w:div w:id="201798232">
                  <w:marLeft w:val="0"/>
                  <w:marRight w:val="0"/>
                  <w:marTop w:val="60"/>
                  <w:marBottom w:val="30"/>
                  <w:divBdr>
                    <w:top w:val="none" w:sz="0" w:space="0" w:color="auto"/>
                    <w:left w:val="none" w:sz="0" w:space="0" w:color="auto"/>
                    <w:bottom w:val="none" w:sz="0" w:space="0" w:color="auto"/>
                    <w:right w:val="none" w:sz="0" w:space="0" w:color="auto"/>
                  </w:divBdr>
                </w:div>
                <w:div w:id="201802666">
                  <w:marLeft w:val="0"/>
                  <w:marRight w:val="0"/>
                  <w:marTop w:val="60"/>
                  <w:marBottom w:val="30"/>
                  <w:divBdr>
                    <w:top w:val="none" w:sz="0" w:space="0" w:color="auto"/>
                    <w:left w:val="none" w:sz="0" w:space="0" w:color="auto"/>
                    <w:bottom w:val="none" w:sz="0" w:space="0" w:color="auto"/>
                    <w:right w:val="none" w:sz="0" w:space="0" w:color="auto"/>
                  </w:divBdr>
                </w:div>
              </w:divsChild>
            </w:div>
            <w:div w:id="201798091">
              <w:marLeft w:val="0"/>
              <w:marRight w:val="0"/>
              <w:marTop w:val="0"/>
              <w:marBottom w:val="0"/>
              <w:divBdr>
                <w:top w:val="none" w:sz="0" w:space="0" w:color="auto"/>
                <w:left w:val="none" w:sz="0" w:space="0" w:color="auto"/>
                <w:bottom w:val="none" w:sz="0" w:space="0" w:color="auto"/>
                <w:right w:val="none" w:sz="0" w:space="0" w:color="auto"/>
              </w:divBdr>
              <w:divsChild>
                <w:div w:id="20180168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59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65">
              <w:marLeft w:val="75"/>
              <w:marRight w:val="75"/>
              <w:marTop w:val="75"/>
              <w:marBottom w:val="0"/>
              <w:divBdr>
                <w:top w:val="none" w:sz="0" w:space="0" w:color="auto"/>
                <w:left w:val="none" w:sz="0" w:space="0" w:color="auto"/>
                <w:bottom w:val="none" w:sz="0" w:space="0" w:color="auto"/>
                <w:right w:val="none" w:sz="0" w:space="0" w:color="auto"/>
              </w:divBdr>
              <w:divsChild>
                <w:div w:id="201795187">
                  <w:marLeft w:val="0"/>
                  <w:marRight w:val="0"/>
                  <w:marTop w:val="60"/>
                  <w:marBottom w:val="30"/>
                  <w:divBdr>
                    <w:top w:val="none" w:sz="0" w:space="0" w:color="auto"/>
                    <w:left w:val="none" w:sz="0" w:space="0" w:color="auto"/>
                    <w:bottom w:val="none" w:sz="0" w:space="0" w:color="auto"/>
                    <w:right w:val="none" w:sz="0" w:space="0" w:color="auto"/>
                  </w:divBdr>
                </w:div>
                <w:div w:id="201800827">
                  <w:marLeft w:val="0"/>
                  <w:marRight w:val="0"/>
                  <w:marTop w:val="60"/>
                  <w:marBottom w:val="30"/>
                  <w:divBdr>
                    <w:top w:val="none" w:sz="0" w:space="0" w:color="auto"/>
                    <w:left w:val="none" w:sz="0" w:space="0" w:color="auto"/>
                    <w:bottom w:val="none" w:sz="0" w:space="0" w:color="auto"/>
                    <w:right w:val="none" w:sz="0" w:space="0" w:color="auto"/>
                  </w:divBdr>
                </w:div>
                <w:div w:id="201803109">
                  <w:marLeft w:val="0"/>
                  <w:marRight w:val="0"/>
                  <w:marTop w:val="60"/>
                  <w:marBottom w:val="30"/>
                  <w:divBdr>
                    <w:top w:val="none" w:sz="0" w:space="0" w:color="auto"/>
                    <w:left w:val="none" w:sz="0" w:space="0" w:color="auto"/>
                    <w:bottom w:val="none" w:sz="0" w:space="0" w:color="auto"/>
                    <w:right w:val="none" w:sz="0" w:space="0" w:color="auto"/>
                  </w:divBdr>
                </w:div>
              </w:divsChild>
            </w:div>
            <w:div w:id="201802953">
              <w:marLeft w:val="0"/>
              <w:marRight w:val="0"/>
              <w:marTop w:val="0"/>
              <w:marBottom w:val="0"/>
              <w:divBdr>
                <w:top w:val="none" w:sz="0" w:space="0" w:color="auto"/>
                <w:left w:val="none" w:sz="0" w:space="0" w:color="auto"/>
                <w:bottom w:val="none" w:sz="0" w:space="0" w:color="auto"/>
                <w:right w:val="none" w:sz="0" w:space="0" w:color="auto"/>
              </w:divBdr>
              <w:divsChild>
                <w:div w:id="20179898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73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00">
              <w:marLeft w:val="75"/>
              <w:marRight w:val="75"/>
              <w:marTop w:val="75"/>
              <w:marBottom w:val="0"/>
              <w:divBdr>
                <w:top w:val="none" w:sz="0" w:space="0" w:color="auto"/>
                <w:left w:val="none" w:sz="0" w:space="0" w:color="auto"/>
                <w:bottom w:val="none" w:sz="0" w:space="0" w:color="auto"/>
                <w:right w:val="none" w:sz="0" w:space="0" w:color="auto"/>
              </w:divBdr>
              <w:divsChild>
                <w:div w:id="201795401">
                  <w:marLeft w:val="0"/>
                  <w:marRight w:val="0"/>
                  <w:marTop w:val="60"/>
                  <w:marBottom w:val="30"/>
                  <w:divBdr>
                    <w:top w:val="none" w:sz="0" w:space="0" w:color="auto"/>
                    <w:left w:val="none" w:sz="0" w:space="0" w:color="auto"/>
                    <w:bottom w:val="none" w:sz="0" w:space="0" w:color="auto"/>
                    <w:right w:val="none" w:sz="0" w:space="0" w:color="auto"/>
                  </w:divBdr>
                </w:div>
                <w:div w:id="201796763">
                  <w:marLeft w:val="0"/>
                  <w:marRight w:val="0"/>
                  <w:marTop w:val="60"/>
                  <w:marBottom w:val="30"/>
                  <w:divBdr>
                    <w:top w:val="none" w:sz="0" w:space="0" w:color="auto"/>
                    <w:left w:val="none" w:sz="0" w:space="0" w:color="auto"/>
                    <w:bottom w:val="none" w:sz="0" w:space="0" w:color="auto"/>
                    <w:right w:val="none" w:sz="0" w:space="0" w:color="auto"/>
                  </w:divBdr>
                </w:div>
                <w:div w:id="201800296">
                  <w:marLeft w:val="0"/>
                  <w:marRight w:val="0"/>
                  <w:marTop w:val="60"/>
                  <w:marBottom w:val="30"/>
                  <w:divBdr>
                    <w:top w:val="none" w:sz="0" w:space="0" w:color="auto"/>
                    <w:left w:val="none" w:sz="0" w:space="0" w:color="auto"/>
                    <w:bottom w:val="none" w:sz="0" w:space="0" w:color="auto"/>
                    <w:right w:val="none" w:sz="0" w:space="0" w:color="auto"/>
                  </w:divBdr>
                </w:div>
              </w:divsChild>
            </w:div>
            <w:div w:id="201800963">
              <w:marLeft w:val="0"/>
              <w:marRight w:val="0"/>
              <w:marTop w:val="0"/>
              <w:marBottom w:val="0"/>
              <w:divBdr>
                <w:top w:val="none" w:sz="0" w:space="0" w:color="auto"/>
                <w:left w:val="none" w:sz="0" w:space="0" w:color="auto"/>
                <w:bottom w:val="none" w:sz="0" w:space="0" w:color="auto"/>
                <w:right w:val="none" w:sz="0" w:space="0" w:color="auto"/>
              </w:divBdr>
              <w:divsChild>
                <w:div w:id="2018023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49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36">
              <w:marLeft w:val="0"/>
              <w:marRight w:val="0"/>
              <w:marTop w:val="0"/>
              <w:marBottom w:val="0"/>
              <w:divBdr>
                <w:top w:val="none" w:sz="0" w:space="0" w:color="auto"/>
                <w:left w:val="none" w:sz="0" w:space="0" w:color="auto"/>
                <w:bottom w:val="none" w:sz="0" w:space="0" w:color="auto"/>
                <w:right w:val="none" w:sz="0" w:space="0" w:color="auto"/>
              </w:divBdr>
              <w:divsChild>
                <w:div w:id="20179992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007">
              <w:marLeft w:val="75"/>
              <w:marRight w:val="75"/>
              <w:marTop w:val="75"/>
              <w:marBottom w:val="0"/>
              <w:divBdr>
                <w:top w:val="none" w:sz="0" w:space="0" w:color="auto"/>
                <w:left w:val="none" w:sz="0" w:space="0" w:color="auto"/>
                <w:bottom w:val="none" w:sz="0" w:space="0" w:color="auto"/>
                <w:right w:val="none" w:sz="0" w:space="0" w:color="auto"/>
              </w:divBdr>
              <w:divsChild>
                <w:div w:id="201796416">
                  <w:marLeft w:val="0"/>
                  <w:marRight w:val="0"/>
                  <w:marTop w:val="60"/>
                  <w:marBottom w:val="30"/>
                  <w:divBdr>
                    <w:top w:val="none" w:sz="0" w:space="0" w:color="auto"/>
                    <w:left w:val="none" w:sz="0" w:space="0" w:color="auto"/>
                    <w:bottom w:val="none" w:sz="0" w:space="0" w:color="auto"/>
                    <w:right w:val="none" w:sz="0" w:space="0" w:color="auto"/>
                  </w:divBdr>
                </w:div>
                <w:div w:id="201798604">
                  <w:marLeft w:val="0"/>
                  <w:marRight w:val="0"/>
                  <w:marTop w:val="60"/>
                  <w:marBottom w:val="30"/>
                  <w:divBdr>
                    <w:top w:val="none" w:sz="0" w:space="0" w:color="auto"/>
                    <w:left w:val="none" w:sz="0" w:space="0" w:color="auto"/>
                    <w:bottom w:val="none" w:sz="0" w:space="0" w:color="auto"/>
                    <w:right w:val="none" w:sz="0" w:space="0" w:color="auto"/>
                  </w:divBdr>
                </w:div>
                <w:div w:id="20180300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76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95">
              <w:marLeft w:val="0"/>
              <w:marRight w:val="0"/>
              <w:marTop w:val="0"/>
              <w:marBottom w:val="0"/>
              <w:divBdr>
                <w:top w:val="none" w:sz="0" w:space="0" w:color="auto"/>
                <w:left w:val="none" w:sz="0" w:space="0" w:color="auto"/>
                <w:bottom w:val="none" w:sz="0" w:space="0" w:color="auto"/>
                <w:right w:val="none" w:sz="0" w:space="0" w:color="auto"/>
              </w:divBdr>
              <w:divsChild>
                <w:div w:id="2017976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241">
              <w:marLeft w:val="75"/>
              <w:marRight w:val="75"/>
              <w:marTop w:val="75"/>
              <w:marBottom w:val="0"/>
              <w:divBdr>
                <w:top w:val="none" w:sz="0" w:space="0" w:color="auto"/>
                <w:left w:val="none" w:sz="0" w:space="0" w:color="auto"/>
                <w:bottom w:val="none" w:sz="0" w:space="0" w:color="auto"/>
                <w:right w:val="none" w:sz="0" w:space="0" w:color="auto"/>
              </w:divBdr>
              <w:divsChild>
                <w:div w:id="201796070">
                  <w:marLeft w:val="0"/>
                  <w:marRight w:val="0"/>
                  <w:marTop w:val="60"/>
                  <w:marBottom w:val="30"/>
                  <w:divBdr>
                    <w:top w:val="none" w:sz="0" w:space="0" w:color="auto"/>
                    <w:left w:val="none" w:sz="0" w:space="0" w:color="auto"/>
                    <w:bottom w:val="none" w:sz="0" w:space="0" w:color="auto"/>
                    <w:right w:val="none" w:sz="0" w:space="0" w:color="auto"/>
                  </w:divBdr>
                </w:div>
                <w:div w:id="201797208">
                  <w:marLeft w:val="0"/>
                  <w:marRight w:val="0"/>
                  <w:marTop w:val="60"/>
                  <w:marBottom w:val="30"/>
                  <w:divBdr>
                    <w:top w:val="none" w:sz="0" w:space="0" w:color="auto"/>
                    <w:left w:val="none" w:sz="0" w:space="0" w:color="auto"/>
                    <w:bottom w:val="none" w:sz="0" w:space="0" w:color="auto"/>
                    <w:right w:val="none" w:sz="0" w:space="0" w:color="auto"/>
                  </w:divBdr>
                </w:div>
                <w:div w:id="20179987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13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343">
              <w:marLeft w:val="75"/>
              <w:marRight w:val="75"/>
              <w:marTop w:val="75"/>
              <w:marBottom w:val="0"/>
              <w:divBdr>
                <w:top w:val="none" w:sz="0" w:space="0" w:color="auto"/>
                <w:left w:val="none" w:sz="0" w:space="0" w:color="auto"/>
                <w:bottom w:val="none" w:sz="0" w:space="0" w:color="auto"/>
                <w:right w:val="none" w:sz="0" w:space="0" w:color="auto"/>
              </w:divBdr>
              <w:divsChild>
                <w:div w:id="201801499">
                  <w:marLeft w:val="0"/>
                  <w:marRight w:val="0"/>
                  <w:marTop w:val="60"/>
                  <w:marBottom w:val="30"/>
                  <w:divBdr>
                    <w:top w:val="none" w:sz="0" w:space="0" w:color="auto"/>
                    <w:left w:val="none" w:sz="0" w:space="0" w:color="auto"/>
                    <w:bottom w:val="none" w:sz="0" w:space="0" w:color="auto"/>
                    <w:right w:val="none" w:sz="0" w:space="0" w:color="auto"/>
                  </w:divBdr>
                </w:div>
                <w:div w:id="201802660">
                  <w:marLeft w:val="0"/>
                  <w:marRight w:val="0"/>
                  <w:marTop w:val="60"/>
                  <w:marBottom w:val="30"/>
                  <w:divBdr>
                    <w:top w:val="none" w:sz="0" w:space="0" w:color="auto"/>
                    <w:left w:val="none" w:sz="0" w:space="0" w:color="auto"/>
                    <w:bottom w:val="none" w:sz="0" w:space="0" w:color="auto"/>
                    <w:right w:val="none" w:sz="0" w:space="0" w:color="auto"/>
                  </w:divBdr>
                </w:div>
                <w:div w:id="201803033">
                  <w:marLeft w:val="0"/>
                  <w:marRight w:val="0"/>
                  <w:marTop w:val="60"/>
                  <w:marBottom w:val="30"/>
                  <w:divBdr>
                    <w:top w:val="none" w:sz="0" w:space="0" w:color="auto"/>
                    <w:left w:val="none" w:sz="0" w:space="0" w:color="auto"/>
                    <w:bottom w:val="none" w:sz="0" w:space="0" w:color="auto"/>
                    <w:right w:val="none" w:sz="0" w:space="0" w:color="auto"/>
                  </w:divBdr>
                </w:div>
              </w:divsChild>
            </w:div>
            <w:div w:id="201801229">
              <w:marLeft w:val="0"/>
              <w:marRight w:val="0"/>
              <w:marTop w:val="0"/>
              <w:marBottom w:val="0"/>
              <w:divBdr>
                <w:top w:val="none" w:sz="0" w:space="0" w:color="auto"/>
                <w:left w:val="none" w:sz="0" w:space="0" w:color="auto"/>
                <w:bottom w:val="none" w:sz="0" w:space="0" w:color="auto"/>
                <w:right w:val="none" w:sz="0" w:space="0" w:color="auto"/>
              </w:divBdr>
              <w:divsChild>
                <w:div w:id="20180001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19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12">
              <w:marLeft w:val="75"/>
              <w:marRight w:val="75"/>
              <w:marTop w:val="75"/>
              <w:marBottom w:val="0"/>
              <w:divBdr>
                <w:top w:val="none" w:sz="0" w:space="0" w:color="auto"/>
                <w:left w:val="none" w:sz="0" w:space="0" w:color="auto"/>
                <w:bottom w:val="none" w:sz="0" w:space="0" w:color="auto"/>
                <w:right w:val="none" w:sz="0" w:space="0" w:color="auto"/>
              </w:divBdr>
              <w:divsChild>
                <w:div w:id="201796581">
                  <w:marLeft w:val="0"/>
                  <w:marRight w:val="0"/>
                  <w:marTop w:val="60"/>
                  <w:marBottom w:val="30"/>
                  <w:divBdr>
                    <w:top w:val="none" w:sz="0" w:space="0" w:color="auto"/>
                    <w:left w:val="none" w:sz="0" w:space="0" w:color="auto"/>
                    <w:bottom w:val="none" w:sz="0" w:space="0" w:color="auto"/>
                    <w:right w:val="none" w:sz="0" w:space="0" w:color="auto"/>
                  </w:divBdr>
                </w:div>
                <w:div w:id="201798293">
                  <w:marLeft w:val="0"/>
                  <w:marRight w:val="0"/>
                  <w:marTop w:val="60"/>
                  <w:marBottom w:val="30"/>
                  <w:divBdr>
                    <w:top w:val="none" w:sz="0" w:space="0" w:color="auto"/>
                    <w:left w:val="none" w:sz="0" w:space="0" w:color="auto"/>
                    <w:bottom w:val="none" w:sz="0" w:space="0" w:color="auto"/>
                    <w:right w:val="none" w:sz="0" w:space="0" w:color="auto"/>
                  </w:divBdr>
                </w:div>
                <w:div w:id="201802081">
                  <w:marLeft w:val="0"/>
                  <w:marRight w:val="0"/>
                  <w:marTop w:val="60"/>
                  <w:marBottom w:val="30"/>
                  <w:divBdr>
                    <w:top w:val="none" w:sz="0" w:space="0" w:color="auto"/>
                    <w:left w:val="none" w:sz="0" w:space="0" w:color="auto"/>
                    <w:bottom w:val="none" w:sz="0" w:space="0" w:color="auto"/>
                    <w:right w:val="none" w:sz="0" w:space="0" w:color="auto"/>
                  </w:divBdr>
                </w:div>
              </w:divsChild>
            </w:div>
            <w:div w:id="201800696">
              <w:marLeft w:val="0"/>
              <w:marRight w:val="0"/>
              <w:marTop w:val="0"/>
              <w:marBottom w:val="0"/>
              <w:divBdr>
                <w:top w:val="none" w:sz="0" w:space="0" w:color="auto"/>
                <w:left w:val="none" w:sz="0" w:space="0" w:color="auto"/>
                <w:bottom w:val="none" w:sz="0" w:space="0" w:color="auto"/>
                <w:right w:val="none" w:sz="0" w:space="0" w:color="auto"/>
              </w:divBdr>
              <w:divsChild>
                <w:div w:id="20179882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20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30">
              <w:marLeft w:val="0"/>
              <w:marRight w:val="0"/>
              <w:marTop w:val="0"/>
              <w:marBottom w:val="0"/>
              <w:divBdr>
                <w:top w:val="none" w:sz="0" w:space="0" w:color="auto"/>
                <w:left w:val="none" w:sz="0" w:space="0" w:color="auto"/>
                <w:bottom w:val="none" w:sz="0" w:space="0" w:color="auto"/>
                <w:right w:val="none" w:sz="0" w:space="0" w:color="auto"/>
              </w:divBdr>
              <w:divsChild>
                <w:div w:id="20180046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997">
              <w:marLeft w:val="75"/>
              <w:marRight w:val="75"/>
              <w:marTop w:val="75"/>
              <w:marBottom w:val="0"/>
              <w:divBdr>
                <w:top w:val="none" w:sz="0" w:space="0" w:color="auto"/>
                <w:left w:val="none" w:sz="0" w:space="0" w:color="auto"/>
                <w:bottom w:val="none" w:sz="0" w:space="0" w:color="auto"/>
                <w:right w:val="none" w:sz="0" w:space="0" w:color="auto"/>
              </w:divBdr>
              <w:divsChild>
                <w:div w:id="201797257">
                  <w:marLeft w:val="0"/>
                  <w:marRight w:val="0"/>
                  <w:marTop w:val="60"/>
                  <w:marBottom w:val="30"/>
                  <w:divBdr>
                    <w:top w:val="none" w:sz="0" w:space="0" w:color="auto"/>
                    <w:left w:val="none" w:sz="0" w:space="0" w:color="auto"/>
                    <w:bottom w:val="none" w:sz="0" w:space="0" w:color="auto"/>
                    <w:right w:val="none" w:sz="0" w:space="0" w:color="auto"/>
                  </w:divBdr>
                </w:div>
                <w:div w:id="201802445">
                  <w:marLeft w:val="0"/>
                  <w:marRight w:val="0"/>
                  <w:marTop w:val="60"/>
                  <w:marBottom w:val="30"/>
                  <w:divBdr>
                    <w:top w:val="none" w:sz="0" w:space="0" w:color="auto"/>
                    <w:left w:val="none" w:sz="0" w:space="0" w:color="auto"/>
                    <w:bottom w:val="none" w:sz="0" w:space="0" w:color="auto"/>
                    <w:right w:val="none" w:sz="0" w:space="0" w:color="auto"/>
                  </w:divBdr>
                </w:div>
                <w:div w:id="20180270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15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94">
              <w:marLeft w:val="0"/>
              <w:marRight w:val="0"/>
              <w:marTop w:val="0"/>
              <w:marBottom w:val="0"/>
              <w:divBdr>
                <w:top w:val="none" w:sz="0" w:space="0" w:color="auto"/>
                <w:left w:val="none" w:sz="0" w:space="0" w:color="auto"/>
                <w:bottom w:val="none" w:sz="0" w:space="0" w:color="auto"/>
                <w:right w:val="none" w:sz="0" w:space="0" w:color="auto"/>
              </w:divBdr>
              <w:divsChild>
                <w:div w:id="2017960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204">
              <w:marLeft w:val="75"/>
              <w:marRight w:val="75"/>
              <w:marTop w:val="75"/>
              <w:marBottom w:val="0"/>
              <w:divBdr>
                <w:top w:val="none" w:sz="0" w:space="0" w:color="auto"/>
                <w:left w:val="none" w:sz="0" w:space="0" w:color="auto"/>
                <w:bottom w:val="none" w:sz="0" w:space="0" w:color="auto"/>
                <w:right w:val="none" w:sz="0" w:space="0" w:color="auto"/>
              </w:divBdr>
              <w:divsChild>
                <w:div w:id="201796084">
                  <w:marLeft w:val="0"/>
                  <w:marRight w:val="0"/>
                  <w:marTop w:val="60"/>
                  <w:marBottom w:val="30"/>
                  <w:divBdr>
                    <w:top w:val="none" w:sz="0" w:space="0" w:color="auto"/>
                    <w:left w:val="none" w:sz="0" w:space="0" w:color="auto"/>
                    <w:bottom w:val="none" w:sz="0" w:space="0" w:color="auto"/>
                    <w:right w:val="none" w:sz="0" w:space="0" w:color="auto"/>
                  </w:divBdr>
                </w:div>
                <w:div w:id="201797019">
                  <w:marLeft w:val="0"/>
                  <w:marRight w:val="0"/>
                  <w:marTop w:val="60"/>
                  <w:marBottom w:val="30"/>
                  <w:divBdr>
                    <w:top w:val="none" w:sz="0" w:space="0" w:color="auto"/>
                    <w:left w:val="none" w:sz="0" w:space="0" w:color="auto"/>
                    <w:bottom w:val="none" w:sz="0" w:space="0" w:color="auto"/>
                    <w:right w:val="none" w:sz="0" w:space="0" w:color="auto"/>
                  </w:divBdr>
                </w:div>
                <w:div w:id="20179790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6848">
      <w:marLeft w:val="0"/>
      <w:marRight w:val="0"/>
      <w:marTop w:val="0"/>
      <w:marBottom w:val="0"/>
      <w:divBdr>
        <w:top w:val="none" w:sz="0" w:space="0" w:color="auto"/>
        <w:left w:val="none" w:sz="0" w:space="0" w:color="auto"/>
        <w:bottom w:val="none" w:sz="0" w:space="0" w:color="auto"/>
        <w:right w:val="none" w:sz="0" w:space="0" w:color="auto"/>
      </w:divBdr>
      <w:divsChild>
        <w:div w:id="201799458">
          <w:marLeft w:val="75"/>
          <w:marRight w:val="75"/>
          <w:marTop w:val="75"/>
          <w:marBottom w:val="0"/>
          <w:divBdr>
            <w:top w:val="none" w:sz="0" w:space="0" w:color="auto"/>
            <w:left w:val="none" w:sz="0" w:space="0" w:color="auto"/>
            <w:bottom w:val="none" w:sz="0" w:space="0" w:color="auto"/>
            <w:right w:val="none" w:sz="0" w:space="0" w:color="auto"/>
          </w:divBdr>
          <w:divsChild>
            <w:div w:id="201797018">
              <w:marLeft w:val="0"/>
              <w:marRight w:val="0"/>
              <w:marTop w:val="60"/>
              <w:marBottom w:val="30"/>
              <w:divBdr>
                <w:top w:val="none" w:sz="0" w:space="0" w:color="auto"/>
                <w:left w:val="none" w:sz="0" w:space="0" w:color="auto"/>
                <w:bottom w:val="none" w:sz="0" w:space="0" w:color="auto"/>
                <w:right w:val="none" w:sz="0" w:space="0" w:color="auto"/>
              </w:divBdr>
            </w:div>
            <w:div w:id="201797570">
              <w:marLeft w:val="0"/>
              <w:marRight w:val="0"/>
              <w:marTop w:val="60"/>
              <w:marBottom w:val="30"/>
              <w:divBdr>
                <w:top w:val="none" w:sz="0" w:space="0" w:color="auto"/>
                <w:left w:val="none" w:sz="0" w:space="0" w:color="auto"/>
                <w:bottom w:val="none" w:sz="0" w:space="0" w:color="auto"/>
                <w:right w:val="none" w:sz="0" w:space="0" w:color="auto"/>
              </w:divBdr>
            </w:div>
            <w:div w:id="20179869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909">
      <w:marLeft w:val="0"/>
      <w:marRight w:val="0"/>
      <w:marTop w:val="0"/>
      <w:marBottom w:val="0"/>
      <w:divBdr>
        <w:top w:val="none" w:sz="0" w:space="0" w:color="auto"/>
        <w:left w:val="none" w:sz="0" w:space="0" w:color="auto"/>
        <w:bottom w:val="none" w:sz="0" w:space="0" w:color="auto"/>
        <w:right w:val="none" w:sz="0" w:space="0" w:color="auto"/>
      </w:divBdr>
      <w:divsChild>
        <w:div w:id="20179589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66">
              <w:marLeft w:val="0"/>
              <w:marRight w:val="0"/>
              <w:marTop w:val="0"/>
              <w:marBottom w:val="0"/>
              <w:divBdr>
                <w:top w:val="none" w:sz="0" w:space="0" w:color="auto"/>
                <w:left w:val="none" w:sz="0" w:space="0" w:color="auto"/>
                <w:bottom w:val="none" w:sz="0" w:space="0" w:color="auto"/>
                <w:right w:val="none" w:sz="0" w:space="0" w:color="auto"/>
              </w:divBdr>
              <w:divsChild>
                <w:div w:id="20179847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721">
              <w:marLeft w:val="75"/>
              <w:marRight w:val="75"/>
              <w:marTop w:val="75"/>
              <w:marBottom w:val="0"/>
              <w:divBdr>
                <w:top w:val="none" w:sz="0" w:space="0" w:color="auto"/>
                <w:left w:val="none" w:sz="0" w:space="0" w:color="auto"/>
                <w:bottom w:val="none" w:sz="0" w:space="0" w:color="auto"/>
                <w:right w:val="none" w:sz="0" w:space="0" w:color="auto"/>
              </w:divBdr>
              <w:divsChild>
                <w:div w:id="201795695">
                  <w:marLeft w:val="0"/>
                  <w:marRight w:val="0"/>
                  <w:marTop w:val="60"/>
                  <w:marBottom w:val="30"/>
                  <w:divBdr>
                    <w:top w:val="none" w:sz="0" w:space="0" w:color="auto"/>
                    <w:left w:val="none" w:sz="0" w:space="0" w:color="auto"/>
                    <w:bottom w:val="none" w:sz="0" w:space="0" w:color="auto"/>
                    <w:right w:val="none" w:sz="0" w:space="0" w:color="auto"/>
                  </w:divBdr>
                </w:div>
                <w:div w:id="201795761">
                  <w:marLeft w:val="0"/>
                  <w:marRight w:val="0"/>
                  <w:marTop w:val="60"/>
                  <w:marBottom w:val="30"/>
                  <w:divBdr>
                    <w:top w:val="none" w:sz="0" w:space="0" w:color="auto"/>
                    <w:left w:val="none" w:sz="0" w:space="0" w:color="auto"/>
                    <w:bottom w:val="none" w:sz="0" w:space="0" w:color="auto"/>
                    <w:right w:val="none" w:sz="0" w:space="0" w:color="auto"/>
                  </w:divBdr>
                </w:div>
                <w:div w:id="20179719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42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50">
              <w:marLeft w:val="75"/>
              <w:marRight w:val="75"/>
              <w:marTop w:val="75"/>
              <w:marBottom w:val="0"/>
              <w:divBdr>
                <w:top w:val="none" w:sz="0" w:space="0" w:color="auto"/>
                <w:left w:val="none" w:sz="0" w:space="0" w:color="auto"/>
                <w:bottom w:val="none" w:sz="0" w:space="0" w:color="auto"/>
                <w:right w:val="none" w:sz="0" w:space="0" w:color="auto"/>
              </w:divBdr>
              <w:divsChild>
                <w:div w:id="201798753">
                  <w:marLeft w:val="0"/>
                  <w:marRight w:val="0"/>
                  <w:marTop w:val="60"/>
                  <w:marBottom w:val="30"/>
                  <w:divBdr>
                    <w:top w:val="none" w:sz="0" w:space="0" w:color="auto"/>
                    <w:left w:val="none" w:sz="0" w:space="0" w:color="auto"/>
                    <w:bottom w:val="none" w:sz="0" w:space="0" w:color="auto"/>
                    <w:right w:val="none" w:sz="0" w:space="0" w:color="auto"/>
                  </w:divBdr>
                </w:div>
                <w:div w:id="201799000">
                  <w:marLeft w:val="0"/>
                  <w:marRight w:val="0"/>
                  <w:marTop w:val="60"/>
                  <w:marBottom w:val="30"/>
                  <w:divBdr>
                    <w:top w:val="none" w:sz="0" w:space="0" w:color="auto"/>
                    <w:left w:val="none" w:sz="0" w:space="0" w:color="auto"/>
                    <w:bottom w:val="none" w:sz="0" w:space="0" w:color="auto"/>
                    <w:right w:val="none" w:sz="0" w:space="0" w:color="auto"/>
                  </w:divBdr>
                </w:div>
                <w:div w:id="201802859">
                  <w:marLeft w:val="0"/>
                  <w:marRight w:val="0"/>
                  <w:marTop w:val="60"/>
                  <w:marBottom w:val="30"/>
                  <w:divBdr>
                    <w:top w:val="none" w:sz="0" w:space="0" w:color="auto"/>
                    <w:left w:val="none" w:sz="0" w:space="0" w:color="auto"/>
                    <w:bottom w:val="none" w:sz="0" w:space="0" w:color="auto"/>
                    <w:right w:val="none" w:sz="0" w:space="0" w:color="auto"/>
                  </w:divBdr>
                </w:div>
              </w:divsChild>
            </w:div>
            <w:div w:id="201797811">
              <w:marLeft w:val="0"/>
              <w:marRight w:val="0"/>
              <w:marTop w:val="0"/>
              <w:marBottom w:val="0"/>
              <w:divBdr>
                <w:top w:val="none" w:sz="0" w:space="0" w:color="auto"/>
                <w:left w:val="none" w:sz="0" w:space="0" w:color="auto"/>
                <w:bottom w:val="none" w:sz="0" w:space="0" w:color="auto"/>
                <w:right w:val="none" w:sz="0" w:space="0" w:color="auto"/>
              </w:divBdr>
              <w:divsChild>
                <w:div w:id="20179617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04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35">
              <w:marLeft w:val="75"/>
              <w:marRight w:val="75"/>
              <w:marTop w:val="75"/>
              <w:marBottom w:val="0"/>
              <w:divBdr>
                <w:top w:val="none" w:sz="0" w:space="0" w:color="auto"/>
                <w:left w:val="none" w:sz="0" w:space="0" w:color="auto"/>
                <w:bottom w:val="none" w:sz="0" w:space="0" w:color="auto"/>
                <w:right w:val="none" w:sz="0" w:space="0" w:color="auto"/>
              </w:divBdr>
              <w:divsChild>
                <w:div w:id="201798968">
                  <w:marLeft w:val="0"/>
                  <w:marRight w:val="0"/>
                  <w:marTop w:val="60"/>
                  <w:marBottom w:val="30"/>
                  <w:divBdr>
                    <w:top w:val="none" w:sz="0" w:space="0" w:color="auto"/>
                    <w:left w:val="none" w:sz="0" w:space="0" w:color="auto"/>
                    <w:bottom w:val="none" w:sz="0" w:space="0" w:color="auto"/>
                    <w:right w:val="none" w:sz="0" w:space="0" w:color="auto"/>
                  </w:divBdr>
                </w:div>
                <w:div w:id="201799828">
                  <w:marLeft w:val="0"/>
                  <w:marRight w:val="0"/>
                  <w:marTop w:val="60"/>
                  <w:marBottom w:val="30"/>
                  <w:divBdr>
                    <w:top w:val="none" w:sz="0" w:space="0" w:color="auto"/>
                    <w:left w:val="none" w:sz="0" w:space="0" w:color="auto"/>
                    <w:bottom w:val="none" w:sz="0" w:space="0" w:color="auto"/>
                    <w:right w:val="none" w:sz="0" w:space="0" w:color="auto"/>
                  </w:divBdr>
                </w:div>
                <w:div w:id="201801912">
                  <w:marLeft w:val="0"/>
                  <w:marRight w:val="0"/>
                  <w:marTop w:val="60"/>
                  <w:marBottom w:val="30"/>
                  <w:divBdr>
                    <w:top w:val="none" w:sz="0" w:space="0" w:color="auto"/>
                    <w:left w:val="none" w:sz="0" w:space="0" w:color="auto"/>
                    <w:bottom w:val="none" w:sz="0" w:space="0" w:color="auto"/>
                    <w:right w:val="none" w:sz="0" w:space="0" w:color="auto"/>
                  </w:divBdr>
                </w:div>
              </w:divsChild>
            </w:div>
            <w:div w:id="201801581">
              <w:marLeft w:val="0"/>
              <w:marRight w:val="0"/>
              <w:marTop w:val="0"/>
              <w:marBottom w:val="0"/>
              <w:divBdr>
                <w:top w:val="none" w:sz="0" w:space="0" w:color="auto"/>
                <w:left w:val="none" w:sz="0" w:space="0" w:color="auto"/>
                <w:bottom w:val="none" w:sz="0" w:space="0" w:color="auto"/>
                <w:right w:val="none" w:sz="0" w:space="0" w:color="auto"/>
              </w:divBdr>
              <w:divsChild>
                <w:div w:id="2017996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78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59">
              <w:marLeft w:val="0"/>
              <w:marRight w:val="0"/>
              <w:marTop w:val="0"/>
              <w:marBottom w:val="0"/>
              <w:divBdr>
                <w:top w:val="none" w:sz="0" w:space="0" w:color="auto"/>
                <w:left w:val="none" w:sz="0" w:space="0" w:color="auto"/>
                <w:bottom w:val="none" w:sz="0" w:space="0" w:color="auto"/>
                <w:right w:val="none" w:sz="0" w:space="0" w:color="auto"/>
              </w:divBdr>
              <w:divsChild>
                <w:div w:id="20179570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642">
              <w:marLeft w:val="75"/>
              <w:marRight w:val="75"/>
              <w:marTop w:val="75"/>
              <w:marBottom w:val="0"/>
              <w:divBdr>
                <w:top w:val="none" w:sz="0" w:space="0" w:color="auto"/>
                <w:left w:val="none" w:sz="0" w:space="0" w:color="auto"/>
                <w:bottom w:val="none" w:sz="0" w:space="0" w:color="auto"/>
                <w:right w:val="none" w:sz="0" w:space="0" w:color="auto"/>
              </w:divBdr>
              <w:divsChild>
                <w:div w:id="201795952">
                  <w:marLeft w:val="0"/>
                  <w:marRight w:val="0"/>
                  <w:marTop w:val="60"/>
                  <w:marBottom w:val="30"/>
                  <w:divBdr>
                    <w:top w:val="none" w:sz="0" w:space="0" w:color="auto"/>
                    <w:left w:val="none" w:sz="0" w:space="0" w:color="auto"/>
                    <w:bottom w:val="none" w:sz="0" w:space="0" w:color="auto"/>
                    <w:right w:val="none" w:sz="0" w:space="0" w:color="auto"/>
                  </w:divBdr>
                </w:div>
                <w:div w:id="201797571">
                  <w:marLeft w:val="0"/>
                  <w:marRight w:val="0"/>
                  <w:marTop w:val="60"/>
                  <w:marBottom w:val="30"/>
                  <w:divBdr>
                    <w:top w:val="none" w:sz="0" w:space="0" w:color="auto"/>
                    <w:left w:val="none" w:sz="0" w:space="0" w:color="auto"/>
                    <w:bottom w:val="none" w:sz="0" w:space="0" w:color="auto"/>
                    <w:right w:val="none" w:sz="0" w:space="0" w:color="auto"/>
                  </w:divBdr>
                </w:div>
                <w:div w:id="20179992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14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10">
              <w:marLeft w:val="0"/>
              <w:marRight w:val="0"/>
              <w:marTop w:val="0"/>
              <w:marBottom w:val="0"/>
              <w:divBdr>
                <w:top w:val="none" w:sz="0" w:space="0" w:color="auto"/>
                <w:left w:val="none" w:sz="0" w:space="0" w:color="auto"/>
                <w:bottom w:val="none" w:sz="0" w:space="0" w:color="auto"/>
                <w:right w:val="none" w:sz="0" w:space="0" w:color="auto"/>
              </w:divBdr>
              <w:divsChild>
                <w:div w:id="2017966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363">
              <w:marLeft w:val="75"/>
              <w:marRight w:val="75"/>
              <w:marTop w:val="75"/>
              <w:marBottom w:val="0"/>
              <w:divBdr>
                <w:top w:val="none" w:sz="0" w:space="0" w:color="auto"/>
                <w:left w:val="none" w:sz="0" w:space="0" w:color="auto"/>
                <w:bottom w:val="none" w:sz="0" w:space="0" w:color="auto"/>
                <w:right w:val="none" w:sz="0" w:space="0" w:color="auto"/>
              </w:divBdr>
              <w:divsChild>
                <w:div w:id="201796149">
                  <w:marLeft w:val="0"/>
                  <w:marRight w:val="0"/>
                  <w:marTop w:val="60"/>
                  <w:marBottom w:val="30"/>
                  <w:divBdr>
                    <w:top w:val="none" w:sz="0" w:space="0" w:color="auto"/>
                    <w:left w:val="none" w:sz="0" w:space="0" w:color="auto"/>
                    <w:bottom w:val="none" w:sz="0" w:space="0" w:color="auto"/>
                    <w:right w:val="none" w:sz="0" w:space="0" w:color="auto"/>
                  </w:divBdr>
                </w:div>
                <w:div w:id="201799708">
                  <w:marLeft w:val="0"/>
                  <w:marRight w:val="0"/>
                  <w:marTop w:val="60"/>
                  <w:marBottom w:val="30"/>
                  <w:divBdr>
                    <w:top w:val="none" w:sz="0" w:space="0" w:color="auto"/>
                    <w:left w:val="none" w:sz="0" w:space="0" w:color="auto"/>
                    <w:bottom w:val="none" w:sz="0" w:space="0" w:color="auto"/>
                    <w:right w:val="none" w:sz="0" w:space="0" w:color="auto"/>
                  </w:divBdr>
                </w:div>
                <w:div w:id="20180171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29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82">
              <w:marLeft w:val="75"/>
              <w:marRight w:val="75"/>
              <w:marTop w:val="75"/>
              <w:marBottom w:val="0"/>
              <w:divBdr>
                <w:top w:val="none" w:sz="0" w:space="0" w:color="auto"/>
                <w:left w:val="none" w:sz="0" w:space="0" w:color="auto"/>
                <w:bottom w:val="none" w:sz="0" w:space="0" w:color="auto"/>
                <w:right w:val="none" w:sz="0" w:space="0" w:color="auto"/>
              </w:divBdr>
              <w:divsChild>
                <w:div w:id="201796137">
                  <w:marLeft w:val="0"/>
                  <w:marRight w:val="0"/>
                  <w:marTop w:val="60"/>
                  <w:marBottom w:val="30"/>
                  <w:divBdr>
                    <w:top w:val="none" w:sz="0" w:space="0" w:color="auto"/>
                    <w:left w:val="none" w:sz="0" w:space="0" w:color="auto"/>
                    <w:bottom w:val="none" w:sz="0" w:space="0" w:color="auto"/>
                    <w:right w:val="none" w:sz="0" w:space="0" w:color="auto"/>
                  </w:divBdr>
                </w:div>
                <w:div w:id="201797401">
                  <w:marLeft w:val="0"/>
                  <w:marRight w:val="0"/>
                  <w:marTop w:val="60"/>
                  <w:marBottom w:val="30"/>
                  <w:divBdr>
                    <w:top w:val="none" w:sz="0" w:space="0" w:color="auto"/>
                    <w:left w:val="none" w:sz="0" w:space="0" w:color="auto"/>
                    <w:bottom w:val="none" w:sz="0" w:space="0" w:color="auto"/>
                    <w:right w:val="none" w:sz="0" w:space="0" w:color="auto"/>
                  </w:divBdr>
                </w:div>
                <w:div w:id="20179911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79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71">
              <w:marLeft w:val="0"/>
              <w:marRight w:val="0"/>
              <w:marTop w:val="0"/>
              <w:marBottom w:val="0"/>
              <w:divBdr>
                <w:top w:val="none" w:sz="0" w:space="0" w:color="auto"/>
                <w:left w:val="none" w:sz="0" w:space="0" w:color="auto"/>
                <w:bottom w:val="none" w:sz="0" w:space="0" w:color="auto"/>
                <w:right w:val="none" w:sz="0" w:space="0" w:color="auto"/>
              </w:divBdr>
              <w:divsChild>
                <w:div w:id="2017970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432">
              <w:marLeft w:val="75"/>
              <w:marRight w:val="75"/>
              <w:marTop w:val="75"/>
              <w:marBottom w:val="0"/>
              <w:divBdr>
                <w:top w:val="none" w:sz="0" w:space="0" w:color="auto"/>
                <w:left w:val="none" w:sz="0" w:space="0" w:color="auto"/>
                <w:bottom w:val="none" w:sz="0" w:space="0" w:color="auto"/>
                <w:right w:val="none" w:sz="0" w:space="0" w:color="auto"/>
              </w:divBdr>
              <w:divsChild>
                <w:div w:id="201798154">
                  <w:marLeft w:val="0"/>
                  <w:marRight w:val="0"/>
                  <w:marTop w:val="60"/>
                  <w:marBottom w:val="30"/>
                  <w:divBdr>
                    <w:top w:val="none" w:sz="0" w:space="0" w:color="auto"/>
                    <w:left w:val="none" w:sz="0" w:space="0" w:color="auto"/>
                    <w:bottom w:val="none" w:sz="0" w:space="0" w:color="auto"/>
                    <w:right w:val="none" w:sz="0" w:space="0" w:color="auto"/>
                  </w:divBdr>
                </w:div>
                <w:div w:id="201800974">
                  <w:marLeft w:val="0"/>
                  <w:marRight w:val="0"/>
                  <w:marTop w:val="60"/>
                  <w:marBottom w:val="30"/>
                  <w:divBdr>
                    <w:top w:val="none" w:sz="0" w:space="0" w:color="auto"/>
                    <w:left w:val="none" w:sz="0" w:space="0" w:color="auto"/>
                    <w:bottom w:val="none" w:sz="0" w:space="0" w:color="auto"/>
                    <w:right w:val="none" w:sz="0" w:space="0" w:color="auto"/>
                  </w:divBdr>
                </w:div>
                <w:div w:id="20180308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8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74">
              <w:marLeft w:val="75"/>
              <w:marRight w:val="75"/>
              <w:marTop w:val="75"/>
              <w:marBottom w:val="0"/>
              <w:divBdr>
                <w:top w:val="none" w:sz="0" w:space="0" w:color="auto"/>
                <w:left w:val="none" w:sz="0" w:space="0" w:color="auto"/>
                <w:bottom w:val="none" w:sz="0" w:space="0" w:color="auto"/>
                <w:right w:val="none" w:sz="0" w:space="0" w:color="auto"/>
              </w:divBdr>
              <w:divsChild>
                <w:div w:id="201795313">
                  <w:marLeft w:val="0"/>
                  <w:marRight w:val="0"/>
                  <w:marTop w:val="60"/>
                  <w:marBottom w:val="30"/>
                  <w:divBdr>
                    <w:top w:val="none" w:sz="0" w:space="0" w:color="auto"/>
                    <w:left w:val="none" w:sz="0" w:space="0" w:color="auto"/>
                    <w:bottom w:val="none" w:sz="0" w:space="0" w:color="auto"/>
                    <w:right w:val="none" w:sz="0" w:space="0" w:color="auto"/>
                  </w:divBdr>
                </w:div>
                <w:div w:id="201796275">
                  <w:marLeft w:val="0"/>
                  <w:marRight w:val="0"/>
                  <w:marTop w:val="60"/>
                  <w:marBottom w:val="30"/>
                  <w:divBdr>
                    <w:top w:val="none" w:sz="0" w:space="0" w:color="auto"/>
                    <w:left w:val="none" w:sz="0" w:space="0" w:color="auto"/>
                    <w:bottom w:val="none" w:sz="0" w:space="0" w:color="auto"/>
                    <w:right w:val="none" w:sz="0" w:space="0" w:color="auto"/>
                  </w:divBdr>
                </w:div>
                <w:div w:id="201803138">
                  <w:marLeft w:val="0"/>
                  <w:marRight w:val="0"/>
                  <w:marTop w:val="60"/>
                  <w:marBottom w:val="30"/>
                  <w:divBdr>
                    <w:top w:val="none" w:sz="0" w:space="0" w:color="auto"/>
                    <w:left w:val="none" w:sz="0" w:space="0" w:color="auto"/>
                    <w:bottom w:val="none" w:sz="0" w:space="0" w:color="auto"/>
                    <w:right w:val="none" w:sz="0" w:space="0" w:color="auto"/>
                  </w:divBdr>
                </w:div>
              </w:divsChild>
            </w:div>
            <w:div w:id="201802203">
              <w:marLeft w:val="0"/>
              <w:marRight w:val="0"/>
              <w:marTop w:val="0"/>
              <w:marBottom w:val="0"/>
              <w:divBdr>
                <w:top w:val="none" w:sz="0" w:space="0" w:color="auto"/>
                <w:left w:val="none" w:sz="0" w:space="0" w:color="auto"/>
                <w:bottom w:val="none" w:sz="0" w:space="0" w:color="auto"/>
                <w:right w:val="none" w:sz="0" w:space="0" w:color="auto"/>
              </w:divBdr>
              <w:divsChild>
                <w:div w:id="20179762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95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63">
              <w:marLeft w:val="75"/>
              <w:marRight w:val="75"/>
              <w:marTop w:val="75"/>
              <w:marBottom w:val="0"/>
              <w:divBdr>
                <w:top w:val="none" w:sz="0" w:space="0" w:color="auto"/>
                <w:left w:val="none" w:sz="0" w:space="0" w:color="auto"/>
                <w:bottom w:val="none" w:sz="0" w:space="0" w:color="auto"/>
                <w:right w:val="none" w:sz="0" w:space="0" w:color="auto"/>
              </w:divBdr>
              <w:divsChild>
                <w:div w:id="201798838">
                  <w:marLeft w:val="0"/>
                  <w:marRight w:val="0"/>
                  <w:marTop w:val="60"/>
                  <w:marBottom w:val="30"/>
                  <w:divBdr>
                    <w:top w:val="none" w:sz="0" w:space="0" w:color="auto"/>
                    <w:left w:val="none" w:sz="0" w:space="0" w:color="auto"/>
                    <w:bottom w:val="none" w:sz="0" w:space="0" w:color="auto"/>
                    <w:right w:val="none" w:sz="0" w:space="0" w:color="auto"/>
                  </w:divBdr>
                </w:div>
                <w:div w:id="201798882">
                  <w:marLeft w:val="0"/>
                  <w:marRight w:val="0"/>
                  <w:marTop w:val="60"/>
                  <w:marBottom w:val="30"/>
                  <w:divBdr>
                    <w:top w:val="none" w:sz="0" w:space="0" w:color="auto"/>
                    <w:left w:val="none" w:sz="0" w:space="0" w:color="auto"/>
                    <w:bottom w:val="none" w:sz="0" w:space="0" w:color="auto"/>
                    <w:right w:val="none" w:sz="0" w:space="0" w:color="auto"/>
                  </w:divBdr>
                </w:div>
                <w:div w:id="201802821">
                  <w:marLeft w:val="0"/>
                  <w:marRight w:val="0"/>
                  <w:marTop w:val="60"/>
                  <w:marBottom w:val="30"/>
                  <w:divBdr>
                    <w:top w:val="none" w:sz="0" w:space="0" w:color="auto"/>
                    <w:left w:val="none" w:sz="0" w:space="0" w:color="auto"/>
                    <w:bottom w:val="none" w:sz="0" w:space="0" w:color="auto"/>
                    <w:right w:val="none" w:sz="0" w:space="0" w:color="auto"/>
                  </w:divBdr>
                </w:div>
              </w:divsChild>
            </w:div>
            <w:div w:id="201798113">
              <w:marLeft w:val="0"/>
              <w:marRight w:val="0"/>
              <w:marTop w:val="0"/>
              <w:marBottom w:val="0"/>
              <w:divBdr>
                <w:top w:val="none" w:sz="0" w:space="0" w:color="auto"/>
                <w:left w:val="none" w:sz="0" w:space="0" w:color="auto"/>
                <w:bottom w:val="none" w:sz="0" w:space="0" w:color="auto"/>
                <w:right w:val="none" w:sz="0" w:space="0" w:color="auto"/>
              </w:divBdr>
              <w:divsChild>
                <w:div w:id="2017955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4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98">
              <w:marLeft w:val="75"/>
              <w:marRight w:val="75"/>
              <w:marTop w:val="75"/>
              <w:marBottom w:val="0"/>
              <w:divBdr>
                <w:top w:val="none" w:sz="0" w:space="0" w:color="auto"/>
                <w:left w:val="none" w:sz="0" w:space="0" w:color="auto"/>
                <w:bottom w:val="none" w:sz="0" w:space="0" w:color="auto"/>
                <w:right w:val="none" w:sz="0" w:space="0" w:color="auto"/>
              </w:divBdr>
              <w:divsChild>
                <w:div w:id="201800771">
                  <w:marLeft w:val="0"/>
                  <w:marRight w:val="0"/>
                  <w:marTop w:val="60"/>
                  <w:marBottom w:val="30"/>
                  <w:divBdr>
                    <w:top w:val="none" w:sz="0" w:space="0" w:color="auto"/>
                    <w:left w:val="none" w:sz="0" w:space="0" w:color="auto"/>
                    <w:bottom w:val="none" w:sz="0" w:space="0" w:color="auto"/>
                    <w:right w:val="none" w:sz="0" w:space="0" w:color="auto"/>
                  </w:divBdr>
                </w:div>
                <w:div w:id="201801508">
                  <w:marLeft w:val="0"/>
                  <w:marRight w:val="0"/>
                  <w:marTop w:val="60"/>
                  <w:marBottom w:val="30"/>
                  <w:divBdr>
                    <w:top w:val="none" w:sz="0" w:space="0" w:color="auto"/>
                    <w:left w:val="none" w:sz="0" w:space="0" w:color="auto"/>
                    <w:bottom w:val="none" w:sz="0" w:space="0" w:color="auto"/>
                    <w:right w:val="none" w:sz="0" w:space="0" w:color="auto"/>
                  </w:divBdr>
                </w:div>
                <w:div w:id="201802265">
                  <w:marLeft w:val="0"/>
                  <w:marRight w:val="0"/>
                  <w:marTop w:val="60"/>
                  <w:marBottom w:val="30"/>
                  <w:divBdr>
                    <w:top w:val="none" w:sz="0" w:space="0" w:color="auto"/>
                    <w:left w:val="none" w:sz="0" w:space="0" w:color="auto"/>
                    <w:bottom w:val="none" w:sz="0" w:space="0" w:color="auto"/>
                    <w:right w:val="none" w:sz="0" w:space="0" w:color="auto"/>
                  </w:divBdr>
                </w:div>
              </w:divsChild>
            </w:div>
            <w:div w:id="201798450">
              <w:marLeft w:val="0"/>
              <w:marRight w:val="0"/>
              <w:marTop w:val="0"/>
              <w:marBottom w:val="0"/>
              <w:divBdr>
                <w:top w:val="none" w:sz="0" w:space="0" w:color="auto"/>
                <w:left w:val="none" w:sz="0" w:space="0" w:color="auto"/>
                <w:bottom w:val="none" w:sz="0" w:space="0" w:color="auto"/>
                <w:right w:val="none" w:sz="0" w:space="0" w:color="auto"/>
              </w:divBdr>
              <w:divsChild>
                <w:div w:id="2018025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6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90">
              <w:marLeft w:val="0"/>
              <w:marRight w:val="0"/>
              <w:marTop w:val="0"/>
              <w:marBottom w:val="0"/>
              <w:divBdr>
                <w:top w:val="none" w:sz="0" w:space="0" w:color="auto"/>
                <w:left w:val="none" w:sz="0" w:space="0" w:color="auto"/>
                <w:bottom w:val="none" w:sz="0" w:space="0" w:color="auto"/>
                <w:right w:val="none" w:sz="0" w:space="0" w:color="auto"/>
              </w:divBdr>
              <w:divsChild>
                <w:div w:id="20180162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062">
              <w:marLeft w:val="75"/>
              <w:marRight w:val="75"/>
              <w:marTop w:val="75"/>
              <w:marBottom w:val="0"/>
              <w:divBdr>
                <w:top w:val="none" w:sz="0" w:space="0" w:color="auto"/>
                <w:left w:val="none" w:sz="0" w:space="0" w:color="auto"/>
                <w:bottom w:val="none" w:sz="0" w:space="0" w:color="auto"/>
                <w:right w:val="none" w:sz="0" w:space="0" w:color="auto"/>
              </w:divBdr>
              <w:divsChild>
                <w:div w:id="201799827">
                  <w:marLeft w:val="0"/>
                  <w:marRight w:val="0"/>
                  <w:marTop w:val="60"/>
                  <w:marBottom w:val="30"/>
                  <w:divBdr>
                    <w:top w:val="none" w:sz="0" w:space="0" w:color="auto"/>
                    <w:left w:val="none" w:sz="0" w:space="0" w:color="auto"/>
                    <w:bottom w:val="none" w:sz="0" w:space="0" w:color="auto"/>
                    <w:right w:val="none" w:sz="0" w:space="0" w:color="auto"/>
                  </w:divBdr>
                </w:div>
                <w:div w:id="201799935">
                  <w:marLeft w:val="0"/>
                  <w:marRight w:val="0"/>
                  <w:marTop w:val="60"/>
                  <w:marBottom w:val="30"/>
                  <w:divBdr>
                    <w:top w:val="none" w:sz="0" w:space="0" w:color="auto"/>
                    <w:left w:val="none" w:sz="0" w:space="0" w:color="auto"/>
                    <w:bottom w:val="none" w:sz="0" w:space="0" w:color="auto"/>
                    <w:right w:val="none" w:sz="0" w:space="0" w:color="auto"/>
                  </w:divBdr>
                </w:div>
                <w:div w:id="20180272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09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16">
              <w:marLeft w:val="0"/>
              <w:marRight w:val="0"/>
              <w:marTop w:val="0"/>
              <w:marBottom w:val="0"/>
              <w:divBdr>
                <w:top w:val="none" w:sz="0" w:space="0" w:color="auto"/>
                <w:left w:val="none" w:sz="0" w:space="0" w:color="auto"/>
                <w:bottom w:val="none" w:sz="0" w:space="0" w:color="auto"/>
                <w:right w:val="none" w:sz="0" w:space="0" w:color="auto"/>
              </w:divBdr>
              <w:divsChild>
                <w:div w:id="20180192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87">
              <w:marLeft w:val="75"/>
              <w:marRight w:val="75"/>
              <w:marTop w:val="75"/>
              <w:marBottom w:val="0"/>
              <w:divBdr>
                <w:top w:val="none" w:sz="0" w:space="0" w:color="auto"/>
                <w:left w:val="none" w:sz="0" w:space="0" w:color="auto"/>
                <w:bottom w:val="none" w:sz="0" w:space="0" w:color="auto"/>
                <w:right w:val="none" w:sz="0" w:space="0" w:color="auto"/>
              </w:divBdr>
              <w:divsChild>
                <w:div w:id="201798410">
                  <w:marLeft w:val="0"/>
                  <w:marRight w:val="0"/>
                  <w:marTop w:val="60"/>
                  <w:marBottom w:val="30"/>
                  <w:divBdr>
                    <w:top w:val="none" w:sz="0" w:space="0" w:color="auto"/>
                    <w:left w:val="none" w:sz="0" w:space="0" w:color="auto"/>
                    <w:bottom w:val="none" w:sz="0" w:space="0" w:color="auto"/>
                    <w:right w:val="none" w:sz="0" w:space="0" w:color="auto"/>
                  </w:divBdr>
                </w:div>
                <w:div w:id="201800222">
                  <w:marLeft w:val="0"/>
                  <w:marRight w:val="0"/>
                  <w:marTop w:val="60"/>
                  <w:marBottom w:val="30"/>
                  <w:divBdr>
                    <w:top w:val="none" w:sz="0" w:space="0" w:color="auto"/>
                    <w:left w:val="none" w:sz="0" w:space="0" w:color="auto"/>
                    <w:bottom w:val="none" w:sz="0" w:space="0" w:color="auto"/>
                    <w:right w:val="none" w:sz="0" w:space="0" w:color="auto"/>
                  </w:divBdr>
                </w:div>
                <w:div w:id="20180085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0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18">
              <w:marLeft w:val="0"/>
              <w:marRight w:val="0"/>
              <w:marTop w:val="0"/>
              <w:marBottom w:val="0"/>
              <w:divBdr>
                <w:top w:val="none" w:sz="0" w:space="0" w:color="auto"/>
                <w:left w:val="none" w:sz="0" w:space="0" w:color="auto"/>
                <w:bottom w:val="none" w:sz="0" w:space="0" w:color="auto"/>
                <w:right w:val="none" w:sz="0" w:space="0" w:color="auto"/>
              </w:divBdr>
              <w:divsChild>
                <w:div w:id="20179921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422">
              <w:marLeft w:val="75"/>
              <w:marRight w:val="75"/>
              <w:marTop w:val="75"/>
              <w:marBottom w:val="0"/>
              <w:divBdr>
                <w:top w:val="none" w:sz="0" w:space="0" w:color="auto"/>
                <w:left w:val="none" w:sz="0" w:space="0" w:color="auto"/>
                <w:bottom w:val="none" w:sz="0" w:space="0" w:color="auto"/>
                <w:right w:val="none" w:sz="0" w:space="0" w:color="auto"/>
              </w:divBdr>
              <w:divsChild>
                <w:div w:id="201795224">
                  <w:marLeft w:val="0"/>
                  <w:marRight w:val="0"/>
                  <w:marTop w:val="60"/>
                  <w:marBottom w:val="30"/>
                  <w:divBdr>
                    <w:top w:val="none" w:sz="0" w:space="0" w:color="auto"/>
                    <w:left w:val="none" w:sz="0" w:space="0" w:color="auto"/>
                    <w:bottom w:val="none" w:sz="0" w:space="0" w:color="auto"/>
                    <w:right w:val="none" w:sz="0" w:space="0" w:color="auto"/>
                  </w:divBdr>
                </w:div>
                <w:div w:id="201799905">
                  <w:marLeft w:val="0"/>
                  <w:marRight w:val="0"/>
                  <w:marTop w:val="60"/>
                  <w:marBottom w:val="30"/>
                  <w:divBdr>
                    <w:top w:val="none" w:sz="0" w:space="0" w:color="auto"/>
                    <w:left w:val="none" w:sz="0" w:space="0" w:color="auto"/>
                    <w:bottom w:val="none" w:sz="0" w:space="0" w:color="auto"/>
                    <w:right w:val="none" w:sz="0" w:space="0" w:color="auto"/>
                  </w:divBdr>
                </w:div>
                <w:div w:id="20180230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193">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94">
              <w:marLeft w:val="0"/>
              <w:marRight w:val="0"/>
              <w:marTop w:val="0"/>
              <w:marBottom w:val="0"/>
              <w:divBdr>
                <w:top w:val="none" w:sz="0" w:space="0" w:color="auto"/>
                <w:left w:val="none" w:sz="0" w:space="0" w:color="auto"/>
                <w:bottom w:val="none" w:sz="0" w:space="0" w:color="auto"/>
                <w:right w:val="none" w:sz="0" w:space="0" w:color="auto"/>
              </w:divBdr>
              <w:divsChild>
                <w:div w:id="2018014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821">
              <w:marLeft w:val="75"/>
              <w:marRight w:val="75"/>
              <w:marTop w:val="75"/>
              <w:marBottom w:val="0"/>
              <w:divBdr>
                <w:top w:val="none" w:sz="0" w:space="0" w:color="auto"/>
                <w:left w:val="none" w:sz="0" w:space="0" w:color="auto"/>
                <w:bottom w:val="none" w:sz="0" w:space="0" w:color="auto"/>
                <w:right w:val="none" w:sz="0" w:space="0" w:color="auto"/>
              </w:divBdr>
              <w:divsChild>
                <w:div w:id="201797242">
                  <w:marLeft w:val="0"/>
                  <w:marRight w:val="0"/>
                  <w:marTop w:val="60"/>
                  <w:marBottom w:val="30"/>
                  <w:divBdr>
                    <w:top w:val="none" w:sz="0" w:space="0" w:color="auto"/>
                    <w:left w:val="none" w:sz="0" w:space="0" w:color="auto"/>
                    <w:bottom w:val="none" w:sz="0" w:space="0" w:color="auto"/>
                    <w:right w:val="none" w:sz="0" w:space="0" w:color="auto"/>
                  </w:divBdr>
                </w:div>
                <w:div w:id="201798118">
                  <w:marLeft w:val="0"/>
                  <w:marRight w:val="0"/>
                  <w:marTop w:val="60"/>
                  <w:marBottom w:val="30"/>
                  <w:divBdr>
                    <w:top w:val="none" w:sz="0" w:space="0" w:color="auto"/>
                    <w:left w:val="none" w:sz="0" w:space="0" w:color="auto"/>
                    <w:bottom w:val="none" w:sz="0" w:space="0" w:color="auto"/>
                    <w:right w:val="none" w:sz="0" w:space="0" w:color="auto"/>
                  </w:divBdr>
                </w:div>
                <w:div w:id="20179814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6989">
      <w:marLeft w:val="0"/>
      <w:marRight w:val="0"/>
      <w:marTop w:val="0"/>
      <w:marBottom w:val="0"/>
      <w:divBdr>
        <w:top w:val="none" w:sz="0" w:space="0" w:color="auto"/>
        <w:left w:val="none" w:sz="0" w:space="0" w:color="auto"/>
        <w:bottom w:val="none" w:sz="0" w:space="0" w:color="auto"/>
        <w:right w:val="none" w:sz="0" w:space="0" w:color="auto"/>
      </w:divBdr>
      <w:divsChild>
        <w:div w:id="201797349">
          <w:marLeft w:val="75"/>
          <w:marRight w:val="75"/>
          <w:marTop w:val="75"/>
          <w:marBottom w:val="0"/>
          <w:divBdr>
            <w:top w:val="none" w:sz="0" w:space="0" w:color="auto"/>
            <w:left w:val="none" w:sz="0" w:space="0" w:color="auto"/>
            <w:bottom w:val="none" w:sz="0" w:space="0" w:color="auto"/>
            <w:right w:val="none" w:sz="0" w:space="0" w:color="auto"/>
          </w:divBdr>
          <w:divsChild>
            <w:div w:id="201796984">
              <w:marLeft w:val="0"/>
              <w:marRight w:val="0"/>
              <w:marTop w:val="60"/>
              <w:marBottom w:val="30"/>
              <w:divBdr>
                <w:top w:val="none" w:sz="0" w:space="0" w:color="auto"/>
                <w:left w:val="none" w:sz="0" w:space="0" w:color="auto"/>
                <w:bottom w:val="none" w:sz="0" w:space="0" w:color="auto"/>
                <w:right w:val="none" w:sz="0" w:space="0" w:color="auto"/>
              </w:divBdr>
            </w:div>
            <w:div w:id="201801977">
              <w:marLeft w:val="0"/>
              <w:marRight w:val="0"/>
              <w:marTop w:val="60"/>
              <w:marBottom w:val="30"/>
              <w:divBdr>
                <w:top w:val="none" w:sz="0" w:space="0" w:color="auto"/>
                <w:left w:val="none" w:sz="0" w:space="0" w:color="auto"/>
                <w:bottom w:val="none" w:sz="0" w:space="0" w:color="auto"/>
                <w:right w:val="none" w:sz="0" w:space="0" w:color="auto"/>
              </w:divBdr>
            </w:div>
            <w:div w:id="20180314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000">
      <w:marLeft w:val="0"/>
      <w:marRight w:val="0"/>
      <w:marTop w:val="0"/>
      <w:marBottom w:val="0"/>
      <w:divBdr>
        <w:top w:val="none" w:sz="0" w:space="0" w:color="auto"/>
        <w:left w:val="none" w:sz="0" w:space="0" w:color="auto"/>
        <w:bottom w:val="none" w:sz="0" w:space="0" w:color="auto"/>
        <w:right w:val="none" w:sz="0" w:space="0" w:color="auto"/>
      </w:divBdr>
      <w:divsChild>
        <w:div w:id="201797725">
          <w:marLeft w:val="75"/>
          <w:marRight w:val="75"/>
          <w:marTop w:val="75"/>
          <w:marBottom w:val="0"/>
          <w:divBdr>
            <w:top w:val="none" w:sz="0" w:space="0" w:color="auto"/>
            <w:left w:val="none" w:sz="0" w:space="0" w:color="auto"/>
            <w:bottom w:val="none" w:sz="0" w:space="0" w:color="auto"/>
            <w:right w:val="none" w:sz="0" w:space="0" w:color="auto"/>
          </w:divBdr>
          <w:divsChild>
            <w:div w:id="201798306">
              <w:marLeft w:val="0"/>
              <w:marRight w:val="0"/>
              <w:marTop w:val="60"/>
              <w:marBottom w:val="30"/>
              <w:divBdr>
                <w:top w:val="none" w:sz="0" w:space="0" w:color="auto"/>
                <w:left w:val="none" w:sz="0" w:space="0" w:color="auto"/>
                <w:bottom w:val="none" w:sz="0" w:space="0" w:color="auto"/>
                <w:right w:val="none" w:sz="0" w:space="0" w:color="auto"/>
              </w:divBdr>
            </w:div>
            <w:div w:id="201798732">
              <w:marLeft w:val="0"/>
              <w:marRight w:val="0"/>
              <w:marTop w:val="60"/>
              <w:marBottom w:val="30"/>
              <w:divBdr>
                <w:top w:val="none" w:sz="0" w:space="0" w:color="auto"/>
                <w:left w:val="none" w:sz="0" w:space="0" w:color="auto"/>
                <w:bottom w:val="none" w:sz="0" w:space="0" w:color="auto"/>
                <w:right w:val="none" w:sz="0" w:space="0" w:color="auto"/>
              </w:divBdr>
            </w:div>
            <w:div w:id="20180144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040">
      <w:marLeft w:val="0"/>
      <w:marRight w:val="0"/>
      <w:marTop w:val="0"/>
      <w:marBottom w:val="0"/>
      <w:divBdr>
        <w:top w:val="none" w:sz="0" w:space="0" w:color="auto"/>
        <w:left w:val="none" w:sz="0" w:space="0" w:color="auto"/>
        <w:bottom w:val="none" w:sz="0" w:space="0" w:color="auto"/>
        <w:right w:val="none" w:sz="0" w:space="0" w:color="auto"/>
      </w:divBdr>
      <w:divsChild>
        <w:div w:id="201802362">
          <w:marLeft w:val="75"/>
          <w:marRight w:val="75"/>
          <w:marTop w:val="75"/>
          <w:marBottom w:val="0"/>
          <w:divBdr>
            <w:top w:val="none" w:sz="0" w:space="0" w:color="auto"/>
            <w:left w:val="none" w:sz="0" w:space="0" w:color="auto"/>
            <w:bottom w:val="none" w:sz="0" w:space="0" w:color="auto"/>
            <w:right w:val="none" w:sz="0" w:space="0" w:color="auto"/>
          </w:divBdr>
          <w:divsChild>
            <w:div w:id="201796158">
              <w:marLeft w:val="0"/>
              <w:marRight w:val="0"/>
              <w:marTop w:val="60"/>
              <w:marBottom w:val="30"/>
              <w:divBdr>
                <w:top w:val="none" w:sz="0" w:space="0" w:color="auto"/>
                <w:left w:val="none" w:sz="0" w:space="0" w:color="auto"/>
                <w:bottom w:val="none" w:sz="0" w:space="0" w:color="auto"/>
                <w:right w:val="none" w:sz="0" w:space="0" w:color="auto"/>
              </w:divBdr>
            </w:div>
            <w:div w:id="201800479">
              <w:marLeft w:val="0"/>
              <w:marRight w:val="0"/>
              <w:marTop w:val="60"/>
              <w:marBottom w:val="30"/>
              <w:divBdr>
                <w:top w:val="none" w:sz="0" w:space="0" w:color="auto"/>
                <w:left w:val="none" w:sz="0" w:space="0" w:color="auto"/>
                <w:bottom w:val="none" w:sz="0" w:space="0" w:color="auto"/>
                <w:right w:val="none" w:sz="0" w:space="0" w:color="auto"/>
              </w:divBdr>
            </w:div>
            <w:div w:id="20180173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118">
      <w:marLeft w:val="0"/>
      <w:marRight w:val="0"/>
      <w:marTop w:val="0"/>
      <w:marBottom w:val="0"/>
      <w:divBdr>
        <w:top w:val="none" w:sz="0" w:space="0" w:color="auto"/>
        <w:left w:val="none" w:sz="0" w:space="0" w:color="auto"/>
        <w:bottom w:val="none" w:sz="0" w:space="0" w:color="auto"/>
        <w:right w:val="none" w:sz="0" w:space="0" w:color="auto"/>
      </w:divBdr>
      <w:divsChild>
        <w:div w:id="201797317">
          <w:marLeft w:val="75"/>
          <w:marRight w:val="75"/>
          <w:marTop w:val="75"/>
          <w:marBottom w:val="0"/>
          <w:divBdr>
            <w:top w:val="none" w:sz="0" w:space="0" w:color="auto"/>
            <w:left w:val="none" w:sz="0" w:space="0" w:color="auto"/>
            <w:bottom w:val="none" w:sz="0" w:space="0" w:color="auto"/>
            <w:right w:val="none" w:sz="0" w:space="0" w:color="auto"/>
          </w:divBdr>
          <w:divsChild>
            <w:div w:id="201796685">
              <w:marLeft w:val="0"/>
              <w:marRight w:val="0"/>
              <w:marTop w:val="60"/>
              <w:marBottom w:val="30"/>
              <w:divBdr>
                <w:top w:val="none" w:sz="0" w:space="0" w:color="auto"/>
                <w:left w:val="none" w:sz="0" w:space="0" w:color="auto"/>
                <w:bottom w:val="none" w:sz="0" w:space="0" w:color="auto"/>
                <w:right w:val="none" w:sz="0" w:space="0" w:color="auto"/>
              </w:divBdr>
            </w:div>
            <w:div w:id="201801299">
              <w:marLeft w:val="0"/>
              <w:marRight w:val="0"/>
              <w:marTop w:val="60"/>
              <w:marBottom w:val="30"/>
              <w:divBdr>
                <w:top w:val="none" w:sz="0" w:space="0" w:color="auto"/>
                <w:left w:val="none" w:sz="0" w:space="0" w:color="auto"/>
                <w:bottom w:val="none" w:sz="0" w:space="0" w:color="auto"/>
                <w:right w:val="none" w:sz="0" w:space="0" w:color="auto"/>
              </w:divBdr>
            </w:div>
            <w:div w:id="20180300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160">
      <w:marLeft w:val="0"/>
      <w:marRight w:val="0"/>
      <w:marTop w:val="0"/>
      <w:marBottom w:val="0"/>
      <w:divBdr>
        <w:top w:val="none" w:sz="0" w:space="0" w:color="auto"/>
        <w:left w:val="none" w:sz="0" w:space="0" w:color="auto"/>
        <w:bottom w:val="none" w:sz="0" w:space="0" w:color="auto"/>
        <w:right w:val="none" w:sz="0" w:space="0" w:color="auto"/>
      </w:divBdr>
      <w:divsChild>
        <w:div w:id="20179519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51">
              <w:marLeft w:val="75"/>
              <w:marRight w:val="75"/>
              <w:marTop w:val="75"/>
              <w:marBottom w:val="0"/>
              <w:divBdr>
                <w:top w:val="none" w:sz="0" w:space="0" w:color="auto"/>
                <w:left w:val="none" w:sz="0" w:space="0" w:color="auto"/>
                <w:bottom w:val="none" w:sz="0" w:space="0" w:color="auto"/>
                <w:right w:val="none" w:sz="0" w:space="0" w:color="auto"/>
              </w:divBdr>
              <w:divsChild>
                <w:div w:id="201798763">
                  <w:marLeft w:val="0"/>
                  <w:marRight w:val="0"/>
                  <w:marTop w:val="60"/>
                  <w:marBottom w:val="30"/>
                  <w:divBdr>
                    <w:top w:val="none" w:sz="0" w:space="0" w:color="auto"/>
                    <w:left w:val="none" w:sz="0" w:space="0" w:color="auto"/>
                    <w:bottom w:val="none" w:sz="0" w:space="0" w:color="auto"/>
                    <w:right w:val="none" w:sz="0" w:space="0" w:color="auto"/>
                  </w:divBdr>
                </w:div>
                <w:div w:id="201798939">
                  <w:marLeft w:val="0"/>
                  <w:marRight w:val="0"/>
                  <w:marTop w:val="60"/>
                  <w:marBottom w:val="30"/>
                  <w:divBdr>
                    <w:top w:val="none" w:sz="0" w:space="0" w:color="auto"/>
                    <w:left w:val="none" w:sz="0" w:space="0" w:color="auto"/>
                    <w:bottom w:val="none" w:sz="0" w:space="0" w:color="auto"/>
                    <w:right w:val="none" w:sz="0" w:space="0" w:color="auto"/>
                  </w:divBdr>
                </w:div>
                <w:div w:id="201801234">
                  <w:marLeft w:val="0"/>
                  <w:marRight w:val="0"/>
                  <w:marTop w:val="60"/>
                  <w:marBottom w:val="30"/>
                  <w:divBdr>
                    <w:top w:val="none" w:sz="0" w:space="0" w:color="auto"/>
                    <w:left w:val="none" w:sz="0" w:space="0" w:color="auto"/>
                    <w:bottom w:val="none" w:sz="0" w:space="0" w:color="auto"/>
                    <w:right w:val="none" w:sz="0" w:space="0" w:color="auto"/>
                  </w:divBdr>
                </w:div>
              </w:divsChild>
            </w:div>
            <w:div w:id="201800241">
              <w:marLeft w:val="0"/>
              <w:marRight w:val="0"/>
              <w:marTop w:val="0"/>
              <w:marBottom w:val="0"/>
              <w:divBdr>
                <w:top w:val="none" w:sz="0" w:space="0" w:color="auto"/>
                <w:left w:val="none" w:sz="0" w:space="0" w:color="auto"/>
                <w:bottom w:val="none" w:sz="0" w:space="0" w:color="auto"/>
                <w:right w:val="none" w:sz="0" w:space="0" w:color="auto"/>
              </w:divBdr>
              <w:divsChild>
                <w:div w:id="20179571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214">
          <w:marLeft w:val="0"/>
          <w:marRight w:val="0"/>
          <w:marTop w:val="75"/>
          <w:marBottom w:val="0"/>
          <w:divBdr>
            <w:top w:val="single" w:sz="6" w:space="4" w:color="A6C9E2"/>
            <w:left w:val="single" w:sz="6" w:space="4" w:color="A6C9E2"/>
            <w:bottom w:val="single" w:sz="6" w:space="4" w:color="A6C9E2"/>
            <w:right w:val="single" w:sz="6" w:space="4" w:color="A6C9E2"/>
          </w:divBdr>
          <w:divsChild>
            <w:div w:id="201802386">
              <w:marLeft w:val="75"/>
              <w:marRight w:val="75"/>
              <w:marTop w:val="75"/>
              <w:marBottom w:val="0"/>
              <w:divBdr>
                <w:top w:val="none" w:sz="0" w:space="0" w:color="auto"/>
                <w:left w:val="none" w:sz="0" w:space="0" w:color="auto"/>
                <w:bottom w:val="none" w:sz="0" w:space="0" w:color="auto"/>
                <w:right w:val="none" w:sz="0" w:space="0" w:color="auto"/>
              </w:divBdr>
              <w:divsChild>
                <w:div w:id="201800566">
                  <w:marLeft w:val="0"/>
                  <w:marRight w:val="0"/>
                  <w:marTop w:val="60"/>
                  <w:marBottom w:val="30"/>
                  <w:divBdr>
                    <w:top w:val="none" w:sz="0" w:space="0" w:color="auto"/>
                    <w:left w:val="none" w:sz="0" w:space="0" w:color="auto"/>
                    <w:bottom w:val="none" w:sz="0" w:space="0" w:color="auto"/>
                    <w:right w:val="none" w:sz="0" w:space="0" w:color="auto"/>
                  </w:divBdr>
                </w:div>
                <w:div w:id="201800649">
                  <w:marLeft w:val="0"/>
                  <w:marRight w:val="0"/>
                  <w:marTop w:val="60"/>
                  <w:marBottom w:val="30"/>
                  <w:divBdr>
                    <w:top w:val="none" w:sz="0" w:space="0" w:color="auto"/>
                    <w:left w:val="none" w:sz="0" w:space="0" w:color="auto"/>
                    <w:bottom w:val="none" w:sz="0" w:space="0" w:color="auto"/>
                    <w:right w:val="none" w:sz="0" w:space="0" w:color="auto"/>
                  </w:divBdr>
                </w:div>
                <w:div w:id="20180110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70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50">
              <w:marLeft w:val="75"/>
              <w:marRight w:val="75"/>
              <w:marTop w:val="75"/>
              <w:marBottom w:val="0"/>
              <w:divBdr>
                <w:top w:val="none" w:sz="0" w:space="0" w:color="auto"/>
                <w:left w:val="none" w:sz="0" w:space="0" w:color="auto"/>
                <w:bottom w:val="none" w:sz="0" w:space="0" w:color="auto"/>
                <w:right w:val="none" w:sz="0" w:space="0" w:color="auto"/>
              </w:divBdr>
              <w:divsChild>
                <w:div w:id="201797439">
                  <w:marLeft w:val="0"/>
                  <w:marRight w:val="0"/>
                  <w:marTop w:val="60"/>
                  <w:marBottom w:val="30"/>
                  <w:divBdr>
                    <w:top w:val="none" w:sz="0" w:space="0" w:color="auto"/>
                    <w:left w:val="none" w:sz="0" w:space="0" w:color="auto"/>
                    <w:bottom w:val="none" w:sz="0" w:space="0" w:color="auto"/>
                    <w:right w:val="none" w:sz="0" w:space="0" w:color="auto"/>
                  </w:divBdr>
                </w:div>
                <w:div w:id="201798011">
                  <w:marLeft w:val="0"/>
                  <w:marRight w:val="0"/>
                  <w:marTop w:val="60"/>
                  <w:marBottom w:val="30"/>
                  <w:divBdr>
                    <w:top w:val="none" w:sz="0" w:space="0" w:color="auto"/>
                    <w:left w:val="none" w:sz="0" w:space="0" w:color="auto"/>
                    <w:bottom w:val="none" w:sz="0" w:space="0" w:color="auto"/>
                    <w:right w:val="none" w:sz="0" w:space="0" w:color="auto"/>
                  </w:divBdr>
                </w:div>
                <w:div w:id="201803226">
                  <w:marLeft w:val="0"/>
                  <w:marRight w:val="0"/>
                  <w:marTop w:val="60"/>
                  <w:marBottom w:val="30"/>
                  <w:divBdr>
                    <w:top w:val="none" w:sz="0" w:space="0" w:color="auto"/>
                    <w:left w:val="none" w:sz="0" w:space="0" w:color="auto"/>
                    <w:bottom w:val="none" w:sz="0" w:space="0" w:color="auto"/>
                    <w:right w:val="none" w:sz="0" w:space="0" w:color="auto"/>
                  </w:divBdr>
                </w:div>
              </w:divsChild>
            </w:div>
            <w:div w:id="201799675">
              <w:marLeft w:val="0"/>
              <w:marRight w:val="0"/>
              <w:marTop w:val="0"/>
              <w:marBottom w:val="0"/>
              <w:divBdr>
                <w:top w:val="none" w:sz="0" w:space="0" w:color="auto"/>
                <w:left w:val="none" w:sz="0" w:space="0" w:color="auto"/>
                <w:bottom w:val="none" w:sz="0" w:space="0" w:color="auto"/>
                <w:right w:val="none" w:sz="0" w:space="0" w:color="auto"/>
              </w:divBdr>
              <w:divsChild>
                <w:div w:id="20180196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026">
          <w:marLeft w:val="0"/>
          <w:marRight w:val="0"/>
          <w:marTop w:val="75"/>
          <w:marBottom w:val="0"/>
          <w:divBdr>
            <w:top w:val="single" w:sz="6" w:space="4" w:color="A6C9E2"/>
            <w:left w:val="single" w:sz="6" w:space="4" w:color="A6C9E2"/>
            <w:bottom w:val="single" w:sz="6" w:space="4" w:color="A6C9E2"/>
            <w:right w:val="single" w:sz="6" w:space="4" w:color="A6C9E2"/>
          </w:divBdr>
          <w:divsChild>
            <w:div w:id="201801385">
              <w:marLeft w:val="0"/>
              <w:marRight w:val="0"/>
              <w:marTop w:val="0"/>
              <w:marBottom w:val="0"/>
              <w:divBdr>
                <w:top w:val="none" w:sz="0" w:space="0" w:color="auto"/>
                <w:left w:val="none" w:sz="0" w:space="0" w:color="auto"/>
                <w:bottom w:val="none" w:sz="0" w:space="0" w:color="auto"/>
                <w:right w:val="none" w:sz="0" w:space="0" w:color="auto"/>
              </w:divBdr>
              <w:divsChild>
                <w:div w:id="20180081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82">
              <w:marLeft w:val="75"/>
              <w:marRight w:val="75"/>
              <w:marTop w:val="75"/>
              <w:marBottom w:val="0"/>
              <w:divBdr>
                <w:top w:val="none" w:sz="0" w:space="0" w:color="auto"/>
                <w:left w:val="none" w:sz="0" w:space="0" w:color="auto"/>
                <w:bottom w:val="none" w:sz="0" w:space="0" w:color="auto"/>
                <w:right w:val="none" w:sz="0" w:space="0" w:color="auto"/>
              </w:divBdr>
              <w:divsChild>
                <w:div w:id="201795314">
                  <w:marLeft w:val="0"/>
                  <w:marRight w:val="0"/>
                  <w:marTop w:val="60"/>
                  <w:marBottom w:val="30"/>
                  <w:divBdr>
                    <w:top w:val="none" w:sz="0" w:space="0" w:color="auto"/>
                    <w:left w:val="none" w:sz="0" w:space="0" w:color="auto"/>
                    <w:bottom w:val="none" w:sz="0" w:space="0" w:color="auto"/>
                    <w:right w:val="none" w:sz="0" w:space="0" w:color="auto"/>
                  </w:divBdr>
                </w:div>
                <w:div w:id="201796162">
                  <w:marLeft w:val="0"/>
                  <w:marRight w:val="0"/>
                  <w:marTop w:val="60"/>
                  <w:marBottom w:val="30"/>
                  <w:divBdr>
                    <w:top w:val="none" w:sz="0" w:space="0" w:color="auto"/>
                    <w:left w:val="none" w:sz="0" w:space="0" w:color="auto"/>
                    <w:bottom w:val="none" w:sz="0" w:space="0" w:color="auto"/>
                    <w:right w:val="none" w:sz="0" w:space="0" w:color="auto"/>
                  </w:divBdr>
                </w:div>
                <w:div w:id="20180263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03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44">
              <w:marLeft w:val="0"/>
              <w:marRight w:val="0"/>
              <w:marTop w:val="0"/>
              <w:marBottom w:val="0"/>
              <w:divBdr>
                <w:top w:val="none" w:sz="0" w:space="0" w:color="auto"/>
                <w:left w:val="none" w:sz="0" w:space="0" w:color="auto"/>
                <w:bottom w:val="none" w:sz="0" w:space="0" w:color="auto"/>
                <w:right w:val="none" w:sz="0" w:space="0" w:color="auto"/>
              </w:divBdr>
              <w:divsChild>
                <w:div w:id="20179578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5355">
              <w:marLeft w:val="75"/>
              <w:marRight w:val="75"/>
              <w:marTop w:val="75"/>
              <w:marBottom w:val="0"/>
              <w:divBdr>
                <w:top w:val="none" w:sz="0" w:space="0" w:color="auto"/>
                <w:left w:val="none" w:sz="0" w:space="0" w:color="auto"/>
                <w:bottom w:val="none" w:sz="0" w:space="0" w:color="auto"/>
                <w:right w:val="none" w:sz="0" w:space="0" w:color="auto"/>
              </w:divBdr>
              <w:divsChild>
                <w:div w:id="201795828">
                  <w:marLeft w:val="0"/>
                  <w:marRight w:val="0"/>
                  <w:marTop w:val="60"/>
                  <w:marBottom w:val="30"/>
                  <w:divBdr>
                    <w:top w:val="none" w:sz="0" w:space="0" w:color="auto"/>
                    <w:left w:val="none" w:sz="0" w:space="0" w:color="auto"/>
                    <w:bottom w:val="none" w:sz="0" w:space="0" w:color="auto"/>
                    <w:right w:val="none" w:sz="0" w:space="0" w:color="auto"/>
                  </w:divBdr>
                </w:div>
                <w:div w:id="201799292">
                  <w:marLeft w:val="0"/>
                  <w:marRight w:val="0"/>
                  <w:marTop w:val="60"/>
                  <w:marBottom w:val="30"/>
                  <w:divBdr>
                    <w:top w:val="none" w:sz="0" w:space="0" w:color="auto"/>
                    <w:left w:val="none" w:sz="0" w:space="0" w:color="auto"/>
                    <w:bottom w:val="none" w:sz="0" w:space="0" w:color="auto"/>
                    <w:right w:val="none" w:sz="0" w:space="0" w:color="auto"/>
                  </w:divBdr>
                </w:div>
                <w:div w:id="20180059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1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39">
              <w:marLeft w:val="0"/>
              <w:marRight w:val="0"/>
              <w:marTop w:val="0"/>
              <w:marBottom w:val="0"/>
              <w:divBdr>
                <w:top w:val="none" w:sz="0" w:space="0" w:color="auto"/>
                <w:left w:val="none" w:sz="0" w:space="0" w:color="auto"/>
                <w:bottom w:val="none" w:sz="0" w:space="0" w:color="auto"/>
                <w:right w:val="none" w:sz="0" w:space="0" w:color="auto"/>
              </w:divBdr>
              <w:divsChild>
                <w:div w:id="20180106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159">
              <w:marLeft w:val="75"/>
              <w:marRight w:val="75"/>
              <w:marTop w:val="75"/>
              <w:marBottom w:val="0"/>
              <w:divBdr>
                <w:top w:val="none" w:sz="0" w:space="0" w:color="auto"/>
                <w:left w:val="none" w:sz="0" w:space="0" w:color="auto"/>
                <w:bottom w:val="none" w:sz="0" w:space="0" w:color="auto"/>
                <w:right w:val="none" w:sz="0" w:space="0" w:color="auto"/>
              </w:divBdr>
              <w:divsChild>
                <w:div w:id="201795609">
                  <w:marLeft w:val="0"/>
                  <w:marRight w:val="0"/>
                  <w:marTop w:val="60"/>
                  <w:marBottom w:val="30"/>
                  <w:divBdr>
                    <w:top w:val="none" w:sz="0" w:space="0" w:color="auto"/>
                    <w:left w:val="none" w:sz="0" w:space="0" w:color="auto"/>
                    <w:bottom w:val="none" w:sz="0" w:space="0" w:color="auto"/>
                    <w:right w:val="none" w:sz="0" w:space="0" w:color="auto"/>
                  </w:divBdr>
                </w:div>
                <w:div w:id="201800603">
                  <w:marLeft w:val="0"/>
                  <w:marRight w:val="0"/>
                  <w:marTop w:val="60"/>
                  <w:marBottom w:val="30"/>
                  <w:divBdr>
                    <w:top w:val="none" w:sz="0" w:space="0" w:color="auto"/>
                    <w:left w:val="none" w:sz="0" w:space="0" w:color="auto"/>
                    <w:bottom w:val="none" w:sz="0" w:space="0" w:color="auto"/>
                    <w:right w:val="none" w:sz="0" w:space="0" w:color="auto"/>
                  </w:divBdr>
                </w:div>
                <w:div w:id="20180271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98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17">
              <w:marLeft w:val="75"/>
              <w:marRight w:val="75"/>
              <w:marTop w:val="75"/>
              <w:marBottom w:val="0"/>
              <w:divBdr>
                <w:top w:val="none" w:sz="0" w:space="0" w:color="auto"/>
                <w:left w:val="none" w:sz="0" w:space="0" w:color="auto"/>
                <w:bottom w:val="none" w:sz="0" w:space="0" w:color="auto"/>
                <w:right w:val="none" w:sz="0" w:space="0" w:color="auto"/>
              </w:divBdr>
              <w:divsChild>
                <w:div w:id="201795902">
                  <w:marLeft w:val="0"/>
                  <w:marRight w:val="0"/>
                  <w:marTop w:val="60"/>
                  <w:marBottom w:val="30"/>
                  <w:divBdr>
                    <w:top w:val="none" w:sz="0" w:space="0" w:color="auto"/>
                    <w:left w:val="none" w:sz="0" w:space="0" w:color="auto"/>
                    <w:bottom w:val="none" w:sz="0" w:space="0" w:color="auto"/>
                    <w:right w:val="none" w:sz="0" w:space="0" w:color="auto"/>
                  </w:divBdr>
                </w:div>
                <w:div w:id="201796868">
                  <w:marLeft w:val="0"/>
                  <w:marRight w:val="0"/>
                  <w:marTop w:val="60"/>
                  <w:marBottom w:val="30"/>
                  <w:divBdr>
                    <w:top w:val="none" w:sz="0" w:space="0" w:color="auto"/>
                    <w:left w:val="none" w:sz="0" w:space="0" w:color="auto"/>
                    <w:bottom w:val="none" w:sz="0" w:space="0" w:color="auto"/>
                    <w:right w:val="none" w:sz="0" w:space="0" w:color="auto"/>
                  </w:divBdr>
                </w:div>
                <w:div w:id="201802176">
                  <w:marLeft w:val="0"/>
                  <w:marRight w:val="0"/>
                  <w:marTop w:val="60"/>
                  <w:marBottom w:val="30"/>
                  <w:divBdr>
                    <w:top w:val="none" w:sz="0" w:space="0" w:color="auto"/>
                    <w:left w:val="none" w:sz="0" w:space="0" w:color="auto"/>
                    <w:bottom w:val="none" w:sz="0" w:space="0" w:color="auto"/>
                    <w:right w:val="none" w:sz="0" w:space="0" w:color="auto"/>
                  </w:divBdr>
                </w:div>
              </w:divsChild>
            </w:div>
            <w:div w:id="201801179">
              <w:marLeft w:val="0"/>
              <w:marRight w:val="0"/>
              <w:marTop w:val="0"/>
              <w:marBottom w:val="0"/>
              <w:divBdr>
                <w:top w:val="none" w:sz="0" w:space="0" w:color="auto"/>
                <w:left w:val="none" w:sz="0" w:space="0" w:color="auto"/>
                <w:bottom w:val="none" w:sz="0" w:space="0" w:color="auto"/>
                <w:right w:val="none" w:sz="0" w:space="0" w:color="auto"/>
              </w:divBdr>
              <w:divsChild>
                <w:div w:id="20179918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99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35">
              <w:marLeft w:val="0"/>
              <w:marRight w:val="0"/>
              <w:marTop w:val="0"/>
              <w:marBottom w:val="0"/>
              <w:divBdr>
                <w:top w:val="none" w:sz="0" w:space="0" w:color="auto"/>
                <w:left w:val="none" w:sz="0" w:space="0" w:color="auto"/>
                <w:bottom w:val="none" w:sz="0" w:space="0" w:color="auto"/>
                <w:right w:val="none" w:sz="0" w:space="0" w:color="auto"/>
              </w:divBdr>
              <w:divsChild>
                <w:div w:id="20180103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24">
              <w:marLeft w:val="75"/>
              <w:marRight w:val="75"/>
              <w:marTop w:val="75"/>
              <w:marBottom w:val="0"/>
              <w:divBdr>
                <w:top w:val="none" w:sz="0" w:space="0" w:color="auto"/>
                <w:left w:val="none" w:sz="0" w:space="0" w:color="auto"/>
                <w:bottom w:val="none" w:sz="0" w:space="0" w:color="auto"/>
                <w:right w:val="none" w:sz="0" w:space="0" w:color="auto"/>
              </w:divBdr>
              <w:divsChild>
                <w:div w:id="201797858">
                  <w:marLeft w:val="0"/>
                  <w:marRight w:val="0"/>
                  <w:marTop w:val="60"/>
                  <w:marBottom w:val="30"/>
                  <w:divBdr>
                    <w:top w:val="none" w:sz="0" w:space="0" w:color="auto"/>
                    <w:left w:val="none" w:sz="0" w:space="0" w:color="auto"/>
                    <w:bottom w:val="none" w:sz="0" w:space="0" w:color="auto"/>
                    <w:right w:val="none" w:sz="0" w:space="0" w:color="auto"/>
                  </w:divBdr>
                </w:div>
                <w:div w:id="201799469">
                  <w:marLeft w:val="0"/>
                  <w:marRight w:val="0"/>
                  <w:marTop w:val="60"/>
                  <w:marBottom w:val="30"/>
                  <w:divBdr>
                    <w:top w:val="none" w:sz="0" w:space="0" w:color="auto"/>
                    <w:left w:val="none" w:sz="0" w:space="0" w:color="auto"/>
                    <w:bottom w:val="none" w:sz="0" w:space="0" w:color="auto"/>
                    <w:right w:val="none" w:sz="0" w:space="0" w:color="auto"/>
                  </w:divBdr>
                </w:div>
                <w:div w:id="20180256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52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84">
              <w:marLeft w:val="75"/>
              <w:marRight w:val="75"/>
              <w:marTop w:val="75"/>
              <w:marBottom w:val="0"/>
              <w:divBdr>
                <w:top w:val="none" w:sz="0" w:space="0" w:color="auto"/>
                <w:left w:val="none" w:sz="0" w:space="0" w:color="auto"/>
                <w:bottom w:val="none" w:sz="0" w:space="0" w:color="auto"/>
                <w:right w:val="none" w:sz="0" w:space="0" w:color="auto"/>
              </w:divBdr>
              <w:divsChild>
                <w:div w:id="201797363">
                  <w:marLeft w:val="0"/>
                  <w:marRight w:val="0"/>
                  <w:marTop w:val="60"/>
                  <w:marBottom w:val="30"/>
                  <w:divBdr>
                    <w:top w:val="none" w:sz="0" w:space="0" w:color="auto"/>
                    <w:left w:val="none" w:sz="0" w:space="0" w:color="auto"/>
                    <w:bottom w:val="none" w:sz="0" w:space="0" w:color="auto"/>
                    <w:right w:val="none" w:sz="0" w:space="0" w:color="auto"/>
                  </w:divBdr>
                </w:div>
                <w:div w:id="201797775">
                  <w:marLeft w:val="0"/>
                  <w:marRight w:val="0"/>
                  <w:marTop w:val="60"/>
                  <w:marBottom w:val="30"/>
                  <w:divBdr>
                    <w:top w:val="none" w:sz="0" w:space="0" w:color="auto"/>
                    <w:left w:val="none" w:sz="0" w:space="0" w:color="auto"/>
                    <w:bottom w:val="none" w:sz="0" w:space="0" w:color="auto"/>
                    <w:right w:val="none" w:sz="0" w:space="0" w:color="auto"/>
                  </w:divBdr>
                </w:div>
                <w:div w:id="201798060">
                  <w:marLeft w:val="0"/>
                  <w:marRight w:val="0"/>
                  <w:marTop w:val="60"/>
                  <w:marBottom w:val="30"/>
                  <w:divBdr>
                    <w:top w:val="none" w:sz="0" w:space="0" w:color="auto"/>
                    <w:left w:val="none" w:sz="0" w:space="0" w:color="auto"/>
                    <w:bottom w:val="none" w:sz="0" w:space="0" w:color="auto"/>
                    <w:right w:val="none" w:sz="0" w:space="0" w:color="auto"/>
                  </w:divBdr>
                </w:div>
              </w:divsChild>
            </w:div>
            <w:div w:id="201797928">
              <w:marLeft w:val="0"/>
              <w:marRight w:val="0"/>
              <w:marTop w:val="0"/>
              <w:marBottom w:val="0"/>
              <w:divBdr>
                <w:top w:val="none" w:sz="0" w:space="0" w:color="auto"/>
                <w:left w:val="none" w:sz="0" w:space="0" w:color="auto"/>
                <w:bottom w:val="none" w:sz="0" w:space="0" w:color="auto"/>
                <w:right w:val="none" w:sz="0" w:space="0" w:color="auto"/>
              </w:divBdr>
              <w:divsChild>
                <w:div w:id="20179797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70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08">
              <w:marLeft w:val="75"/>
              <w:marRight w:val="75"/>
              <w:marTop w:val="75"/>
              <w:marBottom w:val="0"/>
              <w:divBdr>
                <w:top w:val="none" w:sz="0" w:space="0" w:color="auto"/>
                <w:left w:val="none" w:sz="0" w:space="0" w:color="auto"/>
                <w:bottom w:val="none" w:sz="0" w:space="0" w:color="auto"/>
                <w:right w:val="none" w:sz="0" w:space="0" w:color="auto"/>
              </w:divBdr>
              <w:divsChild>
                <w:div w:id="201799871">
                  <w:marLeft w:val="0"/>
                  <w:marRight w:val="0"/>
                  <w:marTop w:val="60"/>
                  <w:marBottom w:val="30"/>
                  <w:divBdr>
                    <w:top w:val="none" w:sz="0" w:space="0" w:color="auto"/>
                    <w:left w:val="none" w:sz="0" w:space="0" w:color="auto"/>
                    <w:bottom w:val="none" w:sz="0" w:space="0" w:color="auto"/>
                    <w:right w:val="none" w:sz="0" w:space="0" w:color="auto"/>
                  </w:divBdr>
                </w:div>
                <w:div w:id="201800105">
                  <w:marLeft w:val="0"/>
                  <w:marRight w:val="0"/>
                  <w:marTop w:val="60"/>
                  <w:marBottom w:val="30"/>
                  <w:divBdr>
                    <w:top w:val="none" w:sz="0" w:space="0" w:color="auto"/>
                    <w:left w:val="none" w:sz="0" w:space="0" w:color="auto"/>
                    <w:bottom w:val="none" w:sz="0" w:space="0" w:color="auto"/>
                    <w:right w:val="none" w:sz="0" w:space="0" w:color="auto"/>
                  </w:divBdr>
                </w:div>
                <w:div w:id="201800551">
                  <w:marLeft w:val="0"/>
                  <w:marRight w:val="0"/>
                  <w:marTop w:val="60"/>
                  <w:marBottom w:val="30"/>
                  <w:divBdr>
                    <w:top w:val="none" w:sz="0" w:space="0" w:color="auto"/>
                    <w:left w:val="none" w:sz="0" w:space="0" w:color="auto"/>
                    <w:bottom w:val="none" w:sz="0" w:space="0" w:color="auto"/>
                    <w:right w:val="none" w:sz="0" w:space="0" w:color="auto"/>
                  </w:divBdr>
                </w:div>
              </w:divsChild>
            </w:div>
            <w:div w:id="201801037">
              <w:marLeft w:val="0"/>
              <w:marRight w:val="0"/>
              <w:marTop w:val="0"/>
              <w:marBottom w:val="0"/>
              <w:divBdr>
                <w:top w:val="none" w:sz="0" w:space="0" w:color="auto"/>
                <w:left w:val="none" w:sz="0" w:space="0" w:color="auto"/>
                <w:bottom w:val="none" w:sz="0" w:space="0" w:color="auto"/>
                <w:right w:val="none" w:sz="0" w:space="0" w:color="auto"/>
              </w:divBdr>
              <w:divsChild>
                <w:div w:id="20179549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84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19">
              <w:marLeft w:val="0"/>
              <w:marRight w:val="0"/>
              <w:marTop w:val="0"/>
              <w:marBottom w:val="0"/>
              <w:divBdr>
                <w:top w:val="none" w:sz="0" w:space="0" w:color="auto"/>
                <w:left w:val="none" w:sz="0" w:space="0" w:color="auto"/>
                <w:bottom w:val="none" w:sz="0" w:space="0" w:color="auto"/>
                <w:right w:val="none" w:sz="0" w:space="0" w:color="auto"/>
              </w:divBdr>
              <w:divsChild>
                <w:div w:id="20179874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533">
              <w:marLeft w:val="75"/>
              <w:marRight w:val="75"/>
              <w:marTop w:val="75"/>
              <w:marBottom w:val="0"/>
              <w:divBdr>
                <w:top w:val="none" w:sz="0" w:space="0" w:color="auto"/>
                <w:left w:val="none" w:sz="0" w:space="0" w:color="auto"/>
                <w:bottom w:val="none" w:sz="0" w:space="0" w:color="auto"/>
                <w:right w:val="none" w:sz="0" w:space="0" w:color="auto"/>
              </w:divBdr>
              <w:divsChild>
                <w:div w:id="201797626">
                  <w:marLeft w:val="0"/>
                  <w:marRight w:val="0"/>
                  <w:marTop w:val="60"/>
                  <w:marBottom w:val="30"/>
                  <w:divBdr>
                    <w:top w:val="none" w:sz="0" w:space="0" w:color="auto"/>
                    <w:left w:val="none" w:sz="0" w:space="0" w:color="auto"/>
                    <w:bottom w:val="none" w:sz="0" w:space="0" w:color="auto"/>
                    <w:right w:val="none" w:sz="0" w:space="0" w:color="auto"/>
                  </w:divBdr>
                </w:div>
                <w:div w:id="201797695">
                  <w:marLeft w:val="0"/>
                  <w:marRight w:val="0"/>
                  <w:marTop w:val="60"/>
                  <w:marBottom w:val="30"/>
                  <w:divBdr>
                    <w:top w:val="none" w:sz="0" w:space="0" w:color="auto"/>
                    <w:left w:val="none" w:sz="0" w:space="0" w:color="auto"/>
                    <w:bottom w:val="none" w:sz="0" w:space="0" w:color="auto"/>
                    <w:right w:val="none" w:sz="0" w:space="0" w:color="auto"/>
                  </w:divBdr>
                </w:div>
                <w:div w:id="20180237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5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73">
              <w:marLeft w:val="75"/>
              <w:marRight w:val="75"/>
              <w:marTop w:val="75"/>
              <w:marBottom w:val="0"/>
              <w:divBdr>
                <w:top w:val="none" w:sz="0" w:space="0" w:color="auto"/>
                <w:left w:val="none" w:sz="0" w:space="0" w:color="auto"/>
                <w:bottom w:val="none" w:sz="0" w:space="0" w:color="auto"/>
                <w:right w:val="none" w:sz="0" w:space="0" w:color="auto"/>
              </w:divBdr>
              <w:divsChild>
                <w:div w:id="201796511">
                  <w:marLeft w:val="0"/>
                  <w:marRight w:val="0"/>
                  <w:marTop w:val="60"/>
                  <w:marBottom w:val="30"/>
                  <w:divBdr>
                    <w:top w:val="none" w:sz="0" w:space="0" w:color="auto"/>
                    <w:left w:val="none" w:sz="0" w:space="0" w:color="auto"/>
                    <w:bottom w:val="none" w:sz="0" w:space="0" w:color="auto"/>
                    <w:right w:val="none" w:sz="0" w:space="0" w:color="auto"/>
                  </w:divBdr>
                </w:div>
                <w:div w:id="201796901">
                  <w:marLeft w:val="0"/>
                  <w:marRight w:val="0"/>
                  <w:marTop w:val="60"/>
                  <w:marBottom w:val="30"/>
                  <w:divBdr>
                    <w:top w:val="none" w:sz="0" w:space="0" w:color="auto"/>
                    <w:left w:val="none" w:sz="0" w:space="0" w:color="auto"/>
                    <w:bottom w:val="none" w:sz="0" w:space="0" w:color="auto"/>
                    <w:right w:val="none" w:sz="0" w:space="0" w:color="auto"/>
                  </w:divBdr>
                </w:div>
                <w:div w:id="201796956">
                  <w:marLeft w:val="0"/>
                  <w:marRight w:val="0"/>
                  <w:marTop w:val="60"/>
                  <w:marBottom w:val="30"/>
                  <w:divBdr>
                    <w:top w:val="none" w:sz="0" w:space="0" w:color="auto"/>
                    <w:left w:val="none" w:sz="0" w:space="0" w:color="auto"/>
                    <w:bottom w:val="none" w:sz="0" w:space="0" w:color="auto"/>
                    <w:right w:val="none" w:sz="0" w:space="0" w:color="auto"/>
                  </w:divBdr>
                </w:div>
              </w:divsChild>
            </w:div>
            <w:div w:id="201798758">
              <w:marLeft w:val="0"/>
              <w:marRight w:val="0"/>
              <w:marTop w:val="0"/>
              <w:marBottom w:val="0"/>
              <w:divBdr>
                <w:top w:val="none" w:sz="0" w:space="0" w:color="auto"/>
                <w:left w:val="none" w:sz="0" w:space="0" w:color="auto"/>
                <w:bottom w:val="none" w:sz="0" w:space="0" w:color="auto"/>
                <w:right w:val="none" w:sz="0" w:space="0" w:color="auto"/>
              </w:divBdr>
              <w:divsChild>
                <w:div w:id="2017968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05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12">
              <w:marLeft w:val="0"/>
              <w:marRight w:val="0"/>
              <w:marTop w:val="0"/>
              <w:marBottom w:val="0"/>
              <w:divBdr>
                <w:top w:val="none" w:sz="0" w:space="0" w:color="auto"/>
                <w:left w:val="none" w:sz="0" w:space="0" w:color="auto"/>
                <w:bottom w:val="none" w:sz="0" w:space="0" w:color="auto"/>
                <w:right w:val="none" w:sz="0" w:space="0" w:color="auto"/>
              </w:divBdr>
              <w:divsChild>
                <w:div w:id="20179961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959">
              <w:marLeft w:val="75"/>
              <w:marRight w:val="75"/>
              <w:marTop w:val="75"/>
              <w:marBottom w:val="0"/>
              <w:divBdr>
                <w:top w:val="none" w:sz="0" w:space="0" w:color="auto"/>
                <w:left w:val="none" w:sz="0" w:space="0" w:color="auto"/>
                <w:bottom w:val="none" w:sz="0" w:space="0" w:color="auto"/>
                <w:right w:val="none" w:sz="0" w:space="0" w:color="auto"/>
              </w:divBdr>
              <w:divsChild>
                <w:div w:id="201799005">
                  <w:marLeft w:val="0"/>
                  <w:marRight w:val="0"/>
                  <w:marTop w:val="60"/>
                  <w:marBottom w:val="30"/>
                  <w:divBdr>
                    <w:top w:val="none" w:sz="0" w:space="0" w:color="auto"/>
                    <w:left w:val="none" w:sz="0" w:space="0" w:color="auto"/>
                    <w:bottom w:val="none" w:sz="0" w:space="0" w:color="auto"/>
                    <w:right w:val="none" w:sz="0" w:space="0" w:color="auto"/>
                  </w:divBdr>
                </w:div>
                <w:div w:id="201801690">
                  <w:marLeft w:val="0"/>
                  <w:marRight w:val="0"/>
                  <w:marTop w:val="60"/>
                  <w:marBottom w:val="30"/>
                  <w:divBdr>
                    <w:top w:val="none" w:sz="0" w:space="0" w:color="auto"/>
                    <w:left w:val="none" w:sz="0" w:space="0" w:color="auto"/>
                    <w:bottom w:val="none" w:sz="0" w:space="0" w:color="auto"/>
                    <w:right w:val="none" w:sz="0" w:space="0" w:color="auto"/>
                  </w:divBdr>
                </w:div>
                <w:div w:id="20180186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97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78">
              <w:marLeft w:val="0"/>
              <w:marRight w:val="0"/>
              <w:marTop w:val="0"/>
              <w:marBottom w:val="0"/>
              <w:divBdr>
                <w:top w:val="none" w:sz="0" w:space="0" w:color="auto"/>
                <w:left w:val="none" w:sz="0" w:space="0" w:color="auto"/>
                <w:bottom w:val="none" w:sz="0" w:space="0" w:color="auto"/>
                <w:right w:val="none" w:sz="0" w:space="0" w:color="auto"/>
              </w:divBdr>
              <w:divsChild>
                <w:div w:id="20180100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267">
              <w:marLeft w:val="75"/>
              <w:marRight w:val="75"/>
              <w:marTop w:val="75"/>
              <w:marBottom w:val="0"/>
              <w:divBdr>
                <w:top w:val="none" w:sz="0" w:space="0" w:color="auto"/>
                <w:left w:val="none" w:sz="0" w:space="0" w:color="auto"/>
                <w:bottom w:val="none" w:sz="0" w:space="0" w:color="auto"/>
                <w:right w:val="none" w:sz="0" w:space="0" w:color="auto"/>
              </w:divBdr>
              <w:divsChild>
                <w:div w:id="201796121">
                  <w:marLeft w:val="0"/>
                  <w:marRight w:val="0"/>
                  <w:marTop w:val="60"/>
                  <w:marBottom w:val="30"/>
                  <w:divBdr>
                    <w:top w:val="none" w:sz="0" w:space="0" w:color="auto"/>
                    <w:left w:val="none" w:sz="0" w:space="0" w:color="auto"/>
                    <w:bottom w:val="none" w:sz="0" w:space="0" w:color="auto"/>
                    <w:right w:val="none" w:sz="0" w:space="0" w:color="auto"/>
                  </w:divBdr>
                </w:div>
                <w:div w:id="201797967">
                  <w:marLeft w:val="0"/>
                  <w:marRight w:val="0"/>
                  <w:marTop w:val="60"/>
                  <w:marBottom w:val="30"/>
                  <w:divBdr>
                    <w:top w:val="none" w:sz="0" w:space="0" w:color="auto"/>
                    <w:left w:val="none" w:sz="0" w:space="0" w:color="auto"/>
                    <w:bottom w:val="none" w:sz="0" w:space="0" w:color="auto"/>
                    <w:right w:val="none" w:sz="0" w:space="0" w:color="auto"/>
                  </w:divBdr>
                </w:div>
                <w:div w:id="20180145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7312">
      <w:marLeft w:val="0"/>
      <w:marRight w:val="0"/>
      <w:marTop w:val="0"/>
      <w:marBottom w:val="0"/>
      <w:divBdr>
        <w:top w:val="none" w:sz="0" w:space="0" w:color="auto"/>
        <w:left w:val="none" w:sz="0" w:space="0" w:color="auto"/>
        <w:bottom w:val="none" w:sz="0" w:space="0" w:color="auto"/>
        <w:right w:val="none" w:sz="0" w:space="0" w:color="auto"/>
      </w:divBdr>
      <w:divsChild>
        <w:div w:id="20179555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04">
              <w:marLeft w:val="0"/>
              <w:marRight w:val="0"/>
              <w:marTop w:val="0"/>
              <w:marBottom w:val="0"/>
              <w:divBdr>
                <w:top w:val="none" w:sz="0" w:space="0" w:color="auto"/>
                <w:left w:val="none" w:sz="0" w:space="0" w:color="auto"/>
                <w:bottom w:val="none" w:sz="0" w:space="0" w:color="auto"/>
                <w:right w:val="none" w:sz="0" w:space="0" w:color="auto"/>
              </w:divBdr>
              <w:divsChild>
                <w:div w:id="20179619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12">
              <w:marLeft w:val="75"/>
              <w:marRight w:val="75"/>
              <w:marTop w:val="75"/>
              <w:marBottom w:val="0"/>
              <w:divBdr>
                <w:top w:val="none" w:sz="0" w:space="0" w:color="auto"/>
                <w:left w:val="none" w:sz="0" w:space="0" w:color="auto"/>
                <w:bottom w:val="none" w:sz="0" w:space="0" w:color="auto"/>
                <w:right w:val="none" w:sz="0" w:space="0" w:color="auto"/>
              </w:divBdr>
              <w:divsChild>
                <w:div w:id="201796842">
                  <w:marLeft w:val="0"/>
                  <w:marRight w:val="0"/>
                  <w:marTop w:val="60"/>
                  <w:marBottom w:val="30"/>
                  <w:divBdr>
                    <w:top w:val="none" w:sz="0" w:space="0" w:color="auto"/>
                    <w:left w:val="none" w:sz="0" w:space="0" w:color="auto"/>
                    <w:bottom w:val="none" w:sz="0" w:space="0" w:color="auto"/>
                    <w:right w:val="none" w:sz="0" w:space="0" w:color="auto"/>
                  </w:divBdr>
                </w:div>
                <w:div w:id="201797742">
                  <w:marLeft w:val="0"/>
                  <w:marRight w:val="0"/>
                  <w:marTop w:val="60"/>
                  <w:marBottom w:val="30"/>
                  <w:divBdr>
                    <w:top w:val="none" w:sz="0" w:space="0" w:color="auto"/>
                    <w:left w:val="none" w:sz="0" w:space="0" w:color="auto"/>
                    <w:bottom w:val="none" w:sz="0" w:space="0" w:color="auto"/>
                    <w:right w:val="none" w:sz="0" w:space="0" w:color="auto"/>
                  </w:divBdr>
                </w:div>
                <w:div w:id="20180154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19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62">
              <w:marLeft w:val="0"/>
              <w:marRight w:val="0"/>
              <w:marTop w:val="0"/>
              <w:marBottom w:val="0"/>
              <w:divBdr>
                <w:top w:val="none" w:sz="0" w:space="0" w:color="auto"/>
                <w:left w:val="none" w:sz="0" w:space="0" w:color="auto"/>
                <w:bottom w:val="none" w:sz="0" w:space="0" w:color="auto"/>
                <w:right w:val="none" w:sz="0" w:space="0" w:color="auto"/>
              </w:divBdr>
              <w:divsChild>
                <w:div w:id="20180229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722">
              <w:marLeft w:val="75"/>
              <w:marRight w:val="75"/>
              <w:marTop w:val="75"/>
              <w:marBottom w:val="0"/>
              <w:divBdr>
                <w:top w:val="none" w:sz="0" w:space="0" w:color="auto"/>
                <w:left w:val="none" w:sz="0" w:space="0" w:color="auto"/>
                <w:bottom w:val="none" w:sz="0" w:space="0" w:color="auto"/>
                <w:right w:val="none" w:sz="0" w:space="0" w:color="auto"/>
              </w:divBdr>
              <w:divsChild>
                <w:div w:id="201795301">
                  <w:marLeft w:val="0"/>
                  <w:marRight w:val="0"/>
                  <w:marTop w:val="60"/>
                  <w:marBottom w:val="30"/>
                  <w:divBdr>
                    <w:top w:val="none" w:sz="0" w:space="0" w:color="auto"/>
                    <w:left w:val="none" w:sz="0" w:space="0" w:color="auto"/>
                    <w:bottom w:val="none" w:sz="0" w:space="0" w:color="auto"/>
                    <w:right w:val="none" w:sz="0" w:space="0" w:color="auto"/>
                  </w:divBdr>
                </w:div>
                <w:div w:id="201797498">
                  <w:marLeft w:val="0"/>
                  <w:marRight w:val="0"/>
                  <w:marTop w:val="60"/>
                  <w:marBottom w:val="30"/>
                  <w:divBdr>
                    <w:top w:val="none" w:sz="0" w:space="0" w:color="auto"/>
                    <w:left w:val="none" w:sz="0" w:space="0" w:color="auto"/>
                    <w:bottom w:val="none" w:sz="0" w:space="0" w:color="auto"/>
                    <w:right w:val="none" w:sz="0" w:space="0" w:color="auto"/>
                  </w:divBdr>
                </w:div>
                <w:div w:id="20179761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51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73">
              <w:marLeft w:val="0"/>
              <w:marRight w:val="0"/>
              <w:marTop w:val="0"/>
              <w:marBottom w:val="0"/>
              <w:divBdr>
                <w:top w:val="none" w:sz="0" w:space="0" w:color="auto"/>
                <w:left w:val="none" w:sz="0" w:space="0" w:color="auto"/>
                <w:bottom w:val="none" w:sz="0" w:space="0" w:color="auto"/>
                <w:right w:val="none" w:sz="0" w:space="0" w:color="auto"/>
              </w:divBdr>
              <w:divsChild>
                <w:div w:id="20180193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998">
              <w:marLeft w:val="75"/>
              <w:marRight w:val="75"/>
              <w:marTop w:val="75"/>
              <w:marBottom w:val="0"/>
              <w:divBdr>
                <w:top w:val="none" w:sz="0" w:space="0" w:color="auto"/>
                <w:left w:val="none" w:sz="0" w:space="0" w:color="auto"/>
                <w:bottom w:val="none" w:sz="0" w:space="0" w:color="auto"/>
                <w:right w:val="none" w:sz="0" w:space="0" w:color="auto"/>
              </w:divBdr>
              <w:divsChild>
                <w:div w:id="201796610">
                  <w:marLeft w:val="0"/>
                  <w:marRight w:val="0"/>
                  <w:marTop w:val="60"/>
                  <w:marBottom w:val="30"/>
                  <w:divBdr>
                    <w:top w:val="none" w:sz="0" w:space="0" w:color="auto"/>
                    <w:left w:val="none" w:sz="0" w:space="0" w:color="auto"/>
                    <w:bottom w:val="none" w:sz="0" w:space="0" w:color="auto"/>
                    <w:right w:val="none" w:sz="0" w:space="0" w:color="auto"/>
                  </w:divBdr>
                </w:div>
                <w:div w:id="201798044">
                  <w:marLeft w:val="0"/>
                  <w:marRight w:val="0"/>
                  <w:marTop w:val="60"/>
                  <w:marBottom w:val="30"/>
                  <w:divBdr>
                    <w:top w:val="none" w:sz="0" w:space="0" w:color="auto"/>
                    <w:left w:val="none" w:sz="0" w:space="0" w:color="auto"/>
                    <w:bottom w:val="none" w:sz="0" w:space="0" w:color="auto"/>
                    <w:right w:val="none" w:sz="0" w:space="0" w:color="auto"/>
                  </w:divBdr>
                </w:div>
                <w:div w:id="20180107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726">
          <w:marLeft w:val="0"/>
          <w:marRight w:val="0"/>
          <w:marTop w:val="75"/>
          <w:marBottom w:val="0"/>
          <w:divBdr>
            <w:top w:val="single" w:sz="6" w:space="4" w:color="A6C9E2"/>
            <w:left w:val="single" w:sz="6" w:space="4" w:color="A6C9E2"/>
            <w:bottom w:val="single" w:sz="6" w:space="4" w:color="A6C9E2"/>
            <w:right w:val="single" w:sz="6" w:space="4" w:color="A6C9E2"/>
          </w:divBdr>
          <w:divsChild>
            <w:div w:id="201800458">
              <w:marLeft w:val="0"/>
              <w:marRight w:val="0"/>
              <w:marTop w:val="0"/>
              <w:marBottom w:val="0"/>
              <w:divBdr>
                <w:top w:val="none" w:sz="0" w:space="0" w:color="auto"/>
                <w:left w:val="none" w:sz="0" w:space="0" w:color="auto"/>
                <w:bottom w:val="none" w:sz="0" w:space="0" w:color="auto"/>
                <w:right w:val="none" w:sz="0" w:space="0" w:color="auto"/>
              </w:divBdr>
              <w:divsChild>
                <w:div w:id="20180295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266">
              <w:marLeft w:val="75"/>
              <w:marRight w:val="75"/>
              <w:marTop w:val="75"/>
              <w:marBottom w:val="0"/>
              <w:divBdr>
                <w:top w:val="none" w:sz="0" w:space="0" w:color="auto"/>
                <w:left w:val="none" w:sz="0" w:space="0" w:color="auto"/>
                <w:bottom w:val="none" w:sz="0" w:space="0" w:color="auto"/>
                <w:right w:val="none" w:sz="0" w:space="0" w:color="auto"/>
              </w:divBdr>
              <w:divsChild>
                <w:div w:id="201795548">
                  <w:marLeft w:val="0"/>
                  <w:marRight w:val="0"/>
                  <w:marTop w:val="60"/>
                  <w:marBottom w:val="30"/>
                  <w:divBdr>
                    <w:top w:val="none" w:sz="0" w:space="0" w:color="auto"/>
                    <w:left w:val="none" w:sz="0" w:space="0" w:color="auto"/>
                    <w:bottom w:val="none" w:sz="0" w:space="0" w:color="auto"/>
                    <w:right w:val="none" w:sz="0" w:space="0" w:color="auto"/>
                  </w:divBdr>
                </w:div>
                <w:div w:id="201797507">
                  <w:marLeft w:val="0"/>
                  <w:marRight w:val="0"/>
                  <w:marTop w:val="60"/>
                  <w:marBottom w:val="30"/>
                  <w:divBdr>
                    <w:top w:val="none" w:sz="0" w:space="0" w:color="auto"/>
                    <w:left w:val="none" w:sz="0" w:space="0" w:color="auto"/>
                    <w:bottom w:val="none" w:sz="0" w:space="0" w:color="auto"/>
                    <w:right w:val="none" w:sz="0" w:space="0" w:color="auto"/>
                  </w:divBdr>
                </w:div>
                <w:div w:id="20179796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81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86">
              <w:marLeft w:val="0"/>
              <w:marRight w:val="0"/>
              <w:marTop w:val="0"/>
              <w:marBottom w:val="0"/>
              <w:divBdr>
                <w:top w:val="none" w:sz="0" w:space="0" w:color="auto"/>
                <w:left w:val="none" w:sz="0" w:space="0" w:color="auto"/>
                <w:bottom w:val="none" w:sz="0" w:space="0" w:color="auto"/>
                <w:right w:val="none" w:sz="0" w:space="0" w:color="auto"/>
              </w:divBdr>
              <w:divsChild>
                <w:div w:id="2017989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099">
              <w:marLeft w:val="75"/>
              <w:marRight w:val="75"/>
              <w:marTop w:val="75"/>
              <w:marBottom w:val="0"/>
              <w:divBdr>
                <w:top w:val="none" w:sz="0" w:space="0" w:color="auto"/>
                <w:left w:val="none" w:sz="0" w:space="0" w:color="auto"/>
                <w:bottom w:val="none" w:sz="0" w:space="0" w:color="auto"/>
                <w:right w:val="none" w:sz="0" w:space="0" w:color="auto"/>
              </w:divBdr>
              <w:divsChild>
                <w:div w:id="201799342">
                  <w:marLeft w:val="0"/>
                  <w:marRight w:val="0"/>
                  <w:marTop w:val="60"/>
                  <w:marBottom w:val="30"/>
                  <w:divBdr>
                    <w:top w:val="none" w:sz="0" w:space="0" w:color="auto"/>
                    <w:left w:val="none" w:sz="0" w:space="0" w:color="auto"/>
                    <w:bottom w:val="none" w:sz="0" w:space="0" w:color="auto"/>
                    <w:right w:val="none" w:sz="0" w:space="0" w:color="auto"/>
                  </w:divBdr>
                </w:div>
                <w:div w:id="201799573">
                  <w:marLeft w:val="0"/>
                  <w:marRight w:val="0"/>
                  <w:marTop w:val="60"/>
                  <w:marBottom w:val="30"/>
                  <w:divBdr>
                    <w:top w:val="none" w:sz="0" w:space="0" w:color="auto"/>
                    <w:left w:val="none" w:sz="0" w:space="0" w:color="auto"/>
                    <w:bottom w:val="none" w:sz="0" w:space="0" w:color="auto"/>
                    <w:right w:val="none" w:sz="0" w:space="0" w:color="auto"/>
                  </w:divBdr>
                </w:div>
                <w:div w:id="20180152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352">
          <w:marLeft w:val="0"/>
          <w:marRight w:val="0"/>
          <w:marTop w:val="75"/>
          <w:marBottom w:val="0"/>
          <w:divBdr>
            <w:top w:val="single" w:sz="6" w:space="4" w:color="A6C9E2"/>
            <w:left w:val="single" w:sz="6" w:space="4" w:color="A6C9E2"/>
            <w:bottom w:val="single" w:sz="6" w:space="4" w:color="A6C9E2"/>
            <w:right w:val="single" w:sz="6" w:space="4" w:color="A6C9E2"/>
          </w:divBdr>
          <w:divsChild>
            <w:div w:id="201800225">
              <w:marLeft w:val="75"/>
              <w:marRight w:val="75"/>
              <w:marTop w:val="75"/>
              <w:marBottom w:val="0"/>
              <w:divBdr>
                <w:top w:val="none" w:sz="0" w:space="0" w:color="auto"/>
                <w:left w:val="none" w:sz="0" w:space="0" w:color="auto"/>
                <w:bottom w:val="none" w:sz="0" w:space="0" w:color="auto"/>
                <w:right w:val="none" w:sz="0" w:space="0" w:color="auto"/>
              </w:divBdr>
              <w:divsChild>
                <w:div w:id="201797784">
                  <w:marLeft w:val="0"/>
                  <w:marRight w:val="0"/>
                  <w:marTop w:val="60"/>
                  <w:marBottom w:val="30"/>
                  <w:divBdr>
                    <w:top w:val="none" w:sz="0" w:space="0" w:color="auto"/>
                    <w:left w:val="none" w:sz="0" w:space="0" w:color="auto"/>
                    <w:bottom w:val="none" w:sz="0" w:space="0" w:color="auto"/>
                    <w:right w:val="none" w:sz="0" w:space="0" w:color="auto"/>
                  </w:divBdr>
                </w:div>
                <w:div w:id="201799793">
                  <w:marLeft w:val="0"/>
                  <w:marRight w:val="0"/>
                  <w:marTop w:val="60"/>
                  <w:marBottom w:val="30"/>
                  <w:divBdr>
                    <w:top w:val="none" w:sz="0" w:space="0" w:color="auto"/>
                    <w:left w:val="none" w:sz="0" w:space="0" w:color="auto"/>
                    <w:bottom w:val="none" w:sz="0" w:space="0" w:color="auto"/>
                    <w:right w:val="none" w:sz="0" w:space="0" w:color="auto"/>
                  </w:divBdr>
                </w:div>
                <w:div w:id="201800897">
                  <w:marLeft w:val="0"/>
                  <w:marRight w:val="0"/>
                  <w:marTop w:val="60"/>
                  <w:marBottom w:val="30"/>
                  <w:divBdr>
                    <w:top w:val="none" w:sz="0" w:space="0" w:color="auto"/>
                    <w:left w:val="none" w:sz="0" w:space="0" w:color="auto"/>
                    <w:bottom w:val="none" w:sz="0" w:space="0" w:color="auto"/>
                    <w:right w:val="none" w:sz="0" w:space="0" w:color="auto"/>
                  </w:divBdr>
                </w:div>
              </w:divsChild>
            </w:div>
            <w:div w:id="201800535">
              <w:marLeft w:val="0"/>
              <w:marRight w:val="0"/>
              <w:marTop w:val="0"/>
              <w:marBottom w:val="0"/>
              <w:divBdr>
                <w:top w:val="none" w:sz="0" w:space="0" w:color="auto"/>
                <w:left w:val="none" w:sz="0" w:space="0" w:color="auto"/>
                <w:bottom w:val="none" w:sz="0" w:space="0" w:color="auto"/>
                <w:right w:val="none" w:sz="0" w:space="0" w:color="auto"/>
              </w:divBdr>
              <w:divsChild>
                <w:div w:id="2018026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40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17">
              <w:marLeft w:val="0"/>
              <w:marRight w:val="0"/>
              <w:marTop w:val="0"/>
              <w:marBottom w:val="0"/>
              <w:divBdr>
                <w:top w:val="none" w:sz="0" w:space="0" w:color="auto"/>
                <w:left w:val="none" w:sz="0" w:space="0" w:color="auto"/>
                <w:bottom w:val="none" w:sz="0" w:space="0" w:color="auto"/>
                <w:right w:val="none" w:sz="0" w:space="0" w:color="auto"/>
              </w:divBdr>
              <w:divsChild>
                <w:div w:id="20180199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15">
              <w:marLeft w:val="75"/>
              <w:marRight w:val="75"/>
              <w:marTop w:val="75"/>
              <w:marBottom w:val="0"/>
              <w:divBdr>
                <w:top w:val="none" w:sz="0" w:space="0" w:color="auto"/>
                <w:left w:val="none" w:sz="0" w:space="0" w:color="auto"/>
                <w:bottom w:val="none" w:sz="0" w:space="0" w:color="auto"/>
                <w:right w:val="none" w:sz="0" w:space="0" w:color="auto"/>
              </w:divBdr>
              <w:divsChild>
                <w:div w:id="201796135">
                  <w:marLeft w:val="0"/>
                  <w:marRight w:val="0"/>
                  <w:marTop w:val="60"/>
                  <w:marBottom w:val="30"/>
                  <w:divBdr>
                    <w:top w:val="none" w:sz="0" w:space="0" w:color="auto"/>
                    <w:left w:val="none" w:sz="0" w:space="0" w:color="auto"/>
                    <w:bottom w:val="none" w:sz="0" w:space="0" w:color="auto"/>
                    <w:right w:val="none" w:sz="0" w:space="0" w:color="auto"/>
                  </w:divBdr>
                </w:div>
                <w:div w:id="201796802">
                  <w:marLeft w:val="0"/>
                  <w:marRight w:val="0"/>
                  <w:marTop w:val="60"/>
                  <w:marBottom w:val="30"/>
                  <w:divBdr>
                    <w:top w:val="none" w:sz="0" w:space="0" w:color="auto"/>
                    <w:left w:val="none" w:sz="0" w:space="0" w:color="auto"/>
                    <w:bottom w:val="none" w:sz="0" w:space="0" w:color="auto"/>
                    <w:right w:val="none" w:sz="0" w:space="0" w:color="auto"/>
                  </w:divBdr>
                </w:div>
                <w:div w:id="20180320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6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45">
              <w:marLeft w:val="75"/>
              <w:marRight w:val="75"/>
              <w:marTop w:val="75"/>
              <w:marBottom w:val="0"/>
              <w:divBdr>
                <w:top w:val="none" w:sz="0" w:space="0" w:color="auto"/>
                <w:left w:val="none" w:sz="0" w:space="0" w:color="auto"/>
                <w:bottom w:val="none" w:sz="0" w:space="0" w:color="auto"/>
                <w:right w:val="none" w:sz="0" w:space="0" w:color="auto"/>
              </w:divBdr>
              <w:divsChild>
                <w:div w:id="201801677">
                  <w:marLeft w:val="0"/>
                  <w:marRight w:val="0"/>
                  <w:marTop w:val="60"/>
                  <w:marBottom w:val="30"/>
                  <w:divBdr>
                    <w:top w:val="none" w:sz="0" w:space="0" w:color="auto"/>
                    <w:left w:val="none" w:sz="0" w:space="0" w:color="auto"/>
                    <w:bottom w:val="none" w:sz="0" w:space="0" w:color="auto"/>
                    <w:right w:val="none" w:sz="0" w:space="0" w:color="auto"/>
                  </w:divBdr>
                </w:div>
                <w:div w:id="201802475">
                  <w:marLeft w:val="0"/>
                  <w:marRight w:val="0"/>
                  <w:marTop w:val="60"/>
                  <w:marBottom w:val="30"/>
                  <w:divBdr>
                    <w:top w:val="none" w:sz="0" w:space="0" w:color="auto"/>
                    <w:left w:val="none" w:sz="0" w:space="0" w:color="auto"/>
                    <w:bottom w:val="none" w:sz="0" w:space="0" w:color="auto"/>
                    <w:right w:val="none" w:sz="0" w:space="0" w:color="auto"/>
                  </w:divBdr>
                </w:div>
                <w:div w:id="201803097">
                  <w:marLeft w:val="0"/>
                  <w:marRight w:val="0"/>
                  <w:marTop w:val="60"/>
                  <w:marBottom w:val="30"/>
                  <w:divBdr>
                    <w:top w:val="none" w:sz="0" w:space="0" w:color="auto"/>
                    <w:left w:val="none" w:sz="0" w:space="0" w:color="auto"/>
                    <w:bottom w:val="none" w:sz="0" w:space="0" w:color="auto"/>
                    <w:right w:val="none" w:sz="0" w:space="0" w:color="auto"/>
                  </w:divBdr>
                </w:div>
              </w:divsChild>
            </w:div>
            <w:div w:id="201800995">
              <w:marLeft w:val="0"/>
              <w:marRight w:val="0"/>
              <w:marTop w:val="0"/>
              <w:marBottom w:val="0"/>
              <w:divBdr>
                <w:top w:val="none" w:sz="0" w:space="0" w:color="auto"/>
                <w:left w:val="none" w:sz="0" w:space="0" w:color="auto"/>
                <w:bottom w:val="none" w:sz="0" w:space="0" w:color="auto"/>
                <w:right w:val="none" w:sz="0" w:space="0" w:color="auto"/>
              </w:divBdr>
              <w:divsChild>
                <w:div w:id="20180159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81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88">
              <w:marLeft w:val="0"/>
              <w:marRight w:val="0"/>
              <w:marTop w:val="0"/>
              <w:marBottom w:val="0"/>
              <w:divBdr>
                <w:top w:val="none" w:sz="0" w:space="0" w:color="auto"/>
                <w:left w:val="none" w:sz="0" w:space="0" w:color="auto"/>
                <w:bottom w:val="none" w:sz="0" w:space="0" w:color="auto"/>
                <w:right w:val="none" w:sz="0" w:space="0" w:color="auto"/>
              </w:divBdr>
              <w:divsChild>
                <w:div w:id="20179746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411">
              <w:marLeft w:val="75"/>
              <w:marRight w:val="75"/>
              <w:marTop w:val="75"/>
              <w:marBottom w:val="0"/>
              <w:divBdr>
                <w:top w:val="none" w:sz="0" w:space="0" w:color="auto"/>
                <w:left w:val="none" w:sz="0" w:space="0" w:color="auto"/>
                <w:bottom w:val="none" w:sz="0" w:space="0" w:color="auto"/>
                <w:right w:val="none" w:sz="0" w:space="0" w:color="auto"/>
              </w:divBdr>
              <w:divsChild>
                <w:div w:id="201796946">
                  <w:marLeft w:val="0"/>
                  <w:marRight w:val="0"/>
                  <w:marTop w:val="60"/>
                  <w:marBottom w:val="30"/>
                  <w:divBdr>
                    <w:top w:val="none" w:sz="0" w:space="0" w:color="auto"/>
                    <w:left w:val="none" w:sz="0" w:space="0" w:color="auto"/>
                    <w:bottom w:val="none" w:sz="0" w:space="0" w:color="auto"/>
                    <w:right w:val="none" w:sz="0" w:space="0" w:color="auto"/>
                  </w:divBdr>
                </w:div>
                <w:div w:id="201797352">
                  <w:marLeft w:val="0"/>
                  <w:marRight w:val="0"/>
                  <w:marTop w:val="60"/>
                  <w:marBottom w:val="30"/>
                  <w:divBdr>
                    <w:top w:val="none" w:sz="0" w:space="0" w:color="auto"/>
                    <w:left w:val="none" w:sz="0" w:space="0" w:color="auto"/>
                    <w:bottom w:val="none" w:sz="0" w:space="0" w:color="auto"/>
                    <w:right w:val="none" w:sz="0" w:space="0" w:color="auto"/>
                  </w:divBdr>
                </w:div>
                <w:div w:id="20179832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73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43">
              <w:marLeft w:val="75"/>
              <w:marRight w:val="75"/>
              <w:marTop w:val="75"/>
              <w:marBottom w:val="0"/>
              <w:divBdr>
                <w:top w:val="none" w:sz="0" w:space="0" w:color="auto"/>
                <w:left w:val="none" w:sz="0" w:space="0" w:color="auto"/>
                <w:bottom w:val="none" w:sz="0" w:space="0" w:color="auto"/>
                <w:right w:val="none" w:sz="0" w:space="0" w:color="auto"/>
              </w:divBdr>
              <w:divsChild>
                <w:div w:id="201800683">
                  <w:marLeft w:val="0"/>
                  <w:marRight w:val="0"/>
                  <w:marTop w:val="60"/>
                  <w:marBottom w:val="30"/>
                  <w:divBdr>
                    <w:top w:val="none" w:sz="0" w:space="0" w:color="auto"/>
                    <w:left w:val="none" w:sz="0" w:space="0" w:color="auto"/>
                    <w:bottom w:val="none" w:sz="0" w:space="0" w:color="auto"/>
                    <w:right w:val="none" w:sz="0" w:space="0" w:color="auto"/>
                  </w:divBdr>
                </w:div>
                <w:div w:id="201802855">
                  <w:marLeft w:val="0"/>
                  <w:marRight w:val="0"/>
                  <w:marTop w:val="60"/>
                  <w:marBottom w:val="30"/>
                  <w:divBdr>
                    <w:top w:val="none" w:sz="0" w:space="0" w:color="auto"/>
                    <w:left w:val="none" w:sz="0" w:space="0" w:color="auto"/>
                    <w:bottom w:val="none" w:sz="0" w:space="0" w:color="auto"/>
                    <w:right w:val="none" w:sz="0" w:space="0" w:color="auto"/>
                  </w:divBdr>
                </w:div>
                <w:div w:id="201803003">
                  <w:marLeft w:val="0"/>
                  <w:marRight w:val="0"/>
                  <w:marTop w:val="60"/>
                  <w:marBottom w:val="30"/>
                  <w:divBdr>
                    <w:top w:val="none" w:sz="0" w:space="0" w:color="auto"/>
                    <w:left w:val="none" w:sz="0" w:space="0" w:color="auto"/>
                    <w:bottom w:val="none" w:sz="0" w:space="0" w:color="auto"/>
                    <w:right w:val="none" w:sz="0" w:space="0" w:color="auto"/>
                  </w:divBdr>
                </w:div>
              </w:divsChild>
            </w:div>
            <w:div w:id="201801946">
              <w:marLeft w:val="0"/>
              <w:marRight w:val="0"/>
              <w:marTop w:val="0"/>
              <w:marBottom w:val="0"/>
              <w:divBdr>
                <w:top w:val="none" w:sz="0" w:space="0" w:color="auto"/>
                <w:left w:val="none" w:sz="0" w:space="0" w:color="auto"/>
                <w:bottom w:val="none" w:sz="0" w:space="0" w:color="auto"/>
                <w:right w:val="none" w:sz="0" w:space="0" w:color="auto"/>
              </w:divBdr>
              <w:divsChild>
                <w:div w:id="20180155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003">
          <w:marLeft w:val="0"/>
          <w:marRight w:val="0"/>
          <w:marTop w:val="75"/>
          <w:marBottom w:val="0"/>
          <w:divBdr>
            <w:top w:val="single" w:sz="6" w:space="4" w:color="A6C9E2"/>
            <w:left w:val="single" w:sz="6" w:space="4" w:color="A6C9E2"/>
            <w:bottom w:val="single" w:sz="6" w:space="4" w:color="A6C9E2"/>
            <w:right w:val="single" w:sz="6" w:space="4" w:color="A6C9E2"/>
          </w:divBdr>
          <w:divsChild>
            <w:div w:id="201800919">
              <w:marLeft w:val="75"/>
              <w:marRight w:val="75"/>
              <w:marTop w:val="75"/>
              <w:marBottom w:val="0"/>
              <w:divBdr>
                <w:top w:val="none" w:sz="0" w:space="0" w:color="auto"/>
                <w:left w:val="none" w:sz="0" w:space="0" w:color="auto"/>
                <w:bottom w:val="none" w:sz="0" w:space="0" w:color="auto"/>
                <w:right w:val="none" w:sz="0" w:space="0" w:color="auto"/>
              </w:divBdr>
              <w:divsChild>
                <w:div w:id="201796383">
                  <w:marLeft w:val="0"/>
                  <w:marRight w:val="0"/>
                  <w:marTop w:val="60"/>
                  <w:marBottom w:val="30"/>
                  <w:divBdr>
                    <w:top w:val="none" w:sz="0" w:space="0" w:color="auto"/>
                    <w:left w:val="none" w:sz="0" w:space="0" w:color="auto"/>
                    <w:bottom w:val="none" w:sz="0" w:space="0" w:color="auto"/>
                    <w:right w:val="none" w:sz="0" w:space="0" w:color="auto"/>
                  </w:divBdr>
                </w:div>
                <w:div w:id="201798313">
                  <w:marLeft w:val="0"/>
                  <w:marRight w:val="0"/>
                  <w:marTop w:val="60"/>
                  <w:marBottom w:val="30"/>
                  <w:divBdr>
                    <w:top w:val="none" w:sz="0" w:space="0" w:color="auto"/>
                    <w:left w:val="none" w:sz="0" w:space="0" w:color="auto"/>
                    <w:bottom w:val="none" w:sz="0" w:space="0" w:color="auto"/>
                    <w:right w:val="none" w:sz="0" w:space="0" w:color="auto"/>
                  </w:divBdr>
                </w:div>
                <w:div w:id="20180119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84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945">
              <w:marLeft w:val="75"/>
              <w:marRight w:val="75"/>
              <w:marTop w:val="75"/>
              <w:marBottom w:val="0"/>
              <w:divBdr>
                <w:top w:val="none" w:sz="0" w:space="0" w:color="auto"/>
                <w:left w:val="none" w:sz="0" w:space="0" w:color="auto"/>
                <w:bottom w:val="none" w:sz="0" w:space="0" w:color="auto"/>
                <w:right w:val="none" w:sz="0" w:space="0" w:color="auto"/>
              </w:divBdr>
              <w:divsChild>
                <w:div w:id="201795249">
                  <w:marLeft w:val="0"/>
                  <w:marRight w:val="0"/>
                  <w:marTop w:val="60"/>
                  <w:marBottom w:val="30"/>
                  <w:divBdr>
                    <w:top w:val="none" w:sz="0" w:space="0" w:color="auto"/>
                    <w:left w:val="none" w:sz="0" w:space="0" w:color="auto"/>
                    <w:bottom w:val="none" w:sz="0" w:space="0" w:color="auto"/>
                    <w:right w:val="none" w:sz="0" w:space="0" w:color="auto"/>
                  </w:divBdr>
                </w:div>
                <w:div w:id="201797124">
                  <w:marLeft w:val="0"/>
                  <w:marRight w:val="0"/>
                  <w:marTop w:val="60"/>
                  <w:marBottom w:val="30"/>
                  <w:divBdr>
                    <w:top w:val="none" w:sz="0" w:space="0" w:color="auto"/>
                    <w:left w:val="none" w:sz="0" w:space="0" w:color="auto"/>
                    <w:bottom w:val="none" w:sz="0" w:space="0" w:color="auto"/>
                    <w:right w:val="none" w:sz="0" w:space="0" w:color="auto"/>
                  </w:divBdr>
                </w:div>
                <w:div w:id="201797944">
                  <w:marLeft w:val="0"/>
                  <w:marRight w:val="0"/>
                  <w:marTop w:val="60"/>
                  <w:marBottom w:val="30"/>
                  <w:divBdr>
                    <w:top w:val="none" w:sz="0" w:space="0" w:color="auto"/>
                    <w:left w:val="none" w:sz="0" w:space="0" w:color="auto"/>
                    <w:bottom w:val="none" w:sz="0" w:space="0" w:color="auto"/>
                    <w:right w:val="none" w:sz="0" w:space="0" w:color="auto"/>
                  </w:divBdr>
                </w:div>
              </w:divsChild>
            </w:div>
            <w:div w:id="201801408">
              <w:marLeft w:val="0"/>
              <w:marRight w:val="0"/>
              <w:marTop w:val="0"/>
              <w:marBottom w:val="0"/>
              <w:divBdr>
                <w:top w:val="none" w:sz="0" w:space="0" w:color="auto"/>
                <w:left w:val="none" w:sz="0" w:space="0" w:color="auto"/>
                <w:bottom w:val="none" w:sz="0" w:space="0" w:color="auto"/>
                <w:right w:val="none" w:sz="0" w:space="0" w:color="auto"/>
              </w:divBdr>
              <w:divsChild>
                <w:div w:id="20180113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24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72">
              <w:marLeft w:val="0"/>
              <w:marRight w:val="0"/>
              <w:marTop w:val="0"/>
              <w:marBottom w:val="0"/>
              <w:divBdr>
                <w:top w:val="none" w:sz="0" w:space="0" w:color="auto"/>
                <w:left w:val="none" w:sz="0" w:space="0" w:color="auto"/>
                <w:bottom w:val="none" w:sz="0" w:space="0" w:color="auto"/>
                <w:right w:val="none" w:sz="0" w:space="0" w:color="auto"/>
              </w:divBdr>
              <w:divsChild>
                <w:div w:id="20180140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819">
              <w:marLeft w:val="75"/>
              <w:marRight w:val="75"/>
              <w:marTop w:val="75"/>
              <w:marBottom w:val="0"/>
              <w:divBdr>
                <w:top w:val="none" w:sz="0" w:space="0" w:color="auto"/>
                <w:left w:val="none" w:sz="0" w:space="0" w:color="auto"/>
                <w:bottom w:val="none" w:sz="0" w:space="0" w:color="auto"/>
                <w:right w:val="none" w:sz="0" w:space="0" w:color="auto"/>
              </w:divBdr>
              <w:divsChild>
                <w:div w:id="201795733">
                  <w:marLeft w:val="0"/>
                  <w:marRight w:val="0"/>
                  <w:marTop w:val="60"/>
                  <w:marBottom w:val="30"/>
                  <w:divBdr>
                    <w:top w:val="none" w:sz="0" w:space="0" w:color="auto"/>
                    <w:left w:val="none" w:sz="0" w:space="0" w:color="auto"/>
                    <w:bottom w:val="none" w:sz="0" w:space="0" w:color="auto"/>
                    <w:right w:val="none" w:sz="0" w:space="0" w:color="auto"/>
                  </w:divBdr>
                </w:div>
                <w:div w:id="201797915">
                  <w:marLeft w:val="0"/>
                  <w:marRight w:val="0"/>
                  <w:marTop w:val="60"/>
                  <w:marBottom w:val="30"/>
                  <w:divBdr>
                    <w:top w:val="none" w:sz="0" w:space="0" w:color="auto"/>
                    <w:left w:val="none" w:sz="0" w:space="0" w:color="auto"/>
                    <w:bottom w:val="none" w:sz="0" w:space="0" w:color="auto"/>
                    <w:right w:val="none" w:sz="0" w:space="0" w:color="auto"/>
                  </w:divBdr>
                </w:div>
                <w:div w:id="20180175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41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78">
              <w:marLeft w:val="75"/>
              <w:marRight w:val="75"/>
              <w:marTop w:val="75"/>
              <w:marBottom w:val="0"/>
              <w:divBdr>
                <w:top w:val="none" w:sz="0" w:space="0" w:color="auto"/>
                <w:left w:val="none" w:sz="0" w:space="0" w:color="auto"/>
                <w:bottom w:val="none" w:sz="0" w:space="0" w:color="auto"/>
                <w:right w:val="none" w:sz="0" w:space="0" w:color="auto"/>
              </w:divBdr>
              <w:divsChild>
                <w:div w:id="201796469">
                  <w:marLeft w:val="0"/>
                  <w:marRight w:val="0"/>
                  <w:marTop w:val="60"/>
                  <w:marBottom w:val="30"/>
                  <w:divBdr>
                    <w:top w:val="none" w:sz="0" w:space="0" w:color="auto"/>
                    <w:left w:val="none" w:sz="0" w:space="0" w:color="auto"/>
                    <w:bottom w:val="none" w:sz="0" w:space="0" w:color="auto"/>
                    <w:right w:val="none" w:sz="0" w:space="0" w:color="auto"/>
                  </w:divBdr>
                </w:div>
                <w:div w:id="201801062">
                  <w:marLeft w:val="0"/>
                  <w:marRight w:val="0"/>
                  <w:marTop w:val="60"/>
                  <w:marBottom w:val="30"/>
                  <w:divBdr>
                    <w:top w:val="none" w:sz="0" w:space="0" w:color="auto"/>
                    <w:left w:val="none" w:sz="0" w:space="0" w:color="auto"/>
                    <w:bottom w:val="none" w:sz="0" w:space="0" w:color="auto"/>
                    <w:right w:val="none" w:sz="0" w:space="0" w:color="auto"/>
                  </w:divBdr>
                </w:div>
                <w:div w:id="201801075">
                  <w:marLeft w:val="0"/>
                  <w:marRight w:val="0"/>
                  <w:marTop w:val="60"/>
                  <w:marBottom w:val="30"/>
                  <w:divBdr>
                    <w:top w:val="none" w:sz="0" w:space="0" w:color="auto"/>
                    <w:left w:val="none" w:sz="0" w:space="0" w:color="auto"/>
                    <w:bottom w:val="none" w:sz="0" w:space="0" w:color="auto"/>
                    <w:right w:val="none" w:sz="0" w:space="0" w:color="auto"/>
                  </w:divBdr>
                </w:div>
              </w:divsChild>
            </w:div>
            <w:div w:id="201800520">
              <w:marLeft w:val="0"/>
              <w:marRight w:val="0"/>
              <w:marTop w:val="0"/>
              <w:marBottom w:val="0"/>
              <w:divBdr>
                <w:top w:val="none" w:sz="0" w:space="0" w:color="auto"/>
                <w:left w:val="none" w:sz="0" w:space="0" w:color="auto"/>
                <w:bottom w:val="none" w:sz="0" w:space="0" w:color="auto"/>
                <w:right w:val="none" w:sz="0" w:space="0" w:color="auto"/>
              </w:divBdr>
              <w:divsChild>
                <w:div w:id="20179598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84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13">
              <w:marLeft w:val="75"/>
              <w:marRight w:val="75"/>
              <w:marTop w:val="75"/>
              <w:marBottom w:val="0"/>
              <w:divBdr>
                <w:top w:val="none" w:sz="0" w:space="0" w:color="auto"/>
                <w:left w:val="none" w:sz="0" w:space="0" w:color="auto"/>
                <w:bottom w:val="none" w:sz="0" w:space="0" w:color="auto"/>
                <w:right w:val="none" w:sz="0" w:space="0" w:color="auto"/>
              </w:divBdr>
              <w:divsChild>
                <w:div w:id="201796583">
                  <w:marLeft w:val="0"/>
                  <w:marRight w:val="0"/>
                  <w:marTop w:val="60"/>
                  <w:marBottom w:val="30"/>
                  <w:divBdr>
                    <w:top w:val="none" w:sz="0" w:space="0" w:color="auto"/>
                    <w:left w:val="none" w:sz="0" w:space="0" w:color="auto"/>
                    <w:bottom w:val="none" w:sz="0" w:space="0" w:color="auto"/>
                    <w:right w:val="none" w:sz="0" w:space="0" w:color="auto"/>
                  </w:divBdr>
                </w:div>
                <w:div w:id="201799617">
                  <w:marLeft w:val="0"/>
                  <w:marRight w:val="0"/>
                  <w:marTop w:val="60"/>
                  <w:marBottom w:val="30"/>
                  <w:divBdr>
                    <w:top w:val="none" w:sz="0" w:space="0" w:color="auto"/>
                    <w:left w:val="none" w:sz="0" w:space="0" w:color="auto"/>
                    <w:bottom w:val="none" w:sz="0" w:space="0" w:color="auto"/>
                    <w:right w:val="none" w:sz="0" w:space="0" w:color="auto"/>
                  </w:divBdr>
                </w:div>
                <w:div w:id="201800043">
                  <w:marLeft w:val="0"/>
                  <w:marRight w:val="0"/>
                  <w:marTop w:val="60"/>
                  <w:marBottom w:val="30"/>
                  <w:divBdr>
                    <w:top w:val="none" w:sz="0" w:space="0" w:color="auto"/>
                    <w:left w:val="none" w:sz="0" w:space="0" w:color="auto"/>
                    <w:bottom w:val="none" w:sz="0" w:space="0" w:color="auto"/>
                    <w:right w:val="none" w:sz="0" w:space="0" w:color="auto"/>
                  </w:divBdr>
                </w:div>
              </w:divsChild>
            </w:div>
            <w:div w:id="201799684">
              <w:marLeft w:val="0"/>
              <w:marRight w:val="0"/>
              <w:marTop w:val="0"/>
              <w:marBottom w:val="0"/>
              <w:divBdr>
                <w:top w:val="none" w:sz="0" w:space="0" w:color="auto"/>
                <w:left w:val="none" w:sz="0" w:space="0" w:color="auto"/>
                <w:bottom w:val="none" w:sz="0" w:space="0" w:color="auto"/>
                <w:right w:val="none" w:sz="0" w:space="0" w:color="auto"/>
              </w:divBdr>
              <w:divsChild>
                <w:div w:id="20179642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7397">
      <w:marLeft w:val="0"/>
      <w:marRight w:val="0"/>
      <w:marTop w:val="0"/>
      <w:marBottom w:val="0"/>
      <w:divBdr>
        <w:top w:val="none" w:sz="0" w:space="0" w:color="auto"/>
        <w:left w:val="none" w:sz="0" w:space="0" w:color="auto"/>
        <w:bottom w:val="none" w:sz="0" w:space="0" w:color="auto"/>
        <w:right w:val="none" w:sz="0" w:space="0" w:color="auto"/>
      </w:divBdr>
      <w:divsChild>
        <w:div w:id="201797698">
          <w:marLeft w:val="75"/>
          <w:marRight w:val="75"/>
          <w:marTop w:val="75"/>
          <w:marBottom w:val="0"/>
          <w:divBdr>
            <w:top w:val="none" w:sz="0" w:space="0" w:color="auto"/>
            <w:left w:val="none" w:sz="0" w:space="0" w:color="auto"/>
            <w:bottom w:val="none" w:sz="0" w:space="0" w:color="auto"/>
            <w:right w:val="none" w:sz="0" w:space="0" w:color="auto"/>
          </w:divBdr>
          <w:divsChild>
            <w:div w:id="201797866">
              <w:marLeft w:val="0"/>
              <w:marRight w:val="0"/>
              <w:marTop w:val="60"/>
              <w:marBottom w:val="30"/>
              <w:divBdr>
                <w:top w:val="none" w:sz="0" w:space="0" w:color="auto"/>
                <w:left w:val="none" w:sz="0" w:space="0" w:color="auto"/>
                <w:bottom w:val="none" w:sz="0" w:space="0" w:color="auto"/>
                <w:right w:val="none" w:sz="0" w:space="0" w:color="auto"/>
              </w:divBdr>
            </w:div>
            <w:div w:id="201800038">
              <w:marLeft w:val="0"/>
              <w:marRight w:val="0"/>
              <w:marTop w:val="60"/>
              <w:marBottom w:val="30"/>
              <w:divBdr>
                <w:top w:val="none" w:sz="0" w:space="0" w:color="auto"/>
                <w:left w:val="none" w:sz="0" w:space="0" w:color="auto"/>
                <w:bottom w:val="none" w:sz="0" w:space="0" w:color="auto"/>
                <w:right w:val="none" w:sz="0" w:space="0" w:color="auto"/>
              </w:divBdr>
            </w:div>
            <w:div w:id="20180301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454">
      <w:marLeft w:val="0"/>
      <w:marRight w:val="0"/>
      <w:marTop w:val="0"/>
      <w:marBottom w:val="0"/>
      <w:divBdr>
        <w:top w:val="none" w:sz="0" w:space="0" w:color="auto"/>
        <w:left w:val="none" w:sz="0" w:space="0" w:color="auto"/>
        <w:bottom w:val="none" w:sz="0" w:space="0" w:color="auto"/>
        <w:right w:val="none" w:sz="0" w:space="0" w:color="auto"/>
      </w:divBdr>
      <w:divsChild>
        <w:div w:id="20179587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40">
              <w:marLeft w:val="75"/>
              <w:marRight w:val="75"/>
              <w:marTop w:val="75"/>
              <w:marBottom w:val="0"/>
              <w:divBdr>
                <w:top w:val="none" w:sz="0" w:space="0" w:color="auto"/>
                <w:left w:val="none" w:sz="0" w:space="0" w:color="auto"/>
                <w:bottom w:val="none" w:sz="0" w:space="0" w:color="auto"/>
                <w:right w:val="none" w:sz="0" w:space="0" w:color="auto"/>
              </w:divBdr>
              <w:divsChild>
                <w:div w:id="201795273">
                  <w:marLeft w:val="0"/>
                  <w:marRight w:val="0"/>
                  <w:marTop w:val="60"/>
                  <w:marBottom w:val="30"/>
                  <w:divBdr>
                    <w:top w:val="none" w:sz="0" w:space="0" w:color="auto"/>
                    <w:left w:val="none" w:sz="0" w:space="0" w:color="auto"/>
                    <w:bottom w:val="none" w:sz="0" w:space="0" w:color="auto"/>
                    <w:right w:val="none" w:sz="0" w:space="0" w:color="auto"/>
                  </w:divBdr>
                </w:div>
                <w:div w:id="201797982">
                  <w:marLeft w:val="0"/>
                  <w:marRight w:val="0"/>
                  <w:marTop w:val="60"/>
                  <w:marBottom w:val="30"/>
                  <w:divBdr>
                    <w:top w:val="none" w:sz="0" w:space="0" w:color="auto"/>
                    <w:left w:val="none" w:sz="0" w:space="0" w:color="auto"/>
                    <w:bottom w:val="none" w:sz="0" w:space="0" w:color="auto"/>
                    <w:right w:val="none" w:sz="0" w:space="0" w:color="auto"/>
                  </w:divBdr>
                </w:div>
                <w:div w:id="201802309">
                  <w:marLeft w:val="0"/>
                  <w:marRight w:val="0"/>
                  <w:marTop w:val="60"/>
                  <w:marBottom w:val="30"/>
                  <w:divBdr>
                    <w:top w:val="none" w:sz="0" w:space="0" w:color="auto"/>
                    <w:left w:val="none" w:sz="0" w:space="0" w:color="auto"/>
                    <w:bottom w:val="none" w:sz="0" w:space="0" w:color="auto"/>
                    <w:right w:val="none" w:sz="0" w:space="0" w:color="auto"/>
                  </w:divBdr>
                </w:div>
              </w:divsChild>
            </w:div>
            <w:div w:id="201796582">
              <w:marLeft w:val="0"/>
              <w:marRight w:val="0"/>
              <w:marTop w:val="0"/>
              <w:marBottom w:val="0"/>
              <w:divBdr>
                <w:top w:val="none" w:sz="0" w:space="0" w:color="auto"/>
                <w:left w:val="none" w:sz="0" w:space="0" w:color="auto"/>
                <w:bottom w:val="none" w:sz="0" w:space="0" w:color="auto"/>
                <w:right w:val="none" w:sz="0" w:space="0" w:color="auto"/>
              </w:divBdr>
              <w:divsChild>
                <w:div w:id="20179804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456">
          <w:marLeft w:val="0"/>
          <w:marRight w:val="0"/>
          <w:marTop w:val="75"/>
          <w:marBottom w:val="0"/>
          <w:divBdr>
            <w:top w:val="single" w:sz="6" w:space="4" w:color="A6C9E2"/>
            <w:left w:val="single" w:sz="6" w:space="4" w:color="A6C9E2"/>
            <w:bottom w:val="single" w:sz="6" w:space="4" w:color="A6C9E2"/>
            <w:right w:val="single" w:sz="6" w:space="4" w:color="A6C9E2"/>
          </w:divBdr>
          <w:divsChild>
            <w:div w:id="201800447">
              <w:marLeft w:val="75"/>
              <w:marRight w:val="75"/>
              <w:marTop w:val="75"/>
              <w:marBottom w:val="0"/>
              <w:divBdr>
                <w:top w:val="none" w:sz="0" w:space="0" w:color="auto"/>
                <w:left w:val="none" w:sz="0" w:space="0" w:color="auto"/>
                <w:bottom w:val="none" w:sz="0" w:space="0" w:color="auto"/>
                <w:right w:val="none" w:sz="0" w:space="0" w:color="auto"/>
              </w:divBdr>
              <w:divsChild>
                <w:div w:id="201796769">
                  <w:marLeft w:val="0"/>
                  <w:marRight w:val="0"/>
                  <w:marTop w:val="60"/>
                  <w:marBottom w:val="30"/>
                  <w:divBdr>
                    <w:top w:val="none" w:sz="0" w:space="0" w:color="auto"/>
                    <w:left w:val="none" w:sz="0" w:space="0" w:color="auto"/>
                    <w:bottom w:val="none" w:sz="0" w:space="0" w:color="auto"/>
                    <w:right w:val="none" w:sz="0" w:space="0" w:color="auto"/>
                  </w:divBdr>
                </w:div>
                <w:div w:id="201797300">
                  <w:marLeft w:val="0"/>
                  <w:marRight w:val="0"/>
                  <w:marTop w:val="60"/>
                  <w:marBottom w:val="30"/>
                  <w:divBdr>
                    <w:top w:val="none" w:sz="0" w:space="0" w:color="auto"/>
                    <w:left w:val="none" w:sz="0" w:space="0" w:color="auto"/>
                    <w:bottom w:val="none" w:sz="0" w:space="0" w:color="auto"/>
                    <w:right w:val="none" w:sz="0" w:space="0" w:color="auto"/>
                  </w:divBdr>
                </w:div>
                <w:div w:id="201802808">
                  <w:marLeft w:val="0"/>
                  <w:marRight w:val="0"/>
                  <w:marTop w:val="60"/>
                  <w:marBottom w:val="30"/>
                  <w:divBdr>
                    <w:top w:val="none" w:sz="0" w:space="0" w:color="auto"/>
                    <w:left w:val="none" w:sz="0" w:space="0" w:color="auto"/>
                    <w:bottom w:val="none" w:sz="0" w:space="0" w:color="auto"/>
                    <w:right w:val="none" w:sz="0" w:space="0" w:color="auto"/>
                  </w:divBdr>
                </w:div>
              </w:divsChild>
            </w:div>
            <w:div w:id="201801406">
              <w:marLeft w:val="0"/>
              <w:marRight w:val="0"/>
              <w:marTop w:val="0"/>
              <w:marBottom w:val="0"/>
              <w:divBdr>
                <w:top w:val="none" w:sz="0" w:space="0" w:color="auto"/>
                <w:left w:val="none" w:sz="0" w:space="0" w:color="auto"/>
                <w:bottom w:val="none" w:sz="0" w:space="0" w:color="auto"/>
                <w:right w:val="none" w:sz="0" w:space="0" w:color="auto"/>
              </w:divBdr>
              <w:divsChild>
                <w:div w:id="2017978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441">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79">
              <w:marLeft w:val="0"/>
              <w:marRight w:val="0"/>
              <w:marTop w:val="0"/>
              <w:marBottom w:val="0"/>
              <w:divBdr>
                <w:top w:val="none" w:sz="0" w:space="0" w:color="auto"/>
                <w:left w:val="none" w:sz="0" w:space="0" w:color="auto"/>
                <w:bottom w:val="none" w:sz="0" w:space="0" w:color="auto"/>
                <w:right w:val="none" w:sz="0" w:space="0" w:color="auto"/>
              </w:divBdr>
              <w:divsChild>
                <w:div w:id="2018001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853">
              <w:marLeft w:val="75"/>
              <w:marRight w:val="75"/>
              <w:marTop w:val="75"/>
              <w:marBottom w:val="0"/>
              <w:divBdr>
                <w:top w:val="none" w:sz="0" w:space="0" w:color="auto"/>
                <w:left w:val="none" w:sz="0" w:space="0" w:color="auto"/>
                <w:bottom w:val="none" w:sz="0" w:space="0" w:color="auto"/>
                <w:right w:val="none" w:sz="0" w:space="0" w:color="auto"/>
              </w:divBdr>
              <w:divsChild>
                <w:div w:id="201796212">
                  <w:marLeft w:val="0"/>
                  <w:marRight w:val="0"/>
                  <w:marTop w:val="60"/>
                  <w:marBottom w:val="30"/>
                  <w:divBdr>
                    <w:top w:val="none" w:sz="0" w:space="0" w:color="auto"/>
                    <w:left w:val="none" w:sz="0" w:space="0" w:color="auto"/>
                    <w:bottom w:val="none" w:sz="0" w:space="0" w:color="auto"/>
                    <w:right w:val="none" w:sz="0" w:space="0" w:color="auto"/>
                  </w:divBdr>
                </w:div>
                <w:div w:id="201800509">
                  <w:marLeft w:val="0"/>
                  <w:marRight w:val="0"/>
                  <w:marTop w:val="60"/>
                  <w:marBottom w:val="30"/>
                  <w:divBdr>
                    <w:top w:val="none" w:sz="0" w:space="0" w:color="auto"/>
                    <w:left w:val="none" w:sz="0" w:space="0" w:color="auto"/>
                    <w:bottom w:val="none" w:sz="0" w:space="0" w:color="auto"/>
                    <w:right w:val="none" w:sz="0" w:space="0" w:color="auto"/>
                  </w:divBdr>
                </w:div>
                <w:div w:id="20180083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10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02">
              <w:marLeft w:val="75"/>
              <w:marRight w:val="75"/>
              <w:marTop w:val="75"/>
              <w:marBottom w:val="0"/>
              <w:divBdr>
                <w:top w:val="none" w:sz="0" w:space="0" w:color="auto"/>
                <w:left w:val="none" w:sz="0" w:space="0" w:color="auto"/>
                <w:bottom w:val="none" w:sz="0" w:space="0" w:color="auto"/>
                <w:right w:val="none" w:sz="0" w:space="0" w:color="auto"/>
              </w:divBdr>
              <w:divsChild>
                <w:div w:id="201795834">
                  <w:marLeft w:val="0"/>
                  <w:marRight w:val="0"/>
                  <w:marTop w:val="60"/>
                  <w:marBottom w:val="30"/>
                  <w:divBdr>
                    <w:top w:val="none" w:sz="0" w:space="0" w:color="auto"/>
                    <w:left w:val="none" w:sz="0" w:space="0" w:color="auto"/>
                    <w:bottom w:val="none" w:sz="0" w:space="0" w:color="auto"/>
                    <w:right w:val="none" w:sz="0" w:space="0" w:color="auto"/>
                  </w:divBdr>
                </w:div>
                <w:div w:id="201799821">
                  <w:marLeft w:val="0"/>
                  <w:marRight w:val="0"/>
                  <w:marTop w:val="60"/>
                  <w:marBottom w:val="30"/>
                  <w:divBdr>
                    <w:top w:val="none" w:sz="0" w:space="0" w:color="auto"/>
                    <w:left w:val="none" w:sz="0" w:space="0" w:color="auto"/>
                    <w:bottom w:val="none" w:sz="0" w:space="0" w:color="auto"/>
                    <w:right w:val="none" w:sz="0" w:space="0" w:color="auto"/>
                  </w:divBdr>
                </w:div>
                <w:div w:id="201801072">
                  <w:marLeft w:val="0"/>
                  <w:marRight w:val="0"/>
                  <w:marTop w:val="60"/>
                  <w:marBottom w:val="30"/>
                  <w:divBdr>
                    <w:top w:val="none" w:sz="0" w:space="0" w:color="auto"/>
                    <w:left w:val="none" w:sz="0" w:space="0" w:color="auto"/>
                    <w:bottom w:val="none" w:sz="0" w:space="0" w:color="auto"/>
                    <w:right w:val="none" w:sz="0" w:space="0" w:color="auto"/>
                  </w:divBdr>
                </w:div>
              </w:divsChild>
            </w:div>
            <w:div w:id="201801477">
              <w:marLeft w:val="0"/>
              <w:marRight w:val="0"/>
              <w:marTop w:val="0"/>
              <w:marBottom w:val="0"/>
              <w:divBdr>
                <w:top w:val="none" w:sz="0" w:space="0" w:color="auto"/>
                <w:left w:val="none" w:sz="0" w:space="0" w:color="auto"/>
                <w:bottom w:val="none" w:sz="0" w:space="0" w:color="auto"/>
                <w:right w:val="none" w:sz="0" w:space="0" w:color="auto"/>
              </w:divBdr>
              <w:divsChild>
                <w:div w:id="20180274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355">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78">
              <w:marLeft w:val="75"/>
              <w:marRight w:val="75"/>
              <w:marTop w:val="75"/>
              <w:marBottom w:val="0"/>
              <w:divBdr>
                <w:top w:val="none" w:sz="0" w:space="0" w:color="auto"/>
                <w:left w:val="none" w:sz="0" w:space="0" w:color="auto"/>
                <w:bottom w:val="none" w:sz="0" w:space="0" w:color="auto"/>
                <w:right w:val="none" w:sz="0" w:space="0" w:color="auto"/>
              </w:divBdr>
              <w:divsChild>
                <w:div w:id="201797017">
                  <w:marLeft w:val="0"/>
                  <w:marRight w:val="0"/>
                  <w:marTop w:val="60"/>
                  <w:marBottom w:val="30"/>
                  <w:divBdr>
                    <w:top w:val="none" w:sz="0" w:space="0" w:color="auto"/>
                    <w:left w:val="none" w:sz="0" w:space="0" w:color="auto"/>
                    <w:bottom w:val="none" w:sz="0" w:space="0" w:color="auto"/>
                    <w:right w:val="none" w:sz="0" w:space="0" w:color="auto"/>
                  </w:divBdr>
                </w:div>
                <w:div w:id="201799756">
                  <w:marLeft w:val="0"/>
                  <w:marRight w:val="0"/>
                  <w:marTop w:val="60"/>
                  <w:marBottom w:val="30"/>
                  <w:divBdr>
                    <w:top w:val="none" w:sz="0" w:space="0" w:color="auto"/>
                    <w:left w:val="none" w:sz="0" w:space="0" w:color="auto"/>
                    <w:bottom w:val="none" w:sz="0" w:space="0" w:color="auto"/>
                    <w:right w:val="none" w:sz="0" w:space="0" w:color="auto"/>
                  </w:divBdr>
                </w:div>
                <w:div w:id="20180009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20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22">
              <w:marLeft w:val="75"/>
              <w:marRight w:val="75"/>
              <w:marTop w:val="75"/>
              <w:marBottom w:val="0"/>
              <w:divBdr>
                <w:top w:val="none" w:sz="0" w:space="0" w:color="auto"/>
                <w:left w:val="none" w:sz="0" w:space="0" w:color="auto"/>
                <w:bottom w:val="none" w:sz="0" w:space="0" w:color="auto"/>
                <w:right w:val="none" w:sz="0" w:space="0" w:color="auto"/>
              </w:divBdr>
              <w:divsChild>
                <w:div w:id="201795096">
                  <w:marLeft w:val="0"/>
                  <w:marRight w:val="0"/>
                  <w:marTop w:val="60"/>
                  <w:marBottom w:val="30"/>
                  <w:divBdr>
                    <w:top w:val="none" w:sz="0" w:space="0" w:color="auto"/>
                    <w:left w:val="none" w:sz="0" w:space="0" w:color="auto"/>
                    <w:bottom w:val="none" w:sz="0" w:space="0" w:color="auto"/>
                    <w:right w:val="none" w:sz="0" w:space="0" w:color="auto"/>
                  </w:divBdr>
                </w:div>
                <w:div w:id="201795534">
                  <w:marLeft w:val="0"/>
                  <w:marRight w:val="0"/>
                  <w:marTop w:val="60"/>
                  <w:marBottom w:val="30"/>
                  <w:divBdr>
                    <w:top w:val="none" w:sz="0" w:space="0" w:color="auto"/>
                    <w:left w:val="none" w:sz="0" w:space="0" w:color="auto"/>
                    <w:bottom w:val="none" w:sz="0" w:space="0" w:color="auto"/>
                    <w:right w:val="none" w:sz="0" w:space="0" w:color="auto"/>
                  </w:divBdr>
                </w:div>
                <w:div w:id="201797883">
                  <w:marLeft w:val="0"/>
                  <w:marRight w:val="0"/>
                  <w:marTop w:val="60"/>
                  <w:marBottom w:val="30"/>
                  <w:divBdr>
                    <w:top w:val="none" w:sz="0" w:space="0" w:color="auto"/>
                    <w:left w:val="none" w:sz="0" w:space="0" w:color="auto"/>
                    <w:bottom w:val="none" w:sz="0" w:space="0" w:color="auto"/>
                    <w:right w:val="none" w:sz="0" w:space="0" w:color="auto"/>
                  </w:divBdr>
                </w:div>
              </w:divsChild>
            </w:div>
            <w:div w:id="201799207">
              <w:marLeft w:val="0"/>
              <w:marRight w:val="0"/>
              <w:marTop w:val="0"/>
              <w:marBottom w:val="0"/>
              <w:divBdr>
                <w:top w:val="none" w:sz="0" w:space="0" w:color="auto"/>
                <w:left w:val="none" w:sz="0" w:space="0" w:color="auto"/>
                <w:bottom w:val="none" w:sz="0" w:space="0" w:color="auto"/>
                <w:right w:val="none" w:sz="0" w:space="0" w:color="auto"/>
              </w:divBdr>
              <w:divsChild>
                <w:div w:id="20180294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50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55">
              <w:marLeft w:val="0"/>
              <w:marRight w:val="0"/>
              <w:marTop w:val="0"/>
              <w:marBottom w:val="0"/>
              <w:divBdr>
                <w:top w:val="none" w:sz="0" w:space="0" w:color="auto"/>
                <w:left w:val="none" w:sz="0" w:space="0" w:color="auto"/>
                <w:bottom w:val="none" w:sz="0" w:space="0" w:color="auto"/>
                <w:right w:val="none" w:sz="0" w:space="0" w:color="auto"/>
              </w:divBdr>
              <w:divsChild>
                <w:div w:id="20180293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543">
              <w:marLeft w:val="75"/>
              <w:marRight w:val="75"/>
              <w:marTop w:val="75"/>
              <w:marBottom w:val="0"/>
              <w:divBdr>
                <w:top w:val="none" w:sz="0" w:space="0" w:color="auto"/>
                <w:left w:val="none" w:sz="0" w:space="0" w:color="auto"/>
                <w:bottom w:val="none" w:sz="0" w:space="0" w:color="auto"/>
                <w:right w:val="none" w:sz="0" w:space="0" w:color="auto"/>
              </w:divBdr>
              <w:divsChild>
                <w:div w:id="201795939">
                  <w:marLeft w:val="0"/>
                  <w:marRight w:val="0"/>
                  <w:marTop w:val="60"/>
                  <w:marBottom w:val="30"/>
                  <w:divBdr>
                    <w:top w:val="none" w:sz="0" w:space="0" w:color="auto"/>
                    <w:left w:val="none" w:sz="0" w:space="0" w:color="auto"/>
                    <w:bottom w:val="none" w:sz="0" w:space="0" w:color="auto"/>
                    <w:right w:val="none" w:sz="0" w:space="0" w:color="auto"/>
                  </w:divBdr>
                </w:div>
                <w:div w:id="201796563">
                  <w:marLeft w:val="0"/>
                  <w:marRight w:val="0"/>
                  <w:marTop w:val="60"/>
                  <w:marBottom w:val="30"/>
                  <w:divBdr>
                    <w:top w:val="none" w:sz="0" w:space="0" w:color="auto"/>
                    <w:left w:val="none" w:sz="0" w:space="0" w:color="auto"/>
                    <w:bottom w:val="none" w:sz="0" w:space="0" w:color="auto"/>
                    <w:right w:val="none" w:sz="0" w:space="0" w:color="auto"/>
                  </w:divBdr>
                </w:div>
                <w:div w:id="20180209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99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25">
              <w:marLeft w:val="75"/>
              <w:marRight w:val="75"/>
              <w:marTop w:val="75"/>
              <w:marBottom w:val="0"/>
              <w:divBdr>
                <w:top w:val="none" w:sz="0" w:space="0" w:color="auto"/>
                <w:left w:val="none" w:sz="0" w:space="0" w:color="auto"/>
                <w:bottom w:val="none" w:sz="0" w:space="0" w:color="auto"/>
                <w:right w:val="none" w:sz="0" w:space="0" w:color="auto"/>
              </w:divBdr>
              <w:divsChild>
                <w:div w:id="201795887">
                  <w:marLeft w:val="0"/>
                  <w:marRight w:val="0"/>
                  <w:marTop w:val="60"/>
                  <w:marBottom w:val="30"/>
                  <w:divBdr>
                    <w:top w:val="none" w:sz="0" w:space="0" w:color="auto"/>
                    <w:left w:val="none" w:sz="0" w:space="0" w:color="auto"/>
                    <w:bottom w:val="none" w:sz="0" w:space="0" w:color="auto"/>
                    <w:right w:val="none" w:sz="0" w:space="0" w:color="auto"/>
                  </w:divBdr>
                </w:div>
                <w:div w:id="201799294">
                  <w:marLeft w:val="0"/>
                  <w:marRight w:val="0"/>
                  <w:marTop w:val="60"/>
                  <w:marBottom w:val="30"/>
                  <w:divBdr>
                    <w:top w:val="none" w:sz="0" w:space="0" w:color="auto"/>
                    <w:left w:val="none" w:sz="0" w:space="0" w:color="auto"/>
                    <w:bottom w:val="none" w:sz="0" w:space="0" w:color="auto"/>
                    <w:right w:val="none" w:sz="0" w:space="0" w:color="auto"/>
                  </w:divBdr>
                </w:div>
                <w:div w:id="201800322">
                  <w:marLeft w:val="0"/>
                  <w:marRight w:val="0"/>
                  <w:marTop w:val="60"/>
                  <w:marBottom w:val="30"/>
                  <w:divBdr>
                    <w:top w:val="none" w:sz="0" w:space="0" w:color="auto"/>
                    <w:left w:val="none" w:sz="0" w:space="0" w:color="auto"/>
                    <w:bottom w:val="none" w:sz="0" w:space="0" w:color="auto"/>
                    <w:right w:val="none" w:sz="0" w:space="0" w:color="auto"/>
                  </w:divBdr>
                </w:div>
              </w:divsChild>
            </w:div>
            <w:div w:id="201800773">
              <w:marLeft w:val="0"/>
              <w:marRight w:val="0"/>
              <w:marTop w:val="0"/>
              <w:marBottom w:val="0"/>
              <w:divBdr>
                <w:top w:val="none" w:sz="0" w:space="0" w:color="auto"/>
                <w:left w:val="none" w:sz="0" w:space="0" w:color="auto"/>
                <w:bottom w:val="none" w:sz="0" w:space="0" w:color="auto"/>
                <w:right w:val="none" w:sz="0" w:space="0" w:color="auto"/>
              </w:divBdr>
              <w:divsChild>
                <w:div w:id="20179839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60">
          <w:marLeft w:val="0"/>
          <w:marRight w:val="0"/>
          <w:marTop w:val="75"/>
          <w:marBottom w:val="0"/>
          <w:divBdr>
            <w:top w:val="single" w:sz="6" w:space="4" w:color="A6C9E2"/>
            <w:left w:val="single" w:sz="6" w:space="4" w:color="A6C9E2"/>
            <w:bottom w:val="single" w:sz="6" w:space="4" w:color="A6C9E2"/>
            <w:right w:val="single" w:sz="6" w:space="4" w:color="A6C9E2"/>
          </w:divBdr>
          <w:divsChild>
            <w:div w:id="201799973">
              <w:marLeft w:val="0"/>
              <w:marRight w:val="0"/>
              <w:marTop w:val="0"/>
              <w:marBottom w:val="0"/>
              <w:divBdr>
                <w:top w:val="none" w:sz="0" w:space="0" w:color="auto"/>
                <w:left w:val="none" w:sz="0" w:space="0" w:color="auto"/>
                <w:bottom w:val="none" w:sz="0" w:space="0" w:color="auto"/>
                <w:right w:val="none" w:sz="0" w:space="0" w:color="auto"/>
              </w:divBdr>
              <w:divsChild>
                <w:div w:id="20179544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605">
              <w:marLeft w:val="75"/>
              <w:marRight w:val="75"/>
              <w:marTop w:val="75"/>
              <w:marBottom w:val="0"/>
              <w:divBdr>
                <w:top w:val="none" w:sz="0" w:space="0" w:color="auto"/>
                <w:left w:val="none" w:sz="0" w:space="0" w:color="auto"/>
                <w:bottom w:val="none" w:sz="0" w:space="0" w:color="auto"/>
                <w:right w:val="none" w:sz="0" w:space="0" w:color="auto"/>
              </w:divBdr>
              <w:divsChild>
                <w:div w:id="201797183">
                  <w:marLeft w:val="0"/>
                  <w:marRight w:val="0"/>
                  <w:marTop w:val="60"/>
                  <w:marBottom w:val="30"/>
                  <w:divBdr>
                    <w:top w:val="none" w:sz="0" w:space="0" w:color="auto"/>
                    <w:left w:val="none" w:sz="0" w:space="0" w:color="auto"/>
                    <w:bottom w:val="none" w:sz="0" w:space="0" w:color="auto"/>
                    <w:right w:val="none" w:sz="0" w:space="0" w:color="auto"/>
                  </w:divBdr>
                </w:div>
                <w:div w:id="201797678">
                  <w:marLeft w:val="0"/>
                  <w:marRight w:val="0"/>
                  <w:marTop w:val="60"/>
                  <w:marBottom w:val="30"/>
                  <w:divBdr>
                    <w:top w:val="none" w:sz="0" w:space="0" w:color="auto"/>
                    <w:left w:val="none" w:sz="0" w:space="0" w:color="auto"/>
                    <w:bottom w:val="none" w:sz="0" w:space="0" w:color="auto"/>
                    <w:right w:val="none" w:sz="0" w:space="0" w:color="auto"/>
                  </w:divBdr>
                </w:div>
                <w:div w:id="20180304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102">
          <w:marLeft w:val="0"/>
          <w:marRight w:val="0"/>
          <w:marTop w:val="75"/>
          <w:marBottom w:val="0"/>
          <w:divBdr>
            <w:top w:val="single" w:sz="6" w:space="4" w:color="A6C9E2"/>
            <w:left w:val="single" w:sz="6" w:space="4" w:color="A6C9E2"/>
            <w:bottom w:val="single" w:sz="6" w:space="4" w:color="A6C9E2"/>
            <w:right w:val="single" w:sz="6" w:space="4" w:color="A6C9E2"/>
          </w:divBdr>
          <w:divsChild>
            <w:div w:id="201801663">
              <w:marLeft w:val="75"/>
              <w:marRight w:val="75"/>
              <w:marTop w:val="75"/>
              <w:marBottom w:val="0"/>
              <w:divBdr>
                <w:top w:val="none" w:sz="0" w:space="0" w:color="auto"/>
                <w:left w:val="none" w:sz="0" w:space="0" w:color="auto"/>
                <w:bottom w:val="none" w:sz="0" w:space="0" w:color="auto"/>
                <w:right w:val="none" w:sz="0" w:space="0" w:color="auto"/>
              </w:divBdr>
              <w:divsChild>
                <w:div w:id="201798711">
                  <w:marLeft w:val="0"/>
                  <w:marRight w:val="0"/>
                  <w:marTop w:val="60"/>
                  <w:marBottom w:val="30"/>
                  <w:divBdr>
                    <w:top w:val="none" w:sz="0" w:space="0" w:color="auto"/>
                    <w:left w:val="none" w:sz="0" w:space="0" w:color="auto"/>
                    <w:bottom w:val="none" w:sz="0" w:space="0" w:color="auto"/>
                    <w:right w:val="none" w:sz="0" w:space="0" w:color="auto"/>
                  </w:divBdr>
                </w:div>
                <w:div w:id="201801749">
                  <w:marLeft w:val="0"/>
                  <w:marRight w:val="0"/>
                  <w:marTop w:val="60"/>
                  <w:marBottom w:val="30"/>
                  <w:divBdr>
                    <w:top w:val="none" w:sz="0" w:space="0" w:color="auto"/>
                    <w:left w:val="none" w:sz="0" w:space="0" w:color="auto"/>
                    <w:bottom w:val="none" w:sz="0" w:space="0" w:color="auto"/>
                    <w:right w:val="none" w:sz="0" w:space="0" w:color="auto"/>
                  </w:divBdr>
                </w:div>
                <w:div w:id="201802112">
                  <w:marLeft w:val="0"/>
                  <w:marRight w:val="0"/>
                  <w:marTop w:val="60"/>
                  <w:marBottom w:val="30"/>
                  <w:divBdr>
                    <w:top w:val="none" w:sz="0" w:space="0" w:color="auto"/>
                    <w:left w:val="none" w:sz="0" w:space="0" w:color="auto"/>
                    <w:bottom w:val="none" w:sz="0" w:space="0" w:color="auto"/>
                    <w:right w:val="none" w:sz="0" w:space="0" w:color="auto"/>
                  </w:divBdr>
                </w:div>
              </w:divsChild>
            </w:div>
            <w:div w:id="201802681">
              <w:marLeft w:val="0"/>
              <w:marRight w:val="0"/>
              <w:marTop w:val="0"/>
              <w:marBottom w:val="0"/>
              <w:divBdr>
                <w:top w:val="none" w:sz="0" w:space="0" w:color="auto"/>
                <w:left w:val="none" w:sz="0" w:space="0" w:color="auto"/>
                <w:bottom w:val="none" w:sz="0" w:space="0" w:color="auto"/>
                <w:right w:val="none" w:sz="0" w:space="0" w:color="auto"/>
              </w:divBdr>
              <w:divsChild>
                <w:div w:id="2018012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16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12">
              <w:marLeft w:val="0"/>
              <w:marRight w:val="0"/>
              <w:marTop w:val="0"/>
              <w:marBottom w:val="0"/>
              <w:divBdr>
                <w:top w:val="none" w:sz="0" w:space="0" w:color="auto"/>
                <w:left w:val="none" w:sz="0" w:space="0" w:color="auto"/>
                <w:bottom w:val="none" w:sz="0" w:space="0" w:color="auto"/>
                <w:right w:val="none" w:sz="0" w:space="0" w:color="auto"/>
              </w:divBdr>
              <w:divsChild>
                <w:div w:id="20179634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152">
              <w:marLeft w:val="75"/>
              <w:marRight w:val="75"/>
              <w:marTop w:val="75"/>
              <w:marBottom w:val="0"/>
              <w:divBdr>
                <w:top w:val="none" w:sz="0" w:space="0" w:color="auto"/>
                <w:left w:val="none" w:sz="0" w:space="0" w:color="auto"/>
                <w:bottom w:val="none" w:sz="0" w:space="0" w:color="auto"/>
                <w:right w:val="none" w:sz="0" w:space="0" w:color="auto"/>
              </w:divBdr>
              <w:divsChild>
                <w:div w:id="201799751">
                  <w:marLeft w:val="0"/>
                  <w:marRight w:val="0"/>
                  <w:marTop w:val="60"/>
                  <w:marBottom w:val="30"/>
                  <w:divBdr>
                    <w:top w:val="none" w:sz="0" w:space="0" w:color="auto"/>
                    <w:left w:val="none" w:sz="0" w:space="0" w:color="auto"/>
                    <w:bottom w:val="none" w:sz="0" w:space="0" w:color="auto"/>
                    <w:right w:val="none" w:sz="0" w:space="0" w:color="auto"/>
                  </w:divBdr>
                </w:div>
                <w:div w:id="201801590">
                  <w:marLeft w:val="0"/>
                  <w:marRight w:val="0"/>
                  <w:marTop w:val="60"/>
                  <w:marBottom w:val="30"/>
                  <w:divBdr>
                    <w:top w:val="none" w:sz="0" w:space="0" w:color="auto"/>
                    <w:left w:val="none" w:sz="0" w:space="0" w:color="auto"/>
                    <w:bottom w:val="none" w:sz="0" w:space="0" w:color="auto"/>
                    <w:right w:val="none" w:sz="0" w:space="0" w:color="auto"/>
                  </w:divBdr>
                </w:div>
                <w:div w:id="20180178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18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06">
              <w:marLeft w:val="75"/>
              <w:marRight w:val="75"/>
              <w:marTop w:val="75"/>
              <w:marBottom w:val="0"/>
              <w:divBdr>
                <w:top w:val="none" w:sz="0" w:space="0" w:color="auto"/>
                <w:left w:val="none" w:sz="0" w:space="0" w:color="auto"/>
                <w:bottom w:val="none" w:sz="0" w:space="0" w:color="auto"/>
                <w:right w:val="none" w:sz="0" w:space="0" w:color="auto"/>
              </w:divBdr>
              <w:divsChild>
                <w:div w:id="201797503">
                  <w:marLeft w:val="0"/>
                  <w:marRight w:val="0"/>
                  <w:marTop w:val="60"/>
                  <w:marBottom w:val="30"/>
                  <w:divBdr>
                    <w:top w:val="none" w:sz="0" w:space="0" w:color="auto"/>
                    <w:left w:val="none" w:sz="0" w:space="0" w:color="auto"/>
                    <w:bottom w:val="none" w:sz="0" w:space="0" w:color="auto"/>
                    <w:right w:val="none" w:sz="0" w:space="0" w:color="auto"/>
                  </w:divBdr>
                </w:div>
                <w:div w:id="201800777">
                  <w:marLeft w:val="0"/>
                  <w:marRight w:val="0"/>
                  <w:marTop w:val="60"/>
                  <w:marBottom w:val="30"/>
                  <w:divBdr>
                    <w:top w:val="none" w:sz="0" w:space="0" w:color="auto"/>
                    <w:left w:val="none" w:sz="0" w:space="0" w:color="auto"/>
                    <w:bottom w:val="none" w:sz="0" w:space="0" w:color="auto"/>
                    <w:right w:val="none" w:sz="0" w:space="0" w:color="auto"/>
                  </w:divBdr>
                </w:div>
                <w:div w:id="201801361">
                  <w:marLeft w:val="0"/>
                  <w:marRight w:val="0"/>
                  <w:marTop w:val="60"/>
                  <w:marBottom w:val="30"/>
                  <w:divBdr>
                    <w:top w:val="none" w:sz="0" w:space="0" w:color="auto"/>
                    <w:left w:val="none" w:sz="0" w:space="0" w:color="auto"/>
                    <w:bottom w:val="none" w:sz="0" w:space="0" w:color="auto"/>
                    <w:right w:val="none" w:sz="0" w:space="0" w:color="auto"/>
                  </w:divBdr>
                </w:div>
              </w:divsChild>
            </w:div>
            <w:div w:id="201798481">
              <w:marLeft w:val="0"/>
              <w:marRight w:val="0"/>
              <w:marTop w:val="0"/>
              <w:marBottom w:val="0"/>
              <w:divBdr>
                <w:top w:val="none" w:sz="0" w:space="0" w:color="auto"/>
                <w:left w:val="none" w:sz="0" w:space="0" w:color="auto"/>
                <w:bottom w:val="none" w:sz="0" w:space="0" w:color="auto"/>
                <w:right w:val="none" w:sz="0" w:space="0" w:color="auto"/>
              </w:divBdr>
              <w:divsChild>
                <w:div w:id="2017988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34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43">
              <w:marLeft w:val="0"/>
              <w:marRight w:val="0"/>
              <w:marTop w:val="0"/>
              <w:marBottom w:val="0"/>
              <w:divBdr>
                <w:top w:val="none" w:sz="0" w:space="0" w:color="auto"/>
                <w:left w:val="none" w:sz="0" w:space="0" w:color="auto"/>
                <w:bottom w:val="none" w:sz="0" w:space="0" w:color="auto"/>
                <w:right w:val="none" w:sz="0" w:space="0" w:color="auto"/>
              </w:divBdr>
              <w:divsChild>
                <w:div w:id="20180105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674">
              <w:marLeft w:val="75"/>
              <w:marRight w:val="75"/>
              <w:marTop w:val="75"/>
              <w:marBottom w:val="0"/>
              <w:divBdr>
                <w:top w:val="none" w:sz="0" w:space="0" w:color="auto"/>
                <w:left w:val="none" w:sz="0" w:space="0" w:color="auto"/>
                <w:bottom w:val="none" w:sz="0" w:space="0" w:color="auto"/>
                <w:right w:val="none" w:sz="0" w:space="0" w:color="auto"/>
              </w:divBdr>
              <w:divsChild>
                <w:div w:id="201797529">
                  <w:marLeft w:val="0"/>
                  <w:marRight w:val="0"/>
                  <w:marTop w:val="60"/>
                  <w:marBottom w:val="30"/>
                  <w:divBdr>
                    <w:top w:val="none" w:sz="0" w:space="0" w:color="auto"/>
                    <w:left w:val="none" w:sz="0" w:space="0" w:color="auto"/>
                    <w:bottom w:val="none" w:sz="0" w:space="0" w:color="auto"/>
                    <w:right w:val="none" w:sz="0" w:space="0" w:color="auto"/>
                  </w:divBdr>
                </w:div>
                <w:div w:id="201798634">
                  <w:marLeft w:val="0"/>
                  <w:marRight w:val="0"/>
                  <w:marTop w:val="60"/>
                  <w:marBottom w:val="30"/>
                  <w:divBdr>
                    <w:top w:val="none" w:sz="0" w:space="0" w:color="auto"/>
                    <w:left w:val="none" w:sz="0" w:space="0" w:color="auto"/>
                    <w:bottom w:val="none" w:sz="0" w:space="0" w:color="auto"/>
                    <w:right w:val="none" w:sz="0" w:space="0" w:color="auto"/>
                  </w:divBdr>
                </w:div>
                <w:div w:id="20180278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02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66">
              <w:marLeft w:val="75"/>
              <w:marRight w:val="75"/>
              <w:marTop w:val="75"/>
              <w:marBottom w:val="0"/>
              <w:divBdr>
                <w:top w:val="none" w:sz="0" w:space="0" w:color="auto"/>
                <w:left w:val="none" w:sz="0" w:space="0" w:color="auto"/>
                <w:bottom w:val="none" w:sz="0" w:space="0" w:color="auto"/>
                <w:right w:val="none" w:sz="0" w:space="0" w:color="auto"/>
              </w:divBdr>
              <w:divsChild>
                <w:div w:id="201796857">
                  <w:marLeft w:val="0"/>
                  <w:marRight w:val="0"/>
                  <w:marTop w:val="60"/>
                  <w:marBottom w:val="30"/>
                  <w:divBdr>
                    <w:top w:val="none" w:sz="0" w:space="0" w:color="auto"/>
                    <w:left w:val="none" w:sz="0" w:space="0" w:color="auto"/>
                    <w:bottom w:val="none" w:sz="0" w:space="0" w:color="auto"/>
                    <w:right w:val="none" w:sz="0" w:space="0" w:color="auto"/>
                  </w:divBdr>
                </w:div>
                <w:div w:id="201797485">
                  <w:marLeft w:val="0"/>
                  <w:marRight w:val="0"/>
                  <w:marTop w:val="60"/>
                  <w:marBottom w:val="30"/>
                  <w:divBdr>
                    <w:top w:val="none" w:sz="0" w:space="0" w:color="auto"/>
                    <w:left w:val="none" w:sz="0" w:space="0" w:color="auto"/>
                    <w:bottom w:val="none" w:sz="0" w:space="0" w:color="auto"/>
                    <w:right w:val="none" w:sz="0" w:space="0" w:color="auto"/>
                  </w:divBdr>
                </w:div>
                <w:div w:id="201800546">
                  <w:marLeft w:val="0"/>
                  <w:marRight w:val="0"/>
                  <w:marTop w:val="60"/>
                  <w:marBottom w:val="30"/>
                  <w:divBdr>
                    <w:top w:val="none" w:sz="0" w:space="0" w:color="auto"/>
                    <w:left w:val="none" w:sz="0" w:space="0" w:color="auto"/>
                    <w:bottom w:val="none" w:sz="0" w:space="0" w:color="auto"/>
                    <w:right w:val="none" w:sz="0" w:space="0" w:color="auto"/>
                  </w:divBdr>
                </w:div>
              </w:divsChild>
            </w:div>
            <w:div w:id="201799177">
              <w:marLeft w:val="0"/>
              <w:marRight w:val="0"/>
              <w:marTop w:val="0"/>
              <w:marBottom w:val="0"/>
              <w:divBdr>
                <w:top w:val="none" w:sz="0" w:space="0" w:color="auto"/>
                <w:left w:val="none" w:sz="0" w:space="0" w:color="auto"/>
                <w:bottom w:val="none" w:sz="0" w:space="0" w:color="auto"/>
                <w:right w:val="none" w:sz="0" w:space="0" w:color="auto"/>
              </w:divBdr>
              <w:divsChild>
                <w:div w:id="20179706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7464">
      <w:marLeft w:val="0"/>
      <w:marRight w:val="0"/>
      <w:marTop w:val="0"/>
      <w:marBottom w:val="0"/>
      <w:divBdr>
        <w:top w:val="none" w:sz="0" w:space="0" w:color="auto"/>
        <w:left w:val="none" w:sz="0" w:space="0" w:color="auto"/>
        <w:bottom w:val="none" w:sz="0" w:space="0" w:color="auto"/>
        <w:right w:val="none" w:sz="0" w:space="0" w:color="auto"/>
      </w:divBdr>
      <w:divsChild>
        <w:div w:id="201796277">
          <w:marLeft w:val="75"/>
          <w:marRight w:val="75"/>
          <w:marTop w:val="75"/>
          <w:marBottom w:val="0"/>
          <w:divBdr>
            <w:top w:val="none" w:sz="0" w:space="0" w:color="auto"/>
            <w:left w:val="none" w:sz="0" w:space="0" w:color="auto"/>
            <w:bottom w:val="none" w:sz="0" w:space="0" w:color="auto"/>
            <w:right w:val="none" w:sz="0" w:space="0" w:color="auto"/>
          </w:divBdr>
          <w:divsChild>
            <w:div w:id="201796265">
              <w:marLeft w:val="0"/>
              <w:marRight w:val="0"/>
              <w:marTop w:val="60"/>
              <w:marBottom w:val="30"/>
              <w:divBdr>
                <w:top w:val="none" w:sz="0" w:space="0" w:color="auto"/>
                <w:left w:val="none" w:sz="0" w:space="0" w:color="auto"/>
                <w:bottom w:val="none" w:sz="0" w:space="0" w:color="auto"/>
                <w:right w:val="none" w:sz="0" w:space="0" w:color="auto"/>
              </w:divBdr>
            </w:div>
            <w:div w:id="201796867">
              <w:marLeft w:val="0"/>
              <w:marRight w:val="0"/>
              <w:marTop w:val="60"/>
              <w:marBottom w:val="30"/>
              <w:divBdr>
                <w:top w:val="none" w:sz="0" w:space="0" w:color="auto"/>
                <w:left w:val="none" w:sz="0" w:space="0" w:color="auto"/>
                <w:bottom w:val="none" w:sz="0" w:space="0" w:color="auto"/>
                <w:right w:val="none" w:sz="0" w:space="0" w:color="auto"/>
              </w:divBdr>
            </w:div>
            <w:div w:id="20179704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482">
      <w:marLeft w:val="0"/>
      <w:marRight w:val="0"/>
      <w:marTop w:val="0"/>
      <w:marBottom w:val="0"/>
      <w:divBdr>
        <w:top w:val="none" w:sz="0" w:space="0" w:color="auto"/>
        <w:left w:val="none" w:sz="0" w:space="0" w:color="auto"/>
        <w:bottom w:val="none" w:sz="0" w:space="0" w:color="auto"/>
        <w:right w:val="none" w:sz="0" w:space="0" w:color="auto"/>
      </w:divBdr>
      <w:divsChild>
        <w:div w:id="20179611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78">
              <w:marLeft w:val="75"/>
              <w:marRight w:val="75"/>
              <w:marTop w:val="75"/>
              <w:marBottom w:val="0"/>
              <w:divBdr>
                <w:top w:val="none" w:sz="0" w:space="0" w:color="auto"/>
                <w:left w:val="none" w:sz="0" w:space="0" w:color="auto"/>
                <w:bottom w:val="none" w:sz="0" w:space="0" w:color="auto"/>
                <w:right w:val="none" w:sz="0" w:space="0" w:color="auto"/>
              </w:divBdr>
              <w:divsChild>
                <w:div w:id="201798062">
                  <w:marLeft w:val="0"/>
                  <w:marRight w:val="0"/>
                  <w:marTop w:val="60"/>
                  <w:marBottom w:val="30"/>
                  <w:divBdr>
                    <w:top w:val="none" w:sz="0" w:space="0" w:color="auto"/>
                    <w:left w:val="none" w:sz="0" w:space="0" w:color="auto"/>
                    <w:bottom w:val="none" w:sz="0" w:space="0" w:color="auto"/>
                    <w:right w:val="none" w:sz="0" w:space="0" w:color="auto"/>
                  </w:divBdr>
                </w:div>
                <w:div w:id="201799274">
                  <w:marLeft w:val="0"/>
                  <w:marRight w:val="0"/>
                  <w:marTop w:val="60"/>
                  <w:marBottom w:val="30"/>
                  <w:divBdr>
                    <w:top w:val="none" w:sz="0" w:space="0" w:color="auto"/>
                    <w:left w:val="none" w:sz="0" w:space="0" w:color="auto"/>
                    <w:bottom w:val="none" w:sz="0" w:space="0" w:color="auto"/>
                    <w:right w:val="none" w:sz="0" w:space="0" w:color="auto"/>
                  </w:divBdr>
                </w:div>
                <w:div w:id="201799430">
                  <w:marLeft w:val="0"/>
                  <w:marRight w:val="0"/>
                  <w:marTop w:val="60"/>
                  <w:marBottom w:val="30"/>
                  <w:divBdr>
                    <w:top w:val="none" w:sz="0" w:space="0" w:color="auto"/>
                    <w:left w:val="none" w:sz="0" w:space="0" w:color="auto"/>
                    <w:bottom w:val="none" w:sz="0" w:space="0" w:color="auto"/>
                    <w:right w:val="none" w:sz="0" w:space="0" w:color="auto"/>
                  </w:divBdr>
                </w:div>
              </w:divsChild>
            </w:div>
            <w:div w:id="201797424">
              <w:marLeft w:val="0"/>
              <w:marRight w:val="0"/>
              <w:marTop w:val="0"/>
              <w:marBottom w:val="0"/>
              <w:divBdr>
                <w:top w:val="none" w:sz="0" w:space="0" w:color="auto"/>
                <w:left w:val="none" w:sz="0" w:space="0" w:color="auto"/>
                <w:bottom w:val="none" w:sz="0" w:space="0" w:color="auto"/>
                <w:right w:val="none" w:sz="0" w:space="0" w:color="auto"/>
              </w:divBdr>
              <w:divsChild>
                <w:div w:id="2017968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203">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91">
              <w:marLeft w:val="0"/>
              <w:marRight w:val="0"/>
              <w:marTop w:val="0"/>
              <w:marBottom w:val="0"/>
              <w:divBdr>
                <w:top w:val="none" w:sz="0" w:space="0" w:color="auto"/>
                <w:left w:val="none" w:sz="0" w:space="0" w:color="auto"/>
                <w:bottom w:val="none" w:sz="0" w:space="0" w:color="auto"/>
                <w:right w:val="none" w:sz="0" w:space="0" w:color="auto"/>
              </w:divBdr>
              <w:divsChild>
                <w:div w:id="20179916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401">
              <w:marLeft w:val="75"/>
              <w:marRight w:val="75"/>
              <w:marTop w:val="75"/>
              <w:marBottom w:val="0"/>
              <w:divBdr>
                <w:top w:val="none" w:sz="0" w:space="0" w:color="auto"/>
                <w:left w:val="none" w:sz="0" w:space="0" w:color="auto"/>
                <w:bottom w:val="none" w:sz="0" w:space="0" w:color="auto"/>
                <w:right w:val="none" w:sz="0" w:space="0" w:color="auto"/>
              </w:divBdr>
              <w:divsChild>
                <w:div w:id="201796996">
                  <w:marLeft w:val="0"/>
                  <w:marRight w:val="0"/>
                  <w:marTop w:val="60"/>
                  <w:marBottom w:val="30"/>
                  <w:divBdr>
                    <w:top w:val="none" w:sz="0" w:space="0" w:color="auto"/>
                    <w:left w:val="none" w:sz="0" w:space="0" w:color="auto"/>
                    <w:bottom w:val="none" w:sz="0" w:space="0" w:color="auto"/>
                    <w:right w:val="none" w:sz="0" w:space="0" w:color="auto"/>
                  </w:divBdr>
                </w:div>
                <w:div w:id="201801428">
                  <w:marLeft w:val="0"/>
                  <w:marRight w:val="0"/>
                  <w:marTop w:val="60"/>
                  <w:marBottom w:val="30"/>
                  <w:divBdr>
                    <w:top w:val="none" w:sz="0" w:space="0" w:color="auto"/>
                    <w:left w:val="none" w:sz="0" w:space="0" w:color="auto"/>
                    <w:bottom w:val="none" w:sz="0" w:space="0" w:color="auto"/>
                    <w:right w:val="none" w:sz="0" w:space="0" w:color="auto"/>
                  </w:divBdr>
                </w:div>
                <w:div w:id="20180239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326">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81">
              <w:marLeft w:val="75"/>
              <w:marRight w:val="75"/>
              <w:marTop w:val="75"/>
              <w:marBottom w:val="0"/>
              <w:divBdr>
                <w:top w:val="none" w:sz="0" w:space="0" w:color="auto"/>
                <w:left w:val="none" w:sz="0" w:space="0" w:color="auto"/>
                <w:bottom w:val="none" w:sz="0" w:space="0" w:color="auto"/>
                <w:right w:val="none" w:sz="0" w:space="0" w:color="auto"/>
              </w:divBdr>
              <w:divsChild>
                <w:div w:id="201797172">
                  <w:marLeft w:val="0"/>
                  <w:marRight w:val="0"/>
                  <w:marTop w:val="60"/>
                  <w:marBottom w:val="30"/>
                  <w:divBdr>
                    <w:top w:val="none" w:sz="0" w:space="0" w:color="auto"/>
                    <w:left w:val="none" w:sz="0" w:space="0" w:color="auto"/>
                    <w:bottom w:val="none" w:sz="0" w:space="0" w:color="auto"/>
                    <w:right w:val="none" w:sz="0" w:space="0" w:color="auto"/>
                  </w:divBdr>
                </w:div>
                <w:div w:id="201799777">
                  <w:marLeft w:val="0"/>
                  <w:marRight w:val="0"/>
                  <w:marTop w:val="60"/>
                  <w:marBottom w:val="30"/>
                  <w:divBdr>
                    <w:top w:val="none" w:sz="0" w:space="0" w:color="auto"/>
                    <w:left w:val="none" w:sz="0" w:space="0" w:color="auto"/>
                    <w:bottom w:val="none" w:sz="0" w:space="0" w:color="auto"/>
                    <w:right w:val="none" w:sz="0" w:space="0" w:color="auto"/>
                  </w:divBdr>
                </w:div>
                <w:div w:id="201802957">
                  <w:marLeft w:val="0"/>
                  <w:marRight w:val="0"/>
                  <w:marTop w:val="60"/>
                  <w:marBottom w:val="30"/>
                  <w:divBdr>
                    <w:top w:val="none" w:sz="0" w:space="0" w:color="auto"/>
                    <w:left w:val="none" w:sz="0" w:space="0" w:color="auto"/>
                    <w:bottom w:val="none" w:sz="0" w:space="0" w:color="auto"/>
                    <w:right w:val="none" w:sz="0" w:space="0" w:color="auto"/>
                  </w:divBdr>
                </w:div>
              </w:divsChild>
            </w:div>
            <w:div w:id="201801103">
              <w:marLeft w:val="0"/>
              <w:marRight w:val="0"/>
              <w:marTop w:val="0"/>
              <w:marBottom w:val="0"/>
              <w:divBdr>
                <w:top w:val="none" w:sz="0" w:space="0" w:color="auto"/>
                <w:left w:val="none" w:sz="0" w:space="0" w:color="auto"/>
                <w:bottom w:val="none" w:sz="0" w:space="0" w:color="auto"/>
                <w:right w:val="none" w:sz="0" w:space="0" w:color="auto"/>
              </w:divBdr>
              <w:divsChild>
                <w:div w:id="20179658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422">
          <w:marLeft w:val="0"/>
          <w:marRight w:val="0"/>
          <w:marTop w:val="75"/>
          <w:marBottom w:val="0"/>
          <w:divBdr>
            <w:top w:val="single" w:sz="6" w:space="4" w:color="A6C9E2"/>
            <w:left w:val="single" w:sz="6" w:space="4" w:color="A6C9E2"/>
            <w:bottom w:val="single" w:sz="6" w:space="4" w:color="A6C9E2"/>
            <w:right w:val="single" w:sz="6" w:space="4" w:color="A6C9E2"/>
          </w:divBdr>
          <w:divsChild>
            <w:div w:id="201802943">
              <w:marLeft w:val="0"/>
              <w:marRight w:val="0"/>
              <w:marTop w:val="0"/>
              <w:marBottom w:val="0"/>
              <w:divBdr>
                <w:top w:val="none" w:sz="0" w:space="0" w:color="auto"/>
                <w:left w:val="none" w:sz="0" w:space="0" w:color="auto"/>
                <w:bottom w:val="none" w:sz="0" w:space="0" w:color="auto"/>
                <w:right w:val="none" w:sz="0" w:space="0" w:color="auto"/>
              </w:divBdr>
              <w:divsChild>
                <w:div w:id="2018024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65">
              <w:marLeft w:val="75"/>
              <w:marRight w:val="75"/>
              <w:marTop w:val="75"/>
              <w:marBottom w:val="0"/>
              <w:divBdr>
                <w:top w:val="none" w:sz="0" w:space="0" w:color="auto"/>
                <w:left w:val="none" w:sz="0" w:space="0" w:color="auto"/>
                <w:bottom w:val="none" w:sz="0" w:space="0" w:color="auto"/>
                <w:right w:val="none" w:sz="0" w:space="0" w:color="auto"/>
              </w:divBdr>
              <w:divsChild>
                <w:div w:id="201798973">
                  <w:marLeft w:val="0"/>
                  <w:marRight w:val="0"/>
                  <w:marTop w:val="60"/>
                  <w:marBottom w:val="30"/>
                  <w:divBdr>
                    <w:top w:val="none" w:sz="0" w:space="0" w:color="auto"/>
                    <w:left w:val="none" w:sz="0" w:space="0" w:color="auto"/>
                    <w:bottom w:val="none" w:sz="0" w:space="0" w:color="auto"/>
                    <w:right w:val="none" w:sz="0" w:space="0" w:color="auto"/>
                  </w:divBdr>
                </w:div>
                <w:div w:id="201799886">
                  <w:marLeft w:val="0"/>
                  <w:marRight w:val="0"/>
                  <w:marTop w:val="60"/>
                  <w:marBottom w:val="30"/>
                  <w:divBdr>
                    <w:top w:val="none" w:sz="0" w:space="0" w:color="auto"/>
                    <w:left w:val="none" w:sz="0" w:space="0" w:color="auto"/>
                    <w:bottom w:val="none" w:sz="0" w:space="0" w:color="auto"/>
                    <w:right w:val="none" w:sz="0" w:space="0" w:color="auto"/>
                  </w:divBdr>
                </w:div>
                <w:div w:id="20180130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05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12">
              <w:marLeft w:val="0"/>
              <w:marRight w:val="0"/>
              <w:marTop w:val="0"/>
              <w:marBottom w:val="0"/>
              <w:divBdr>
                <w:top w:val="none" w:sz="0" w:space="0" w:color="auto"/>
                <w:left w:val="none" w:sz="0" w:space="0" w:color="auto"/>
                <w:bottom w:val="none" w:sz="0" w:space="0" w:color="auto"/>
                <w:right w:val="none" w:sz="0" w:space="0" w:color="auto"/>
              </w:divBdr>
              <w:divsChild>
                <w:div w:id="20180037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32">
              <w:marLeft w:val="75"/>
              <w:marRight w:val="75"/>
              <w:marTop w:val="75"/>
              <w:marBottom w:val="0"/>
              <w:divBdr>
                <w:top w:val="none" w:sz="0" w:space="0" w:color="auto"/>
                <w:left w:val="none" w:sz="0" w:space="0" w:color="auto"/>
                <w:bottom w:val="none" w:sz="0" w:space="0" w:color="auto"/>
                <w:right w:val="none" w:sz="0" w:space="0" w:color="auto"/>
              </w:divBdr>
              <w:divsChild>
                <w:div w:id="201798516">
                  <w:marLeft w:val="0"/>
                  <w:marRight w:val="0"/>
                  <w:marTop w:val="60"/>
                  <w:marBottom w:val="30"/>
                  <w:divBdr>
                    <w:top w:val="none" w:sz="0" w:space="0" w:color="auto"/>
                    <w:left w:val="none" w:sz="0" w:space="0" w:color="auto"/>
                    <w:bottom w:val="none" w:sz="0" w:space="0" w:color="auto"/>
                    <w:right w:val="none" w:sz="0" w:space="0" w:color="auto"/>
                  </w:divBdr>
                </w:div>
                <w:div w:id="201798846">
                  <w:marLeft w:val="0"/>
                  <w:marRight w:val="0"/>
                  <w:marTop w:val="60"/>
                  <w:marBottom w:val="30"/>
                  <w:divBdr>
                    <w:top w:val="none" w:sz="0" w:space="0" w:color="auto"/>
                    <w:left w:val="none" w:sz="0" w:space="0" w:color="auto"/>
                    <w:bottom w:val="none" w:sz="0" w:space="0" w:color="auto"/>
                    <w:right w:val="none" w:sz="0" w:space="0" w:color="auto"/>
                  </w:divBdr>
                </w:div>
                <w:div w:id="20179915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08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89">
              <w:marLeft w:val="0"/>
              <w:marRight w:val="0"/>
              <w:marTop w:val="0"/>
              <w:marBottom w:val="0"/>
              <w:divBdr>
                <w:top w:val="none" w:sz="0" w:space="0" w:color="auto"/>
                <w:left w:val="none" w:sz="0" w:space="0" w:color="auto"/>
                <w:bottom w:val="none" w:sz="0" w:space="0" w:color="auto"/>
                <w:right w:val="none" w:sz="0" w:space="0" w:color="auto"/>
              </w:divBdr>
              <w:divsChild>
                <w:div w:id="20179556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739">
              <w:marLeft w:val="75"/>
              <w:marRight w:val="75"/>
              <w:marTop w:val="75"/>
              <w:marBottom w:val="0"/>
              <w:divBdr>
                <w:top w:val="none" w:sz="0" w:space="0" w:color="auto"/>
                <w:left w:val="none" w:sz="0" w:space="0" w:color="auto"/>
                <w:bottom w:val="none" w:sz="0" w:space="0" w:color="auto"/>
                <w:right w:val="none" w:sz="0" w:space="0" w:color="auto"/>
              </w:divBdr>
              <w:divsChild>
                <w:div w:id="201798437">
                  <w:marLeft w:val="0"/>
                  <w:marRight w:val="0"/>
                  <w:marTop w:val="60"/>
                  <w:marBottom w:val="30"/>
                  <w:divBdr>
                    <w:top w:val="none" w:sz="0" w:space="0" w:color="auto"/>
                    <w:left w:val="none" w:sz="0" w:space="0" w:color="auto"/>
                    <w:bottom w:val="none" w:sz="0" w:space="0" w:color="auto"/>
                    <w:right w:val="none" w:sz="0" w:space="0" w:color="auto"/>
                  </w:divBdr>
                </w:div>
                <w:div w:id="201799224">
                  <w:marLeft w:val="0"/>
                  <w:marRight w:val="0"/>
                  <w:marTop w:val="60"/>
                  <w:marBottom w:val="30"/>
                  <w:divBdr>
                    <w:top w:val="none" w:sz="0" w:space="0" w:color="auto"/>
                    <w:left w:val="none" w:sz="0" w:space="0" w:color="auto"/>
                    <w:bottom w:val="none" w:sz="0" w:space="0" w:color="auto"/>
                    <w:right w:val="none" w:sz="0" w:space="0" w:color="auto"/>
                  </w:divBdr>
                </w:div>
                <w:div w:id="20179947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45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25">
              <w:marLeft w:val="0"/>
              <w:marRight w:val="0"/>
              <w:marTop w:val="0"/>
              <w:marBottom w:val="0"/>
              <w:divBdr>
                <w:top w:val="none" w:sz="0" w:space="0" w:color="auto"/>
                <w:left w:val="none" w:sz="0" w:space="0" w:color="auto"/>
                <w:bottom w:val="none" w:sz="0" w:space="0" w:color="auto"/>
                <w:right w:val="none" w:sz="0" w:space="0" w:color="auto"/>
              </w:divBdr>
              <w:divsChild>
                <w:div w:id="20179607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983">
              <w:marLeft w:val="75"/>
              <w:marRight w:val="75"/>
              <w:marTop w:val="75"/>
              <w:marBottom w:val="0"/>
              <w:divBdr>
                <w:top w:val="none" w:sz="0" w:space="0" w:color="auto"/>
                <w:left w:val="none" w:sz="0" w:space="0" w:color="auto"/>
                <w:bottom w:val="none" w:sz="0" w:space="0" w:color="auto"/>
                <w:right w:val="none" w:sz="0" w:space="0" w:color="auto"/>
              </w:divBdr>
              <w:divsChild>
                <w:div w:id="201797247">
                  <w:marLeft w:val="0"/>
                  <w:marRight w:val="0"/>
                  <w:marTop w:val="60"/>
                  <w:marBottom w:val="30"/>
                  <w:divBdr>
                    <w:top w:val="none" w:sz="0" w:space="0" w:color="auto"/>
                    <w:left w:val="none" w:sz="0" w:space="0" w:color="auto"/>
                    <w:bottom w:val="none" w:sz="0" w:space="0" w:color="auto"/>
                    <w:right w:val="none" w:sz="0" w:space="0" w:color="auto"/>
                  </w:divBdr>
                </w:div>
                <w:div w:id="201799724">
                  <w:marLeft w:val="0"/>
                  <w:marRight w:val="0"/>
                  <w:marTop w:val="60"/>
                  <w:marBottom w:val="30"/>
                  <w:divBdr>
                    <w:top w:val="none" w:sz="0" w:space="0" w:color="auto"/>
                    <w:left w:val="none" w:sz="0" w:space="0" w:color="auto"/>
                    <w:bottom w:val="none" w:sz="0" w:space="0" w:color="auto"/>
                    <w:right w:val="none" w:sz="0" w:space="0" w:color="auto"/>
                  </w:divBdr>
                </w:div>
                <w:div w:id="20180113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62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92">
              <w:marLeft w:val="0"/>
              <w:marRight w:val="0"/>
              <w:marTop w:val="0"/>
              <w:marBottom w:val="0"/>
              <w:divBdr>
                <w:top w:val="none" w:sz="0" w:space="0" w:color="auto"/>
                <w:left w:val="none" w:sz="0" w:space="0" w:color="auto"/>
                <w:bottom w:val="none" w:sz="0" w:space="0" w:color="auto"/>
                <w:right w:val="none" w:sz="0" w:space="0" w:color="auto"/>
              </w:divBdr>
              <w:divsChild>
                <w:div w:id="2017980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197">
              <w:marLeft w:val="75"/>
              <w:marRight w:val="75"/>
              <w:marTop w:val="75"/>
              <w:marBottom w:val="0"/>
              <w:divBdr>
                <w:top w:val="none" w:sz="0" w:space="0" w:color="auto"/>
                <w:left w:val="none" w:sz="0" w:space="0" w:color="auto"/>
                <w:bottom w:val="none" w:sz="0" w:space="0" w:color="auto"/>
                <w:right w:val="none" w:sz="0" w:space="0" w:color="auto"/>
              </w:divBdr>
              <w:divsChild>
                <w:div w:id="201797840">
                  <w:marLeft w:val="0"/>
                  <w:marRight w:val="0"/>
                  <w:marTop w:val="60"/>
                  <w:marBottom w:val="30"/>
                  <w:divBdr>
                    <w:top w:val="none" w:sz="0" w:space="0" w:color="auto"/>
                    <w:left w:val="none" w:sz="0" w:space="0" w:color="auto"/>
                    <w:bottom w:val="none" w:sz="0" w:space="0" w:color="auto"/>
                    <w:right w:val="none" w:sz="0" w:space="0" w:color="auto"/>
                  </w:divBdr>
                </w:div>
                <w:div w:id="201799271">
                  <w:marLeft w:val="0"/>
                  <w:marRight w:val="0"/>
                  <w:marTop w:val="60"/>
                  <w:marBottom w:val="30"/>
                  <w:divBdr>
                    <w:top w:val="none" w:sz="0" w:space="0" w:color="auto"/>
                    <w:left w:val="none" w:sz="0" w:space="0" w:color="auto"/>
                    <w:bottom w:val="none" w:sz="0" w:space="0" w:color="auto"/>
                    <w:right w:val="none" w:sz="0" w:space="0" w:color="auto"/>
                  </w:divBdr>
                </w:div>
                <w:div w:id="20180167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730">
          <w:marLeft w:val="0"/>
          <w:marRight w:val="0"/>
          <w:marTop w:val="75"/>
          <w:marBottom w:val="0"/>
          <w:divBdr>
            <w:top w:val="single" w:sz="6" w:space="4" w:color="A6C9E2"/>
            <w:left w:val="single" w:sz="6" w:space="4" w:color="A6C9E2"/>
            <w:bottom w:val="single" w:sz="6" w:space="4" w:color="A6C9E2"/>
            <w:right w:val="single" w:sz="6" w:space="4" w:color="A6C9E2"/>
          </w:divBdr>
          <w:divsChild>
            <w:div w:id="201801346">
              <w:marLeft w:val="75"/>
              <w:marRight w:val="75"/>
              <w:marTop w:val="75"/>
              <w:marBottom w:val="0"/>
              <w:divBdr>
                <w:top w:val="none" w:sz="0" w:space="0" w:color="auto"/>
                <w:left w:val="none" w:sz="0" w:space="0" w:color="auto"/>
                <w:bottom w:val="none" w:sz="0" w:space="0" w:color="auto"/>
                <w:right w:val="none" w:sz="0" w:space="0" w:color="auto"/>
              </w:divBdr>
              <w:divsChild>
                <w:div w:id="201797665">
                  <w:marLeft w:val="0"/>
                  <w:marRight w:val="0"/>
                  <w:marTop w:val="60"/>
                  <w:marBottom w:val="30"/>
                  <w:divBdr>
                    <w:top w:val="none" w:sz="0" w:space="0" w:color="auto"/>
                    <w:left w:val="none" w:sz="0" w:space="0" w:color="auto"/>
                    <w:bottom w:val="none" w:sz="0" w:space="0" w:color="auto"/>
                    <w:right w:val="none" w:sz="0" w:space="0" w:color="auto"/>
                  </w:divBdr>
                </w:div>
                <w:div w:id="201799392">
                  <w:marLeft w:val="0"/>
                  <w:marRight w:val="0"/>
                  <w:marTop w:val="60"/>
                  <w:marBottom w:val="30"/>
                  <w:divBdr>
                    <w:top w:val="none" w:sz="0" w:space="0" w:color="auto"/>
                    <w:left w:val="none" w:sz="0" w:space="0" w:color="auto"/>
                    <w:bottom w:val="none" w:sz="0" w:space="0" w:color="auto"/>
                    <w:right w:val="none" w:sz="0" w:space="0" w:color="auto"/>
                  </w:divBdr>
                </w:div>
                <w:div w:id="201801900">
                  <w:marLeft w:val="0"/>
                  <w:marRight w:val="0"/>
                  <w:marTop w:val="60"/>
                  <w:marBottom w:val="30"/>
                  <w:divBdr>
                    <w:top w:val="none" w:sz="0" w:space="0" w:color="auto"/>
                    <w:left w:val="none" w:sz="0" w:space="0" w:color="auto"/>
                    <w:bottom w:val="none" w:sz="0" w:space="0" w:color="auto"/>
                    <w:right w:val="none" w:sz="0" w:space="0" w:color="auto"/>
                  </w:divBdr>
                </w:div>
              </w:divsChild>
            </w:div>
            <w:div w:id="201802216">
              <w:marLeft w:val="0"/>
              <w:marRight w:val="0"/>
              <w:marTop w:val="0"/>
              <w:marBottom w:val="0"/>
              <w:divBdr>
                <w:top w:val="none" w:sz="0" w:space="0" w:color="auto"/>
                <w:left w:val="none" w:sz="0" w:space="0" w:color="auto"/>
                <w:bottom w:val="none" w:sz="0" w:space="0" w:color="auto"/>
                <w:right w:val="none" w:sz="0" w:space="0" w:color="auto"/>
              </w:divBdr>
              <w:divsChild>
                <w:div w:id="20180226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794">
          <w:marLeft w:val="0"/>
          <w:marRight w:val="0"/>
          <w:marTop w:val="75"/>
          <w:marBottom w:val="0"/>
          <w:divBdr>
            <w:top w:val="single" w:sz="6" w:space="4" w:color="A6C9E2"/>
            <w:left w:val="single" w:sz="6" w:space="4" w:color="A6C9E2"/>
            <w:bottom w:val="single" w:sz="6" w:space="4" w:color="A6C9E2"/>
            <w:right w:val="single" w:sz="6" w:space="4" w:color="A6C9E2"/>
          </w:divBdr>
          <w:divsChild>
            <w:div w:id="201803194">
              <w:marLeft w:val="75"/>
              <w:marRight w:val="75"/>
              <w:marTop w:val="75"/>
              <w:marBottom w:val="0"/>
              <w:divBdr>
                <w:top w:val="none" w:sz="0" w:space="0" w:color="auto"/>
                <w:left w:val="none" w:sz="0" w:space="0" w:color="auto"/>
                <w:bottom w:val="none" w:sz="0" w:space="0" w:color="auto"/>
                <w:right w:val="none" w:sz="0" w:space="0" w:color="auto"/>
              </w:divBdr>
              <w:divsChild>
                <w:div w:id="201795544">
                  <w:marLeft w:val="0"/>
                  <w:marRight w:val="0"/>
                  <w:marTop w:val="60"/>
                  <w:marBottom w:val="30"/>
                  <w:divBdr>
                    <w:top w:val="none" w:sz="0" w:space="0" w:color="auto"/>
                    <w:left w:val="none" w:sz="0" w:space="0" w:color="auto"/>
                    <w:bottom w:val="none" w:sz="0" w:space="0" w:color="auto"/>
                    <w:right w:val="none" w:sz="0" w:space="0" w:color="auto"/>
                  </w:divBdr>
                </w:div>
                <w:div w:id="201795907">
                  <w:marLeft w:val="0"/>
                  <w:marRight w:val="0"/>
                  <w:marTop w:val="60"/>
                  <w:marBottom w:val="30"/>
                  <w:divBdr>
                    <w:top w:val="none" w:sz="0" w:space="0" w:color="auto"/>
                    <w:left w:val="none" w:sz="0" w:space="0" w:color="auto"/>
                    <w:bottom w:val="none" w:sz="0" w:space="0" w:color="auto"/>
                    <w:right w:val="none" w:sz="0" w:space="0" w:color="auto"/>
                  </w:divBdr>
                </w:div>
                <w:div w:id="20180101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70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36">
              <w:marLeft w:val="0"/>
              <w:marRight w:val="0"/>
              <w:marTop w:val="0"/>
              <w:marBottom w:val="0"/>
              <w:divBdr>
                <w:top w:val="none" w:sz="0" w:space="0" w:color="auto"/>
                <w:left w:val="none" w:sz="0" w:space="0" w:color="auto"/>
                <w:bottom w:val="none" w:sz="0" w:space="0" w:color="auto"/>
                <w:right w:val="none" w:sz="0" w:space="0" w:color="auto"/>
              </w:divBdr>
              <w:divsChild>
                <w:div w:id="20179635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883">
              <w:marLeft w:val="75"/>
              <w:marRight w:val="75"/>
              <w:marTop w:val="75"/>
              <w:marBottom w:val="0"/>
              <w:divBdr>
                <w:top w:val="none" w:sz="0" w:space="0" w:color="auto"/>
                <w:left w:val="none" w:sz="0" w:space="0" w:color="auto"/>
                <w:bottom w:val="none" w:sz="0" w:space="0" w:color="auto"/>
                <w:right w:val="none" w:sz="0" w:space="0" w:color="auto"/>
              </w:divBdr>
              <w:divsChild>
                <w:div w:id="201800549">
                  <w:marLeft w:val="0"/>
                  <w:marRight w:val="0"/>
                  <w:marTop w:val="60"/>
                  <w:marBottom w:val="30"/>
                  <w:divBdr>
                    <w:top w:val="none" w:sz="0" w:space="0" w:color="auto"/>
                    <w:left w:val="none" w:sz="0" w:space="0" w:color="auto"/>
                    <w:bottom w:val="none" w:sz="0" w:space="0" w:color="auto"/>
                    <w:right w:val="none" w:sz="0" w:space="0" w:color="auto"/>
                  </w:divBdr>
                </w:div>
                <w:div w:id="201801871">
                  <w:marLeft w:val="0"/>
                  <w:marRight w:val="0"/>
                  <w:marTop w:val="60"/>
                  <w:marBottom w:val="30"/>
                  <w:divBdr>
                    <w:top w:val="none" w:sz="0" w:space="0" w:color="auto"/>
                    <w:left w:val="none" w:sz="0" w:space="0" w:color="auto"/>
                    <w:bottom w:val="none" w:sz="0" w:space="0" w:color="auto"/>
                    <w:right w:val="none" w:sz="0" w:space="0" w:color="auto"/>
                  </w:divBdr>
                </w:div>
                <w:div w:id="20180254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9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568">
              <w:marLeft w:val="0"/>
              <w:marRight w:val="0"/>
              <w:marTop w:val="0"/>
              <w:marBottom w:val="0"/>
              <w:divBdr>
                <w:top w:val="none" w:sz="0" w:space="0" w:color="auto"/>
                <w:left w:val="none" w:sz="0" w:space="0" w:color="auto"/>
                <w:bottom w:val="none" w:sz="0" w:space="0" w:color="auto"/>
                <w:right w:val="none" w:sz="0" w:space="0" w:color="auto"/>
              </w:divBdr>
              <w:divsChild>
                <w:div w:id="2018027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57">
              <w:marLeft w:val="75"/>
              <w:marRight w:val="75"/>
              <w:marTop w:val="75"/>
              <w:marBottom w:val="0"/>
              <w:divBdr>
                <w:top w:val="none" w:sz="0" w:space="0" w:color="auto"/>
                <w:left w:val="none" w:sz="0" w:space="0" w:color="auto"/>
                <w:bottom w:val="none" w:sz="0" w:space="0" w:color="auto"/>
                <w:right w:val="none" w:sz="0" w:space="0" w:color="auto"/>
              </w:divBdr>
              <w:divsChild>
                <w:div w:id="201799154">
                  <w:marLeft w:val="0"/>
                  <w:marRight w:val="0"/>
                  <w:marTop w:val="60"/>
                  <w:marBottom w:val="30"/>
                  <w:divBdr>
                    <w:top w:val="none" w:sz="0" w:space="0" w:color="auto"/>
                    <w:left w:val="none" w:sz="0" w:space="0" w:color="auto"/>
                    <w:bottom w:val="none" w:sz="0" w:space="0" w:color="auto"/>
                    <w:right w:val="none" w:sz="0" w:space="0" w:color="auto"/>
                  </w:divBdr>
                </w:div>
                <w:div w:id="201799710">
                  <w:marLeft w:val="0"/>
                  <w:marRight w:val="0"/>
                  <w:marTop w:val="60"/>
                  <w:marBottom w:val="30"/>
                  <w:divBdr>
                    <w:top w:val="none" w:sz="0" w:space="0" w:color="auto"/>
                    <w:left w:val="none" w:sz="0" w:space="0" w:color="auto"/>
                    <w:bottom w:val="none" w:sz="0" w:space="0" w:color="auto"/>
                    <w:right w:val="none" w:sz="0" w:space="0" w:color="auto"/>
                  </w:divBdr>
                </w:div>
                <w:div w:id="20180260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21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14">
              <w:marLeft w:val="0"/>
              <w:marRight w:val="0"/>
              <w:marTop w:val="0"/>
              <w:marBottom w:val="0"/>
              <w:divBdr>
                <w:top w:val="none" w:sz="0" w:space="0" w:color="auto"/>
                <w:left w:val="none" w:sz="0" w:space="0" w:color="auto"/>
                <w:bottom w:val="none" w:sz="0" w:space="0" w:color="auto"/>
                <w:right w:val="none" w:sz="0" w:space="0" w:color="auto"/>
              </w:divBdr>
              <w:divsChild>
                <w:div w:id="20179669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694">
              <w:marLeft w:val="75"/>
              <w:marRight w:val="75"/>
              <w:marTop w:val="75"/>
              <w:marBottom w:val="0"/>
              <w:divBdr>
                <w:top w:val="none" w:sz="0" w:space="0" w:color="auto"/>
                <w:left w:val="none" w:sz="0" w:space="0" w:color="auto"/>
                <w:bottom w:val="none" w:sz="0" w:space="0" w:color="auto"/>
                <w:right w:val="none" w:sz="0" w:space="0" w:color="auto"/>
              </w:divBdr>
              <w:divsChild>
                <w:div w:id="201795368">
                  <w:marLeft w:val="0"/>
                  <w:marRight w:val="0"/>
                  <w:marTop w:val="60"/>
                  <w:marBottom w:val="30"/>
                  <w:divBdr>
                    <w:top w:val="none" w:sz="0" w:space="0" w:color="auto"/>
                    <w:left w:val="none" w:sz="0" w:space="0" w:color="auto"/>
                    <w:bottom w:val="none" w:sz="0" w:space="0" w:color="auto"/>
                    <w:right w:val="none" w:sz="0" w:space="0" w:color="auto"/>
                  </w:divBdr>
                </w:div>
                <w:div w:id="201795753">
                  <w:marLeft w:val="0"/>
                  <w:marRight w:val="0"/>
                  <w:marTop w:val="60"/>
                  <w:marBottom w:val="30"/>
                  <w:divBdr>
                    <w:top w:val="none" w:sz="0" w:space="0" w:color="auto"/>
                    <w:left w:val="none" w:sz="0" w:space="0" w:color="auto"/>
                    <w:bottom w:val="none" w:sz="0" w:space="0" w:color="auto"/>
                    <w:right w:val="none" w:sz="0" w:space="0" w:color="auto"/>
                  </w:divBdr>
                </w:div>
                <w:div w:id="20180016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2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04">
              <w:marLeft w:val="75"/>
              <w:marRight w:val="75"/>
              <w:marTop w:val="75"/>
              <w:marBottom w:val="0"/>
              <w:divBdr>
                <w:top w:val="none" w:sz="0" w:space="0" w:color="auto"/>
                <w:left w:val="none" w:sz="0" w:space="0" w:color="auto"/>
                <w:bottom w:val="none" w:sz="0" w:space="0" w:color="auto"/>
                <w:right w:val="none" w:sz="0" w:space="0" w:color="auto"/>
              </w:divBdr>
              <w:divsChild>
                <w:div w:id="201798369">
                  <w:marLeft w:val="0"/>
                  <w:marRight w:val="0"/>
                  <w:marTop w:val="60"/>
                  <w:marBottom w:val="30"/>
                  <w:divBdr>
                    <w:top w:val="none" w:sz="0" w:space="0" w:color="auto"/>
                    <w:left w:val="none" w:sz="0" w:space="0" w:color="auto"/>
                    <w:bottom w:val="none" w:sz="0" w:space="0" w:color="auto"/>
                    <w:right w:val="none" w:sz="0" w:space="0" w:color="auto"/>
                  </w:divBdr>
                </w:div>
                <w:div w:id="201799583">
                  <w:marLeft w:val="0"/>
                  <w:marRight w:val="0"/>
                  <w:marTop w:val="60"/>
                  <w:marBottom w:val="30"/>
                  <w:divBdr>
                    <w:top w:val="none" w:sz="0" w:space="0" w:color="auto"/>
                    <w:left w:val="none" w:sz="0" w:space="0" w:color="auto"/>
                    <w:bottom w:val="none" w:sz="0" w:space="0" w:color="auto"/>
                    <w:right w:val="none" w:sz="0" w:space="0" w:color="auto"/>
                  </w:divBdr>
                </w:div>
                <w:div w:id="201800951">
                  <w:marLeft w:val="0"/>
                  <w:marRight w:val="0"/>
                  <w:marTop w:val="60"/>
                  <w:marBottom w:val="30"/>
                  <w:divBdr>
                    <w:top w:val="none" w:sz="0" w:space="0" w:color="auto"/>
                    <w:left w:val="none" w:sz="0" w:space="0" w:color="auto"/>
                    <w:bottom w:val="none" w:sz="0" w:space="0" w:color="auto"/>
                    <w:right w:val="none" w:sz="0" w:space="0" w:color="auto"/>
                  </w:divBdr>
                </w:div>
              </w:divsChild>
            </w:div>
            <w:div w:id="201801907">
              <w:marLeft w:val="0"/>
              <w:marRight w:val="0"/>
              <w:marTop w:val="0"/>
              <w:marBottom w:val="0"/>
              <w:divBdr>
                <w:top w:val="none" w:sz="0" w:space="0" w:color="auto"/>
                <w:left w:val="none" w:sz="0" w:space="0" w:color="auto"/>
                <w:bottom w:val="none" w:sz="0" w:space="0" w:color="auto"/>
                <w:right w:val="none" w:sz="0" w:space="0" w:color="auto"/>
              </w:divBdr>
              <w:divsChild>
                <w:div w:id="20179527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7508">
      <w:marLeft w:val="0"/>
      <w:marRight w:val="0"/>
      <w:marTop w:val="0"/>
      <w:marBottom w:val="0"/>
      <w:divBdr>
        <w:top w:val="none" w:sz="0" w:space="0" w:color="auto"/>
        <w:left w:val="none" w:sz="0" w:space="0" w:color="auto"/>
        <w:bottom w:val="none" w:sz="0" w:space="0" w:color="auto"/>
        <w:right w:val="none" w:sz="0" w:space="0" w:color="auto"/>
      </w:divBdr>
      <w:divsChild>
        <w:div w:id="20179521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07">
              <w:marLeft w:val="75"/>
              <w:marRight w:val="75"/>
              <w:marTop w:val="75"/>
              <w:marBottom w:val="0"/>
              <w:divBdr>
                <w:top w:val="none" w:sz="0" w:space="0" w:color="auto"/>
                <w:left w:val="none" w:sz="0" w:space="0" w:color="auto"/>
                <w:bottom w:val="none" w:sz="0" w:space="0" w:color="auto"/>
                <w:right w:val="none" w:sz="0" w:space="0" w:color="auto"/>
              </w:divBdr>
              <w:divsChild>
                <w:div w:id="201798224">
                  <w:marLeft w:val="0"/>
                  <w:marRight w:val="0"/>
                  <w:marTop w:val="60"/>
                  <w:marBottom w:val="30"/>
                  <w:divBdr>
                    <w:top w:val="none" w:sz="0" w:space="0" w:color="auto"/>
                    <w:left w:val="none" w:sz="0" w:space="0" w:color="auto"/>
                    <w:bottom w:val="none" w:sz="0" w:space="0" w:color="auto"/>
                    <w:right w:val="none" w:sz="0" w:space="0" w:color="auto"/>
                  </w:divBdr>
                </w:div>
                <w:div w:id="201799205">
                  <w:marLeft w:val="0"/>
                  <w:marRight w:val="0"/>
                  <w:marTop w:val="60"/>
                  <w:marBottom w:val="30"/>
                  <w:divBdr>
                    <w:top w:val="none" w:sz="0" w:space="0" w:color="auto"/>
                    <w:left w:val="none" w:sz="0" w:space="0" w:color="auto"/>
                    <w:bottom w:val="none" w:sz="0" w:space="0" w:color="auto"/>
                    <w:right w:val="none" w:sz="0" w:space="0" w:color="auto"/>
                  </w:divBdr>
                </w:div>
                <w:div w:id="201802656">
                  <w:marLeft w:val="0"/>
                  <w:marRight w:val="0"/>
                  <w:marTop w:val="60"/>
                  <w:marBottom w:val="30"/>
                  <w:divBdr>
                    <w:top w:val="none" w:sz="0" w:space="0" w:color="auto"/>
                    <w:left w:val="none" w:sz="0" w:space="0" w:color="auto"/>
                    <w:bottom w:val="none" w:sz="0" w:space="0" w:color="auto"/>
                    <w:right w:val="none" w:sz="0" w:space="0" w:color="auto"/>
                  </w:divBdr>
                </w:div>
              </w:divsChild>
            </w:div>
            <w:div w:id="201798343">
              <w:marLeft w:val="0"/>
              <w:marRight w:val="0"/>
              <w:marTop w:val="0"/>
              <w:marBottom w:val="0"/>
              <w:divBdr>
                <w:top w:val="none" w:sz="0" w:space="0" w:color="auto"/>
                <w:left w:val="none" w:sz="0" w:space="0" w:color="auto"/>
                <w:bottom w:val="none" w:sz="0" w:space="0" w:color="auto"/>
                <w:right w:val="none" w:sz="0" w:space="0" w:color="auto"/>
              </w:divBdr>
              <w:divsChild>
                <w:div w:id="20180149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33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40">
              <w:marLeft w:val="0"/>
              <w:marRight w:val="0"/>
              <w:marTop w:val="0"/>
              <w:marBottom w:val="0"/>
              <w:divBdr>
                <w:top w:val="none" w:sz="0" w:space="0" w:color="auto"/>
                <w:left w:val="none" w:sz="0" w:space="0" w:color="auto"/>
                <w:bottom w:val="none" w:sz="0" w:space="0" w:color="auto"/>
                <w:right w:val="none" w:sz="0" w:space="0" w:color="auto"/>
              </w:divBdr>
              <w:divsChild>
                <w:div w:id="20179851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122">
              <w:marLeft w:val="75"/>
              <w:marRight w:val="75"/>
              <w:marTop w:val="75"/>
              <w:marBottom w:val="0"/>
              <w:divBdr>
                <w:top w:val="none" w:sz="0" w:space="0" w:color="auto"/>
                <w:left w:val="none" w:sz="0" w:space="0" w:color="auto"/>
                <w:bottom w:val="none" w:sz="0" w:space="0" w:color="auto"/>
                <w:right w:val="none" w:sz="0" w:space="0" w:color="auto"/>
              </w:divBdr>
              <w:divsChild>
                <w:div w:id="201796711">
                  <w:marLeft w:val="0"/>
                  <w:marRight w:val="0"/>
                  <w:marTop w:val="60"/>
                  <w:marBottom w:val="30"/>
                  <w:divBdr>
                    <w:top w:val="none" w:sz="0" w:space="0" w:color="auto"/>
                    <w:left w:val="none" w:sz="0" w:space="0" w:color="auto"/>
                    <w:bottom w:val="none" w:sz="0" w:space="0" w:color="auto"/>
                    <w:right w:val="none" w:sz="0" w:space="0" w:color="auto"/>
                  </w:divBdr>
                </w:div>
                <w:div w:id="201802548">
                  <w:marLeft w:val="0"/>
                  <w:marRight w:val="0"/>
                  <w:marTop w:val="60"/>
                  <w:marBottom w:val="30"/>
                  <w:divBdr>
                    <w:top w:val="none" w:sz="0" w:space="0" w:color="auto"/>
                    <w:left w:val="none" w:sz="0" w:space="0" w:color="auto"/>
                    <w:bottom w:val="none" w:sz="0" w:space="0" w:color="auto"/>
                    <w:right w:val="none" w:sz="0" w:space="0" w:color="auto"/>
                  </w:divBdr>
                </w:div>
                <w:div w:id="20180301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77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06">
              <w:marLeft w:val="0"/>
              <w:marRight w:val="0"/>
              <w:marTop w:val="0"/>
              <w:marBottom w:val="0"/>
              <w:divBdr>
                <w:top w:val="none" w:sz="0" w:space="0" w:color="auto"/>
                <w:left w:val="none" w:sz="0" w:space="0" w:color="auto"/>
                <w:bottom w:val="none" w:sz="0" w:space="0" w:color="auto"/>
                <w:right w:val="none" w:sz="0" w:space="0" w:color="auto"/>
              </w:divBdr>
              <w:divsChild>
                <w:div w:id="20179583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702">
              <w:marLeft w:val="75"/>
              <w:marRight w:val="75"/>
              <w:marTop w:val="75"/>
              <w:marBottom w:val="0"/>
              <w:divBdr>
                <w:top w:val="none" w:sz="0" w:space="0" w:color="auto"/>
                <w:left w:val="none" w:sz="0" w:space="0" w:color="auto"/>
                <w:bottom w:val="none" w:sz="0" w:space="0" w:color="auto"/>
                <w:right w:val="none" w:sz="0" w:space="0" w:color="auto"/>
              </w:divBdr>
              <w:divsChild>
                <w:div w:id="201795606">
                  <w:marLeft w:val="0"/>
                  <w:marRight w:val="0"/>
                  <w:marTop w:val="60"/>
                  <w:marBottom w:val="30"/>
                  <w:divBdr>
                    <w:top w:val="none" w:sz="0" w:space="0" w:color="auto"/>
                    <w:left w:val="none" w:sz="0" w:space="0" w:color="auto"/>
                    <w:bottom w:val="none" w:sz="0" w:space="0" w:color="auto"/>
                    <w:right w:val="none" w:sz="0" w:space="0" w:color="auto"/>
                  </w:divBdr>
                </w:div>
                <w:div w:id="201800568">
                  <w:marLeft w:val="0"/>
                  <w:marRight w:val="0"/>
                  <w:marTop w:val="60"/>
                  <w:marBottom w:val="30"/>
                  <w:divBdr>
                    <w:top w:val="none" w:sz="0" w:space="0" w:color="auto"/>
                    <w:left w:val="none" w:sz="0" w:space="0" w:color="auto"/>
                    <w:bottom w:val="none" w:sz="0" w:space="0" w:color="auto"/>
                    <w:right w:val="none" w:sz="0" w:space="0" w:color="auto"/>
                  </w:divBdr>
                </w:div>
                <w:div w:id="20180187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26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56">
              <w:marLeft w:val="75"/>
              <w:marRight w:val="75"/>
              <w:marTop w:val="75"/>
              <w:marBottom w:val="0"/>
              <w:divBdr>
                <w:top w:val="none" w:sz="0" w:space="0" w:color="auto"/>
                <w:left w:val="none" w:sz="0" w:space="0" w:color="auto"/>
                <w:bottom w:val="none" w:sz="0" w:space="0" w:color="auto"/>
                <w:right w:val="none" w:sz="0" w:space="0" w:color="auto"/>
              </w:divBdr>
              <w:divsChild>
                <w:div w:id="201800138">
                  <w:marLeft w:val="0"/>
                  <w:marRight w:val="0"/>
                  <w:marTop w:val="60"/>
                  <w:marBottom w:val="30"/>
                  <w:divBdr>
                    <w:top w:val="none" w:sz="0" w:space="0" w:color="auto"/>
                    <w:left w:val="none" w:sz="0" w:space="0" w:color="auto"/>
                    <w:bottom w:val="none" w:sz="0" w:space="0" w:color="auto"/>
                    <w:right w:val="none" w:sz="0" w:space="0" w:color="auto"/>
                  </w:divBdr>
                </w:div>
                <w:div w:id="201800320">
                  <w:marLeft w:val="0"/>
                  <w:marRight w:val="0"/>
                  <w:marTop w:val="60"/>
                  <w:marBottom w:val="30"/>
                  <w:divBdr>
                    <w:top w:val="none" w:sz="0" w:space="0" w:color="auto"/>
                    <w:left w:val="none" w:sz="0" w:space="0" w:color="auto"/>
                    <w:bottom w:val="none" w:sz="0" w:space="0" w:color="auto"/>
                    <w:right w:val="none" w:sz="0" w:space="0" w:color="auto"/>
                  </w:divBdr>
                </w:div>
                <w:div w:id="201801106">
                  <w:marLeft w:val="0"/>
                  <w:marRight w:val="0"/>
                  <w:marTop w:val="60"/>
                  <w:marBottom w:val="30"/>
                  <w:divBdr>
                    <w:top w:val="none" w:sz="0" w:space="0" w:color="auto"/>
                    <w:left w:val="none" w:sz="0" w:space="0" w:color="auto"/>
                    <w:bottom w:val="none" w:sz="0" w:space="0" w:color="auto"/>
                    <w:right w:val="none" w:sz="0" w:space="0" w:color="auto"/>
                  </w:divBdr>
                </w:div>
              </w:divsChild>
            </w:div>
            <w:div w:id="201799555">
              <w:marLeft w:val="0"/>
              <w:marRight w:val="0"/>
              <w:marTop w:val="0"/>
              <w:marBottom w:val="0"/>
              <w:divBdr>
                <w:top w:val="none" w:sz="0" w:space="0" w:color="auto"/>
                <w:left w:val="none" w:sz="0" w:space="0" w:color="auto"/>
                <w:bottom w:val="none" w:sz="0" w:space="0" w:color="auto"/>
                <w:right w:val="none" w:sz="0" w:space="0" w:color="auto"/>
              </w:divBdr>
              <w:divsChild>
                <w:div w:id="20180067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51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01">
              <w:marLeft w:val="0"/>
              <w:marRight w:val="0"/>
              <w:marTop w:val="0"/>
              <w:marBottom w:val="0"/>
              <w:divBdr>
                <w:top w:val="none" w:sz="0" w:space="0" w:color="auto"/>
                <w:left w:val="none" w:sz="0" w:space="0" w:color="auto"/>
                <w:bottom w:val="none" w:sz="0" w:space="0" w:color="auto"/>
                <w:right w:val="none" w:sz="0" w:space="0" w:color="auto"/>
              </w:divBdr>
              <w:divsChild>
                <w:div w:id="20180267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761">
              <w:marLeft w:val="75"/>
              <w:marRight w:val="75"/>
              <w:marTop w:val="75"/>
              <w:marBottom w:val="0"/>
              <w:divBdr>
                <w:top w:val="none" w:sz="0" w:space="0" w:color="auto"/>
                <w:left w:val="none" w:sz="0" w:space="0" w:color="auto"/>
                <w:bottom w:val="none" w:sz="0" w:space="0" w:color="auto"/>
                <w:right w:val="none" w:sz="0" w:space="0" w:color="auto"/>
              </w:divBdr>
              <w:divsChild>
                <w:div w:id="201799349">
                  <w:marLeft w:val="0"/>
                  <w:marRight w:val="0"/>
                  <w:marTop w:val="60"/>
                  <w:marBottom w:val="30"/>
                  <w:divBdr>
                    <w:top w:val="none" w:sz="0" w:space="0" w:color="auto"/>
                    <w:left w:val="none" w:sz="0" w:space="0" w:color="auto"/>
                    <w:bottom w:val="none" w:sz="0" w:space="0" w:color="auto"/>
                    <w:right w:val="none" w:sz="0" w:space="0" w:color="auto"/>
                  </w:divBdr>
                </w:div>
                <w:div w:id="201801489">
                  <w:marLeft w:val="0"/>
                  <w:marRight w:val="0"/>
                  <w:marTop w:val="60"/>
                  <w:marBottom w:val="30"/>
                  <w:divBdr>
                    <w:top w:val="none" w:sz="0" w:space="0" w:color="auto"/>
                    <w:left w:val="none" w:sz="0" w:space="0" w:color="auto"/>
                    <w:bottom w:val="none" w:sz="0" w:space="0" w:color="auto"/>
                    <w:right w:val="none" w:sz="0" w:space="0" w:color="auto"/>
                  </w:divBdr>
                </w:div>
                <w:div w:id="20180307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08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40">
              <w:marLeft w:val="0"/>
              <w:marRight w:val="0"/>
              <w:marTop w:val="0"/>
              <w:marBottom w:val="0"/>
              <w:divBdr>
                <w:top w:val="none" w:sz="0" w:space="0" w:color="auto"/>
                <w:left w:val="none" w:sz="0" w:space="0" w:color="auto"/>
                <w:bottom w:val="none" w:sz="0" w:space="0" w:color="auto"/>
                <w:right w:val="none" w:sz="0" w:space="0" w:color="auto"/>
              </w:divBdr>
              <w:divsChild>
                <w:div w:id="20179676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913">
              <w:marLeft w:val="75"/>
              <w:marRight w:val="75"/>
              <w:marTop w:val="75"/>
              <w:marBottom w:val="0"/>
              <w:divBdr>
                <w:top w:val="none" w:sz="0" w:space="0" w:color="auto"/>
                <w:left w:val="none" w:sz="0" w:space="0" w:color="auto"/>
                <w:bottom w:val="none" w:sz="0" w:space="0" w:color="auto"/>
                <w:right w:val="none" w:sz="0" w:space="0" w:color="auto"/>
              </w:divBdr>
              <w:divsChild>
                <w:div w:id="201796204">
                  <w:marLeft w:val="0"/>
                  <w:marRight w:val="0"/>
                  <w:marTop w:val="60"/>
                  <w:marBottom w:val="30"/>
                  <w:divBdr>
                    <w:top w:val="none" w:sz="0" w:space="0" w:color="auto"/>
                    <w:left w:val="none" w:sz="0" w:space="0" w:color="auto"/>
                    <w:bottom w:val="none" w:sz="0" w:space="0" w:color="auto"/>
                    <w:right w:val="none" w:sz="0" w:space="0" w:color="auto"/>
                  </w:divBdr>
                </w:div>
                <w:div w:id="201798247">
                  <w:marLeft w:val="0"/>
                  <w:marRight w:val="0"/>
                  <w:marTop w:val="60"/>
                  <w:marBottom w:val="30"/>
                  <w:divBdr>
                    <w:top w:val="none" w:sz="0" w:space="0" w:color="auto"/>
                    <w:left w:val="none" w:sz="0" w:space="0" w:color="auto"/>
                    <w:bottom w:val="none" w:sz="0" w:space="0" w:color="auto"/>
                    <w:right w:val="none" w:sz="0" w:space="0" w:color="auto"/>
                  </w:divBdr>
                </w:div>
                <w:div w:id="20180178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4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79">
              <w:marLeft w:val="0"/>
              <w:marRight w:val="0"/>
              <w:marTop w:val="0"/>
              <w:marBottom w:val="0"/>
              <w:divBdr>
                <w:top w:val="none" w:sz="0" w:space="0" w:color="auto"/>
                <w:left w:val="none" w:sz="0" w:space="0" w:color="auto"/>
                <w:bottom w:val="none" w:sz="0" w:space="0" w:color="auto"/>
                <w:right w:val="none" w:sz="0" w:space="0" w:color="auto"/>
              </w:divBdr>
              <w:divsChild>
                <w:div w:id="20179735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050">
              <w:marLeft w:val="75"/>
              <w:marRight w:val="75"/>
              <w:marTop w:val="75"/>
              <w:marBottom w:val="0"/>
              <w:divBdr>
                <w:top w:val="none" w:sz="0" w:space="0" w:color="auto"/>
                <w:left w:val="none" w:sz="0" w:space="0" w:color="auto"/>
                <w:bottom w:val="none" w:sz="0" w:space="0" w:color="auto"/>
                <w:right w:val="none" w:sz="0" w:space="0" w:color="auto"/>
              </w:divBdr>
              <w:divsChild>
                <w:div w:id="201797814">
                  <w:marLeft w:val="0"/>
                  <w:marRight w:val="0"/>
                  <w:marTop w:val="60"/>
                  <w:marBottom w:val="30"/>
                  <w:divBdr>
                    <w:top w:val="none" w:sz="0" w:space="0" w:color="auto"/>
                    <w:left w:val="none" w:sz="0" w:space="0" w:color="auto"/>
                    <w:bottom w:val="none" w:sz="0" w:space="0" w:color="auto"/>
                    <w:right w:val="none" w:sz="0" w:space="0" w:color="auto"/>
                  </w:divBdr>
                </w:div>
                <w:div w:id="201802016">
                  <w:marLeft w:val="0"/>
                  <w:marRight w:val="0"/>
                  <w:marTop w:val="60"/>
                  <w:marBottom w:val="30"/>
                  <w:divBdr>
                    <w:top w:val="none" w:sz="0" w:space="0" w:color="auto"/>
                    <w:left w:val="none" w:sz="0" w:space="0" w:color="auto"/>
                    <w:bottom w:val="none" w:sz="0" w:space="0" w:color="auto"/>
                    <w:right w:val="none" w:sz="0" w:space="0" w:color="auto"/>
                  </w:divBdr>
                </w:div>
                <w:div w:id="20180204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4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73">
              <w:marLeft w:val="0"/>
              <w:marRight w:val="0"/>
              <w:marTop w:val="0"/>
              <w:marBottom w:val="0"/>
              <w:divBdr>
                <w:top w:val="none" w:sz="0" w:space="0" w:color="auto"/>
                <w:left w:val="none" w:sz="0" w:space="0" w:color="auto"/>
                <w:bottom w:val="none" w:sz="0" w:space="0" w:color="auto"/>
                <w:right w:val="none" w:sz="0" w:space="0" w:color="auto"/>
              </w:divBdr>
              <w:divsChild>
                <w:div w:id="20179725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187">
              <w:marLeft w:val="75"/>
              <w:marRight w:val="75"/>
              <w:marTop w:val="75"/>
              <w:marBottom w:val="0"/>
              <w:divBdr>
                <w:top w:val="none" w:sz="0" w:space="0" w:color="auto"/>
                <w:left w:val="none" w:sz="0" w:space="0" w:color="auto"/>
                <w:bottom w:val="none" w:sz="0" w:space="0" w:color="auto"/>
                <w:right w:val="none" w:sz="0" w:space="0" w:color="auto"/>
              </w:divBdr>
              <w:divsChild>
                <w:div w:id="201798517">
                  <w:marLeft w:val="0"/>
                  <w:marRight w:val="0"/>
                  <w:marTop w:val="60"/>
                  <w:marBottom w:val="30"/>
                  <w:divBdr>
                    <w:top w:val="none" w:sz="0" w:space="0" w:color="auto"/>
                    <w:left w:val="none" w:sz="0" w:space="0" w:color="auto"/>
                    <w:bottom w:val="none" w:sz="0" w:space="0" w:color="auto"/>
                    <w:right w:val="none" w:sz="0" w:space="0" w:color="auto"/>
                  </w:divBdr>
                </w:div>
                <w:div w:id="201799166">
                  <w:marLeft w:val="0"/>
                  <w:marRight w:val="0"/>
                  <w:marTop w:val="60"/>
                  <w:marBottom w:val="30"/>
                  <w:divBdr>
                    <w:top w:val="none" w:sz="0" w:space="0" w:color="auto"/>
                    <w:left w:val="none" w:sz="0" w:space="0" w:color="auto"/>
                    <w:bottom w:val="none" w:sz="0" w:space="0" w:color="auto"/>
                    <w:right w:val="none" w:sz="0" w:space="0" w:color="auto"/>
                  </w:divBdr>
                </w:div>
                <w:div w:id="20180001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96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44">
              <w:marLeft w:val="75"/>
              <w:marRight w:val="75"/>
              <w:marTop w:val="75"/>
              <w:marBottom w:val="0"/>
              <w:divBdr>
                <w:top w:val="none" w:sz="0" w:space="0" w:color="auto"/>
                <w:left w:val="none" w:sz="0" w:space="0" w:color="auto"/>
                <w:bottom w:val="none" w:sz="0" w:space="0" w:color="auto"/>
                <w:right w:val="none" w:sz="0" w:space="0" w:color="auto"/>
              </w:divBdr>
              <w:divsChild>
                <w:div w:id="201798751">
                  <w:marLeft w:val="0"/>
                  <w:marRight w:val="0"/>
                  <w:marTop w:val="60"/>
                  <w:marBottom w:val="30"/>
                  <w:divBdr>
                    <w:top w:val="none" w:sz="0" w:space="0" w:color="auto"/>
                    <w:left w:val="none" w:sz="0" w:space="0" w:color="auto"/>
                    <w:bottom w:val="none" w:sz="0" w:space="0" w:color="auto"/>
                    <w:right w:val="none" w:sz="0" w:space="0" w:color="auto"/>
                  </w:divBdr>
                </w:div>
                <w:div w:id="201799631">
                  <w:marLeft w:val="0"/>
                  <w:marRight w:val="0"/>
                  <w:marTop w:val="60"/>
                  <w:marBottom w:val="30"/>
                  <w:divBdr>
                    <w:top w:val="none" w:sz="0" w:space="0" w:color="auto"/>
                    <w:left w:val="none" w:sz="0" w:space="0" w:color="auto"/>
                    <w:bottom w:val="none" w:sz="0" w:space="0" w:color="auto"/>
                    <w:right w:val="none" w:sz="0" w:space="0" w:color="auto"/>
                  </w:divBdr>
                </w:div>
                <w:div w:id="201801466">
                  <w:marLeft w:val="0"/>
                  <w:marRight w:val="0"/>
                  <w:marTop w:val="60"/>
                  <w:marBottom w:val="30"/>
                  <w:divBdr>
                    <w:top w:val="none" w:sz="0" w:space="0" w:color="auto"/>
                    <w:left w:val="none" w:sz="0" w:space="0" w:color="auto"/>
                    <w:bottom w:val="none" w:sz="0" w:space="0" w:color="auto"/>
                    <w:right w:val="none" w:sz="0" w:space="0" w:color="auto"/>
                  </w:divBdr>
                </w:div>
              </w:divsChild>
            </w:div>
            <w:div w:id="201799944">
              <w:marLeft w:val="0"/>
              <w:marRight w:val="0"/>
              <w:marTop w:val="0"/>
              <w:marBottom w:val="0"/>
              <w:divBdr>
                <w:top w:val="none" w:sz="0" w:space="0" w:color="auto"/>
                <w:left w:val="none" w:sz="0" w:space="0" w:color="auto"/>
                <w:bottom w:val="none" w:sz="0" w:space="0" w:color="auto"/>
                <w:right w:val="none" w:sz="0" w:space="0" w:color="auto"/>
              </w:divBdr>
              <w:divsChild>
                <w:div w:id="2017965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99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93">
              <w:marLeft w:val="75"/>
              <w:marRight w:val="75"/>
              <w:marTop w:val="75"/>
              <w:marBottom w:val="0"/>
              <w:divBdr>
                <w:top w:val="none" w:sz="0" w:space="0" w:color="auto"/>
                <w:left w:val="none" w:sz="0" w:space="0" w:color="auto"/>
                <w:bottom w:val="none" w:sz="0" w:space="0" w:color="auto"/>
                <w:right w:val="none" w:sz="0" w:space="0" w:color="auto"/>
              </w:divBdr>
              <w:divsChild>
                <w:div w:id="201795630">
                  <w:marLeft w:val="0"/>
                  <w:marRight w:val="0"/>
                  <w:marTop w:val="60"/>
                  <w:marBottom w:val="30"/>
                  <w:divBdr>
                    <w:top w:val="none" w:sz="0" w:space="0" w:color="auto"/>
                    <w:left w:val="none" w:sz="0" w:space="0" w:color="auto"/>
                    <w:bottom w:val="none" w:sz="0" w:space="0" w:color="auto"/>
                    <w:right w:val="none" w:sz="0" w:space="0" w:color="auto"/>
                  </w:divBdr>
                </w:div>
                <w:div w:id="201796247">
                  <w:marLeft w:val="0"/>
                  <w:marRight w:val="0"/>
                  <w:marTop w:val="60"/>
                  <w:marBottom w:val="30"/>
                  <w:divBdr>
                    <w:top w:val="none" w:sz="0" w:space="0" w:color="auto"/>
                    <w:left w:val="none" w:sz="0" w:space="0" w:color="auto"/>
                    <w:bottom w:val="none" w:sz="0" w:space="0" w:color="auto"/>
                    <w:right w:val="none" w:sz="0" w:space="0" w:color="auto"/>
                  </w:divBdr>
                </w:div>
                <w:div w:id="201797995">
                  <w:marLeft w:val="0"/>
                  <w:marRight w:val="0"/>
                  <w:marTop w:val="60"/>
                  <w:marBottom w:val="30"/>
                  <w:divBdr>
                    <w:top w:val="none" w:sz="0" w:space="0" w:color="auto"/>
                    <w:left w:val="none" w:sz="0" w:space="0" w:color="auto"/>
                    <w:bottom w:val="none" w:sz="0" w:space="0" w:color="auto"/>
                    <w:right w:val="none" w:sz="0" w:space="0" w:color="auto"/>
                  </w:divBdr>
                </w:div>
              </w:divsChild>
            </w:div>
            <w:div w:id="201798133">
              <w:marLeft w:val="0"/>
              <w:marRight w:val="0"/>
              <w:marTop w:val="0"/>
              <w:marBottom w:val="0"/>
              <w:divBdr>
                <w:top w:val="none" w:sz="0" w:space="0" w:color="auto"/>
                <w:left w:val="none" w:sz="0" w:space="0" w:color="auto"/>
                <w:bottom w:val="none" w:sz="0" w:space="0" w:color="auto"/>
                <w:right w:val="none" w:sz="0" w:space="0" w:color="auto"/>
              </w:divBdr>
              <w:divsChild>
                <w:div w:id="20180070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15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31">
              <w:marLeft w:val="75"/>
              <w:marRight w:val="75"/>
              <w:marTop w:val="75"/>
              <w:marBottom w:val="0"/>
              <w:divBdr>
                <w:top w:val="none" w:sz="0" w:space="0" w:color="auto"/>
                <w:left w:val="none" w:sz="0" w:space="0" w:color="auto"/>
                <w:bottom w:val="none" w:sz="0" w:space="0" w:color="auto"/>
                <w:right w:val="none" w:sz="0" w:space="0" w:color="auto"/>
              </w:divBdr>
              <w:divsChild>
                <w:div w:id="201795904">
                  <w:marLeft w:val="0"/>
                  <w:marRight w:val="0"/>
                  <w:marTop w:val="60"/>
                  <w:marBottom w:val="30"/>
                  <w:divBdr>
                    <w:top w:val="none" w:sz="0" w:space="0" w:color="auto"/>
                    <w:left w:val="none" w:sz="0" w:space="0" w:color="auto"/>
                    <w:bottom w:val="none" w:sz="0" w:space="0" w:color="auto"/>
                    <w:right w:val="none" w:sz="0" w:space="0" w:color="auto"/>
                  </w:divBdr>
                </w:div>
                <w:div w:id="201798032">
                  <w:marLeft w:val="0"/>
                  <w:marRight w:val="0"/>
                  <w:marTop w:val="60"/>
                  <w:marBottom w:val="30"/>
                  <w:divBdr>
                    <w:top w:val="none" w:sz="0" w:space="0" w:color="auto"/>
                    <w:left w:val="none" w:sz="0" w:space="0" w:color="auto"/>
                    <w:bottom w:val="none" w:sz="0" w:space="0" w:color="auto"/>
                    <w:right w:val="none" w:sz="0" w:space="0" w:color="auto"/>
                  </w:divBdr>
                </w:div>
                <w:div w:id="201798272">
                  <w:marLeft w:val="0"/>
                  <w:marRight w:val="0"/>
                  <w:marTop w:val="60"/>
                  <w:marBottom w:val="30"/>
                  <w:divBdr>
                    <w:top w:val="none" w:sz="0" w:space="0" w:color="auto"/>
                    <w:left w:val="none" w:sz="0" w:space="0" w:color="auto"/>
                    <w:bottom w:val="none" w:sz="0" w:space="0" w:color="auto"/>
                    <w:right w:val="none" w:sz="0" w:space="0" w:color="auto"/>
                  </w:divBdr>
                </w:div>
              </w:divsChild>
            </w:div>
            <w:div w:id="201802389">
              <w:marLeft w:val="0"/>
              <w:marRight w:val="0"/>
              <w:marTop w:val="0"/>
              <w:marBottom w:val="0"/>
              <w:divBdr>
                <w:top w:val="none" w:sz="0" w:space="0" w:color="auto"/>
                <w:left w:val="none" w:sz="0" w:space="0" w:color="auto"/>
                <w:bottom w:val="none" w:sz="0" w:space="0" w:color="auto"/>
                <w:right w:val="none" w:sz="0" w:space="0" w:color="auto"/>
              </w:divBdr>
              <w:divsChild>
                <w:div w:id="20179510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21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30">
              <w:marLeft w:val="75"/>
              <w:marRight w:val="75"/>
              <w:marTop w:val="75"/>
              <w:marBottom w:val="0"/>
              <w:divBdr>
                <w:top w:val="none" w:sz="0" w:space="0" w:color="auto"/>
                <w:left w:val="none" w:sz="0" w:space="0" w:color="auto"/>
                <w:bottom w:val="none" w:sz="0" w:space="0" w:color="auto"/>
                <w:right w:val="none" w:sz="0" w:space="0" w:color="auto"/>
              </w:divBdr>
              <w:divsChild>
                <w:div w:id="201801113">
                  <w:marLeft w:val="0"/>
                  <w:marRight w:val="0"/>
                  <w:marTop w:val="60"/>
                  <w:marBottom w:val="30"/>
                  <w:divBdr>
                    <w:top w:val="none" w:sz="0" w:space="0" w:color="auto"/>
                    <w:left w:val="none" w:sz="0" w:space="0" w:color="auto"/>
                    <w:bottom w:val="none" w:sz="0" w:space="0" w:color="auto"/>
                    <w:right w:val="none" w:sz="0" w:space="0" w:color="auto"/>
                  </w:divBdr>
                </w:div>
                <w:div w:id="201801382">
                  <w:marLeft w:val="0"/>
                  <w:marRight w:val="0"/>
                  <w:marTop w:val="60"/>
                  <w:marBottom w:val="30"/>
                  <w:divBdr>
                    <w:top w:val="none" w:sz="0" w:space="0" w:color="auto"/>
                    <w:left w:val="none" w:sz="0" w:space="0" w:color="auto"/>
                    <w:bottom w:val="none" w:sz="0" w:space="0" w:color="auto"/>
                    <w:right w:val="none" w:sz="0" w:space="0" w:color="auto"/>
                  </w:divBdr>
                </w:div>
                <w:div w:id="201801951">
                  <w:marLeft w:val="0"/>
                  <w:marRight w:val="0"/>
                  <w:marTop w:val="60"/>
                  <w:marBottom w:val="30"/>
                  <w:divBdr>
                    <w:top w:val="none" w:sz="0" w:space="0" w:color="auto"/>
                    <w:left w:val="none" w:sz="0" w:space="0" w:color="auto"/>
                    <w:bottom w:val="none" w:sz="0" w:space="0" w:color="auto"/>
                    <w:right w:val="none" w:sz="0" w:space="0" w:color="auto"/>
                  </w:divBdr>
                </w:div>
              </w:divsChild>
            </w:div>
            <w:div w:id="201798854">
              <w:marLeft w:val="0"/>
              <w:marRight w:val="0"/>
              <w:marTop w:val="0"/>
              <w:marBottom w:val="0"/>
              <w:divBdr>
                <w:top w:val="none" w:sz="0" w:space="0" w:color="auto"/>
                <w:left w:val="none" w:sz="0" w:space="0" w:color="auto"/>
                <w:bottom w:val="none" w:sz="0" w:space="0" w:color="auto"/>
                <w:right w:val="none" w:sz="0" w:space="0" w:color="auto"/>
              </w:divBdr>
              <w:divsChild>
                <w:div w:id="20180139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28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43">
              <w:marLeft w:val="0"/>
              <w:marRight w:val="0"/>
              <w:marTop w:val="0"/>
              <w:marBottom w:val="0"/>
              <w:divBdr>
                <w:top w:val="none" w:sz="0" w:space="0" w:color="auto"/>
                <w:left w:val="none" w:sz="0" w:space="0" w:color="auto"/>
                <w:bottom w:val="none" w:sz="0" w:space="0" w:color="auto"/>
                <w:right w:val="none" w:sz="0" w:space="0" w:color="auto"/>
              </w:divBdr>
              <w:divsChild>
                <w:div w:id="20180031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608">
              <w:marLeft w:val="75"/>
              <w:marRight w:val="75"/>
              <w:marTop w:val="75"/>
              <w:marBottom w:val="0"/>
              <w:divBdr>
                <w:top w:val="none" w:sz="0" w:space="0" w:color="auto"/>
                <w:left w:val="none" w:sz="0" w:space="0" w:color="auto"/>
                <w:bottom w:val="none" w:sz="0" w:space="0" w:color="auto"/>
                <w:right w:val="none" w:sz="0" w:space="0" w:color="auto"/>
              </w:divBdr>
              <w:divsChild>
                <w:div w:id="201795103">
                  <w:marLeft w:val="0"/>
                  <w:marRight w:val="0"/>
                  <w:marTop w:val="60"/>
                  <w:marBottom w:val="30"/>
                  <w:divBdr>
                    <w:top w:val="none" w:sz="0" w:space="0" w:color="auto"/>
                    <w:left w:val="none" w:sz="0" w:space="0" w:color="auto"/>
                    <w:bottom w:val="none" w:sz="0" w:space="0" w:color="auto"/>
                    <w:right w:val="none" w:sz="0" w:space="0" w:color="auto"/>
                  </w:divBdr>
                </w:div>
                <w:div w:id="201796958">
                  <w:marLeft w:val="0"/>
                  <w:marRight w:val="0"/>
                  <w:marTop w:val="60"/>
                  <w:marBottom w:val="30"/>
                  <w:divBdr>
                    <w:top w:val="none" w:sz="0" w:space="0" w:color="auto"/>
                    <w:left w:val="none" w:sz="0" w:space="0" w:color="auto"/>
                    <w:bottom w:val="none" w:sz="0" w:space="0" w:color="auto"/>
                    <w:right w:val="none" w:sz="0" w:space="0" w:color="auto"/>
                  </w:divBdr>
                </w:div>
                <w:div w:id="20179700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768">
          <w:marLeft w:val="0"/>
          <w:marRight w:val="0"/>
          <w:marTop w:val="75"/>
          <w:marBottom w:val="0"/>
          <w:divBdr>
            <w:top w:val="single" w:sz="6" w:space="4" w:color="A6C9E2"/>
            <w:left w:val="single" w:sz="6" w:space="4" w:color="A6C9E2"/>
            <w:bottom w:val="single" w:sz="6" w:space="4" w:color="A6C9E2"/>
            <w:right w:val="single" w:sz="6" w:space="4" w:color="A6C9E2"/>
          </w:divBdr>
          <w:divsChild>
            <w:div w:id="201801808">
              <w:marLeft w:val="75"/>
              <w:marRight w:val="75"/>
              <w:marTop w:val="75"/>
              <w:marBottom w:val="0"/>
              <w:divBdr>
                <w:top w:val="none" w:sz="0" w:space="0" w:color="auto"/>
                <w:left w:val="none" w:sz="0" w:space="0" w:color="auto"/>
                <w:bottom w:val="none" w:sz="0" w:space="0" w:color="auto"/>
                <w:right w:val="none" w:sz="0" w:space="0" w:color="auto"/>
              </w:divBdr>
              <w:divsChild>
                <w:div w:id="201796161">
                  <w:marLeft w:val="0"/>
                  <w:marRight w:val="0"/>
                  <w:marTop w:val="60"/>
                  <w:marBottom w:val="30"/>
                  <w:divBdr>
                    <w:top w:val="none" w:sz="0" w:space="0" w:color="auto"/>
                    <w:left w:val="none" w:sz="0" w:space="0" w:color="auto"/>
                    <w:bottom w:val="none" w:sz="0" w:space="0" w:color="auto"/>
                    <w:right w:val="none" w:sz="0" w:space="0" w:color="auto"/>
                  </w:divBdr>
                </w:div>
                <w:div w:id="201797192">
                  <w:marLeft w:val="0"/>
                  <w:marRight w:val="0"/>
                  <w:marTop w:val="60"/>
                  <w:marBottom w:val="30"/>
                  <w:divBdr>
                    <w:top w:val="none" w:sz="0" w:space="0" w:color="auto"/>
                    <w:left w:val="none" w:sz="0" w:space="0" w:color="auto"/>
                    <w:bottom w:val="none" w:sz="0" w:space="0" w:color="auto"/>
                    <w:right w:val="none" w:sz="0" w:space="0" w:color="auto"/>
                  </w:divBdr>
                </w:div>
                <w:div w:id="20179887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7551">
      <w:marLeft w:val="0"/>
      <w:marRight w:val="0"/>
      <w:marTop w:val="0"/>
      <w:marBottom w:val="0"/>
      <w:divBdr>
        <w:top w:val="none" w:sz="0" w:space="0" w:color="auto"/>
        <w:left w:val="none" w:sz="0" w:space="0" w:color="auto"/>
        <w:bottom w:val="none" w:sz="0" w:space="0" w:color="auto"/>
        <w:right w:val="none" w:sz="0" w:space="0" w:color="auto"/>
      </w:divBdr>
      <w:divsChild>
        <w:div w:id="201801625">
          <w:marLeft w:val="75"/>
          <w:marRight w:val="75"/>
          <w:marTop w:val="75"/>
          <w:marBottom w:val="0"/>
          <w:divBdr>
            <w:top w:val="none" w:sz="0" w:space="0" w:color="auto"/>
            <w:left w:val="none" w:sz="0" w:space="0" w:color="auto"/>
            <w:bottom w:val="none" w:sz="0" w:space="0" w:color="auto"/>
            <w:right w:val="none" w:sz="0" w:space="0" w:color="auto"/>
          </w:divBdr>
          <w:divsChild>
            <w:div w:id="201795364">
              <w:marLeft w:val="0"/>
              <w:marRight w:val="0"/>
              <w:marTop w:val="60"/>
              <w:marBottom w:val="30"/>
              <w:divBdr>
                <w:top w:val="none" w:sz="0" w:space="0" w:color="auto"/>
                <w:left w:val="none" w:sz="0" w:space="0" w:color="auto"/>
                <w:bottom w:val="none" w:sz="0" w:space="0" w:color="auto"/>
                <w:right w:val="none" w:sz="0" w:space="0" w:color="auto"/>
              </w:divBdr>
            </w:div>
            <w:div w:id="201795428">
              <w:marLeft w:val="0"/>
              <w:marRight w:val="0"/>
              <w:marTop w:val="60"/>
              <w:marBottom w:val="30"/>
              <w:divBdr>
                <w:top w:val="none" w:sz="0" w:space="0" w:color="auto"/>
                <w:left w:val="none" w:sz="0" w:space="0" w:color="auto"/>
                <w:bottom w:val="none" w:sz="0" w:space="0" w:color="auto"/>
                <w:right w:val="none" w:sz="0" w:space="0" w:color="auto"/>
              </w:divBdr>
            </w:div>
            <w:div w:id="20179892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656">
      <w:marLeft w:val="0"/>
      <w:marRight w:val="0"/>
      <w:marTop w:val="0"/>
      <w:marBottom w:val="0"/>
      <w:divBdr>
        <w:top w:val="none" w:sz="0" w:space="0" w:color="auto"/>
        <w:left w:val="none" w:sz="0" w:space="0" w:color="auto"/>
        <w:bottom w:val="none" w:sz="0" w:space="0" w:color="auto"/>
        <w:right w:val="none" w:sz="0" w:space="0" w:color="auto"/>
      </w:divBdr>
      <w:divsChild>
        <w:div w:id="201799636">
          <w:marLeft w:val="75"/>
          <w:marRight w:val="75"/>
          <w:marTop w:val="75"/>
          <w:marBottom w:val="0"/>
          <w:divBdr>
            <w:top w:val="none" w:sz="0" w:space="0" w:color="auto"/>
            <w:left w:val="none" w:sz="0" w:space="0" w:color="auto"/>
            <w:bottom w:val="none" w:sz="0" w:space="0" w:color="auto"/>
            <w:right w:val="none" w:sz="0" w:space="0" w:color="auto"/>
          </w:divBdr>
          <w:divsChild>
            <w:div w:id="201796007">
              <w:marLeft w:val="0"/>
              <w:marRight w:val="0"/>
              <w:marTop w:val="60"/>
              <w:marBottom w:val="30"/>
              <w:divBdr>
                <w:top w:val="none" w:sz="0" w:space="0" w:color="auto"/>
                <w:left w:val="none" w:sz="0" w:space="0" w:color="auto"/>
                <w:bottom w:val="none" w:sz="0" w:space="0" w:color="auto"/>
                <w:right w:val="none" w:sz="0" w:space="0" w:color="auto"/>
              </w:divBdr>
            </w:div>
            <w:div w:id="201796328">
              <w:marLeft w:val="0"/>
              <w:marRight w:val="0"/>
              <w:marTop w:val="60"/>
              <w:marBottom w:val="30"/>
              <w:divBdr>
                <w:top w:val="none" w:sz="0" w:space="0" w:color="auto"/>
                <w:left w:val="none" w:sz="0" w:space="0" w:color="auto"/>
                <w:bottom w:val="none" w:sz="0" w:space="0" w:color="auto"/>
                <w:right w:val="none" w:sz="0" w:space="0" w:color="auto"/>
              </w:divBdr>
            </w:div>
            <w:div w:id="20179671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667">
      <w:marLeft w:val="0"/>
      <w:marRight w:val="0"/>
      <w:marTop w:val="0"/>
      <w:marBottom w:val="0"/>
      <w:divBdr>
        <w:top w:val="none" w:sz="0" w:space="0" w:color="auto"/>
        <w:left w:val="none" w:sz="0" w:space="0" w:color="auto"/>
        <w:bottom w:val="none" w:sz="0" w:space="0" w:color="auto"/>
        <w:right w:val="none" w:sz="0" w:space="0" w:color="auto"/>
      </w:divBdr>
      <w:divsChild>
        <w:div w:id="201796082">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70">
              <w:marLeft w:val="75"/>
              <w:marRight w:val="75"/>
              <w:marTop w:val="75"/>
              <w:marBottom w:val="0"/>
              <w:divBdr>
                <w:top w:val="none" w:sz="0" w:space="0" w:color="auto"/>
                <w:left w:val="none" w:sz="0" w:space="0" w:color="auto"/>
                <w:bottom w:val="none" w:sz="0" w:space="0" w:color="auto"/>
                <w:right w:val="none" w:sz="0" w:space="0" w:color="auto"/>
              </w:divBdr>
              <w:divsChild>
                <w:div w:id="201795743">
                  <w:marLeft w:val="0"/>
                  <w:marRight w:val="0"/>
                  <w:marTop w:val="60"/>
                  <w:marBottom w:val="30"/>
                  <w:divBdr>
                    <w:top w:val="none" w:sz="0" w:space="0" w:color="auto"/>
                    <w:left w:val="none" w:sz="0" w:space="0" w:color="auto"/>
                    <w:bottom w:val="none" w:sz="0" w:space="0" w:color="auto"/>
                    <w:right w:val="none" w:sz="0" w:space="0" w:color="auto"/>
                  </w:divBdr>
                </w:div>
                <w:div w:id="201797030">
                  <w:marLeft w:val="0"/>
                  <w:marRight w:val="0"/>
                  <w:marTop w:val="60"/>
                  <w:marBottom w:val="30"/>
                  <w:divBdr>
                    <w:top w:val="none" w:sz="0" w:space="0" w:color="auto"/>
                    <w:left w:val="none" w:sz="0" w:space="0" w:color="auto"/>
                    <w:bottom w:val="none" w:sz="0" w:space="0" w:color="auto"/>
                    <w:right w:val="none" w:sz="0" w:space="0" w:color="auto"/>
                  </w:divBdr>
                </w:div>
                <w:div w:id="20179993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3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14">
              <w:marLeft w:val="0"/>
              <w:marRight w:val="0"/>
              <w:marTop w:val="0"/>
              <w:marBottom w:val="0"/>
              <w:divBdr>
                <w:top w:val="none" w:sz="0" w:space="0" w:color="auto"/>
                <w:left w:val="none" w:sz="0" w:space="0" w:color="auto"/>
                <w:bottom w:val="none" w:sz="0" w:space="0" w:color="auto"/>
                <w:right w:val="none" w:sz="0" w:space="0" w:color="auto"/>
              </w:divBdr>
              <w:divsChild>
                <w:div w:id="2018000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895">
              <w:marLeft w:val="75"/>
              <w:marRight w:val="75"/>
              <w:marTop w:val="75"/>
              <w:marBottom w:val="0"/>
              <w:divBdr>
                <w:top w:val="none" w:sz="0" w:space="0" w:color="auto"/>
                <w:left w:val="none" w:sz="0" w:space="0" w:color="auto"/>
                <w:bottom w:val="none" w:sz="0" w:space="0" w:color="auto"/>
                <w:right w:val="none" w:sz="0" w:space="0" w:color="auto"/>
              </w:divBdr>
              <w:divsChild>
                <w:div w:id="201796745">
                  <w:marLeft w:val="0"/>
                  <w:marRight w:val="0"/>
                  <w:marTop w:val="60"/>
                  <w:marBottom w:val="30"/>
                  <w:divBdr>
                    <w:top w:val="none" w:sz="0" w:space="0" w:color="auto"/>
                    <w:left w:val="none" w:sz="0" w:space="0" w:color="auto"/>
                    <w:bottom w:val="none" w:sz="0" w:space="0" w:color="auto"/>
                    <w:right w:val="none" w:sz="0" w:space="0" w:color="auto"/>
                  </w:divBdr>
                </w:div>
                <w:div w:id="201801549">
                  <w:marLeft w:val="0"/>
                  <w:marRight w:val="0"/>
                  <w:marTop w:val="60"/>
                  <w:marBottom w:val="30"/>
                  <w:divBdr>
                    <w:top w:val="none" w:sz="0" w:space="0" w:color="auto"/>
                    <w:left w:val="none" w:sz="0" w:space="0" w:color="auto"/>
                    <w:bottom w:val="none" w:sz="0" w:space="0" w:color="auto"/>
                    <w:right w:val="none" w:sz="0" w:space="0" w:color="auto"/>
                  </w:divBdr>
                </w:div>
                <w:div w:id="20180240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4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56">
              <w:marLeft w:val="0"/>
              <w:marRight w:val="0"/>
              <w:marTop w:val="0"/>
              <w:marBottom w:val="0"/>
              <w:divBdr>
                <w:top w:val="none" w:sz="0" w:space="0" w:color="auto"/>
                <w:left w:val="none" w:sz="0" w:space="0" w:color="auto"/>
                <w:bottom w:val="none" w:sz="0" w:space="0" w:color="auto"/>
                <w:right w:val="none" w:sz="0" w:space="0" w:color="auto"/>
              </w:divBdr>
              <w:divsChild>
                <w:div w:id="20179538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465">
              <w:marLeft w:val="75"/>
              <w:marRight w:val="75"/>
              <w:marTop w:val="75"/>
              <w:marBottom w:val="0"/>
              <w:divBdr>
                <w:top w:val="none" w:sz="0" w:space="0" w:color="auto"/>
                <w:left w:val="none" w:sz="0" w:space="0" w:color="auto"/>
                <w:bottom w:val="none" w:sz="0" w:space="0" w:color="auto"/>
                <w:right w:val="none" w:sz="0" w:space="0" w:color="auto"/>
              </w:divBdr>
              <w:divsChild>
                <w:div w:id="201798502">
                  <w:marLeft w:val="0"/>
                  <w:marRight w:val="0"/>
                  <w:marTop w:val="60"/>
                  <w:marBottom w:val="30"/>
                  <w:divBdr>
                    <w:top w:val="none" w:sz="0" w:space="0" w:color="auto"/>
                    <w:left w:val="none" w:sz="0" w:space="0" w:color="auto"/>
                    <w:bottom w:val="none" w:sz="0" w:space="0" w:color="auto"/>
                    <w:right w:val="none" w:sz="0" w:space="0" w:color="auto"/>
                  </w:divBdr>
                </w:div>
                <w:div w:id="201799916">
                  <w:marLeft w:val="0"/>
                  <w:marRight w:val="0"/>
                  <w:marTop w:val="60"/>
                  <w:marBottom w:val="30"/>
                  <w:divBdr>
                    <w:top w:val="none" w:sz="0" w:space="0" w:color="auto"/>
                    <w:left w:val="none" w:sz="0" w:space="0" w:color="auto"/>
                    <w:bottom w:val="none" w:sz="0" w:space="0" w:color="auto"/>
                    <w:right w:val="none" w:sz="0" w:space="0" w:color="auto"/>
                  </w:divBdr>
                </w:div>
                <w:div w:id="20180094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93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08">
              <w:marLeft w:val="0"/>
              <w:marRight w:val="0"/>
              <w:marTop w:val="0"/>
              <w:marBottom w:val="0"/>
              <w:divBdr>
                <w:top w:val="none" w:sz="0" w:space="0" w:color="auto"/>
                <w:left w:val="none" w:sz="0" w:space="0" w:color="auto"/>
                <w:bottom w:val="none" w:sz="0" w:space="0" w:color="auto"/>
                <w:right w:val="none" w:sz="0" w:space="0" w:color="auto"/>
              </w:divBdr>
              <w:divsChild>
                <w:div w:id="20180035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185">
              <w:marLeft w:val="75"/>
              <w:marRight w:val="75"/>
              <w:marTop w:val="75"/>
              <w:marBottom w:val="0"/>
              <w:divBdr>
                <w:top w:val="none" w:sz="0" w:space="0" w:color="auto"/>
                <w:left w:val="none" w:sz="0" w:space="0" w:color="auto"/>
                <w:bottom w:val="none" w:sz="0" w:space="0" w:color="auto"/>
                <w:right w:val="none" w:sz="0" w:space="0" w:color="auto"/>
              </w:divBdr>
              <w:divsChild>
                <w:div w:id="201796268">
                  <w:marLeft w:val="0"/>
                  <w:marRight w:val="0"/>
                  <w:marTop w:val="60"/>
                  <w:marBottom w:val="30"/>
                  <w:divBdr>
                    <w:top w:val="none" w:sz="0" w:space="0" w:color="auto"/>
                    <w:left w:val="none" w:sz="0" w:space="0" w:color="auto"/>
                    <w:bottom w:val="none" w:sz="0" w:space="0" w:color="auto"/>
                    <w:right w:val="none" w:sz="0" w:space="0" w:color="auto"/>
                  </w:divBdr>
                </w:div>
                <w:div w:id="201798353">
                  <w:marLeft w:val="0"/>
                  <w:marRight w:val="0"/>
                  <w:marTop w:val="60"/>
                  <w:marBottom w:val="30"/>
                  <w:divBdr>
                    <w:top w:val="none" w:sz="0" w:space="0" w:color="auto"/>
                    <w:left w:val="none" w:sz="0" w:space="0" w:color="auto"/>
                    <w:bottom w:val="none" w:sz="0" w:space="0" w:color="auto"/>
                    <w:right w:val="none" w:sz="0" w:space="0" w:color="auto"/>
                  </w:divBdr>
                </w:div>
                <w:div w:id="20179927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13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98">
              <w:marLeft w:val="75"/>
              <w:marRight w:val="75"/>
              <w:marTop w:val="75"/>
              <w:marBottom w:val="0"/>
              <w:divBdr>
                <w:top w:val="none" w:sz="0" w:space="0" w:color="auto"/>
                <w:left w:val="none" w:sz="0" w:space="0" w:color="auto"/>
                <w:bottom w:val="none" w:sz="0" w:space="0" w:color="auto"/>
                <w:right w:val="none" w:sz="0" w:space="0" w:color="auto"/>
              </w:divBdr>
              <w:divsChild>
                <w:div w:id="201797097">
                  <w:marLeft w:val="0"/>
                  <w:marRight w:val="0"/>
                  <w:marTop w:val="60"/>
                  <w:marBottom w:val="30"/>
                  <w:divBdr>
                    <w:top w:val="none" w:sz="0" w:space="0" w:color="auto"/>
                    <w:left w:val="none" w:sz="0" w:space="0" w:color="auto"/>
                    <w:bottom w:val="none" w:sz="0" w:space="0" w:color="auto"/>
                    <w:right w:val="none" w:sz="0" w:space="0" w:color="auto"/>
                  </w:divBdr>
                </w:div>
                <w:div w:id="201798952">
                  <w:marLeft w:val="0"/>
                  <w:marRight w:val="0"/>
                  <w:marTop w:val="60"/>
                  <w:marBottom w:val="30"/>
                  <w:divBdr>
                    <w:top w:val="none" w:sz="0" w:space="0" w:color="auto"/>
                    <w:left w:val="none" w:sz="0" w:space="0" w:color="auto"/>
                    <w:bottom w:val="none" w:sz="0" w:space="0" w:color="auto"/>
                    <w:right w:val="none" w:sz="0" w:space="0" w:color="auto"/>
                  </w:divBdr>
                </w:div>
                <w:div w:id="201802414">
                  <w:marLeft w:val="0"/>
                  <w:marRight w:val="0"/>
                  <w:marTop w:val="60"/>
                  <w:marBottom w:val="30"/>
                  <w:divBdr>
                    <w:top w:val="none" w:sz="0" w:space="0" w:color="auto"/>
                    <w:left w:val="none" w:sz="0" w:space="0" w:color="auto"/>
                    <w:bottom w:val="none" w:sz="0" w:space="0" w:color="auto"/>
                    <w:right w:val="none" w:sz="0" w:space="0" w:color="auto"/>
                  </w:divBdr>
                </w:div>
              </w:divsChild>
            </w:div>
            <w:div w:id="201801226">
              <w:marLeft w:val="0"/>
              <w:marRight w:val="0"/>
              <w:marTop w:val="0"/>
              <w:marBottom w:val="0"/>
              <w:divBdr>
                <w:top w:val="none" w:sz="0" w:space="0" w:color="auto"/>
                <w:left w:val="none" w:sz="0" w:space="0" w:color="auto"/>
                <w:bottom w:val="none" w:sz="0" w:space="0" w:color="auto"/>
                <w:right w:val="none" w:sz="0" w:space="0" w:color="auto"/>
              </w:divBdr>
              <w:divsChild>
                <w:div w:id="20180039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31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83">
              <w:marLeft w:val="75"/>
              <w:marRight w:val="75"/>
              <w:marTop w:val="75"/>
              <w:marBottom w:val="0"/>
              <w:divBdr>
                <w:top w:val="none" w:sz="0" w:space="0" w:color="auto"/>
                <w:left w:val="none" w:sz="0" w:space="0" w:color="auto"/>
                <w:bottom w:val="none" w:sz="0" w:space="0" w:color="auto"/>
                <w:right w:val="none" w:sz="0" w:space="0" w:color="auto"/>
              </w:divBdr>
              <w:divsChild>
                <w:div w:id="201796248">
                  <w:marLeft w:val="0"/>
                  <w:marRight w:val="0"/>
                  <w:marTop w:val="60"/>
                  <w:marBottom w:val="30"/>
                  <w:divBdr>
                    <w:top w:val="none" w:sz="0" w:space="0" w:color="auto"/>
                    <w:left w:val="none" w:sz="0" w:space="0" w:color="auto"/>
                    <w:bottom w:val="none" w:sz="0" w:space="0" w:color="auto"/>
                    <w:right w:val="none" w:sz="0" w:space="0" w:color="auto"/>
                  </w:divBdr>
                </w:div>
                <w:div w:id="201796395">
                  <w:marLeft w:val="0"/>
                  <w:marRight w:val="0"/>
                  <w:marTop w:val="60"/>
                  <w:marBottom w:val="30"/>
                  <w:divBdr>
                    <w:top w:val="none" w:sz="0" w:space="0" w:color="auto"/>
                    <w:left w:val="none" w:sz="0" w:space="0" w:color="auto"/>
                    <w:bottom w:val="none" w:sz="0" w:space="0" w:color="auto"/>
                    <w:right w:val="none" w:sz="0" w:space="0" w:color="auto"/>
                  </w:divBdr>
                </w:div>
                <w:div w:id="201799221">
                  <w:marLeft w:val="0"/>
                  <w:marRight w:val="0"/>
                  <w:marTop w:val="60"/>
                  <w:marBottom w:val="30"/>
                  <w:divBdr>
                    <w:top w:val="none" w:sz="0" w:space="0" w:color="auto"/>
                    <w:left w:val="none" w:sz="0" w:space="0" w:color="auto"/>
                    <w:bottom w:val="none" w:sz="0" w:space="0" w:color="auto"/>
                    <w:right w:val="none" w:sz="0" w:space="0" w:color="auto"/>
                  </w:divBdr>
                </w:div>
              </w:divsChild>
            </w:div>
            <w:div w:id="201802737">
              <w:marLeft w:val="0"/>
              <w:marRight w:val="0"/>
              <w:marTop w:val="0"/>
              <w:marBottom w:val="0"/>
              <w:divBdr>
                <w:top w:val="none" w:sz="0" w:space="0" w:color="auto"/>
                <w:left w:val="none" w:sz="0" w:space="0" w:color="auto"/>
                <w:bottom w:val="none" w:sz="0" w:space="0" w:color="auto"/>
                <w:right w:val="none" w:sz="0" w:space="0" w:color="auto"/>
              </w:divBdr>
              <w:divsChild>
                <w:div w:id="20179841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32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00">
              <w:marLeft w:val="75"/>
              <w:marRight w:val="75"/>
              <w:marTop w:val="75"/>
              <w:marBottom w:val="0"/>
              <w:divBdr>
                <w:top w:val="none" w:sz="0" w:space="0" w:color="auto"/>
                <w:left w:val="none" w:sz="0" w:space="0" w:color="auto"/>
                <w:bottom w:val="none" w:sz="0" w:space="0" w:color="auto"/>
                <w:right w:val="none" w:sz="0" w:space="0" w:color="auto"/>
              </w:divBdr>
              <w:divsChild>
                <w:div w:id="201800731">
                  <w:marLeft w:val="0"/>
                  <w:marRight w:val="0"/>
                  <w:marTop w:val="60"/>
                  <w:marBottom w:val="30"/>
                  <w:divBdr>
                    <w:top w:val="none" w:sz="0" w:space="0" w:color="auto"/>
                    <w:left w:val="none" w:sz="0" w:space="0" w:color="auto"/>
                    <w:bottom w:val="none" w:sz="0" w:space="0" w:color="auto"/>
                    <w:right w:val="none" w:sz="0" w:space="0" w:color="auto"/>
                  </w:divBdr>
                </w:div>
                <w:div w:id="201800807">
                  <w:marLeft w:val="0"/>
                  <w:marRight w:val="0"/>
                  <w:marTop w:val="60"/>
                  <w:marBottom w:val="30"/>
                  <w:divBdr>
                    <w:top w:val="none" w:sz="0" w:space="0" w:color="auto"/>
                    <w:left w:val="none" w:sz="0" w:space="0" w:color="auto"/>
                    <w:bottom w:val="none" w:sz="0" w:space="0" w:color="auto"/>
                    <w:right w:val="none" w:sz="0" w:space="0" w:color="auto"/>
                  </w:divBdr>
                </w:div>
                <w:div w:id="201800976">
                  <w:marLeft w:val="0"/>
                  <w:marRight w:val="0"/>
                  <w:marTop w:val="60"/>
                  <w:marBottom w:val="30"/>
                  <w:divBdr>
                    <w:top w:val="none" w:sz="0" w:space="0" w:color="auto"/>
                    <w:left w:val="none" w:sz="0" w:space="0" w:color="auto"/>
                    <w:bottom w:val="none" w:sz="0" w:space="0" w:color="auto"/>
                    <w:right w:val="none" w:sz="0" w:space="0" w:color="auto"/>
                  </w:divBdr>
                </w:div>
              </w:divsChild>
            </w:div>
            <w:div w:id="201801885">
              <w:marLeft w:val="0"/>
              <w:marRight w:val="0"/>
              <w:marTop w:val="0"/>
              <w:marBottom w:val="0"/>
              <w:divBdr>
                <w:top w:val="none" w:sz="0" w:space="0" w:color="auto"/>
                <w:left w:val="none" w:sz="0" w:space="0" w:color="auto"/>
                <w:bottom w:val="none" w:sz="0" w:space="0" w:color="auto"/>
                <w:right w:val="none" w:sz="0" w:space="0" w:color="auto"/>
              </w:divBdr>
              <w:divsChild>
                <w:div w:id="20180243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3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25">
              <w:marLeft w:val="75"/>
              <w:marRight w:val="75"/>
              <w:marTop w:val="75"/>
              <w:marBottom w:val="0"/>
              <w:divBdr>
                <w:top w:val="none" w:sz="0" w:space="0" w:color="auto"/>
                <w:left w:val="none" w:sz="0" w:space="0" w:color="auto"/>
                <w:bottom w:val="none" w:sz="0" w:space="0" w:color="auto"/>
                <w:right w:val="none" w:sz="0" w:space="0" w:color="auto"/>
              </w:divBdr>
              <w:divsChild>
                <w:div w:id="201797347">
                  <w:marLeft w:val="0"/>
                  <w:marRight w:val="0"/>
                  <w:marTop w:val="60"/>
                  <w:marBottom w:val="30"/>
                  <w:divBdr>
                    <w:top w:val="none" w:sz="0" w:space="0" w:color="auto"/>
                    <w:left w:val="none" w:sz="0" w:space="0" w:color="auto"/>
                    <w:bottom w:val="none" w:sz="0" w:space="0" w:color="auto"/>
                    <w:right w:val="none" w:sz="0" w:space="0" w:color="auto"/>
                  </w:divBdr>
                </w:div>
                <w:div w:id="201798000">
                  <w:marLeft w:val="0"/>
                  <w:marRight w:val="0"/>
                  <w:marTop w:val="60"/>
                  <w:marBottom w:val="30"/>
                  <w:divBdr>
                    <w:top w:val="none" w:sz="0" w:space="0" w:color="auto"/>
                    <w:left w:val="none" w:sz="0" w:space="0" w:color="auto"/>
                    <w:bottom w:val="none" w:sz="0" w:space="0" w:color="auto"/>
                    <w:right w:val="none" w:sz="0" w:space="0" w:color="auto"/>
                  </w:divBdr>
                </w:div>
                <w:div w:id="201800401">
                  <w:marLeft w:val="0"/>
                  <w:marRight w:val="0"/>
                  <w:marTop w:val="60"/>
                  <w:marBottom w:val="30"/>
                  <w:divBdr>
                    <w:top w:val="none" w:sz="0" w:space="0" w:color="auto"/>
                    <w:left w:val="none" w:sz="0" w:space="0" w:color="auto"/>
                    <w:bottom w:val="none" w:sz="0" w:space="0" w:color="auto"/>
                    <w:right w:val="none" w:sz="0" w:space="0" w:color="auto"/>
                  </w:divBdr>
                </w:div>
              </w:divsChild>
            </w:div>
            <w:div w:id="201799705">
              <w:marLeft w:val="0"/>
              <w:marRight w:val="0"/>
              <w:marTop w:val="0"/>
              <w:marBottom w:val="0"/>
              <w:divBdr>
                <w:top w:val="none" w:sz="0" w:space="0" w:color="auto"/>
                <w:left w:val="none" w:sz="0" w:space="0" w:color="auto"/>
                <w:bottom w:val="none" w:sz="0" w:space="0" w:color="auto"/>
                <w:right w:val="none" w:sz="0" w:space="0" w:color="auto"/>
              </w:divBdr>
              <w:divsChild>
                <w:div w:id="20179951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11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32">
              <w:marLeft w:val="75"/>
              <w:marRight w:val="75"/>
              <w:marTop w:val="75"/>
              <w:marBottom w:val="0"/>
              <w:divBdr>
                <w:top w:val="none" w:sz="0" w:space="0" w:color="auto"/>
                <w:left w:val="none" w:sz="0" w:space="0" w:color="auto"/>
                <w:bottom w:val="none" w:sz="0" w:space="0" w:color="auto"/>
                <w:right w:val="none" w:sz="0" w:space="0" w:color="auto"/>
              </w:divBdr>
              <w:divsChild>
                <w:div w:id="201796963">
                  <w:marLeft w:val="0"/>
                  <w:marRight w:val="0"/>
                  <w:marTop w:val="60"/>
                  <w:marBottom w:val="30"/>
                  <w:divBdr>
                    <w:top w:val="none" w:sz="0" w:space="0" w:color="auto"/>
                    <w:left w:val="none" w:sz="0" w:space="0" w:color="auto"/>
                    <w:bottom w:val="none" w:sz="0" w:space="0" w:color="auto"/>
                    <w:right w:val="none" w:sz="0" w:space="0" w:color="auto"/>
                  </w:divBdr>
                </w:div>
                <w:div w:id="201799421">
                  <w:marLeft w:val="0"/>
                  <w:marRight w:val="0"/>
                  <w:marTop w:val="60"/>
                  <w:marBottom w:val="30"/>
                  <w:divBdr>
                    <w:top w:val="none" w:sz="0" w:space="0" w:color="auto"/>
                    <w:left w:val="none" w:sz="0" w:space="0" w:color="auto"/>
                    <w:bottom w:val="none" w:sz="0" w:space="0" w:color="auto"/>
                    <w:right w:val="none" w:sz="0" w:space="0" w:color="auto"/>
                  </w:divBdr>
                </w:div>
                <w:div w:id="201803039">
                  <w:marLeft w:val="0"/>
                  <w:marRight w:val="0"/>
                  <w:marTop w:val="60"/>
                  <w:marBottom w:val="30"/>
                  <w:divBdr>
                    <w:top w:val="none" w:sz="0" w:space="0" w:color="auto"/>
                    <w:left w:val="none" w:sz="0" w:space="0" w:color="auto"/>
                    <w:bottom w:val="none" w:sz="0" w:space="0" w:color="auto"/>
                    <w:right w:val="none" w:sz="0" w:space="0" w:color="auto"/>
                  </w:divBdr>
                </w:div>
              </w:divsChild>
            </w:div>
            <w:div w:id="201798418">
              <w:marLeft w:val="0"/>
              <w:marRight w:val="0"/>
              <w:marTop w:val="0"/>
              <w:marBottom w:val="0"/>
              <w:divBdr>
                <w:top w:val="none" w:sz="0" w:space="0" w:color="auto"/>
                <w:left w:val="none" w:sz="0" w:space="0" w:color="auto"/>
                <w:bottom w:val="none" w:sz="0" w:space="0" w:color="auto"/>
                <w:right w:val="none" w:sz="0" w:space="0" w:color="auto"/>
              </w:divBdr>
              <w:divsChild>
                <w:div w:id="20179737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36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426">
              <w:marLeft w:val="0"/>
              <w:marRight w:val="0"/>
              <w:marTop w:val="0"/>
              <w:marBottom w:val="0"/>
              <w:divBdr>
                <w:top w:val="none" w:sz="0" w:space="0" w:color="auto"/>
                <w:left w:val="none" w:sz="0" w:space="0" w:color="auto"/>
                <w:bottom w:val="none" w:sz="0" w:space="0" w:color="auto"/>
                <w:right w:val="none" w:sz="0" w:space="0" w:color="auto"/>
              </w:divBdr>
              <w:divsChild>
                <w:div w:id="20179818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07">
              <w:marLeft w:val="75"/>
              <w:marRight w:val="75"/>
              <w:marTop w:val="75"/>
              <w:marBottom w:val="0"/>
              <w:divBdr>
                <w:top w:val="none" w:sz="0" w:space="0" w:color="auto"/>
                <w:left w:val="none" w:sz="0" w:space="0" w:color="auto"/>
                <w:bottom w:val="none" w:sz="0" w:space="0" w:color="auto"/>
                <w:right w:val="none" w:sz="0" w:space="0" w:color="auto"/>
              </w:divBdr>
              <w:divsChild>
                <w:div w:id="201795973">
                  <w:marLeft w:val="0"/>
                  <w:marRight w:val="0"/>
                  <w:marTop w:val="60"/>
                  <w:marBottom w:val="30"/>
                  <w:divBdr>
                    <w:top w:val="none" w:sz="0" w:space="0" w:color="auto"/>
                    <w:left w:val="none" w:sz="0" w:space="0" w:color="auto"/>
                    <w:bottom w:val="none" w:sz="0" w:space="0" w:color="auto"/>
                    <w:right w:val="none" w:sz="0" w:space="0" w:color="auto"/>
                  </w:divBdr>
                </w:div>
                <w:div w:id="201796497">
                  <w:marLeft w:val="0"/>
                  <w:marRight w:val="0"/>
                  <w:marTop w:val="60"/>
                  <w:marBottom w:val="30"/>
                  <w:divBdr>
                    <w:top w:val="none" w:sz="0" w:space="0" w:color="auto"/>
                    <w:left w:val="none" w:sz="0" w:space="0" w:color="auto"/>
                    <w:bottom w:val="none" w:sz="0" w:space="0" w:color="auto"/>
                    <w:right w:val="none" w:sz="0" w:space="0" w:color="auto"/>
                  </w:divBdr>
                </w:div>
                <w:div w:id="20179689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61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00">
              <w:marLeft w:val="75"/>
              <w:marRight w:val="75"/>
              <w:marTop w:val="75"/>
              <w:marBottom w:val="0"/>
              <w:divBdr>
                <w:top w:val="none" w:sz="0" w:space="0" w:color="auto"/>
                <w:left w:val="none" w:sz="0" w:space="0" w:color="auto"/>
                <w:bottom w:val="none" w:sz="0" w:space="0" w:color="auto"/>
                <w:right w:val="none" w:sz="0" w:space="0" w:color="auto"/>
              </w:divBdr>
              <w:divsChild>
                <w:div w:id="201800483">
                  <w:marLeft w:val="0"/>
                  <w:marRight w:val="0"/>
                  <w:marTop w:val="60"/>
                  <w:marBottom w:val="30"/>
                  <w:divBdr>
                    <w:top w:val="none" w:sz="0" w:space="0" w:color="auto"/>
                    <w:left w:val="none" w:sz="0" w:space="0" w:color="auto"/>
                    <w:bottom w:val="none" w:sz="0" w:space="0" w:color="auto"/>
                    <w:right w:val="none" w:sz="0" w:space="0" w:color="auto"/>
                  </w:divBdr>
                </w:div>
                <w:div w:id="201801918">
                  <w:marLeft w:val="0"/>
                  <w:marRight w:val="0"/>
                  <w:marTop w:val="60"/>
                  <w:marBottom w:val="30"/>
                  <w:divBdr>
                    <w:top w:val="none" w:sz="0" w:space="0" w:color="auto"/>
                    <w:left w:val="none" w:sz="0" w:space="0" w:color="auto"/>
                    <w:bottom w:val="none" w:sz="0" w:space="0" w:color="auto"/>
                    <w:right w:val="none" w:sz="0" w:space="0" w:color="auto"/>
                  </w:divBdr>
                </w:div>
                <w:div w:id="201802114">
                  <w:marLeft w:val="0"/>
                  <w:marRight w:val="0"/>
                  <w:marTop w:val="60"/>
                  <w:marBottom w:val="30"/>
                  <w:divBdr>
                    <w:top w:val="none" w:sz="0" w:space="0" w:color="auto"/>
                    <w:left w:val="none" w:sz="0" w:space="0" w:color="auto"/>
                    <w:bottom w:val="none" w:sz="0" w:space="0" w:color="auto"/>
                    <w:right w:val="none" w:sz="0" w:space="0" w:color="auto"/>
                  </w:divBdr>
                </w:div>
              </w:divsChild>
            </w:div>
            <w:div w:id="201798047">
              <w:marLeft w:val="0"/>
              <w:marRight w:val="0"/>
              <w:marTop w:val="0"/>
              <w:marBottom w:val="0"/>
              <w:divBdr>
                <w:top w:val="none" w:sz="0" w:space="0" w:color="auto"/>
                <w:left w:val="none" w:sz="0" w:space="0" w:color="auto"/>
                <w:bottom w:val="none" w:sz="0" w:space="0" w:color="auto"/>
                <w:right w:val="none" w:sz="0" w:space="0" w:color="auto"/>
              </w:divBdr>
              <w:divsChild>
                <w:div w:id="20179752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88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13">
              <w:marLeft w:val="0"/>
              <w:marRight w:val="0"/>
              <w:marTop w:val="0"/>
              <w:marBottom w:val="0"/>
              <w:divBdr>
                <w:top w:val="none" w:sz="0" w:space="0" w:color="auto"/>
                <w:left w:val="none" w:sz="0" w:space="0" w:color="auto"/>
                <w:bottom w:val="none" w:sz="0" w:space="0" w:color="auto"/>
                <w:right w:val="none" w:sz="0" w:space="0" w:color="auto"/>
              </w:divBdr>
              <w:divsChild>
                <w:div w:id="20180141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568">
              <w:marLeft w:val="75"/>
              <w:marRight w:val="75"/>
              <w:marTop w:val="75"/>
              <w:marBottom w:val="0"/>
              <w:divBdr>
                <w:top w:val="none" w:sz="0" w:space="0" w:color="auto"/>
                <w:left w:val="none" w:sz="0" w:space="0" w:color="auto"/>
                <w:bottom w:val="none" w:sz="0" w:space="0" w:color="auto"/>
                <w:right w:val="none" w:sz="0" w:space="0" w:color="auto"/>
              </w:divBdr>
              <w:divsChild>
                <w:div w:id="201795836">
                  <w:marLeft w:val="0"/>
                  <w:marRight w:val="0"/>
                  <w:marTop w:val="60"/>
                  <w:marBottom w:val="30"/>
                  <w:divBdr>
                    <w:top w:val="none" w:sz="0" w:space="0" w:color="auto"/>
                    <w:left w:val="none" w:sz="0" w:space="0" w:color="auto"/>
                    <w:bottom w:val="none" w:sz="0" w:space="0" w:color="auto"/>
                    <w:right w:val="none" w:sz="0" w:space="0" w:color="auto"/>
                  </w:divBdr>
                </w:div>
                <w:div w:id="201798599">
                  <w:marLeft w:val="0"/>
                  <w:marRight w:val="0"/>
                  <w:marTop w:val="60"/>
                  <w:marBottom w:val="30"/>
                  <w:divBdr>
                    <w:top w:val="none" w:sz="0" w:space="0" w:color="auto"/>
                    <w:left w:val="none" w:sz="0" w:space="0" w:color="auto"/>
                    <w:bottom w:val="none" w:sz="0" w:space="0" w:color="auto"/>
                    <w:right w:val="none" w:sz="0" w:space="0" w:color="auto"/>
                  </w:divBdr>
                </w:div>
                <w:div w:id="20179916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332">
          <w:marLeft w:val="0"/>
          <w:marRight w:val="0"/>
          <w:marTop w:val="75"/>
          <w:marBottom w:val="0"/>
          <w:divBdr>
            <w:top w:val="single" w:sz="6" w:space="4" w:color="A6C9E2"/>
            <w:left w:val="single" w:sz="6" w:space="4" w:color="A6C9E2"/>
            <w:bottom w:val="single" w:sz="6" w:space="4" w:color="A6C9E2"/>
            <w:right w:val="single" w:sz="6" w:space="4" w:color="A6C9E2"/>
          </w:divBdr>
          <w:divsChild>
            <w:div w:id="201798040">
              <w:marLeft w:val="75"/>
              <w:marRight w:val="75"/>
              <w:marTop w:val="75"/>
              <w:marBottom w:val="0"/>
              <w:divBdr>
                <w:top w:val="none" w:sz="0" w:space="0" w:color="auto"/>
                <w:left w:val="none" w:sz="0" w:space="0" w:color="auto"/>
                <w:bottom w:val="none" w:sz="0" w:space="0" w:color="auto"/>
                <w:right w:val="none" w:sz="0" w:space="0" w:color="auto"/>
              </w:divBdr>
              <w:divsChild>
                <w:div w:id="201800450">
                  <w:marLeft w:val="0"/>
                  <w:marRight w:val="0"/>
                  <w:marTop w:val="60"/>
                  <w:marBottom w:val="30"/>
                  <w:divBdr>
                    <w:top w:val="none" w:sz="0" w:space="0" w:color="auto"/>
                    <w:left w:val="none" w:sz="0" w:space="0" w:color="auto"/>
                    <w:bottom w:val="none" w:sz="0" w:space="0" w:color="auto"/>
                    <w:right w:val="none" w:sz="0" w:space="0" w:color="auto"/>
                  </w:divBdr>
                </w:div>
                <w:div w:id="201800673">
                  <w:marLeft w:val="0"/>
                  <w:marRight w:val="0"/>
                  <w:marTop w:val="60"/>
                  <w:marBottom w:val="30"/>
                  <w:divBdr>
                    <w:top w:val="none" w:sz="0" w:space="0" w:color="auto"/>
                    <w:left w:val="none" w:sz="0" w:space="0" w:color="auto"/>
                    <w:bottom w:val="none" w:sz="0" w:space="0" w:color="auto"/>
                    <w:right w:val="none" w:sz="0" w:space="0" w:color="auto"/>
                  </w:divBdr>
                </w:div>
                <w:div w:id="201801662">
                  <w:marLeft w:val="0"/>
                  <w:marRight w:val="0"/>
                  <w:marTop w:val="60"/>
                  <w:marBottom w:val="30"/>
                  <w:divBdr>
                    <w:top w:val="none" w:sz="0" w:space="0" w:color="auto"/>
                    <w:left w:val="none" w:sz="0" w:space="0" w:color="auto"/>
                    <w:bottom w:val="none" w:sz="0" w:space="0" w:color="auto"/>
                    <w:right w:val="none" w:sz="0" w:space="0" w:color="auto"/>
                  </w:divBdr>
                </w:div>
              </w:divsChild>
            </w:div>
            <w:div w:id="201802731">
              <w:marLeft w:val="0"/>
              <w:marRight w:val="0"/>
              <w:marTop w:val="0"/>
              <w:marBottom w:val="0"/>
              <w:divBdr>
                <w:top w:val="none" w:sz="0" w:space="0" w:color="auto"/>
                <w:left w:val="none" w:sz="0" w:space="0" w:color="auto"/>
                <w:bottom w:val="none" w:sz="0" w:space="0" w:color="auto"/>
                <w:right w:val="none" w:sz="0" w:space="0" w:color="auto"/>
              </w:divBdr>
              <w:divsChild>
                <w:div w:id="2018029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435">
          <w:marLeft w:val="0"/>
          <w:marRight w:val="0"/>
          <w:marTop w:val="75"/>
          <w:marBottom w:val="0"/>
          <w:divBdr>
            <w:top w:val="single" w:sz="6" w:space="4" w:color="A6C9E2"/>
            <w:left w:val="single" w:sz="6" w:space="4" w:color="A6C9E2"/>
            <w:bottom w:val="single" w:sz="6" w:space="4" w:color="A6C9E2"/>
            <w:right w:val="single" w:sz="6" w:space="4" w:color="A6C9E2"/>
          </w:divBdr>
          <w:divsChild>
            <w:div w:id="201802573">
              <w:marLeft w:val="0"/>
              <w:marRight w:val="0"/>
              <w:marTop w:val="0"/>
              <w:marBottom w:val="0"/>
              <w:divBdr>
                <w:top w:val="none" w:sz="0" w:space="0" w:color="auto"/>
                <w:left w:val="none" w:sz="0" w:space="0" w:color="auto"/>
                <w:bottom w:val="none" w:sz="0" w:space="0" w:color="auto"/>
                <w:right w:val="none" w:sz="0" w:space="0" w:color="auto"/>
              </w:divBdr>
              <w:divsChild>
                <w:div w:id="20180301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697">
              <w:marLeft w:val="75"/>
              <w:marRight w:val="75"/>
              <w:marTop w:val="75"/>
              <w:marBottom w:val="0"/>
              <w:divBdr>
                <w:top w:val="none" w:sz="0" w:space="0" w:color="auto"/>
                <w:left w:val="none" w:sz="0" w:space="0" w:color="auto"/>
                <w:bottom w:val="none" w:sz="0" w:space="0" w:color="auto"/>
                <w:right w:val="none" w:sz="0" w:space="0" w:color="auto"/>
              </w:divBdr>
              <w:divsChild>
                <w:div w:id="201797887">
                  <w:marLeft w:val="0"/>
                  <w:marRight w:val="0"/>
                  <w:marTop w:val="60"/>
                  <w:marBottom w:val="30"/>
                  <w:divBdr>
                    <w:top w:val="none" w:sz="0" w:space="0" w:color="auto"/>
                    <w:left w:val="none" w:sz="0" w:space="0" w:color="auto"/>
                    <w:bottom w:val="none" w:sz="0" w:space="0" w:color="auto"/>
                    <w:right w:val="none" w:sz="0" w:space="0" w:color="auto"/>
                  </w:divBdr>
                </w:div>
                <w:div w:id="201800209">
                  <w:marLeft w:val="0"/>
                  <w:marRight w:val="0"/>
                  <w:marTop w:val="60"/>
                  <w:marBottom w:val="30"/>
                  <w:divBdr>
                    <w:top w:val="none" w:sz="0" w:space="0" w:color="auto"/>
                    <w:left w:val="none" w:sz="0" w:space="0" w:color="auto"/>
                    <w:bottom w:val="none" w:sz="0" w:space="0" w:color="auto"/>
                    <w:right w:val="none" w:sz="0" w:space="0" w:color="auto"/>
                  </w:divBdr>
                </w:div>
                <w:div w:id="20180089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7686">
      <w:marLeft w:val="0"/>
      <w:marRight w:val="0"/>
      <w:marTop w:val="0"/>
      <w:marBottom w:val="0"/>
      <w:divBdr>
        <w:top w:val="none" w:sz="0" w:space="0" w:color="auto"/>
        <w:left w:val="none" w:sz="0" w:space="0" w:color="auto"/>
        <w:bottom w:val="none" w:sz="0" w:space="0" w:color="auto"/>
        <w:right w:val="none" w:sz="0" w:space="0" w:color="auto"/>
      </w:divBdr>
      <w:divsChild>
        <w:div w:id="201796014">
          <w:marLeft w:val="0"/>
          <w:marRight w:val="0"/>
          <w:marTop w:val="75"/>
          <w:marBottom w:val="0"/>
          <w:divBdr>
            <w:top w:val="single" w:sz="6" w:space="4" w:color="A6C9E2"/>
            <w:left w:val="single" w:sz="6" w:space="4" w:color="A6C9E2"/>
            <w:bottom w:val="single" w:sz="6" w:space="4" w:color="A6C9E2"/>
            <w:right w:val="single" w:sz="6" w:space="4" w:color="A6C9E2"/>
          </w:divBdr>
          <w:divsChild>
            <w:div w:id="201800988">
              <w:marLeft w:val="0"/>
              <w:marRight w:val="0"/>
              <w:marTop w:val="0"/>
              <w:marBottom w:val="0"/>
              <w:divBdr>
                <w:top w:val="none" w:sz="0" w:space="0" w:color="auto"/>
                <w:left w:val="none" w:sz="0" w:space="0" w:color="auto"/>
                <w:bottom w:val="none" w:sz="0" w:space="0" w:color="auto"/>
                <w:right w:val="none" w:sz="0" w:space="0" w:color="auto"/>
              </w:divBdr>
              <w:divsChild>
                <w:div w:id="20179999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369">
              <w:marLeft w:val="75"/>
              <w:marRight w:val="75"/>
              <w:marTop w:val="75"/>
              <w:marBottom w:val="0"/>
              <w:divBdr>
                <w:top w:val="none" w:sz="0" w:space="0" w:color="auto"/>
                <w:left w:val="none" w:sz="0" w:space="0" w:color="auto"/>
                <w:bottom w:val="none" w:sz="0" w:space="0" w:color="auto"/>
                <w:right w:val="none" w:sz="0" w:space="0" w:color="auto"/>
              </w:divBdr>
              <w:divsChild>
                <w:div w:id="201796092">
                  <w:marLeft w:val="0"/>
                  <w:marRight w:val="0"/>
                  <w:marTop w:val="60"/>
                  <w:marBottom w:val="30"/>
                  <w:divBdr>
                    <w:top w:val="none" w:sz="0" w:space="0" w:color="auto"/>
                    <w:left w:val="none" w:sz="0" w:space="0" w:color="auto"/>
                    <w:bottom w:val="none" w:sz="0" w:space="0" w:color="auto"/>
                    <w:right w:val="none" w:sz="0" w:space="0" w:color="auto"/>
                  </w:divBdr>
                </w:div>
                <w:div w:id="201798739">
                  <w:marLeft w:val="0"/>
                  <w:marRight w:val="0"/>
                  <w:marTop w:val="60"/>
                  <w:marBottom w:val="30"/>
                  <w:divBdr>
                    <w:top w:val="none" w:sz="0" w:space="0" w:color="auto"/>
                    <w:left w:val="none" w:sz="0" w:space="0" w:color="auto"/>
                    <w:bottom w:val="none" w:sz="0" w:space="0" w:color="auto"/>
                    <w:right w:val="none" w:sz="0" w:space="0" w:color="auto"/>
                  </w:divBdr>
                </w:div>
                <w:div w:id="20180114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7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96">
              <w:marLeft w:val="75"/>
              <w:marRight w:val="75"/>
              <w:marTop w:val="75"/>
              <w:marBottom w:val="0"/>
              <w:divBdr>
                <w:top w:val="none" w:sz="0" w:space="0" w:color="auto"/>
                <w:left w:val="none" w:sz="0" w:space="0" w:color="auto"/>
                <w:bottom w:val="none" w:sz="0" w:space="0" w:color="auto"/>
                <w:right w:val="none" w:sz="0" w:space="0" w:color="auto"/>
              </w:divBdr>
              <w:divsChild>
                <w:div w:id="201800099">
                  <w:marLeft w:val="0"/>
                  <w:marRight w:val="0"/>
                  <w:marTop w:val="60"/>
                  <w:marBottom w:val="30"/>
                  <w:divBdr>
                    <w:top w:val="none" w:sz="0" w:space="0" w:color="auto"/>
                    <w:left w:val="none" w:sz="0" w:space="0" w:color="auto"/>
                    <w:bottom w:val="none" w:sz="0" w:space="0" w:color="auto"/>
                    <w:right w:val="none" w:sz="0" w:space="0" w:color="auto"/>
                  </w:divBdr>
                </w:div>
                <w:div w:id="201802105">
                  <w:marLeft w:val="0"/>
                  <w:marRight w:val="0"/>
                  <w:marTop w:val="60"/>
                  <w:marBottom w:val="30"/>
                  <w:divBdr>
                    <w:top w:val="none" w:sz="0" w:space="0" w:color="auto"/>
                    <w:left w:val="none" w:sz="0" w:space="0" w:color="auto"/>
                    <w:bottom w:val="none" w:sz="0" w:space="0" w:color="auto"/>
                    <w:right w:val="none" w:sz="0" w:space="0" w:color="auto"/>
                  </w:divBdr>
                </w:div>
                <w:div w:id="20180289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20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62">
              <w:marLeft w:val="75"/>
              <w:marRight w:val="75"/>
              <w:marTop w:val="75"/>
              <w:marBottom w:val="0"/>
              <w:divBdr>
                <w:top w:val="none" w:sz="0" w:space="0" w:color="auto"/>
                <w:left w:val="none" w:sz="0" w:space="0" w:color="auto"/>
                <w:bottom w:val="none" w:sz="0" w:space="0" w:color="auto"/>
                <w:right w:val="none" w:sz="0" w:space="0" w:color="auto"/>
              </w:divBdr>
              <w:divsChild>
                <w:div w:id="201796707">
                  <w:marLeft w:val="0"/>
                  <w:marRight w:val="0"/>
                  <w:marTop w:val="60"/>
                  <w:marBottom w:val="30"/>
                  <w:divBdr>
                    <w:top w:val="none" w:sz="0" w:space="0" w:color="auto"/>
                    <w:left w:val="none" w:sz="0" w:space="0" w:color="auto"/>
                    <w:bottom w:val="none" w:sz="0" w:space="0" w:color="auto"/>
                    <w:right w:val="none" w:sz="0" w:space="0" w:color="auto"/>
                  </w:divBdr>
                </w:div>
                <w:div w:id="201797609">
                  <w:marLeft w:val="0"/>
                  <w:marRight w:val="0"/>
                  <w:marTop w:val="60"/>
                  <w:marBottom w:val="30"/>
                  <w:divBdr>
                    <w:top w:val="none" w:sz="0" w:space="0" w:color="auto"/>
                    <w:left w:val="none" w:sz="0" w:space="0" w:color="auto"/>
                    <w:bottom w:val="none" w:sz="0" w:space="0" w:color="auto"/>
                    <w:right w:val="none" w:sz="0" w:space="0" w:color="auto"/>
                  </w:divBdr>
                </w:div>
                <w:div w:id="201799996">
                  <w:marLeft w:val="0"/>
                  <w:marRight w:val="0"/>
                  <w:marTop w:val="60"/>
                  <w:marBottom w:val="30"/>
                  <w:divBdr>
                    <w:top w:val="none" w:sz="0" w:space="0" w:color="auto"/>
                    <w:left w:val="none" w:sz="0" w:space="0" w:color="auto"/>
                    <w:bottom w:val="none" w:sz="0" w:space="0" w:color="auto"/>
                    <w:right w:val="none" w:sz="0" w:space="0" w:color="auto"/>
                  </w:divBdr>
                </w:div>
              </w:divsChild>
            </w:div>
            <w:div w:id="201802937">
              <w:marLeft w:val="0"/>
              <w:marRight w:val="0"/>
              <w:marTop w:val="0"/>
              <w:marBottom w:val="0"/>
              <w:divBdr>
                <w:top w:val="none" w:sz="0" w:space="0" w:color="auto"/>
                <w:left w:val="none" w:sz="0" w:space="0" w:color="auto"/>
                <w:bottom w:val="none" w:sz="0" w:space="0" w:color="auto"/>
                <w:right w:val="none" w:sz="0" w:space="0" w:color="auto"/>
              </w:divBdr>
              <w:divsChild>
                <w:div w:id="20179568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683">
          <w:marLeft w:val="0"/>
          <w:marRight w:val="0"/>
          <w:marTop w:val="75"/>
          <w:marBottom w:val="0"/>
          <w:divBdr>
            <w:top w:val="single" w:sz="6" w:space="4" w:color="A6C9E2"/>
            <w:left w:val="single" w:sz="6" w:space="4" w:color="A6C9E2"/>
            <w:bottom w:val="single" w:sz="6" w:space="4" w:color="A6C9E2"/>
            <w:right w:val="single" w:sz="6" w:space="4" w:color="A6C9E2"/>
          </w:divBdr>
          <w:divsChild>
            <w:div w:id="201800946">
              <w:marLeft w:val="75"/>
              <w:marRight w:val="75"/>
              <w:marTop w:val="75"/>
              <w:marBottom w:val="0"/>
              <w:divBdr>
                <w:top w:val="none" w:sz="0" w:space="0" w:color="auto"/>
                <w:left w:val="none" w:sz="0" w:space="0" w:color="auto"/>
                <w:bottom w:val="none" w:sz="0" w:space="0" w:color="auto"/>
                <w:right w:val="none" w:sz="0" w:space="0" w:color="auto"/>
              </w:divBdr>
              <w:divsChild>
                <w:div w:id="201796498">
                  <w:marLeft w:val="0"/>
                  <w:marRight w:val="0"/>
                  <w:marTop w:val="60"/>
                  <w:marBottom w:val="30"/>
                  <w:divBdr>
                    <w:top w:val="none" w:sz="0" w:space="0" w:color="auto"/>
                    <w:left w:val="none" w:sz="0" w:space="0" w:color="auto"/>
                    <w:bottom w:val="none" w:sz="0" w:space="0" w:color="auto"/>
                    <w:right w:val="none" w:sz="0" w:space="0" w:color="auto"/>
                  </w:divBdr>
                </w:div>
                <w:div w:id="201796544">
                  <w:marLeft w:val="0"/>
                  <w:marRight w:val="0"/>
                  <w:marTop w:val="60"/>
                  <w:marBottom w:val="30"/>
                  <w:divBdr>
                    <w:top w:val="none" w:sz="0" w:space="0" w:color="auto"/>
                    <w:left w:val="none" w:sz="0" w:space="0" w:color="auto"/>
                    <w:bottom w:val="none" w:sz="0" w:space="0" w:color="auto"/>
                    <w:right w:val="none" w:sz="0" w:space="0" w:color="auto"/>
                  </w:divBdr>
                </w:div>
                <w:div w:id="201800420">
                  <w:marLeft w:val="0"/>
                  <w:marRight w:val="0"/>
                  <w:marTop w:val="60"/>
                  <w:marBottom w:val="30"/>
                  <w:divBdr>
                    <w:top w:val="none" w:sz="0" w:space="0" w:color="auto"/>
                    <w:left w:val="none" w:sz="0" w:space="0" w:color="auto"/>
                    <w:bottom w:val="none" w:sz="0" w:space="0" w:color="auto"/>
                    <w:right w:val="none" w:sz="0" w:space="0" w:color="auto"/>
                  </w:divBdr>
                </w:div>
              </w:divsChild>
            </w:div>
            <w:div w:id="201801449">
              <w:marLeft w:val="0"/>
              <w:marRight w:val="0"/>
              <w:marTop w:val="0"/>
              <w:marBottom w:val="0"/>
              <w:divBdr>
                <w:top w:val="none" w:sz="0" w:space="0" w:color="auto"/>
                <w:left w:val="none" w:sz="0" w:space="0" w:color="auto"/>
                <w:bottom w:val="none" w:sz="0" w:space="0" w:color="auto"/>
                <w:right w:val="none" w:sz="0" w:space="0" w:color="auto"/>
              </w:divBdr>
              <w:divsChild>
                <w:div w:id="2017957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71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40">
              <w:marLeft w:val="75"/>
              <w:marRight w:val="75"/>
              <w:marTop w:val="75"/>
              <w:marBottom w:val="0"/>
              <w:divBdr>
                <w:top w:val="none" w:sz="0" w:space="0" w:color="auto"/>
                <w:left w:val="none" w:sz="0" w:space="0" w:color="auto"/>
                <w:bottom w:val="none" w:sz="0" w:space="0" w:color="auto"/>
                <w:right w:val="none" w:sz="0" w:space="0" w:color="auto"/>
              </w:divBdr>
              <w:divsChild>
                <w:div w:id="201798572">
                  <w:marLeft w:val="0"/>
                  <w:marRight w:val="0"/>
                  <w:marTop w:val="60"/>
                  <w:marBottom w:val="30"/>
                  <w:divBdr>
                    <w:top w:val="none" w:sz="0" w:space="0" w:color="auto"/>
                    <w:left w:val="none" w:sz="0" w:space="0" w:color="auto"/>
                    <w:bottom w:val="none" w:sz="0" w:space="0" w:color="auto"/>
                    <w:right w:val="none" w:sz="0" w:space="0" w:color="auto"/>
                  </w:divBdr>
                </w:div>
                <w:div w:id="201800497">
                  <w:marLeft w:val="0"/>
                  <w:marRight w:val="0"/>
                  <w:marTop w:val="60"/>
                  <w:marBottom w:val="30"/>
                  <w:divBdr>
                    <w:top w:val="none" w:sz="0" w:space="0" w:color="auto"/>
                    <w:left w:val="none" w:sz="0" w:space="0" w:color="auto"/>
                    <w:bottom w:val="none" w:sz="0" w:space="0" w:color="auto"/>
                    <w:right w:val="none" w:sz="0" w:space="0" w:color="auto"/>
                  </w:divBdr>
                </w:div>
                <w:div w:id="201802876">
                  <w:marLeft w:val="0"/>
                  <w:marRight w:val="0"/>
                  <w:marTop w:val="60"/>
                  <w:marBottom w:val="30"/>
                  <w:divBdr>
                    <w:top w:val="none" w:sz="0" w:space="0" w:color="auto"/>
                    <w:left w:val="none" w:sz="0" w:space="0" w:color="auto"/>
                    <w:bottom w:val="none" w:sz="0" w:space="0" w:color="auto"/>
                    <w:right w:val="none" w:sz="0" w:space="0" w:color="auto"/>
                  </w:divBdr>
                </w:div>
              </w:divsChild>
            </w:div>
            <w:div w:id="201799407">
              <w:marLeft w:val="0"/>
              <w:marRight w:val="0"/>
              <w:marTop w:val="0"/>
              <w:marBottom w:val="0"/>
              <w:divBdr>
                <w:top w:val="none" w:sz="0" w:space="0" w:color="auto"/>
                <w:left w:val="none" w:sz="0" w:space="0" w:color="auto"/>
                <w:bottom w:val="none" w:sz="0" w:space="0" w:color="auto"/>
                <w:right w:val="none" w:sz="0" w:space="0" w:color="auto"/>
              </w:divBdr>
              <w:divsChild>
                <w:div w:id="20180001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95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09">
              <w:marLeft w:val="75"/>
              <w:marRight w:val="75"/>
              <w:marTop w:val="75"/>
              <w:marBottom w:val="0"/>
              <w:divBdr>
                <w:top w:val="none" w:sz="0" w:space="0" w:color="auto"/>
                <w:left w:val="none" w:sz="0" w:space="0" w:color="auto"/>
                <w:bottom w:val="none" w:sz="0" w:space="0" w:color="auto"/>
                <w:right w:val="none" w:sz="0" w:space="0" w:color="auto"/>
              </w:divBdr>
              <w:divsChild>
                <w:div w:id="201795468">
                  <w:marLeft w:val="0"/>
                  <w:marRight w:val="0"/>
                  <w:marTop w:val="60"/>
                  <w:marBottom w:val="30"/>
                  <w:divBdr>
                    <w:top w:val="none" w:sz="0" w:space="0" w:color="auto"/>
                    <w:left w:val="none" w:sz="0" w:space="0" w:color="auto"/>
                    <w:bottom w:val="none" w:sz="0" w:space="0" w:color="auto"/>
                    <w:right w:val="none" w:sz="0" w:space="0" w:color="auto"/>
                  </w:divBdr>
                </w:div>
                <w:div w:id="201800656">
                  <w:marLeft w:val="0"/>
                  <w:marRight w:val="0"/>
                  <w:marTop w:val="60"/>
                  <w:marBottom w:val="30"/>
                  <w:divBdr>
                    <w:top w:val="none" w:sz="0" w:space="0" w:color="auto"/>
                    <w:left w:val="none" w:sz="0" w:space="0" w:color="auto"/>
                    <w:bottom w:val="none" w:sz="0" w:space="0" w:color="auto"/>
                    <w:right w:val="none" w:sz="0" w:space="0" w:color="auto"/>
                  </w:divBdr>
                </w:div>
                <w:div w:id="201802137">
                  <w:marLeft w:val="0"/>
                  <w:marRight w:val="0"/>
                  <w:marTop w:val="60"/>
                  <w:marBottom w:val="30"/>
                  <w:divBdr>
                    <w:top w:val="none" w:sz="0" w:space="0" w:color="auto"/>
                    <w:left w:val="none" w:sz="0" w:space="0" w:color="auto"/>
                    <w:bottom w:val="none" w:sz="0" w:space="0" w:color="auto"/>
                    <w:right w:val="none" w:sz="0" w:space="0" w:color="auto"/>
                  </w:divBdr>
                </w:div>
              </w:divsChild>
            </w:div>
            <w:div w:id="201802116">
              <w:marLeft w:val="0"/>
              <w:marRight w:val="0"/>
              <w:marTop w:val="0"/>
              <w:marBottom w:val="0"/>
              <w:divBdr>
                <w:top w:val="none" w:sz="0" w:space="0" w:color="auto"/>
                <w:left w:val="none" w:sz="0" w:space="0" w:color="auto"/>
                <w:bottom w:val="none" w:sz="0" w:space="0" w:color="auto"/>
                <w:right w:val="none" w:sz="0" w:space="0" w:color="auto"/>
              </w:divBdr>
              <w:divsChild>
                <w:div w:id="20180131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296">
          <w:marLeft w:val="0"/>
          <w:marRight w:val="0"/>
          <w:marTop w:val="75"/>
          <w:marBottom w:val="0"/>
          <w:divBdr>
            <w:top w:val="single" w:sz="6" w:space="4" w:color="A6C9E2"/>
            <w:left w:val="single" w:sz="6" w:space="4" w:color="A6C9E2"/>
            <w:bottom w:val="single" w:sz="6" w:space="4" w:color="A6C9E2"/>
            <w:right w:val="single" w:sz="6" w:space="4" w:color="A6C9E2"/>
          </w:divBdr>
          <w:divsChild>
            <w:div w:id="201801628">
              <w:marLeft w:val="0"/>
              <w:marRight w:val="0"/>
              <w:marTop w:val="0"/>
              <w:marBottom w:val="0"/>
              <w:divBdr>
                <w:top w:val="none" w:sz="0" w:space="0" w:color="auto"/>
                <w:left w:val="none" w:sz="0" w:space="0" w:color="auto"/>
                <w:bottom w:val="none" w:sz="0" w:space="0" w:color="auto"/>
                <w:right w:val="none" w:sz="0" w:space="0" w:color="auto"/>
              </w:divBdr>
              <w:divsChild>
                <w:div w:id="20179591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391">
              <w:marLeft w:val="75"/>
              <w:marRight w:val="75"/>
              <w:marTop w:val="75"/>
              <w:marBottom w:val="0"/>
              <w:divBdr>
                <w:top w:val="none" w:sz="0" w:space="0" w:color="auto"/>
                <w:left w:val="none" w:sz="0" w:space="0" w:color="auto"/>
                <w:bottom w:val="none" w:sz="0" w:space="0" w:color="auto"/>
                <w:right w:val="none" w:sz="0" w:space="0" w:color="auto"/>
              </w:divBdr>
              <w:divsChild>
                <w:div w:id="201797574">
                  <w:marLeft w:val="0"/>
                  <w:marRight w:val="0"/>
                  <w:marTop w:val="60"/>
                  <w:marBottom w:val="30"/>
                  <w:divBdr>
                    <w:top w:val="none" w:sz="0" w:space="0" w:color="auto"/>
                    <w:left w:val="none" w:sz="0" w:space="0" w:color="auto"/>
                    <w:bottom w:val="none" w:sz="0" w:space="0" w:color="auto"/>
                    <w:right w:val="none" w:sz="0" w:space="0" w:color="auto"/>
                  </w:divBdr>
                </w:div>
                <w:div w:id="201797956">
                  <w:marLeft w:val="0"/>
                  <w:marRight w:val="0"/>
                  <w:marTop w:val="60"/>
                  <w:marBottom w:val="30"/>
                  <w:divBdr>
                    <w:top w:val="none" w:sz="0" w:space="0" w:color="auto"/>
                    <w:left w:val="none" w:sz="0" w:space="0" w:color="auto"/>
                    <w:bottom w:val="none" w:sz="0" w:space="0" w:color="auto"/>
                    <w:right w:val="none" w:sz="0" w:space="0" w:color="auto"/>
                  </w:divBdr>
                </w:div>
                <w:div w:id="20180164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300">
          <w:marLeft w:val="0"/>
          <w:marRight w:val="0"/>
          <w:marTop w:val="75"/>
          <w:marBottom w:val="0"/>
          <w:divBdr>
            <w:top w:val="single" w:sz="6" w:space="4" w:color="A6C9E2"/>
            <w:left w:val="single" w:sz="6" w:space="4" w:color="A6C9E2"/>
            <w:bottom w:val="single" w:sz="6" w:space="4" w:color="A6C9E2"/>
            <w:right w:val="single" w:sz="6" w:space="4" w:color="A6C9E2"/>
          </w:divBdr>
          <w:divsChild>
            <w:div w:id="201801146">
              <w:marLeft w:val="75"/>
              <w:marRight w:val="75"/>
              <w:marTop w:val="75"/>
              <w:marBottom w:val="0"/>
              <w:divBdr>
                <w:top w:val="none" w:sz="0" w:space="0" w:color="auto"/>
                <w:left w:val="none" w:sz="0" w:space="0" w:color="auto"/>
                <w:bottom w:val="none" w:sz="0" w:space="0" w:color="auto"/>
                <w:right w:val="none" w:sz="0" w:space="0" w:color="auto"/>
              </w:divBdr>
              <w:divsChild>
                <w:div w:id="201797879">
                  <w:marLeft w:val="0"/>
                  <w:marRight w:val="0"/>
                  <w:marTop w:val="60"/>
                  <w:marBottom w:val="30"/>
                  <w:divBdr>
                    <w:top w:val="none" w:sz="0" w:space="0" w:color="auto"/>
                    <w:left w:val="none" w:sz="0" w:space="0" w:color="auto"/>
                    <w:bottom w:val="none" w:sz="0" w:space="0" w:color="auto"/>
                    <w:right w:val="none" w:sz="0" w:space="0" w:color="auto"/>
                  </w:divBdr>
                </w:div>
                <w:div w:id="201799888">
                  <w:marLeft w:val="0"/>
                  <w:marRight w:val="0"/>
                  <w:marTop w:val="60"/>
                  <w:marBottom w:val="30"/>
                  <w:divBdr>
                    <w:top w:val="none" w:sz="0" w:space="0" w:color="auto"/>
                    <w:left w:val="none" w:sz="0" w:space="0" w:color="auto"/>
                    <w:bottom w:val="none" w:sz="0" w:space="0" w:color="auto"/>
                    <w:right w:val="none" w:sz="0" w:space="0" w:color="auto"/>
                  </w:divBdr>
                </w:div>
                <w:div w:id="201801981">
                  <w:marLeft w:val="0"/>
                  <w:marRight w:val="0"/>
                  <w:marTop w:val="60"/>
                  <w:marBottom w:val="30"/>
                  <w:divBdr>
                    <w:top w:val="none" w:sz="0" w:space="0" w:color="auto"/>
                    <w:left w:val="none" w:sz="0" w:space="0" w:color="auto"/>
                    <w:bottom w:val="none" w:sz="0" w:space="0" w:color="auto"/>
                    <w:right w:val="none" w:sz="0" w:space="0" w:color="auto"/>
                  </w:divBdr>
                </w:div>
              </w:divsChild>
            </w:div>
            <w:div w:id="201802570">
              <w:marLeft w:val="0"/>
              <w:marRight w:val="0"/>
              <w:marTop w:val="0"/>
              <w:marBottom w:val="0"/>
              <w:divBdr>
                <w:top w:val="none" w:sz="0" w:space="0" w:color="auto"/>
                <w:left w:val="none" w:sz="0" w:space="0" w:color="auto"/>
                <w:bottom w:val="none" w:sz="0" w:space="0" w:color="auto"/>
                <w:right w:val="none" w:sz="0" w:space="0" w:color="auto"/>
              </w:divBdr>
              <w:divsChild>
                <w:div w:id="20179850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00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05">
              <w:marLeft w:val="0"/>
              <w:marRight w:val="0"/>
              <w:marTop w:val="0"/>
              <w:marBottom w:val="0"/>
              <w:divBdr>
                <w:top w:val="none" w:sz="0" w:space="0" w:color="auto"/>
                <w:left w:val="none" w:sz="0" w:space="0" w:color="auto"/>
                <w:bottom w:val="none" w:sz="0" w:space="0" w:color="auto"/>
                <w:right w:val="none" w:sz="0" w:space="0" w:color="auto"/>
              </w:divBdr>
              <w:divsChild>
                <w:div w:id="20179996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598">
              <w:marLeft w:val="75"/>
              <w:marRight w:val="75"/>
              <w:marTop w:val="75"/>
              <w:marBottom w:val="0"/>
              <w:divBdr>
                <w:top w:val="none" w:sz="0" w:space="0" w:color="auto"/>
                <w:left w:val="none" w:sz="0" w:space="0" w:color="auto"/>
                <w:bottom w:val="none" w:sz="0" w:space="0" w:color="auto"/>
                <w:right w:val="none" w:sz="0" w:space="0" w:color="auto"/>
              </w:divBdr>
              <w:divsChild>
                <w:div w:id="201796508">
                  <w:marLeft w:val="0"/>
                  <w:marRight w:val="0"/>
                  <w:marTop w:val="60"/>
                  <w:marBottom w:val="30"/>
                  <w:divBdr>
                    <w:top w:val="none" w:sz="0" w:space="0" w:color="auto"/>
                    <w:left w:val="none" w:sz="0" w:space="0" w:color="auto"/>
                    <w:bottom w:val="none" w:sz="0" w:space="0" w:color="auto"/>
                    <w:right w:val="none" w:sz="0" w:space="0" w:color="auto"/>
                  </w:divBdr>
                </w:div>
                <w:div w:id="201798837">
                  <w:marLeft w:val="0"/>
                  <w:marRight w:val="0"/>
                  <w:marTop w:val="60"/>
                  <w:marBottom w:val="30"/>
                  <w:divBdr>
                    <w:top w:val="none" w:sz="0" w:space="0" w:color="auto"/>
                    <w:left w:val="none" w:sz="0" w:space="0" w:color="auto"/>
                    <w:bottom w:val="none" w:sz="0" w:space="0" w:color="auto"/>
                    <w:right w:val="none" w:sz="0" w:space="0" w:color="auto"/>
                  </w:divBdr>
                </w:div>
                <w:div w:id="20180011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162">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36">
              <w:marLeft w:val="75"/>
              <w:marRight w:val="75"/>
              <w:marTop w:val="75"/>
              <w:marBottom w:val="0"/>
              <w:divBdr>
                <w:top w:val="none" w:sz="0" w:space="0" w:color="auto"/>
                <w:left w:val="none" w:sz="0" w:space="0" w:color="auto"/>
                <w:bottom w:val="none" w:sz="0" w:space="0" w:color="auto"/>
                <w:right w:val="none" w:sz="0" w:space="0" w:color="auto"/>
              </w:divBdr>
              <w:divsChild>
                <w:div w:id="201796951">
                  <w:marLeft w:val="0"/>
                  <w:marRight w:val="0"/>
                  <w:marTop w:val="60"/>
                  <w:marBottom w:val="30"/>
                  <w:divBdr>
                    <w:top w:val="none" w:sz="0" w:space="0" w:color="auto"/>
                    <w:left w:val="none" w:sz="0" w:space="0" w:color="auto"/>
                    <w:bottom w:val="none" w:sz="0" w:space="0" w:color="auto"/>
                    <w:right w:val="none" w:sz="0" w:space="0" w:color="auto"/>
                  </w:divBdr>
                </w:div>
                <w:div w:id="201797055">
                  <w:marLeft w:val="0"/>
                  <w:marRight w:val="0"/>
                  <w:marTop w:val="60"/>
                  <w:marBottom w:val="30"/>
                  <w:divBdr>
                    <w:top w:val="none" w:sz="0" w:space="0" w:color="auto"/>
                    <w:left w:val="none" w:sz="0" w:space="0" w:color="auto"/>
                    <w:bottom w:val="none" w:sz="0" w:space="0" w:color="auto"/>
                    <w:right w:val="none" w:sz="0" w:space="0" w:color="auto"/>
                  </w:divBdr>
                </w:div>
                <w:div w:id="201799809">
                  <w:marLeft w:val="0"/>
                  <w:marRight w:val="0"/>
                  <w:marTop w:val="60"/>
                  <w:marBottom w:val="30"/>
                  <w:divBdr>
                    <w:top w:val="none" w:sz="0" w:space="0" w:color="auto"/>
                    <w:left w:val="none" w:sz="0" w:space="0" w:color="auto"/>
                    <w:bottom w:val="none" w:sz="0" w:space="0" w:color="auto"/>
                    <w:right w:val="none" w:sz="0" w:space="0" w:color="auto"/>
                  </w:divBdr>
                </w:div>
              </w:divsChild>
            </w:div>
            <w:div w:id="201799602">
              <w:marLeft w:val="0"/>
              <w:marRight w:val="0"/>
              <w:marTop w:val="0"/>
              <w:marBottom w:val="0"/>
              <w:divBdr>
                <w:top w:val="none" w:sz="0" w:space="0" w:color="auto"/>
                <w:left w:val="none" w:sz="0" w:space="0" w:color="auto"/>
                <w:bottom w:val="none" w:sz="0" w:space="0" w:color="auto"/>
                <w:right w:val="none" w:sz="0" w:space="0" w:color="auto"/>
              </w:divBdr>
              <w:divsChild>
                <w:div w:id="20180160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707">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00">
              <w:marLeft w:val="0"/>
              <w:marRight w:val="0"/>
              <w:marTop w:val="0"/>
              <w:marBottom w:val="0"/>
              <w:divBdr>
                <w:top w:val="none" w:sz="0" w:space="0" w:color="auto"/>
                <w:left w:val="none" w:sz="0" w:space="0" w:color="auto"/>
                <w:bottom w:val="none" w:sz="0" w:space="0" w:color="auto"/>
                <w:right w:val="none" w:sz="0" w:space="0" w:color="auto"/>
              </w:divBdr>
              <w:divsChild>
                <w:div w:id="20179718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608">
              <w:marLeft w:val="75"/>
              <w:marRight w:val="75"/>
              <w:marTop w:val="75"/>
              <w:marBottom w:val="0"/>
              <w:divBdr>
                <w:top w:val="none" w:sz="0" w:space="0" w:color="auto"/>
                <w:left w:val="none" w:sz="0" w:space="0" w:color="auto"/>
                <w:bottom w:val="none" w:sz="0" w:space="0" w:color="auto"/>
                <w:right w:val="none" w:sz="0" w:space="0" w:color="auto"/>
              </w:divBdr>
              <w:divsChild>
                <w:div w:id="201797932">
                  <w:marLeft w:val="0"/>
                  <w:marRight w:val="0"/>
                  <w:marTop w:val="60"/>
                  <w:marBottom w:val="30"/>
                  <w:divBdr>
                    <w:top w:val="none" w:sz="0" w:space="0" w:color="auto"/>
                    <w:left w:val="none" w:sz="0" w:space="0" w:color="auto"/>
                    <w:bottom w:val="none" w:sz="0" w:space="0" w:color="auto"/>
                    <w:right w:val="none" w:sz="0" w:space="0" w:color="auto"/>
                  </w:divBdr>
                </w:div>
                <w:div w:id="201798028">
                  <w:marLeft w:val="0"/>
                  <w:marRight w:val="0"/>
                  <w:marTop w:val="60"/>
                  <w:marBottom w:val="30"/>
                  <w:divBdr>
                    <w:top w:val="none" w:sz="0" w:space="0" w:color="auto"/>
                    <w:left w:val="none" w:sz="0" w:space="0" w:color="auto"/>
                    <w:bottom w:val="none" w:sz="0" w:space="0" w:color="auto"/>
                    <w:right w:val="none" w:sz="0" w:space="0" w:color="auto"/>
                  </w:divBdr>
                </w:div>
                <w:div w:id="20179840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4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16">
              <w:marLeft w:val="0"/>
              <w:marRight w:val="0"/>
              <w:marTop w:val="0"/>
              <w:marBottom w:val="0"/>
              <w:divBdr>
                <w:top w:val="none" w:sz="0" w:space="0" w:color="auto"/>
                <w:left w:val="none" w:sz="0" w:space="0" w:color="auto"/>
                <w:bottom w:val="none" w:sz="0" w:space="0" w:color="auto"/>
                <w:right w:val="none" w:sz="0" w:space="0" w:color="auto"/>
              </w:divBdr>
              <w:divsChild>
                <w:div w:id="20180099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572">
              <w:marLeft w:val="75"/>
              <w:marRight w:val="75"/>
              <w:marTop w:val="75"/>
              <w:marBottom w:val="0"/>
              <w:divBdr>
                <w:top w:val="none" w:sz="0" w:space="0" w:color="auto"/>
                <w:left w:val="none" w:sz="0" w:space="0" w:color="auto"/>
                <w:bottom w:val="none" w:sz="0" w:space="0" w:color="auto"/>
                <w:right w:val="none" w:sz="0" w:space="0" w:color="auto"/>
              </w:divBdr>
              <w:divsChild>
                <w:div w:id="201797513">
                  <w:marLeft w:val="0"/>
                  <w:marRight w:val="0"/>
                  <w:marTop w:val="60"/>
                  <w:marBottom w:val="30"/>
                  <w:divBdr>
                    <w:top w:val="none" w:sz="0" w:space="0" w:color="auto"/>
                    <w:left w:val="none" w:sz="0" w:space="0" w:color="auto"/>
                    <w:bottom w:val="none" w:sz="0" w:space="0" w:color="auto"/>
                    <w:right w:val="none" w:sz="0" w:space="0" w:color="auto"/>
                  </w:divBdr>
                </w:div>
                <w:div w:id="201801566">
                  <w:marLeft w:val="0"/>
                  <w:marRight w:val="0"/>
                  <w:marTop w:val="60"/>
                  <w:marBottom w:val="30"/>
                  <w:divBdr>
                    <w:top w:val="none" w:sz="0" w:space="0" w:color="auto"/>
                    <w:left w:val="none" w:sz="0" w:space="0" w:color="auto"/>
                    <w:bottom w:val="none" w:sz="0" w:space="0" w:color="auto"/>
                    <w:right w:val="none" w:sz="0" w:space="0" w:color="auto"/>
                  </w:divBdr>
                </w:div>
                <w:div w:id="20180299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44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62">
              <w:marLeft w:val="0"/>
              <w:marRight w:val="0"/>
              <w:marTop w:val="0"/>
              <w:marBottom w:val="0"/>
              <w:divBdr>
                <w:top w:val="none" w:sz="0" w:space="0" w:color="auto"/>
                <w:left w:val="none" w:sz="0" w:space="0" w:color="auto"/>
                <w:bottom w:val="none" w:sz="0" w:space="0" w:color="auto"/>
                <w:right w:val="none" w:sz="0" w:space="0" w:color="auto"/>
              </w:divBdr>
              <w:divsChild>
                <w:div w:id="20179894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88">
              <w:marLeft w:val="75"/>
              <w:marRight w:val="75"/>
              <w:marTop w:val="75"/>
              <w:marBottom w:val="0"/>
              <w:divBdr>
                <w:top w:val="none" w:sz="0" w:space="0" w:color="auto"/>
                <w:left w:val="none" w:sz="0" w:space="0" w:color="auto"/>
                <w:bottom w:val="none" w:sz="0" w:space="0" w:color="auto"/>
                <w:right w:val="none" w:sz="0" w:space="0" w:color="auto"/>
              </w:divBdr>
              <w:divsChild>
                <w:div w:id="201796729">
                  <w:marLeft w:val="0"/>
                  <w:marRight w:val="0"/>
                  <w:marTop w:val="60"/>
                  <w:marBottom w:val="30"/>
                  <w:divBdr>
                    <w:top w:val="none" w:sz="0" w:space="0" w:color="auto"/>
                    <w:left w:val="none" w:sz="0" w:space="0" w:color="auto"/>
                    <w:bottom w:val="none" w:sz="0" w:space="0" w:color="auto"/>
                    <w:right w:val="none" w:sz="0" w:space="0" w:color="auto"/>
                  </w:divBdr>
                </w:div>
                <w:div w:id="201798616">
                  <w:marLeft w:val="0"/>
                  <w:marRight w:val="0"/>
                  <w:marTop w:val="60"/>
                  <w:marBottom w:val="30"/>
                  <w:divBdr>
                    <w:top w:val="none" w:sz="0" w:space="0" w:color="auto"/>
                    <w:left w:val="none" w:sz="0" w:space="0" w:color="auto"/>
                    <w:bottom w:val="none" w:sz="0" w:space="0" w:color="auto"/>
                    <w:right w:val="none" w:sz="0" w:space="0" w:color="auto"/>
                  </w:divBdr>
                </w:div>
                <w:div w:id="20180251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85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71">
              <w:marLeft w:val="75"/>
              <w:marRight w:val="75"/>
              <w:marTop w:val="75"/>
              <w:marBottom w:val="0"/>
              <w:divBdr>
                <w:top w:val="none" w:sz="0" w:space="0" w:color="auto"/>
                <w:left w:val="none" w:sz="0" w:space="0" w:color="auto"/>
                <w:bottom w:val="none" w:sz="0" w:space="0" w:color="auto"/>
                <w:right w:val="none" w:sz="0" w:space="0" w:color="auto"/>
              </w:divBdr>
              <w:divsChild>
                <w:div w:id="201796532">
                  <w:marLeft w:val="0"/>
                  <w:marRight w:val="0"/>
                  <w:marTop w:val="60"/>
                  <w:marBottom w:val="30"/>
                  <w:divBdr>
                    <w:top w:val="none" w:sz="0" w:space="0" w:color="auto"/>
                    <w:left w:val="none" w:sz="0" w:space="0" w:color="auto"/>
                    <w:bottom w:val="none" w:sz="0" w:space="0" w:color="auto"/>
                    <w:right w:val="none" w:sz="0" w:space="0" w:color="auto"/>
                  </w:divBdr>
                </w:div>
                <w:div w:id="201799672">
                  <w:marLeft w:val="0"/>
                  <w:marRight w:val="0"/>
                  <w:marTop w:val="60"/>
                  <w:marBottom w:val="30"/>
                  <w:divBdr>
                    <w:top w:val="none" w:sz="0" w:space="0" w:color="auto"/>
                    <w:left w:val="none" w:sz="0" w:space="0" w:color="auto"/>
                    <w:bottom w:val="none" w:sz="0" w:space="0" w:color="auto"/>
                    <w:right w:val="none" w:sz="0" w:space="0" w:color="auto"/>
                  </w:divBdr>
                </w:div>
                <w:div w:id="201800892">
                  <w:marLeft w:val="0"/>
                  <w:marRight w:val="0"/>
                  <w:marTop w:val="60"/>
                  <w:marBottom w:val="30"/>
                  <w:divBdr>
                    <w:top w:val="none" w:sz="0" w:space="0" w:color="auto"/>
                    <w:left w:val="none" w:sz="0" w:space="0" w:color="auto"/>
                    <w:bottom w:val="none" w:sz="0" w:space="0" w:color="auto"/>
                    <w:right w:val="none" w:sz="0" w:space="0" w:color="auto"/>
                  </w:divBdr>
                </w:div>
              </w:divsChild>
            </w:div>
            <w:div w:id="201802361">
              <w:marLeft w:val="0"/>
              <w:marRight w:val="0"/>
              <w:marTop w:val="0"/>
              <w:marBottom w:val="0"/>
              <w:divBdr>
                <w:top w:val="none" w:sz="0" w:space="0" w:color="auto"/>
                <w:left w:val="none" w:sz="0" w:space="0" w:color="auto"/>
                <w:bottom w:val="none" w:sz="0" w:space="0" w:color="auto"/>
                <w:right w:val="none" w:sz="0" w:space="0" w:color="auto"/>
              </w:divBdr>
              <w:divsChild>
                <w:div w:id="2018004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7703">
      <w:marLeft w:val="0"/>
      <w:marRight w:val="0"/>
      <w:marTop w:val="0"/>
      <w:marBottom w:val="0"/>
      <w:divBdr>
        <w:top w:val="none" w:sz="0" w:space="0" w:color="auto"/>
        <w:left w:val="none" w:sz="0" w:space="0" w:color="auto"/>
        <w:bottom w:val="none" w:sz="0" w:space="0" w:color="auto"/>
        <w:right w:val="none" w:sz="0" w:space="0" w:color="auto"/>
      </w:divBdr>
      <w:divsChild>
        <w:div w:id="201795819">
          <w:marLeft w:val="0"/>
          <w:marRight w:val="0"/>
          <w:marTop w:val="75"/>
          <w:marBottom w:val="0"/>
          <w:divBdr>
            <w:top w:val="single" w:sz="6" w:space="4" w:color="A6C9E2"/>
            <w:left w:val="single" w:sz="6" w:space="4" w:color="A6C9E2"/>
            <w:bottom w:val="single" w:sz="6" w:space="4" w:color="A6C9E2"/>
            <w:right w:val="single" w:sz="6" w:space="4" w:color="A6C9E2"/>
          </w:divBdr>
          <w:divsChild>
            <w:div w:id="201802071">
              <w:marLeft w:val="0"/>
              <w:marRight w:val="0"/>
              <w:marTop w:val="0"/>
              <w:marBottom w:val="0"/>
              <w:divBdr>
                <w:top w:val="none" w:sz="0" w:space="0" w:color="auto"/>
                <w:left w:val="none" w:sz="0" w:space="0" w:color="auto"/>
                <w:bottom w:val="none" w:sz="0" w:space="0" w:color="auto"/>
                <w:right w:val="none" w:sz="0" w:space="0" w:color="auto"/>
              </w:divBdr>
              <w:divsChild>
                <w:div w:id="20180178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440">
              <w:marLeft w:val="75"/>
              <w:marRight w:val="75"/>
              <w:marTop w:val="75"/>
              <w:marBottom w:val="0"/>
              <w:divBdr>
                <w:top w:val="none" w:sz="0" w:space="0" w:color="auto"/>
                <w:left w:val="none" w:sz="0" w:space="0" w:color="auto"/>
                <w:bottom w:val="none" w:sz="0" w:space="0" w:color="auto"/>
                <w:right w:val="none" w:sz="0" w:space="0" w:color="auto"/>
              </w:divBdr>
              <w:divsChild>
                <w:div w:id="201796285">
                  <w:marLeft w:val="0"/>
                  <w:marRight w:val="0"/>
                  <w:marTop w:val="60"/>
                  <w:marBottom w:val="30"/>
                  <w:divBdr>
                    <w:top w:val="none" w:sz="0" w:space="0" w:color="auto"/>
                    <w:left w:val="none" w:sz="0" w:space="0" w:color="auto"/>
                    <w:bottom w:val="none" w:sz="0" w:space="0" w:color="auto"/>
                    <w:right w:val="none" w:sz="0" w:space="0" w:color="auto"/>
                  </w:divBdr>
                </w:div>
                <w:div w:id="201799571">
                  <w:marLeft w:val="0"/>
                  <w:marRight w:val="0"/>
                  <w:marTop w:val="60"/>
                  <w:marBottom w:val="30"/>
                  <w:divBdr>
                    <w:top w:val="none" w:sz="0" w:space="0" w:color="auto"/>
                    <w:left w:val="none" w:sz="0" w:space="0" w:color="auto"/>
                    <w:bottom w:val="none" w:sz="0" w:space="0" w:color="auto"/>
                    <w:right w:val="none" w:sz="0" w:space="0" w:color="auto"/>
                  </w:divBdr>
                </w:div>
                <w:div w:id="20180310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80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33">
              <w:marLeft w:val="75"/>
              <w:marRight w:val="75"/>
              <w:marTop w:val="75"/>
              <w:marBottom w:val="0"/>
              <w:divBdr>
                <w:top w:val="none" w:sz="0" w:space="0" w:color="auto"/>
                <w:left w:val="none" w:sz="0" w:space="0" w:color="auto"/>
                <w:bottom w:val="none" w:sz="0" w:space="0" w:color="auto"/>
                <w:right w:val="none" w:sz="0" w:space="0" w:color="auto"/>
              </w:divBdr>
              <w:divsChild>
                <w:div w:id="201795266">
                  <w:marLeft w:val="0"/>
                  <w:marRight w:val="0"/>
                  <w:marTop w:val="60"/>
                  <w:marBottom w:val="30"/>
                  <w:divBdr>
                    <w:top w:val="none" w:sz="0" w:space="0" w:color="auto"/>
                    <w:left w:val="none" w:sz="0" w:space="0" w:color="auto"/>
                    <w:bottom w:val="none" w:sz="0" w:space="0" w:color="auto"/>
                    <w:right w:val="none" w:sz="0" w:space="0" w:color="auto"/>
                  </w:divBdr>
                </w:div>
                <w:div w:id="201796232">
                  <w:marLeft w:val="0"/>
                  <w:marRight w:val="0"/>
                  <w:marTop w:val="60"/>
                  <w:marBottom w:val="30"/>
                  <w:divBdr>
                    <w:top w:val="none" w:sz="0" w:space="0" w:color="auto"/>
                    <w:left w:val="none" w:sz="0" w:space="0" w:color="auto"/>
                    <w:bottom w:val="none" w:sz="0" w:space="0" w:color="auto"/>
                    <w:right w:val="none" w:sz="0" w:space="0" w:color="auto"/>
                  </w:divBdr>
                </w:div>
                <w:div w:id="201803183">
                  <w:marLeft w:val="0"/>
                  <w:marRight w:val="0"/>
                  <w:marTop w:val="60"/>
                  <w:marBottom w:val="30"/>
                  <w:divBdr>
                    <w:top w:val="none" w:sz="0" w:space="0" w:color="auto"/>
                    <w:left w:val="none" w:sz="0" w:space="0" w:color="auto"/>
                    <w:bottom w:val="none" w:sz="0" w:space="0" w:color="auto"/>
                    <w:right w:val="none" w:sz="0" w:space="0" w:color="auto"/>
                  </w:divBdr>
                </w:div>
              </w:divsChild>
            </w:div>
            <w:div w:id="201799653">
              <w:marLeft w:val="0"/>
              <w:marRight w:val="0"/>
              <w:marTop w:val="0"/>
              <w:marBottom w:val="0"/>
              <w:divBdr>
                <w:top w:val="none" w:sz="0" w:space="0" w:color="auto"/>
                <w:left w:val="none" w:sz="0" w:space="0" w:color="auto"/>
                <w:bottom w:val="none" w:sz="0" w:space="0" w:color="auto"/>
                <w:right w:val="none" w:sz="0" w:space="0" w:color="auto"/>
              </w:divBdr>
              <w:divsChild>
                <w:div w:id="20179882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0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01">
              <w:marLeft w:val="75"/>
              <w:marRight w:val="75"/>
              <w:marTop w:val="75"/>
              <w:marBottom w:val="0"/>
              <w:divBdr>
                <w:top w:val="none" w:sz="0" w:space="0" w:color="auto"/>
                <w:left w:val="none" w:sz="0" w:space="0" w:color="auto"/>
                <w:bottom w:val="none" w:sz="0" w:space="0" w:color="auto"/>
                <w:right w:val="none" w:sz="0" w:space="0" w:color="auto"/>
              </w:divBdr>
              <w:divsChild>
                <w:div w:id="201800281">
                  <w:marLeft w:val="0"/>
                  <w:marRight w:val="0"/>
                  <w:marTop w:val="60"/>
                  <w:marBottom w:val="30"/>
                  <w:divBdr>
                    <w:top w:val="none" w:sz="0" w:space="0" w:color="auto"/>
                    <w:left w:val="none" w:sz="0" w:space="0" w:color="auto"/>
                    <w:bottom w:val="none" w:sz="0" w:space="0" w:color="auto"/>
                    <w:right w:val="none" w:sz="0" w:space="0" w:color="auto"/>
                  </w:divBdr>
                </w:div>
                <w:div w:id="201800786">
                  <w:marLeft w:val="0"/>
                  <w:marRight w:val="0"/>
                  <w:marTop w:val="60"/>
                  <w:marBottom w:val="30"/>
                  <w:divBdr>
                    <w:top w:val="none" w:sz="0" w:space="0" w:color="auto"/>
                    <w:left w:val="none" w:sz="0" w:space="0" w:color="auto"/>
                    <w:bottom w:val="none" w:sz="0" w:space="0" w:color="auto"/>
                    <w:right w:val="none" w:sz="0" w:space="0" w:color="auto"/>
                  </w:divBdr>
                </w:div>
                <w:div w:id="201801593">
                  <w:marLeft w:val="0"/>
                  <w:marRight w:val="0"/>
                  <w:marTop w:val="60"/>
                  <w:marBottom w:val="30"/>
                  <w:divBdr>
                    <w:top w:val="none" w:sz="0" w:space="0" w:color="auto"/>
                    <w:left w:val="none" w:sz="0" w:space="0" w:color="auto"/>
                    <w:bottom w:val="none" w:sz="0" w:space="0" w:color="auto"/>
                    <w:right w:val="none" w:sz="0" w:space="0" w:color="auto"/>
                  </w:divBdr>
                </w:div>
              </w:divsChild>
            </w:div>
            <w:div w:id="201801247">
              <w:marLeft w:val="0"/>
              <w:marRight w:val="0"/>
              <w:marTop w:val="0"/>
              <w:marBottom w:val="0"/>
              <w:divBdr>
                <w:top w:val="none" w:sz="0" w:space="0" w:color="auto"/>
                <w:left w:val="none" w:sz="0" w:space="0" w:color="auto"/>
                <w:bottom w:val="none" w:sz="0" w:space="0" w:color="auto"/>
                <w:right w:val="none" w:sz="0" w:space="0" w:color="auto"/>
              </w:divBdr>
              <w:divsChild>
                <w:div w:id="20180066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48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54">
              <w:marLeft w:val="75"/>
              <w:marRight w:val="75"/>
              <w:marTop w:val="75"/>
              <w:marBottom w:val="0"/>
              <w:divBdr>
                <w:top w:val="none" w:sz="0" w:space="0" w:color="auto"/>
                <w:left w:val="none" w:sz="0" w:space="0" w:color="auto"/>
                <w:bottom w:val="none" w:sz="0" w:space="0" w:color="auto"/>
                <w:right w:val="none" w:sz="0" w:space="0" w:color="auto"/>
              </w:divBdr>
              <w:divsChild>
                <w:div w:id="201800175">
                  <w:marLeft w:val="0"/>
                  <w:marRight w:val="0"/>
                  <w:marTop w:val="60"/>
                  <w:marBottom w:val="30"/>
                  <w:divBdr>
                    <w:top w:val="none" w:sz="0" w:space="0" w:color="auto"/>
                    <w:left w:val="none" w:sz="0" w:space="0" w:color="auto"/>
                    <w:bottom w:val="none" w:sz="0" w:space="0" w:color="auto"/>
                    <w:right w:val="none" w:sz="0" w:space="0" w:color="auto"/>
                  </w:divBdr>
                </w:div>
                <w:div w:id="201802038">
                  <w:marLeft w:val="0"/>
                  <w:marRight w:val="0"/>
                  <w:marTop w:val="60"/>
                  <w:marBottom w:val="30"/>
                  <w:divBdr>
                    <w:top w:val="none" w:sz="0" w:space="0" w:color="auto"/>
                    <w:left w:val="none" w:sz="0" w:space="0" w:color="auto"/>
                    <w:bottom w:val="none" w:sz="0" w:space="0" w:color="auto"/>
                    <w:right w:val="none" w:sz="0" w:space="0" w:color="auto"/>
                  </w:divBdr>
                </w:div>
                <w:div w:id="201802982">
                  <w:marLeft w:val="0"/>
                  <w:marRight w:val="0"/>
                  <w:marTop w:val="60"/>
                  <w:marBottom w:val="30"/>
                  <w:divBdr>
                    <w:top w:val="none" w:sz="0" w:space="0" w:color="auto"/>
                    <w:left w:val="none" w:sz="0" w:space="0" w:color="auto"/>
                    <w:bottom w:val="none" w:sz="0" w:space="0" w:color="auto"/>
                    <w:right w:val="none" w:sz="0" w:space="0" w:color="auto"/>
                  </w:divBdr>
                </w:div>
              </w:divsChild>
            </w:div>
            <w:div w:id="201800837">
              <w:marLeft w:val="0"/>
              <w:marRight w:val="0"/>
              <w:marTop w:val="0"/>
              <w:marBottom w:val="0"/>
              <w:divBdr>
                <w:top w:val="none" w:sz="0" w:space="0" w:color="auto"/>
                <w:left w:val="none" w:sz="0" w:space="0" w:color="auto"/>
                <w:bottom w:val="none" w:sz="0" w:space="0" w:color="auto"/>
                <w:right w:val="none" w:sz="0" w:space="0" w:color="auto"/>
              </w:divBdr>
              <w:divsChild>
                <w:div w:id="20179856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63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59">
              <w:marLeft w:val="75"/>
              <w:marRight w:val="75"/>
              <w:marTop w:val="75"/>
              <w:marBottom w:val="0"/>
              <w:divBdr>
                <w:top w:val="none" w:sz="0" w:space="0" w:color="auto"/>
                <w:left w:val="none" w:sz="0" w:space="0" w:color="auto"/>
                <w:bottom w:val="none" w:sz="0" w:space="0" w:color="auto"/>
                <w:right w:val="none" w:sz="0" w:space="0" w:color="auto"/>
              </w:divBdr>
              <w:divsChild>
                <w:div w:id="201800793">
                  <w:marLeft w:val="0"/>
                  <w:marRight w:val="0"/>
                  <w:marTop w:val="60"/>
                  <w:marBottom w:val="30"/>
                  <w:divBdr>
                    <w:top w:val="none" w:sz="0" w:space="0" w:color="auto"/>
                    <w:left w:val="none" w:sz="0" w:space="0" w:color="auto"/>
                    <w:bottom w:val="none" w:sz="0" w:space="0" w:color="auto"/>
                    <w:right w:val="none" w:sz="0" w:space="0" w:color="auto"/>
                  </w:divBdr>
                </w:div>
                <w:div w:id="201800822">
                  <w:marLeft w:val="0"/>
                  <w:marRight w:val="0"/>
                  <w:marTop w:val="60"/>
                  <w:marBottom w:val="30"/>
                  <w:divBdr>
                    <w:top w:val="none" w:sz="0" w:space="0" w:color="auto"/>
                    <w:left w:val="none" w:sz="0" w:space="0" w:color="auto"/>
                    <w:bottom w:val="none" w:sz="0" w:space="0" w:color="auto"/>
                    <w:right w:val="none" w:sz="0" w:space="0" w:color="auto"/>
                  </w:divBdr>
                </w:div>
                <w:div w:id="201802458">
                  <w:marLeft w:val="0"/>
                  <w:marRight w:val="0"/>
                  <w:marTop w:val="60"/>
                  <w:marBottom w:val="30"/>
                  <w:divBdr>
                    <w:top w:val="none" w:sz="0" w:space="0" w:color="auto"/>
                    <w:left w:val="none" w:sz="0" w:space="0" w:color="auto"/>
                    <w:bottom w:val="none" w:sz="0" w:space="0" w:color="auto"/>
                    <w:right w:val="none" w:sz="0" w:space="0" w:color="auto"/>
                  </w:divBdr>
                </w:div>
              </w:divsChild>
            </w:div>
            <w:div w:id="201800078">
              <w:marLeft w:val="0"/>
              <w:marRight w:val="0"/>
              <w:marTop w:val="0"/>
              <w:marBottom w:val="0"/>
              <w:divBdr>
                <w:top w:val="none" w:sz="0" w:space="0" w:color="auto"/>
                <w:left w:val="none" w:sz="0" w:space="0" w:color="auto"/>
                <w:bottom w:val="none" w:sz="0" w:space="0" w:color="auto"/>
                <w:right w:val="none" w:sz="0" w:space="0" w:color="auto"/>
              </w:divBdr>
              <w:divsChild>
                <w:div w:id="2018026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2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524">
              <w:marLeft w:val="0"/>
              <w:marRight w:val="0"/>
              <w:marTop w:val="0"/>
              <w:marBottom w:val="0"/>
              <w:divBdr>
                <w:top w:val="none" w:sz="0" w:space="0" w:color="auto"/>
                <w:left w:val="none" w:sz="0" w:space="0" w:color="auto"/>
                <w:bottom w:val="none" w:sz="0" w:space="0" w:color="auto"/>
                <w:right w:val="none" w:sz="0" w:space="0" w:color="auto"/>
              </w:divBdr>
              <w:divsChild>
                <w:div w:id="20179901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13">
              <w:marLeft w:val="75"/>
              <w:marRight w:val="75"/>
              <w:marTop w:val="75"/>
              <w:marBottom w:val="0"/>
              <w:divBdr>
                <w:top w:val="none" w:sz="0" w:space="0" w:color="auto"/>
                <w:left w:val="none" w:sz="0" w:space="0" w:color="auto"/>
                <w:bottom w:val="none" w:sz="0" w:space="0" w:color="auto"/>
                <w:right w:val="none" w:sz="0" w:space="0" w:color="auto"/>
              </w:divBdr>
              <w:divsChild>
                <w:div w:id="201795903">
                  <w:marLeft w:val="0"/>
                  <w:marRight w:val="0"/>
                  <w:marTop w:val="60"/>
                  <w:marBottom w:val="30"/>
                  <w:divBdr>
                    <w:top w:val="none" w:sz="0" w:space="0" w:color="auto"/>
                    <w:left w:val="none" w:sz="0" w:space="0" w:color="auto"/>
                    <w:bottom w:val="none" w:sz="0" w:space="0" w:color="auto"/>
                    <w:right w:val="none" w:sz="0" w:space="0" w:color="auto"/>
                  </w:divBdr>
                </w:div>
                <w:div w:id="201796618">
                  <w:marLeft w:val="0"/>
                  <w:marRight w:val="0"/>
                  <w:marTop w:val="60"/>
                  <w:marBottom w:val="30"/>
                  <w:divBdr>
                    <w:top w:val="none" w:sz="0" w:space="0" w:color="auto"/>
                    <w:left w:val="none" w:sz="0" w:space="0" w:color="auto"/>
                    <w:bottom w:val="none" w:sz="0" w:space="0" w:color="auto"/>
                    <w:right w:val="none" w:sz="0" w:space="0" w:color="auto"/>
                  </w:divBdr>
                </w:div>
                <w:div w:id="20180011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99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17">
              <w:marLeft w:val="0"/>
              <w:marRight w:val="0"/>
              <w:marTop w:val="0"/>
              <w:marBottom w:val="0"/>
              <w:divBdr>
                <w:top w:val="none" w:sz="0" w:space="0" w:color="auto"/>
                <w:left w:val="none" w:sz="0" w:space="0" w:color="auto"/>
                <w:bottom w:val="none" w:sz="0" w:space="0" w:color="auto"/>
                <w:right w:val="none" w:sz="0" w:space="0" w:color="auto"/>
              </w:divBdr>
              <w:divsChild>
                <w:div w:id="20180014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741">
              <w:marLeft w:val="75"/>
              <w:marRight w:val="75"/>
              <w:marTop w:val="75"/>
              <w:marBottom w:val="0"/>
              <w:divBdr>
                <w:top w:val="none" w:sz="0" w:space="0" w:color="auto"/>
                <w:left w:val="none" w:sz="0" w:space="0" w:color="auto"/>
                <w:bottom w:val="none" w:sz="0" w:space="0" w:color="auto"/>
                <w:right w:val="none" w:sz="0" w:space="0" w:color="auto"/>
              </w:divBdr>
              <w:divsChild>
                <w:div w:id="201798193">
                  <w:marLeft w:val="0"/>
                  <w:marRight w:val="0"/>
                  <w:marTop w:val="60"/>
                  <w:marBottom w:val="30"/>
                  <w:divBdr>
                    <w:top w:val="none" w:sz="0" w:space="0" w:color="auto"/>
                    <w:left w:val="none" w:sz="0" w:space="0" w:color="auto"/>
                    <w:bottom w:val="none" w:sz="0" w:space="0" w:color="auto"/>
                    <w:right w:val="none" w:sz="0" w:space="0" w:color="auto"/>
                  </w:divBdr>
                </w:div>
                <w:div w:id="201799426">
                  <w:marLeft w:val="0"/>
                  <w:marRight w:val="0"/>
                  <w:marTop w:val="60"/>
                  <w:marBottom w:val="30"/>
                  <w:divBdr>
                    <w:top w:val="none" w:sz="0" w:space="0" w:color="auto"/>
                    <w:left w:val="none" w:sz="0" w:space="0" w:color="auto"/>
                    <w:bottom w:val="none" w:sz="0" w:space="0" w:color="auto"/>
                    <w:right w:val="none" w:sz="0" w:space="0" w:color="auto"/>
                  </w:divBdr>
                </w:div>
                <w:div w:id="20179956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5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51">
              <w:marLeft w:val="0"/>
              <w:marRight w:val="0"/>
              <w:marTop w:val="0"/>
              <w:marBottom w:val="0"/>
              <w:divBdr>
                <w:top w:val="none" w:sz="0" w:space="0" w:color="auto"/>
                <w:left w:val="none" w:sz="0" w:space="0" w:color="auto"/>
                <w:bottom w:val="none" w:sz="0" w:space="0" w:color="auto"/>
                <w:right w:val="none" w:sz="0" w:space="0" w:color="auto"/>
              </w:divBdr>
              <w:divsChild>
                <w:div w:id="20179904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518">
              <w:marLeft w:val="75"/>
              <w:marRight w:val="75"/>
              <w:marTop w:val="75"/>
              <w:marBottom w:val="0"/>
              <w:divBdr>
                <w:top w:val="none" w:sz="0" w:space="0" w:color="auto"/>
                <w:left w:val="none" w:sz="0" w:space="0" w:color="auto"/>
                <w:bottom w:val="none" w:sz="0" w:space="0" w:color="auto"/>
                <w:right w:val="none" w:sz="0" w:space="0" w:color="auto"/>
              </w:divBdr>
              <w:divsChild>
                <w:div w:id="201796660">
                  <w:marLeft w:val="0"/>
                  <w:marRight w:val="0"/>
                  <w:marTop w:val="60"/>
                  <w:marBottom w:val="30"/>
                  <w:divBdr>
                    <w:top w:val="none" w:sz="0" w:space="0" w:color="auto"/>
                    <w:left w:val="none" w:sz="0" w:space="0" w:color="auto"/>
                    <w:bottom w:val="none" w:sz="0" w:space="0" w:color="auto"/>
                    <w:right w:val="none" w:sz="0" w:space="0" w:color="auto"/>
                  </w:divBdr>
                </w:div>
                <w:div w:id="201796764">
                  <w:marLeft w:val="0"/>
                  <w:marRight w:val="0"/>
                  <w:marTop w:val="60"/>
                  <w:marBottom w:val="30"/>
                  <w:divBdr>
                    <w:top w:val="none" w:sz="0" w:space="0" w:color="auto"/>
                    <w:left w:val="none" w:sz="0" w:space="0" w:color="auto"/>
                    <w:bottom w:val="none" w:sz="0" w:space="0" w:color="auto"/>
                    <w:right w:val="none" w:sz="0" w:space="0" w:color="auto"/>
                  </w:divBdr>
                </w:div>
                <w:div w:id="20180172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63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62">
              <w:marLeft w:val="75"/>
              <w:marRight w:val="75"/>
              <w:marTop w:val="75"/>
              <w:marBottom w:val="0"/>
              <w:divBdr>
                <w:top w:val="none" w:sz="0" w:space="0" w:color="auto"/>
                <w:left w:val="none" w:sz="0" w:space="0" w:color="auto"/>
                <w:bottom w:val="none" w:sz="0" w:space="0" w:color="auto"/>
                <w:right w:val="none" w:sz="0" w:space="0" w:color="auto"/>
              </w:divBdr>
              <w:divsChild>
                <w:div w:id="201799899">
                  <w:marLeft w:val="0"/>
                  <w:marRight w:val="0"/>
                  <w:marTop w:val="60"/>
                  <w:marBottom w:val="30"/>
                  <w:divBdr>
                    <w:top w:val="none" w:sz="0" w:space="0" w:color="auto"/>
                    <w:left w:val="none" w:sz="0" w:space="0" w:color="auto"/>
                    <w:bottom w:val="none" w:sz="0" w:space="0" w:color="auto"/>
                    <w:right w:val="none" w:sz="0" w:space="0" w:color="auto"/>
                  </w:divBdr>
                </w:div>
                <w:div w:id="201800874">
                  <w:marLeft w:val="0"/>
                  <w:marRight w:val="0"/>
                  <w:marTop w:val="60"/>
                  <w:marBottom w:val="30"/>
                  <w:divBdr>
                    <w:top w:val="none" w:sz="0" w:space="0" w:color="auto"/>
                    <w:left w:val="none" w:sz="0" w:space="0" w:color="auto"/>
                    <w:bottom w:val="none" w:sz="0" w:space="0" w:color="auto"/>
                    <w:right w:val="none" w:sz="0" w:space="0" w:color="auto"/>
                  </w:divBdr>
                </w:div>
                <w:div w:id="201802286">
                  <w:marLeft w:val="0"/>
                  <w:marRight w:val="0"/>
                  <w:marTop w:val="60"/>
                  <w:marBottom w:val="30"/>
                  <w:divBdr>
                    <w:top w:val="none" w:sz="0" w:space="0" w:color="auto"/>
                    <w:left w:val="none" w:sz="0" w:space="0" w:color="auto"/>
                    <w:bottom w:val="none" w:sz="0" w:space="0" w:color="auto"/>
                    <w:right w:val="none" w:sz="0" w:space="0" w:color="auto"/>
                  </w:divBdr>
                </w:div>
              </w:divsChild>
            </w:div>
            <w:div w:id="201801264">
              <w:marLeft w:val="0"/>
              <w:marRight w:val="0"/>
              <w:marTop w:val="0"/>
              <w:marBottom w:val="0"/>
              <w:divBdr>
                <w:top w:val="none" w:sz="0" w:space="0" w:color="auto"/>
                <w:left w:val="none" w:sz="0" w:space="0" w:color="auto"/>
                <w:bottom w:val="none" w:sz="0" w:space="0" w:color="auto"/>
                <w:right w:val="none" w:sz="0" w:space="0" w:color="auto"/>
              </w:divBdr>
              <w:divsChild>
                <w:div w:id="20179785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45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00">
              <w:marLeft w:val="75"/>
              <w:marRight w:val="75"/>
              <w:marTop w:val="75"/>
              <w:marBottom w:val="0"/>
              <w:divBdr>
                <w:top w:val="none" w:sz="0" w:space="0" w:color="auto"/>
                <w:left w:val="none" w:sz="0" w:space="0" w:color="auto"/>
                <w:bottom w:val="none" w:sz="0" w:space="0" w:color="auto"/>
                <w:right w:val="none" w:sz="0" w:space="0" w:color="auto"/>
              </w:divBdr>
              <w:divsChild>
                <w:div w:id="201796008">
                  <w:marLeft w:val="0"/>
                  <w:marRight w:val="0"/>
                  <w:marTop w:val="60"/>
                  <w:marBottom w:val="30"/>
                  <w:divBdr>
                    <w:top w:val="none" w:sz="0" w:space="0" w:color="auto"/>
                    <w:left w:val="none" w:sz="0" w:space="0" w:color="auto"/>
                    <w:bottom w:val="none" w:sz="0" w:space="0" w:color="auto"/>
                    <w:right w:val="none" w:sz="0" w:space="0" w:color="auto"/>
                  </w:divBdr>
                </w:div>
                <w:div w:id="201797187">
                  <w:marLeft w:val="0"/>
                  <w:marRight w:val="0"/>
                  <w:marTop w:val="60"/>
                  <w:marBottom w:val="30"/>
                  <w:divBdr>
                    <w:top w:val="none" w:sz="0" w:space="0" w:color="auto"/>
                    <w:left w:val="none" w:sz="0" w:space="0" w:color="auto"/>
                    <w:bottom w:val="none" w:sz="0" w:space="0" w:color="auto"/>
                    <w:right w:val="none" w:sz="0" w:space="0" w:color="auto"/>
                  </w:divBdr>
                </w:div>
                <w:div w:id="201801349">
                  <w:marLeft w:val="0"/>
                  <w:marRight w:val="0"/>
                  <w:marTop w:val="60"/>
                  <w:marBottom w:val="30"/>
                  <w:divBdr>
                    <w:top w:val="none" w:sz="0" w:space="0" w:color="auto"/>
                    <w:left w:val="none" w:sz="0" w:space="0" w:color="auto"/>
                    <w:bottom w:val="none" w:sz="0" w:space="0" w:color="auto"/>
                    <w:right w:val="none" w:sz="0" w:space="0" w:color="auto"/>
                  </w:divBdr>
                </w:div>
              </w:divsChild>
            </w:div>
            <w:div w:id="201803126">
              <w:marLeft w:val="0"/>
              <w:marRight w:val="0"/>
              <w:marTop w:val="0"/>
              <w:marBottom w:val="0"/>
              <w:divBdr>
                <w:top w:val="none" w:sz="0" w:space="0" w:color="auto"/>
                <w:left w:val="none" w:sz="0" w:space="0" w:color="auto"/>
                <w:bottom w:val="none" w:sz="0" w:space="0" w:color="auto"/>
                <w:right w:val="none" w:sz="0" w:space="0" w:color="auto"/>
              </w:divBdr>
              <w:divsChild>
                <w:div w:id="20179955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616">
          <w:marLeft w:val="0"/>
          <w:marRight w:val="0"/>
          <w:marTop w:val="75"/>
          <w:marBottom w:val="0"/>
          <w:divBdr>
            <w:top w:val="single" w:sz="6" w:space="4" w:color="A6C9E2"/>
            <w:left w:val="single" w:sz="6" w:space="4" w:color="A6C9E2"/>
            <w:bottom w:val="single" w:sz="6" w:space="4" w:color="A6C9E2"/>
            <w:right w:val="single" w:sz="6" w:space="4" w:color="A6C9E2"/>
          </w:divBdr>
          <w:divsChild>
            <w:div w:id="201800948">
              <w:marLeft w:val="0"/>
              <w:marRight w:val="0"/>
              <w:marTop w:val="0"/>
              <w:marBottom w:val="0"/>
              <w:divBdr>
                <w:top w:val="none" w:sz="0" w:space="0" w:color="auto"/>
                <w:left w:val="none" w:sz="0" w:space="0" w:color="auto"/>
                <w:bottom w:val="none" w:sz="0" w:space="0" w:color="auto"/>
                <w:right w:val="none" w:sz="0" w:space="0" w:color="auto"/>
              </w:divBdr>
              <w:divsChild>
                <w:div w:id="2018024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384">
              <w:marLeft w:val="75"/>
              <w:marRight w:val="75"/>
              <w:marTop w:val="75"/>
              <w:marBottom w:val="0"/>
              <w:divBdr>
                <w:top w:val="none" w:sz="0" w:space="0" w:color="auto"/>
                <w:left w:val="none" w:sz="0" w:space="0" w:color="auto"/>
                <w:bottom w:val="none" w:sz="0" w:space="0" w:color="auto"/>
                <w:right w:val="none" w:sz="0" w:space="0" w:color="auto"/>
              </w:divBdr>
              <w:divsChild>
                <w:div w:id="201799206">
                  <w:marLeft w:val="0"/>
                  <w:marRight w:val="0"/>
                  <w:marTop w:val="60"/>
                  <w:marBottom w:val="30"/>
                  <w:divBdr>
                    <w:top w:val="none" w:sz="0" w:space="0" w:color="auto"/>
                    <w:left w:val="none" w:sz="0" w:space="0" w:color="auto"/>
                    <w:bottom w:val="none" w:sz="0" w:space="0" w:color="auto"/>
                    <w:right w:val="none" w:sz="0" w:space="0" w:color="auto"/>
                  </w:divBdr>
                </w:div>
                <w:div w:id="201800561">
                  <w:marLeft w:val="0"/>
                  <w:marRight w:val="0"/>
                  <w:marTop w:val="60"/>
                  <w:marBottom w:val="30"/>
                  <w:divBdr>
                    <w:top w:val="none" w:sz="0" w:space="0" w:color="auto"/>
                    <w:left w:val="none" w:sz="0" w:space="0" w:color="auto"/>
                    <w:bottom w:val="none" w:sz="0" w:space="0" w:color="auto"/>
                    <w:right w:val="none" w:sz="0" w:space="0" w:color="auto"/>
                  </w:divBdr>
                </w:div>
                <w:div w:id="20180311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77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13">
              <w:marLeft w:val="0"/>
              <w:marRight w:val="0"/>
              <w:marTop w:val="0"/>
              <w:marBottom w:val="0"/>
              <w:divBdr>
                <w:top w:val="none" w:sz="0" w:space="0" w:color="auto"/>
                <w:left w:val="none" w:sz="0" w:space="0" w:color="auto"/>
                <w:bottom w:val="none" w:sz="0" w:space="0" w:color="auto"/>
                <w:right w:val="none" w:sz="0" w:space="0" w:color="auto"/>
              </w:divBdr>
              <w:divsChild>
                <w:div w:id="2017958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031">
              <w:marLeft w:val="75"/>
              <w:marRight w:val="75"/>
              <w:marTop w:val="75"/>
              <w:marBottom w:val="0"/>
              <w:divBdr>
                <w:top w:val="none" w:sz="0" w:space="0" w:color="auto"/>
                <w:left w:val="none" w:sz="0" w:space="0" w:color="auto"/>
                <w:bottom w:val="none" w:sz="0" w:space="0" w:color="auto"/>
                <w:right w:val="none" w:sz="0" w:space="0" w:color="auto"/>
              </w:divBdr>
              <w:divsChild>
                <w:div w:id="201795843">
                  <w:marLeft w:val="0"/>
                  <w:marRight w:val="0"/>
                  <w:marTop w:val="60"/>
                  <w:marBottom w:val="30"/>
                  <w:divBdr>
                    <w:top w:val="none" w:sz="0" w:space="0" w:color="auto"/>
                    <w:left w:val="none" w:sz="0" w:space="0" w:color="auto"/>
                    <w:bottom w:val="none" w:sz="0" w:space="0" w:color="auto"/>
                    <w:right w:val="none" w:sz="0" w:space="0" w:color="auto"/>
                  </w:divBdr>
                </w:div>
                <w:div w:id="201801213">
                  <w:marLeft w:val="0"/>
                  <w:marRight w:val="0"/>
                  <w:marTop w:val="60"/>
                  <w:marBottom w:val="30"/>
                  <w:divBdr>
                    <w:top w:val="none" w:sz="0" w:space="0" w:color="auto"/>
                    <w:left w:val="none" w:sz="0" w:space="0" w:color="auto"/>
                    <w:bottom w:val="none" w:sz="0" w:space="0" w:color="auto"/>
                    <w:right w:val="none" w:sz="0" w:space="0" w:color="auto"/>
                  </w:divBdr>
                </w:div>
                <w:div w:id="20180222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823">
          <w:marLeft w:val="0"/>
          <w:marRight w:val="0"/>
          <w:marTop w:val="75"/>
          <w:marBottom w:val="0"/>
          <w:divBdr>
            <w:top w:val="single" w:sz="6" w:space="4" w:color="A6C9E2"/>
            <w:left w:val="single" w:sz="6" w:space="4" w:color="A6C9E2"/>
            <w:bottom w:val="single" w:sz="6" w:space="4" w:color="A6C9E2"/>
            <w:right w:val="single" w:sz="6" w:space="4" w:color="A6C9E2"/>
          </w:divBdr>
          <w:divsChild>
            <w:div w:id="201801221">
              <w:marLeft w:val="75"/>
              <w:marRight w:val="75"/>
              <w:marTop w:val="75"/>
              <w:marBottom w:val="0"/>
              <w:divBdr>
                <w:top w:val="none" w:sz="0" w:space="0" w:color="auto"/>
                <w:left w:val="none" w:sz="0" w:space="0" w:color="auto"/>
                <w:bottom w:val="none" w:sz="0" w:space="0" w:color="auto"/>
                <w:right w:val="none" w:sz="0" w:space="0" w:color="auto"/>
              </w:divBdr>
              <w:divsChild>
                <w:div w:id="201797826">
                  <w:marLeft w:val="0"/>
                  <w:marRight w:val="0"/>
                  <w:marTop w:val="60"/>
                  <w:marBottom w:val="30"/>
                  <w:divBdr>
                    <w:top w:val="none" w:sz="0" w:space="0" w:color="auto"/>
                    <w:left w:val="none" w:sz="0" w:space="0" w:color="auto"/>
                    <w:bottom w:val="none" w:sz="0" w:space="0" w:color="auto"/>
                    <w:right w:val="none" w:sz="0" w:space="0" w:color="auto"/>
                  </w:divBdr>
                </w:div>
                <w:div w:id="201800726">
                  <w:marLeft w:val="0"/>
                  <w:marRight w:val="0"/>
                  <w:marTop w:val="60"/>
                  <w:marBottom w:val="30"/>
                  <w:divBdr>
                    <w:top w:val="none" w:sz="0" w:space="0" w:color="auto"/>
                    <w:left w:val="none" w:sz="0" w:space="0" w:color="auto"/>
                    <w:bottom w:val="none" w:sz="0" w:space="0" w:color="auto"/>
                    <w:right w:val="none" w:sz="0" w:space="0" w:color="auto"/>
                  </w:divBdr>
                </w:div>
                <w:div w:id="20180136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99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52">
              <w:marLeft w:val="0"/>
              <w:marRight w:val="0"/>
              <w:marTop w:val="0"/>
              <w:marBottom w:val="0"/>
              <w:divBdr>
                <w:top w:val="none" w:sz="0" w:space="0" w:color="auto"/>
                <w:left w:val="none" w:sz="0" w:space="0" w:color="auto"/>
                <w:bottom w:val="none" w:sz="0" w:space="0" w:color="auto"/>
                <w:right w:val="none" w:sz="0" w:space="0" w:color="auto"/>
              </w:divBdr>
              <w:divsChild>
                <w:div w:id="20179717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21">
              <w:marLeft w:val="75"/>
              <w:marRight w:val="75"/>
              <w:marTop w:val="75"/>
              <w:marBottom w:val="0"/>
              <w:divBdr>
                <w:top w:val="none" w:sz="0" w:space="0" w:color="auto"/>
                <w:left w:val="none" w:sz="0" w:space="0" w:color="auto"/>
                <w:bottom w:val="none" w:sz="0" w:space="0" w:color="auto"/>
                <w:right w:val="none" w:sz="0" w:space="0" w:color="auto"/>
              </w:divBdr>
              <w:divsChild>
                <w:div w:id="201796036">
                  <w:marLeft w:val="0"/>
                  <w:marRight w:val="0"/>
                  <w:marTop w:val="60"/>
                  <w:marBottom w:val="30"/>
                  <w:divBdr>
                    <w:top w:val="none" w:sz="0" w:space="0" w:color="auto"/>
                    <w:left w:val="none" w:sz="0" w:space="0" w:color="auto"/>
                    <w:bottom w:val="none" w:sz="0" w:space="0" w:color="auto"/>
                    <w:right w:val="none" w:sz="0" w:space="0" w:color="auto"/>
                  </w:divBdr>
                </w:div>
                <w:div w:id="201797643">
                  <w:marLeft w:val="0"/>
                  <w:marRight w:val="0"/>
                  <w:marTop w:val="60"/>
                  <w:marBottom w:val="30"/>
                  <w:divBdr>
                    <w:top w:val="none" w:sz="0" w:space="0" w:color="auto"/>
                    <w:left w:val="none" w:sz="0" w:space="0" w:color="auto"/>
                    <w:bottom w:val="none" w:sz="0" w:space="0" w:color="auto"/>
                    <w:right w:val="none" w:sz="0" w:space="0" w:color="auto"/>
                  </w:divBdr>
                </w:div>
                <w:div w:id="20180043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7771">
      <w:marLeft w:val="0"/>
      <w:marRight w:val="0"/>
      <w:marTop w:val="0"/>
      <w:marBottom w:val="0"/>
      <w:divBdr>
        <w:top w:val="none" w:sz="0" w:space="0" w:color="auto"/>
        <w:left w:val="none" w:sz="0" w:space="0" w:color="auto"/>
        <w:bottom w:val="none" w:sz="0" w:space="0" w:color="auto"/>
        <w:right w:val="none" w:sz="0" w:space="0" w:color="auto"/>
      </w:divBdr>
      <w:divsChild>
        <w:div w:id="201795195">
          <w:marLeft w:val="75"/>
          <w:marRight w:val="75"/>
          <w:marTop w:val="75"/>
          <w:marBottom w:val="0"/>
          <w:divBdr>
            <w:top w:val="none" w:sz="0" w:space="0" w:color="auto"/>
            <w:left w:val="none" w:sz="0" w:space="0" w:color="auto"/>
            <w:bottom w:val="none" w:sz="0" w:space="0" w:color="auto"/>
            <w:right w:val="none" w:sz="0" w:space="0" w:color="auto"/>
          </w:divBdr>
          <w:divsChild>
            <w:div w:id="201797528">
              <w:marLeft w:val="0"/>
              <w:marRight w:val="0"/>
              <w:marTop w:val="60"/>
              <w:marBottom w:val="30"/>
              <w:divBdr>
                <w:top w:val="none" w:sz="0" w:space="0" w:color="auto"/>
                <w:left w:val="none" w:sz="0" w:space="0" w:color="auto"/>
                <w:bottom w:val="none" w:sz="0" w:space="0" w:color="auto"/>
                <w:right w:val="none" w:sz="0" w:space="0" w:color="auto"/>
              </w:divBdr>
            </w:div>
            <w:div w:id="201799728">
              <w:marLeft w:val="0"/>
              <w:marRight w:val="0"/>
              <w:marTop w:val="60"/>
              <w:marBottom w:val="30"/>
              <w:divBdr>
                <w:top w:val="none" w:sz="0" w:space="0" w:color="auto"/>
                <w:left w:val="none" w:sz="0" w:space="0" w:color="auto"/>
                <w:bottom w:val="none" w:sz="0" w:space="0" w:color="auto"/>
                <w:right w:val="none" w:sz="0" w:space="0" w:color="auto"/>
              </w:divBdr>
            </w:div>
            <w:div w:id="20180032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781">
      <w:marLeft w:val="0"/>
      <w:marRight w:val="0"/>
      <w:marTop w:val="0"/>
      <w:marBottom w:val="0"/>
      <w:divBdr>
        <w:top w:val="none" w:sz="0" w:space="0" w:color="auto"/>
        <w:left w:val="none" w:sz="0" w:space="0" w:color="auto"/>
        <w:bottom w:val="none" w:sz="0" w:space="0" w:color="auto"/>
        <w:right w:val="none" w:sz="0" w:space="0" w:color="auto"/>
      </w:divBdr>
      <w:divsChild>
        <w:div w:id="20179627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03">
              <w:marLeft w:val="0"/>
              <w:marRight w:val="0"/>
              <w:marTop w:val="0"/>
              <w:marBottom w:val="0"/>
              <w:divBdr>
                <w:top w:val="none" w:sz="0" w:space="0" w:color="auto"/>
                <w:left w:val="none" w:sz="0" w:space="0" w:color="auto"/>
                <w:bottom w:val="none" w:sz="0" w:space="0" w:color="auto"/>
                <w:right w:val="none" w:sz="0" w:space="0" w:color="auto"/>
              </w:divBdr>
              <w:divsChild>
                <w:div w:id="2018015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715">
              <w:marLeft w:val="75"/>
              <w:marRight w:val="75"/>
              <w:marTop w:val="75"/>
              <w:marBottom w:val="0"/>
              <w:divBdr>
                <w:top w:val="none" w:sz="0" w:space="0" w:color="auto"/>
                <w:left w:val="none" w:sz="0" w:space="0" w:color="auto"/>
                <w:bottom w:val="none" w:sz="0" w:space="0" w:color="auto"/>
                <w:right w:val="none" w:sz="0" w:space="0" w:color="auto"/>
              </w:divBdr>
              <w:divsChild>
                <w:div w:id="201798861">
                  <w:marLeft w:val="0"/>
                  <w:marRight w:val="0"/>
                  <w:marTop w:val="60"/>
                  <w:marBottom w:val="30"/>
                  <w:divBdr>
                    <w:top w:val="none" w:sz="0" w:space="0" w:color="auto"/>
                    <w:left w:val="none" w:sz="0" w:space="0" w:color="auto"/>
                    <w:bottom w:val="none" w:sz="0" w:space="0" w:color="auto"/>
                    <w:right w:val="none" w:sz="0" w:space="0" w:color="auto"/>
                  </w:divBdr>
                </w:div>
                <w:div w:id="201800819">
                  <w:marLeft w:val="0"/>
                  <w:marRight w:val="0"/>
                  <w:marTop w:val="60"/>
                  <w:marBottom w:val="30"/>
                  <w:divBdr>
                    <w:top w:val="none" w:sz="0" w:space="0" w:color="auto"/>
                    <w:left w:val="none" w:sz="0" w:space="0" w:color="auto"/>
                    <w:bottom w:val="none" w:sz="0" w:space="0" w:color="auto"/>
                    <w:right w:val="none" w:sz="0" w:space="0" w:color="auto"/>
                  </w:divBdr>
                </w:div>
                <w:div w:id="20180254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94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58">
              <w:marLeft w:val="0"/>
              <w:marRight w:val="0"/>
              <w:marTop w:val="0"/>
              <w:marBottom w:val="0"/>
              <w:divBdr>
                <w:top w:val="none" w:sz="0" w:space="0" w:color="auto"/>
                <w:left w:val="none" w:sz="0" w:space="0" w:color="auto"/>
                <w:bottom w:val="none" w:sz="0" w:space="0" w:color="auto"/>
                <w:right w:val="none" w:sz="0" w:space="0" w:color="auto"/>
              </w:divBdr>
              <w:divsChild>
                <w:div w:id="20180160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334">
              <w:marLeft w:val="75"/>
              <w:marRight w:val="75"/>
              <w:marTop w:val="75"/>
              <w:marBottom w:val="0"/>
              <w:divBdr>
                <w:top w:val="none" w:sz="0" w:space="0" w:color="auto"/>
                <w:left w:val="none" w:sz="0" w:space="0" w:color="auto"/>
                <w:bottom w:val="none" w:sz="0" w:space="0" w:color="auto"/>
                <w:right w:val="none" w:sz="0" w:space="0" w:color="auto"/>
              </w:divBdr>
              <w:divsChild>
                <w:div w:id="201797638">
                  <w:marLeft w:val="0"/>
                  <w:marRight w:val="0"/>
                  <w:marTop w:val="60"/>
                  <w:marBottom w:val="30"/>
                  <w:divBdr>
                    <w:top w:val="none" w:sz="0" w:space="0" w:color="auto"/>
                    <w:left w:val="none" w:sz="0" w:space="0" w:color="auto"/>
                    <w:bottom w:val="none" w:sz="0" w:space="0" w:color="auto"/>
                    <w:right w:val="none" w:sz="0" w:space="0" w:color="auto"/>
                  </w:divBdr>
                </w:div>
                <w:div w:id="201797890">
                  <w:marLeft w:val="0"/>
                  <w:marRight w:val="0"/>
                  <w:marTop w:val="60"/>
                  <w:marBottom w:val="30"/>
                  <w:divBdr>
                    <w:top w:val="none" w:sz="0" w:space="0" w:color="auto"/>
                    <w:left w:val="none" w:sz="0" w:space="0" w:color="auto"/>
                    <w:bottom w:val="none" w:sz="0" w:space="0" w:color="auto"/>
                    <w:right w:val="none" w:sz="0" w:space="0" w:color="auto"/>
                  </w:divBdr>
                </w:div>
                <w:div w:id="20180302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09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64">
              <w:marLeft w:val="75"/>
              <w:marRight w:val="75"/>
              <w:marTop w:val="75"/>
              <w:marBottom w:val="0"/>
              <w:divBdr>
                <w:top w:val="none" w:sz="0" w:space="0" w:color="auto"/>
                <w:left w:val="none" w:sz="0" w:space="0" w:color="auto"/>
                <w:bottom w:val="none" w:sz="0" w:space="0" w:color="auto"/>
                <w:right w:val="none" w:sz="0" w:space="0" w:color="auto"/>
              </w:divBdr>
              <w:divsChild>
                <w:div w:id="201796708">
                  <w:marLeft w:val="0"/>
                  <w:marRight w:val="0"/>
                  <w:marTop w:val="60"/>
                  <w:marBottom w:val="30"/>
                  <w:divBdr>
                    <w:top w:val="none" w:sz="0" w:space="0" w:color="auto"/>
                    <w:left w:val="none" w:sz="0" w:space="0" w:color="auto"/>
                    <w:bottom w:val="none" w:sz="0" w:space="0" w:color="auto"/>
                    <w:right w:val="none" w:sz="0" w:space="0" w:color="auto"/>
                  </w:divBdr>
                </w:div>
                <w:div w:id="201798999">
                  <w:marLeft w:val="0"/>
                  <w:marRight w:val="0"/>
                  <w:marTop w:val="60"/>
                  <w:marBottom w:val="30"/>
                  <w:divBdr>
                    <w:top w:val="none" w:sz="0" w:space="0" w:color="auto"/>
                    <w:left w:val="none" w:sz="0" w:space="0" w:color="auto"/>
                    <w:bottom w:val="none" w:sz="0" w:space="0" w:color="auto"/>
                    <w:right w:val="none" w:sz="0" w:space="0" w:color="auto"/>
                  </w:divBdr>
                </w:div>
                <w:div w:id="201799500">
                  <w:marLeft w:val="0"/>
                  <w:marRight w:val="0"/>
                  <w:marTop w:val="60"/>
                  <w:marBottom w:val="30"/>
                  <w:divBdr>
                    <w:top w:val="none" w:sz="0" w:space="0" w:color="auto"/>
                    <w:left w:val="none" w:sz="0" w:space="0" w:color="auto"/>
                    <w:bottom w:val="none" w:sz="0" w:space="0" w:color="auto"/>
                    <w:right w:val="none" w:sz="0" w:space="0" w:color="auto"/>
                  </w:divBdr>
                </w:div>
              </w:divsChild>
            </w:div>
            <w:div w:id="201798227">
              <w:marLeft w:val="0"/>
              <w:marRight w:val="0"/>
              <w:marTop w:val="0"/>
              <w:marBottom w:val="0"/>
              <w:divBdr>
                <w:top w:val="none" w:sz="0" w:space="0" w:color="auto"/>
                <w:left w:val="none" w:sz="0" w:space="0" w:color="auto"/>
                <w:bottom w:val="none" w:sz="0" w:space="0" w:color="auto"/>
                <w:right w:val="none" w:sz="0" w:space="0" w:color="auto"/>
              </w:divBdr>
              <w:divsChild>
                <w:div w:id="20180265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20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24">
              <w:marLeft w:val="0"/>
              <w:marRight w:val="0"/>
              <w:marTop w:val="0"/>
              <w:marBottom w:val="0"/>
              <w:divBdr>
                <w:top w:val="none" w:sz="0" w:space="0" w:color="auto"/>
                <w:left w:val="none" w:sz="0" w:space="0" w:color="auto"/>
                <w:bottom w:val="none" w:sz="0" w:space="0" w:color="auto"/>
                <w:right w:val="none" w:sz="0" w:space="0" w:color="auto"/>
              </w:divBdr>
              <w:divsChild>
                <w:div w:id="20180261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449">
              <w:marLeft w:val="75"/>
              <w:marRight w:val="75"/>
              <w:marTop w:val="75"/>
              <w:marBottom w:val="0"/>
              <w:divBdr>
                <w:top w:val="none" w:sz="0" w:space="0" w:color="auto"/>
                <w:left w:val="none" w:sz="0" w:space="0" w:color="auto"/>
                <w:bottom w:val="none" w:sz="0" w:space="0" w:color="auto"/>
                <w:right w:val="none" w:sz="0" w:space="0" w:color="auto"/>
              </w:divBdr>
              <w:divsChild>
                <w:div w:id="201798063">
                  <w:marLeft w:val="0"/>
                  <w:marRight w:val="0"/>
                  <w:marTop w:val="60"/>
                  <w:marBottom w:val="30"/>
                  <w:divBdr>
                    <w:top w:val="none" w:sz="0" w:space="0" w:color="auto"/>
                    <w:left w:val="none" w:sz="0" w:space="0" w:color="auto"/>
                    <w:bottom w:val="none" w:sz="0" w:space="0" w:color="auto"/>
                    <w:right w:val="none" w:sz="0" w:space="0" w:color="auto"/>
                  </w:divBdr>
                </w:div>
                <w:div w:id="201798614">
                  <w:marLeft w:val="0"/>
                  <w:marRight w:val="0"/>
                  <w:marTop w:val="60"/>
                  <w:marBottom w:val="30"/>
                  <w:divBdr>
                    <w:top w:val="none" w:sz="0" w:space="0" w:color="auto"/>
                    <w:left w:val="none" w:sz="0" w:space="0" w:color="auto"/>
                    <w:bottom w:val="none" w:sz="0" w:space="0" w:color="auto"/>
                    <w:right w:val="none" w:sz="0" w:space="0" w:color="auto"/>
                  </w:divBdr>
                </w:div>
                <w:div w:id="20179941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58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91">
              <w:marLeft w:val="75"/>
              <w:marRight w:val="75"/>
              <w:marTop w:val="75"/>
              <w:marBottom w:val="0"/>
              <w:divBdr>
                <w:top w:val="none" w:sz="0" w:space="0" w:color="auto"/>
                <w:left w:val="none" w:sz="0" w:space="0" w:color="auto"/>
                <w:bottom w:val="none" w:sz="0" w:space="0" w:color="auto"/>
                <w:right w:val="none" w:sz="0" w:space="0" w:color="auto"/>
              </w:divBdr>
              <w:divsChild>
                <w:div w:id="201797876">
                  <w:marLeft w:val="0"/>
                  <w:marRight w:val="0"/>
                  <w:marTop w:val="60"/>
                  <w:marBottom w:val="30"/>
                  <w:divBdr>
                    <w:top w:val="none" w:sz="0" w:space="0" w:color="auto"/>
                    <w:left w:val="none" w:sz="0" w:space="0" w:color="auto"/>
                    <w:bottom w:val="none" w:sz="0" w:space="0" w:color="auto"/>
                    <w:right w:val="none" w:sz="0" w:space="0" w:color="auto"/>
                  </w:divBdr>
                </w:div>
                <w:div w:id="201797996">
                  <w:marLeft w:val="0"/>
                  <w:marRight w:val="0"/>
                  <w:marTop w:val="60"/>
                  <w:marBottom w:val="30"/>
                  <w:divBdr>
                    <w:top w:val="none" w:sz="0" w:space="0" w:color="auto"/>
                    <w:left w:val="none" w:sz="0" w:space="0" w:color="auto"/>
                    <w:bottom w:val="none" w:sz="0" w:space="0" w:color="auto"/>
                    <w:right w:val="none" w:sz="0" w:space="0" w:color="auto"/>
                  </w:divBdr>
                </w:div>
                <w:div w:id="201801161">
                  <w:marLeft w:val="0"/>
                  <w:marRight w:val="0"/>
                  <w:marTop w:val="60"/>
                  <w:marBottom w:val="30"/>
                  <w:divBdr>
                    <w:top w:val="none" w:sz="0" w:space="0" w:color="auto"/>
                    <w:left w:val="none" w:sz="0" w:space="0" w:color="auto"/>
                    <w:bottom w:val="none" w:sz="0" w:space="0" w:color="auto"/>
                    <w:right w:val="none" w:sz="0" w:space="0" w:color="auto"/>
                  </w:divBdr>
                </w:div>
              </w:divsChild>
            </w:div>
            <w:div w:id="201799009">
              <w:marLeft w:val="0"/>
              <w:marRight w:val="0"/>
              <w:marTop w:val="0"/>
              <w:marBottom w:val="0"/>
              <w:divBdr>
                <w:top w:val="none" w:sz="0" w:space="0" w:color="auto"/>
                <w:left w:val="none" w:sz="0" w:space="0" w:color="auto"/>
                <w:bottom w:val="none" w:sz="0" w:space="0" w:color="auto"/>
                <w:right w:val="none" w:sz="0" w:space="0" w:color="auto"/>
              </w:divBdr>
              <w:divsChild>
                <w:div w:id="20179919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66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41">
              <w:marLeft w:val="0"/>
              <w:marRight w:val="0"/>
              <w:marTop w:val="0"/>
              <w:marBottom w:val="0"/>
              <w:divBdr>
                <w:top w:val="none" w:sz="0" w:space="0" w:color="auto"/>
                <w:left w:val="none" w:sz="0" w:space="0" w:color="auto"/>
                <w:bottom w:val="none" w:sz="0" w:space="0" w:color="auto"/>
                <w:right w:val="none" w:sz="0" w:space="0" w:color="auto"/>
              </w:divBdr>
              <w:divsChild>
                <w:div w:id="20179803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961">
              <w:marLeft w:val="75"/>
              <w:marRight w:val="75"/>
              <w:marTop w:val="75"/>
              <w:marBottom w:val="0"/>
              <w:divBdr>
                <w:top w:val="none" w:sz="0" w:space="0" w:color="auto"/>
                <w:left w:val="none" w:sz="0" w:space="0" w:color="auto"/>
                <w:bottom w:val="none" w:sz="0" w:space="0" w:color="auto"/>
                <w:right w:val="none" w:sz="0" w:space="0" w:color="auto"/>
              </w:divBdr>
              <w:divsChild>
                <w:div w:id="201795977">
                  <w:marLeft w:val="0"/>
                  <w:marRight w:val="0"/>
                  <w:marTop w:val="60"/>
                  <w:marBottom w:val="30"/>
                  <w:divBdr>
                    <w:top w:val="none" w:sz="0" w:space="0" w:color="auto"/>
                    <w:left w:val="none" w:sz="0" w:space="0" w:color="auto"/>
                    <w:bottom w:val="none" w:sz="0" w:space="0" w:color="auto"/>
                    <w:right w:val="none" w:sz="0" w:space="0" w:color="auto"/>
                  </w:divBdr>
                </w:div>
                <w:div w:id="201796937">
                  <w:marLeft w:val="0"/>
                  <w:marRight w:val="0"/>
                  <w:marTop w:val="60"/>
                  <w:marBottom w:val="30"/>
                  <w:divBdr>
                    <w:top w:val="none" w:sz="0" w:space="0" w:color="auto"/>
                    <w:left w:val="none" w:sz="0" w:space="0" w:color="auto"/>
                    <w:bottom w:val="none" w:sz="0" w:space="0" w:color="auto"/>
                    <w:right w:val="none" w:sz="0" w:space="0" w:color="auto"/>
                  </w:divBdr>
                </w:div>
                <w:div w:id="20179750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669">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88">
              <w:marLeft w:val="75"/>
              <w:marRight w:val="75"/>
              <w:marTop w:val="75"/>
              <w:marBottom w:val="0"/>
              <w:divBdr>
                <w:top w:val="none" w:sz="0" w:space="0" w:color="auto"/>
                <w:left w:val="none" w:sz="0" w:space="0" w:color="auto"/>
                <w:bottom w:val="none" w:sz="0" w:space="0" w:color="auto"/>
                <w:right w:val="none" w:sz="0" w:space="0" w:color="auto"/>
              </w:divBdr>
              <w:divsChild>
                <w:div w:id="201797165">
                  <w:marLeft w:val="0"/>
                  <w:marRight w:val="0"/>
                  <w:marTop w:val="60"/>
                  <w:marBottom w:val="30"/>
                  <w:divBdr>
                    <w:top w:val="none" w:sz="0" w:space="0" w:color="auto"/>
                    <w:left w:val="none" w:sz="0" w:space="0" w:color="auto"/>
                    <w:bottom w:val="none" w:sz="0" w:space="0" w:color="auto"/>
                    <w:right w:val="none" w:sz="0" w:space="0" w:color="auto"/>
                  </w:divBdr>
                </w:div>
                <w:div w:id="201800884">
                  <w:marLeft w:val="0"/>
                  <w:marRight w:val="0"/>
                  <w:marTop w:val="60"/>
                  <w:marBottom w:val="30"/>
                  <w:divBdr>
                    <w:top w:val="none" w:sz="0" w:space="0" w:color="auto"/>
                    <w:left w:val="none" w:sz="0" w:space="0" w:color="auto"/>
                    <w:bottom w:val="none" w:sz="0" w:space="0" w:color="auto"/>
                    <w:right w:val="none" w:sz="0" w:space="0" w:color="auto"/>
                  </w:divBdr>
                </w:div>
                <w:div w:id="201802162">
                  <w:marLeft w:val="0"/>
                  <w:marRight w:val="0"/>
                  <w:marTop w:val="60"/>
                  <w:marBottom w:val="30"/>
                  <w:divBdr>
                    <w:top w:val="none" w:sz="0" w:space="0" w:color="auto"/>
                    <w:left w:val="none" w:sz="0" w:space="0" w:color="auto"/>
                    <w:bottom w:val="none" w:sz="0" w:space="0" w:color="auto"/>
                    <w:right w:val="none" w:sz="0" w:space="0" w:color="auto"/>
                  </w:divBdr>
                </w:div>
              </w:divsChild>
            </w:div>
            <w:div w:id="201802815">
              <w:marLeft w:val="0"/>
              <w:marRight w:val="0"/>
              <w:marTop w:val="0"/>
              <w:marBottom w:val="0"/>
              <w:divBdr>
                <w:top w:val="none" w:sz="0" w:space="0" w:color="auto"/>
                <w:left w:val="none" w:sz="0" w:space="0" w:color="auto"/>
                <w:bottom w:val="none" w:sz="0" w:space="0" w:color="auto"/>
                <w:right w:val="none" w:sz="0" w:space="0" w:color="auto"/>
              </w:divBdr>
              <w:divsChild>
                <w:div w:id="2018028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850">
          <w:marLeft w:val="0"/>
          <w:marRight w:val="0"/>
          <w:marTop w:val="75"/>
          <w:marBottom w:val="0"/>
          <w:divBdr>
            <w:top w:val="single" w:sz="6" w:space="4" w:color="A6C9E2"/>
            <w:left w:val="single" w:sz="6" w:space="4" w:color="A6C9E2"/>
            <w:bottom w:val="single" w:sz="6" w:space="4" w:color="A6C9E2"/>
            <w:right w:val="single" w:sz="6" w:space="4" w:color="A6C9E2"/>
          </w:divBdr>
          <w:divsChild>
            <w:div w:id="201802319">
              <w:marLeft w:val="75"/>
              <w:marRight w:val="75"/>
              <w:marTop w:val="75"/>
              <w:marBottom w:val="0"/>
              <w:divBdr>
                <w:top w:val="none" w:sz="0" w:space="0" w:color="auto"/>
                <w:left w:val="none" w:sz="0" w:space="0" w:color="auto"/>
                <w:bottom w:val="none" w:sz="0" w:space="0" w:color="auto"/>
                <w:right w:val="none" w:sz="0" w:space="0" w:color="auto"/>
              </w:divBdr>
              <w:divsChild>
                <w:div w:id="201796078">
                  <w:marLeft w:val="0"/>
                  <w:marRight w:val="0"/>
                  <w:marTop w:val="60"/>
                  <w:marBottom w:val="30"/>
                  <w:divBdr>
                    <w:top w:val="none" w:sz="0" w:space="0" w:color="auto"/>
                    <w:left w:val="none" w:sz="0" w:space="0" w:color="auto"/>
                    <w:bottom w:val="none" w:sz="0" w:space="0" w:color="auto"/>
                    <w:right w:val="none" w:sz="0" w:space="0" w:color="auto"/>
                  </w:divBdr>
                </w:div>
                <w:div w:id="201798989">
                  <w:marLeft w:val="0"/>
                  <w:marRight w:val="0"/>
                  <w:marTop w:val="60"/>
                  <w:marBottom w:val="30"/>
                  <w:divBdr>
                    <w:top w:val="none" w:sz="0" w:space="0" w:color="auto"/>
                    <w:left w:val="none" w:sz="0" w:space="0" w:color="auto"/>
                    <w:bottom w:val="none" w:sz="0" w:space="0" w:color="auto"/>
                    <w:right w:val="none" w:sz="0" w:space="0" w:color="auto"/>
                  </w:divBdr>
                </w:div>
                <w:div w:id="20180250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506">
          <w:marLeft w:val="0"/>
          <w:marRight w:val="0"/>
          <w:marTop w:val="75"/>
          <w:marBottom w:val="0"/>
          <w:divBdr>
            <w:top w:val="single" w:sz="6" w:space="4" w:color="A6C9E2"/>
            <w:left w:val="single" w:sz="6" w:space="4" w:color="A6C9E2"/>
            <w:bottom w:val="single" w:sz="6" w:space="4" w:color="A6C9E2"/>
            <w:right w:val="single" w:sz="6" w:space="4" w:color="A6C9E2"/>
          </w:divBdr>
          <w:divsChild>
            <w:div w:id="201799607">
              <w:marLeft w:val="0"/>
              <w:marRight w:val="0"/>
              <w:marTop w:val="0"/>
              <w:marBottom w:val="0"/>
              <w:divBdr>
                <w:top w:val="none" w:sz="0" w:space="0" w:color="auto"/>
                <w:left w:val="none" w:sz="0" w:space="0" w:color="auto"/>
                <w:bottom w:val="none" w:sz="0" w:space="0" w:color="auto"/>
                <w:right w:val="none" w:sz="0" w:space="0" w:color="auto"/>
              </w:divBdr>
              <w:divsChild>
                <w:div w:id="20179908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801">
              <w:marLeft w:val="75"/>
              <w:marRight w:val="75"/>
              <w:marTop w:val="75"/>
              <w:marBottom w:val="0"/>
              <w:divBdr>
                <w:top w:val="none" w:sz="0" w:space="0" w:color="auto"/>
                <w:left w:val="none" w:sz="0" w:space="0" w:color="auto"/>
                <w:bottom w:val="none" w:sz="0" w:space="0" w:color="auto"/>
                <w:right w:val="none" w:sz="0" w:space="0" w:color="auto"/>
              </w:divBdr>
              <w:divsChild>
                <w:div w:id="201796114">
                  <w:marLeft w:val="0"/>
                  <w:marRight w:val="0"/>
                  <w:marTop w:val="60"/>
                  <w:marBottom w:val="30"/>
                  <w:divBdr>
                    <w:top w:val="none" w:sz="0" w:space="0" w:color="auto"/>
                    <w:left w:val="none" w:sz="0" w:space="0" w:color="auto"/>
                    <w:bottom w:val="none" w:sz="0" w:space="0" w:color="auto"/>
                    <w:right w:val="none" w:sz="0" w:space="0" w:color="auto"/>
                  </w:divBdr>
                </w:div>
                <w:div w:id="201796976">
                  <w:marLeft w:val="0"/>
                  <w:marRight w:val="0"/>
                  <w:marTop w:val="60"/>
                  <w:marBottom w:val="30"/>
                  <w:divBdr>
                    <w:top w:val="none" w:sz="0" w:space="0" w:color="auto"/>
                    <w:left w:val="none" w:sz="0" w:space="0" w:color="auto"/>
                    <w:bottom w:val="none" w:sz="0" w:space="0" w:color="auto"/>
                    <w:right w:val="none" w:sz="0" w:space="0" w:color="auto"/>
                  </w:divBdr>
                </w:div>
                <w:div w:id="20179980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53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00">
              <w:marLeft w:val="0"/>
              <w:marRight w:val="0"/>
              <w:marTop w:val="0"/>
              <w:marBottom w:val="0"/>
              <w:divBdr>
                <w:top w:val="none" w:sz="0" w:space="0" w:color="auto"/>
                <w:left w:val="none" w:sz="0" w:space="0" w:color="auto"/>
                <w:bottom w:val="none" w:sz="0" w:space="0" w:color="auto"/>
                <w:right w:val="none" w:sz="0" w:space="0" w:color="auto"/>
              </w:divBdr>
              <w:divsChild>
                <w:div w:id="20179726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234">
              <w:marLeft w:val="75"/>
              <w:marRight w:val="75"/>
              <w:marTop w:val="75"/>
              <w:marBottom w:val="0"/>
              <w:divBdr>
                <w:top w:val="none" w:sz="0" w:space="0" w:color="auto"/>
                <w:left w:val="none" w:sz="0" w:space="0" w:color="auto"/>
                <w:bottom w:val="none" w:sz="0" w:space="0" w:color="auto"/>
                <w:right w:val="none" w:sz="0" w:space="0" w:color="auto"/>
              </w:divBdr>
              <w:divsChild>
                <w:div w:id="201795094">
                  <w:marLeft w:val="0"/>
                  <w:marRight w:val="0"/>
                  <w:marTop w:val="60"/>
                  <w:marBottom w:val="30"/>
                  <w:divBdr>
                    <w:top w:val="none" w:sz="0" w:space="0" w:color="auto"/>
                    <w:left w:val="none" w:sz="0" w:space="0" w:color="auto"/>
                    <w:bottom w:val="none" w:sz="0" w:space="0" w:color="auto"/>
                    <w:right w:val="none" w:sz="0" w:space="0" w:color="auto"/>
                  </w:divBdr>
                </w:div>
                <w:div w:id="201796520">
                  <w:marLeft w:val="0"/>
                  <w:marRight w:val="0"/>
                  <w:marTop w:val="60"/>
                  <w:marBottom w:val="30"/>
                  <w:divBdr>
                    <w:top w:val="none" w:sz="0" w:space="0" w:color="auto"/>
                    <w:left w:val="none" w:sz="0" w:space="0" w:color="auto"/>
                    <w:bottom w:val="none" w:sz="0" w:space="0" w:color="auto"/>
                    <w:right w:val="none" w:sz="0" w:space="0" w:color="auto"/>
                  </w:divBdr>
                </w:div>
                <w:div w:id="20179694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65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47">
              <w:marLeft w:val="0"/>
              <w:marRight w:val="0"/>
              <w:marTop w:val="0"/>
              <w:marBottom w:val="0"/>
              <w:divBdr>
                <w:top w:val="none" w:sz="0" w:space="0" w:color="auto"/>
                <w:left w:val="none" w:sz="0" w:space="0" w:color="auto"/>
                <w:bottom w:val="none" w:sz="0" w:space="0" w:color="auto"/>
                <w:right w:val="none" w:sz="0" w:space="0" w:color="auto"/>
              </w:divBdr>
              <w:divsChild>
                <w:div w:id="20180076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100">
              <w:marLeft w:val="75"/>
              <w:marRight w:val="75"/>
              <w:marTop w:val="75"/>
              <w:marBottom w:val="0"/>
              <w:divBdr>
                <w:top w:val="none" w:sz="0" w:space="0" w:color="auto"/>
                <w:left w:val="none" w:sz="0" w:space="0" w:color="auto"/>
                <w:bottom w:val="none" w:sz="0" w:space="0" w:color="auto"/>
                <w:right w:val="none" w:sz="0" w:space="0" w:color="auto"/>
              </w:divBdr>
              <w:divsChild>
                <w:div w:id="201795490">
                  <w:marLeft w:val="0"/>
                  <w:marRight w:val="0"/>
                  <w:marTop w:val="60"/>
                  <w:marBottom w:val="30"/>
                  <w:divBdr>
                    <w:top w:val="none" w:sz="0" w:space="0" w:color="auto"/>
                    <w:left w:val="none" w:sz="0" w:space="0" w:color="auto"/>
                    <w:bottom w:val="none" w:sz="0" w:space="0" w:color="auto"/>
                    <w:right w:val="none" w:sz="0" w:space="0" w:color="auto"/>
                  </w:divBdr>
                </w:div>
                <w:div w:id="201798514">
                  <w:marLeft w:val="0"/>
                  <w:marRight w:val="0"/>
                  <w:marTop w:val="60"/>
                  <w:marBottom w:val="30"/>
                  <w:divBdr>
                    <w:top w:val="none" w:sz="0" w:space="0" w:color="auto"/>
                    <w:left w:val="none" w:sz="0" w:space="0" w:color="auto"/>
                    <w:bottom w:val="none" w:sz="0" w:space="0" w:color="auto"/>
                    <w:right w:val="none" w:sz="0" w:space="0" w:color="auto"/>
                  </w:divBdr>
                </w:div>
                <w:div w:id="20179958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96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61">
              <w:marLeft w:val="0"/>
              <w:marRight w:val="0"/>
              <w:marTop w:val="0"/>
              <w:marBottom w:val="0"/>
              <w:divBdr>
                <w:top w:val="none" w:sz="0" w:space="0" w:color="auto"/>
                <w:left w:val="none" w:sz="0" w:space="0" w:color="auto"/>
                <w:bottom w:val="none" w:sz="0" w:space="0" w:color="auto"/>
                <w:right w:val="none" w:sz="0" w:space="0" w:color="auto"/>
              </w:divBdr>
              <w:divsChild>
                <w:div w:id="20179925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408">
              <w:marLeft w:val="75"/>
              <w:marRight w:val="75"/>
              <w:marTop w:val="75"/>
              <w:marBottom w:val="0"/>
              <w:divBdr>
                <w:top w:val="none" w:sz="0" w:space="0" w:color="auto"/>
                <w:left w:val="none" w:sz="0" w:space="0" w:color="auto"/>
                <w:bottom w:val="none" w:sz="0" w:space="0" w:color="auto"/>
                <w:right w:val="none" w:sz="0" w:space="0" w:color="auto"/>
              </w:divBdr>
              <w:divsChild>
                <w:div w:id="201797119">
                  <w:marLeft w:val="0"/>
                  <w:marRight w:val="0"/>
                  <w:marTop w:val="60"/>
                  <w:marBottom w:val="30"/>
                  <w:divBdr>
                    <w:top w:val="none" w:sz="0" w:space="0" w:color="auto"/>
                    <w:left w:val="none" w:sz="0" w:space="0" w:color="auto"/>
                    <w:bottom w:val="none" w:sz="0" w:space="0" w:color="auto"/>
                    <w:right w:val="none" w:sz="0" w:space="0" w:color="auto"/>
                  </w:divBdr>
                </w:div>
                <w:div w:id="201799355">
                  <w:marLeft w:val="0"/>
                  <w:marRight w:val="0"/>
                  <w:marTop w:val="60"/>
                  <w:marBottom w:val="30"/>
                  <w:divBdr>
                    <w:top w:val="none" w:sz="0" w:space="0" w:color="auto"/>
                    <w:left w:val="none" w:sz="0" w:space="0" w:color="auto"/>
                    <w:bottom w:val="none" w:sz="0" w:space="0" w:color="auto"/>
                    <w:right w:val="none" w:sz="0" w:space="0" w:color="auto"/>
                  </w:divBdr>
                </w:div>
                <w:div w:id="20180086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44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15">
              <w:marLeft w:val="0"/>
              <w:marRight w:val="0"/>
              <w:marTop w:val="0"/>
              <w:marBottom w:val="0"/>
              <w:divBdr>
                <w:top w:val="none" w:sz="0" w:space="0" w:color="auto"/>
                <w:left w:val="none" w:sz="0" w:space="0" w:color="auto"/>
                <w:bottom w:val="none" w:sz="0" w:space="0" w:color="auto"/>
                <w:right w:val="none" w:sz="0" w:space="0" w:color="auto"/>
              </w:divBdr>
              <w:divsChild>
                <w:div w:id="20180021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46">
              <w:marLeft w:val="75"/>
              <w:marRight w:val="75"/>
              <w:marTop w:val="75"/>
              <w:marBottom w:val="0"/>
              <w:divBdr>
                <w:top w:val="none" w:sz="0" w:space="0" w:color="auto"/>
                <w:left w:val="none" w:sz="0" w:space="0" w:color="auto"/>
                <w:bottom w:val="none" w:sz="0" w:space="0" w:color="auto"/>
                <w:right w:val="none" w:sz="0" w:space="0" w:color="auto"/>
              </w:divBdr>
              <w:divsChild>
                <w:div w:id="201796811">
                  <w:marLeft w:val="0"/>
                  <w:marRight w:val="0"/>
                  <w:marTop w:val="60"/>
                  <w:marBottom w:val="30"/>
                  <w:divBdr>
                    <w:top w:val="none" w:sz="0" w:space="0" w:color="auto"/>
                    <w:left w:val="none" w:sz="0" w:space="0" w:color="auto"/>
                    <w:bottom w:val="none" w:sz="0" w:space="0" w:color="auto"/>
                    <w:right w:val="none" w:sz="0" w:space="0" w:color="auto"/>
                  </w:divBdr>
                </w:div>
                <w:div w:id="201797997">
                  <w:marLeft w:val="0"/>
                  <w:marRight w:val="0"/>
                  <w:marTop w:val="60"/>
                  <w:marBottom w:val="30"/>
                  <w:divBdr>
                    <w:top w:val="none" w:sz="0" w:space="0" w:color="auto"/>
                    <w:left w:val="none" w:sz="0" w:space="0" w:color="auto"/>
                    <w:bottom w:val="none" w:sz="0" w:space="0" w:color="auto"/>
                    <w:right w:val="none" w:sz="0" w:space="0" w:color="auto"/>
                  </w:divBdr>
                </w:div>
                <w:div w:id="20179831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59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19">
              <w:marLeft w:val="0"/>
              <w:marRight w:val="0"/>
              <w:marTop w:val="0"/>
              <w:marBottom w:val="0"/>
              <w:divBdr>
                <w:top w:val="none" w:sz="0" w:space="0" w:color="auto"/>
                <w:left w:val="none" w:sz="0" w:space="0" w:color="auto"/>
                <w:bottom w:val="none" w:sz="0" w:space="0" w:color="auto"/>
                <w:right w:val="none" w:sz="0" w:space="0" w:color="auto"/>
              </w:divBdr>
              <w:divsChild>
                <w:div w:id="20179756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264">
              <w:marLeft w:val="75"/>
              <w:marRight w:val="75"/>
              <w:marTop w:val="75"/>
              <w:marBottom w:val="0"/>
              <w:divBdr>
                <w:top w:val="none" w:sz="0" w:space="0" w:color="auto"/>
                <w:left w:val="none" w:sz="0" w:space="0" w:color="auto"/>
                <w:bottom w:val="none" w:sz="0" w:space="0" w:color="auto"/>
                <w:right w:val="none" w:sz="0" w:space="0" w:color="auto"/>
              </w:divBdr>
              <w:divsChild>
                <w:div w:id="201796551">
                  <w:marLeft w:val="0"/>
                  <w:marRight w:val="0"/>
                  <w:marTop w:val="60"/>
                  <w:marBottom w:val="30"/>
                  <w:divBdr>
                    <w:top w:val="none" w:sz="0" w:space="0" w:color="auto"/>
                    <w:left w:val="none" w:sz="0" w:space="0" w:color="auto"/>
                    <w:bottom w:val="none" w:sz="0" w:space="0" w:color="auto"/>
                    <w:right w:val="none" w:sz="0" w:space="0" w:color="auto"/>
                  </w:divBdr>
                </w:div>
                <w:div w:id="201800972">
                  <w:marLeft w:val="0"/>
                  <w:marRight w:val="0"/>
                  <w:marTop w:val="60"/>
                  <w:marBottom w:val="30"/>
                  <w:divBdr>
                    <w:top w:val="none" w:sz="0" w:space="0" w:color="auto"/>
                    <w:left w:val="none" w:sz="0" w:space="0" w:color="auto"/>
                    <w:bottom w:val="none" w:sz="0" w:space="0" w:color="auto"/>
                    <w:right w:val="none" w:sz="0" w:space="0" w:color="auto"/>
                  </w:divBdr>
                </w:div>
                <w:div w:id="20180206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7824">
      <w:marLeft w:val="0"/>
      <w:marRight w:val="0"/>
      <w:marTop w:val="0"/>
      <w:marBottom w:val="0"/>
      <w:divBdr>
        <w:top w:val="none" w:sz="0" w:space="0" w:color="auto"/>
        <w:left w:val="none" w:sz="0" w:space="0" w:color="auto"/>
        <w:bottom w:val="none" w:sz="0" w:space="0" w:color="auto"/>
        <w:right w:val="none" w:sz="0" w:space="0" w:color="auto"/>
      </w:divBdr>
      <w:divsChild>
        <w:div w:id="201799411">
          <w:marLeft w:val="75"/>
          <w:marRight w:val="75"/>
          <w:marTop w:val="75"/>
          <w:marBottom w:val="0"/>
          <w:divBdr>
            <w:top w:val="none" w:sz="0" w:space="0" w:color="auto"/>
            <w:left w:val="none" w:sz="0" w:space="0" w:color="auto"/>
            <w:bottom w:val="none" w:sz="0" w:space="0" w:color="auto"/>
            <w:right w:val="none" w:sz="0" w:space="0" w:color="auto"/>
          </w:divBdr>
          <w:divsChild>
            <w:div w:id="201799592">
              <w:marLeft w:val="0"/>
              <w:marRight w:val="0"/>
              <w:marTop w:val="60"/>
              <w:marBottom w:val="30"/>
              <w:divBdr>
                <w:top w:val="none" w:sz="0" w:space="0" w:color="auto"/>
                <w:left w:val="none" w:sz="0" w:space="0" w:color="auto"/>
                <w:bottom w:val="none" w:sz="0" w:space="0" w:color="auto"/>
                <w:right w:val="none" w:sz="0" w:space="0" w:color="auto"/>
              </w:divBdr>
            </w:div>
            <w:div w:id="201800364">
              <w:marLeft w:val="0"/>
              <w:marRight w:val="0"/>
              <w:marTop w:val="60"/>
              <w:marBottom w:val="30"/>
              <w:divBdr>
                <w:top w:val="none" w:sz="0" w:space="0" w:color="auto"/>
                <w:left w:val="none" w:sz="0" w:space="0" w:color="auto"/>
                <w:bottom w:val="none" w:sz="0" w:space="0" w:color="auto"/>
                <w:right w:val="none" w:sz="0" w:space="0" w:color="auto"/>
              </w:divBdr>
            </w:div>
            <w:div w:id="20180199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878">
      <w:marLeft w:val="0"/>
      <w:marRight w:val="0"/>
      <w:marTop w:val="0"/>
      <w:marBottom w:val="0"/>
      <w:divBdr>
        <w:top w:val="none" w:sz="0" w:space="0" w:color="auto"/>
        <w:left w:val="none" w:sz="0" w:space="0" w:color="auto"/>
        <w:bottom w:val="none" w:sz="0" w:space="0" w:color="auto"/>
        <w:right w:val="none" w:sz="0" w:space="0" w:color="auto"/>
      </w:divBdr>
      <w:divsChild>
        <w:div w:id="20179668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13">
              <w:marLeft w:val="75"/>
              <w:marRight w:val="75"/>
              <w:marTop w:val="75"/>
              <w:marBottom w:val="0"/>
              <w:divBdr>
                <w:top w:val="none" w:sz="0" w:space="0" w:color="auto"/>
                <w:left w:val="none" w:sz="0" w:space="0" w:color="auto"/>
                <w:bottom w:val="none" w:sz="0" w:space="0" w:color="auto"/>
                <w:right w:val="none" w:sz="0" w:space="0" w:color="auto"/>
              </w:divBdr>
              <w:divsChild>
                <w:div w:id="201798215">
                  <w:marLeft w:val="0"/>
                  <w:marRight w:val="0"/>
                  <w:marTop w:val="60"/>
                  <w:marBottom w:val="30"/>
                  <w:divBdr>
                    <w:top w:val="none" w:sz="0" w:space="0" w:color="auto"/>
                    <w:left w:val="none" w:sz="0" w:space="0" w:color="auto"/>
                    <w:bottom w:val="none" w:sz="0" w:space="0" w:color="auto"/>
                    <w:right w:val="none" w:sz="0" w:space="0" w:color="auto"/>
                  </w:divBdr>
                </w:div>
                <w:div w:id="201798892">
                  <w:marLeft w:val="0"/>
                  <w:marRight w:val="0"/>
                  <w:marTop w:val="60"/>
                  <w:marBottom w:val="30"/>
                  <w:divBdr>
                    <w:top w:val="none" w:sz="0" w:space="0" w:color="auto"/>
                    <w:left w:val="none" w:sz="0" w:space="0" w:color="auto"/>
                    <w:bottom w:val="none" w:sz="0" w:space="0" w:color="auto"/>
                    <w:right w:val="none" w:sz="0" w:space="0" w:color="auto"/>
                  </w:divBdr>
                </w:div>
                <w:div w:id="201802557">
                  <w:marLeft w:val="0"/>
                  <w:marRight w:val="0"/>
                  <w:marTop w:val="60"/>
                  <w:marBottom w:val="30"/>
                  <w:divBdr>
                    <w:top w:val="none" w:sz="0" w:space="0" w:color="auto"/>
                    <w:left w:val="none" w:sz="0" w:space="0" w:color="auto"/>
                    <w:bottom w:val="none" w:sz="0" w:space="0" w:color="auto"/>
                    <w:right w:val="none" w:sz="0" w:space="0" w:color="auto"/>
                  </w:divBdr>
                </w:div>
              </w:divsChild>
            </w:div>
            <w:div w:id="201801121">
              <w:marLeft w:val="0"/>
              <w:marRight w:val="0"/>
              <w:marTop w:val="0"/>
              <w:marBottom w:val="0"/>
              <w:divBdr>
                <w:top w:val="none" w:sz="0" w:space="0" w:color="auto"/>
                <w:left w:val="none" w:sz="0" w:space="0" w:color="auto"/>
                <w:bottom w:val="none" w:sz="0" w:space="0" w:color="auto"/>
                <w:right w:val="none" w:sz="0" w:space="0" w:color="auto"/>
              </w:divBdr>
              <w:divsChild>
                <w:div w:id="2017965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723">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84">
              <w:marLeft w:val="75"/>
              <w:marRight w:val="75"/>
              <w:marTop w:val="75"/>
              <w:marBottom w:val="0"/>
              <w:divBdr>
                <w:top w:val="none" w:sz="0" w:space="0" w:color="auto"/>
                <w:left w:val="none" w:sz="0" w:space="0" w:color="auto"/>
                <w:bottom w:val="none" w:sz="0" w:space="0" w:color="auto"/>
                <w:right w:val="none" w:sz="0" w:space="0" w:color="auto"/>
              </w:divBdr>
              <w:divsChild>
                <w:div w:id="201798975">
                  <w:marLeft w:val="0"/>
                  <w:marRight w:val="0"/>
                  <w:marTop w:val="60"/>
                  <w:marBottom w:val="30"/>
                  <w:divBdr>
                    <w:top w:val="none" w:sz="0" w:space="0" w:color="auto"/>
                    <w:left w:val="none" w:sz="0" w:space="0" w:color="auto"/>
                    <w:bottom w:val="none" w:sz="0" w:space="0" w:color="auto"/>
                    <w:right w:val="none" w:sz="0" w:space="0" w:color="auto"/>
                  </w:divBdr>
                </w:div>
                <w:div w:id="201802260">
                  <w:marLeft w:val="0"/>
                  <w:marRight w:val="0"/>
                  <w:marTop w:val="60"/>
                  <w:marBottom w:val="30"/>
                  <w:divBdr>
                    <w:top w:val="none" w:sz="0" w:space="0" w:color="auto"/>
                    <w:left w:val="none" w:sz="0" w:space="0" w:color="auto"/>
                    <w:bottom w:val="none" w:sz="0" w:space="0" w:color="auto"/>
                    <w:right w:val="none" w:sz="0" w:space="0" w:color="auto"/>
                  </w:divBdr>
                </w:div>
                <w:div w:id="20180290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14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09">
              <w:marLeft w:val="75"/>
              <w:marRight w:val="75"/>
              <w:marTop w:val="75"/>
              <w:marBottom w:val="0"/>
              <w:divBdr>
                <w:top w:val="none" w:sz="0" w:space="0" w:color="auto"/>
                <w:left w:val="none" w:sz="0" w:space="0" w:color="auto"/>
                <w:bottom w:val="none" w:sz="0" w:space="0" w:color="auto"/>
                <w:right w:val="none" w:sz="0" w:space="0" w:color="auto"/>
              </w:divBdr>
              <w:divsChild>
                <w:div w:id="201795139">
                  <w:marLeft w:val="0"/>
                  <w:marRight w:val="0"/>
                  <w:marTop w:val="60"/>
                  <w:marBottom w:val="30"/>
                  <w:divBdr>
                    <w:top w:val="none" w:sz="0" w:space="0" w:color="auto"/>
                    <w:left w:val="none" w:sz="0" w:space="0" w:color="auto"/>
                    <w:bottom w:val="none" w:sz="0" w:space="0" w:color="auto"/>
                    <w:right w:val="none" w:sz="0" w:space="0" w:color="auto"/>
                  </w:divBdr>
                </w:div>
                <w:div w:id="201798209">
                  <w:marLeft w:val="0"/>
                  <w:marRight w:val="0"/>
                  <w:marTop w:val="60"/>
                  <w:marBottom w:val="30"/>
                  <w:divBdr>
                    <w:top w:val="none" w:sz="0" w:space="0" w:color="auto"/>
                    <w:left w:val="none" w:sz="0" w:space="0" w:color="auto"/>
                    <w:bottom w:val="none" w:sz="0" w:space="0" w:color="auto"/>
                    <w:right w:val="none" w:sz="0" w:space="0" w:color="auto"/>
                  </w:divBdr>
                </w:div>
                <w:div w:id="201802775">
                  <w:marLeft w:val="0"/>
                  <w:marRight w:val="0"/>
                  <w:marTop w:val="60"/>
                  <w:marBottom w:val="30"/>
                  <w:divBdr>
                    <w:top w:val="none" w:sz="0" w:space="0" w:color="auto"/>
                    <w:left w:val="none" w:sz="0" w:space="0" w:color="auto"/>
                    <w:bottom w:val="none" w:sz="0" w:space="0" w:color="auto"/>
                    <w:right w:val="none" w:sz="0" w:space="0" w:color="auto"/>
                  </w:divBdr>
                </w:div>
              </w:divsChild>
            </w:div>
            <w:div w:id="201796407">
              <w:marLeft w:val="0"/>
              <w:marRight w:val="0"/>
              <w:marTop w:val="0"/>
              <w:marBottom w:val="0"/>
              <w:divBdr>
                <w:top w:val="none" w:sz="0" w:space="0" w:color="auto"/>
                <w:left w:val="none" w:sz="0" w:space="0" w:color="auto"/>
                <w:bottom w:val="none" w:sz="0" w:space="0" w:color="auto"/>
                <w:right w:val="none" w:sz="0" w:space="0" w:color="auto"/>
              </w:divBdr>
              <w:divsChild>
                <w:div w:id="20179895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12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08">
              <w:marLeft w:val="75"/>
              <w:marRight w:val="75"/>
              <w:marTop w:val="75"/>
              <w:marBottom w:val="0"/>
              <w:divBdr>
                <w:top w:val="none" w:sz="0" w:space="0" w:color="auto"/>
                <w:left w:val="none" w:sz="0" w:space="0" w:color="auto"/>
                <w:bottom w:val="none" w:sz="0" w:space="0" w:color="auto"/>
                <w:right w:val="none" w:sz="0" w:space="0" w:color="auto"/>
              </w:divBdr>
              <w:divsChild>
                <w:div w:id="201796344">
                  <w:marLeft w:val="0"/>
                  <w:marRight w:val="0"/>
                  <w:marTop w:val="60"/>
                  <w:marBottom w:val="30"/>
                  <w:divBdr>
                    <w:top w:val="none" w:sz="0" w:space="0" w:color="auto"/>
                    <w:left w:val="none" w:sz="0" w:space="0" w:color="auto"/>
                    <w:bottom w:val="none" w:sz="0" w:space="0" w:color="auto"/>
                    <w:right w:val="none" w:sz="0" w:space="0" w:color="auto"/>
                  </w:divBdr>
                </w:div>
                <w:div w:id="201799459">
                  <w:marLeft w:val="0"/>
                  <w:marRight w:val="0"/>
                  <w:marTop w:val="60"/>
                  <w:marBottom w:val="30"/>
                  <w:divBdr>
                    <w:top w:val="none" w:sz="0" w:space="0" w:color="auto"/>
                    <w:left w:val="none" w:sz="0" w:space="0" w:color="auto"/>
                    <w:bottom w:val="none" w:sz="0" w:space="0" w:color="auto"/>
                    <w:right w:val="none" w:sz="0" w:space="0" w:color="auto"/>
                  </w:divBdr>
                </w:div>
                <w:div w:id="201801438">
                  <w:marLeft w:val="0"/>
                  <w:marRight w:val="0"/>
                  <w:marTop w:val="60"/>
                  <w:marBottom w:val="30"/>
                  <w:divBdr>
                    <w:top w:val="none" w:sz="0" w:space="0" w:color="auto"/>
                    <w:left w:val="none" w:sz="0" w:space="0" w:color="auto"/>
                    <w:bottom w:val="none" w:sz="0" w:space="0" w:color="auto"/>
                    <w:right w:val="none" w:sz="0" w:space="0" w:color="auto"/>
                  </w:divBdr>
                </w:div>
              </w:divsChild>
            </w:div>
            <w:div w:id="201800632">
              <w:marLeft w:val="0"/>
              <w:marRight w:val="0"/>
              <w:marTop w:val="0"/>
              <w:marBottom w:val="0"/>
              <w:divBdr>
                <w:top w:val="none" w:sz="0" w:space="0" w:color="auto"/>
                <w:left w:val="none" w:sz="0" w:space="0" w:color="auto"/>
                <w:bottom w:val="none" w:sz="0" w:space="0" w:color="auto"/>
                <w:right w:val="none" w:sz="0" w:space="0" w:color="auto"/>
              </w:divBdr>
              <w:divsChild>
                <w:div w:id="2018018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08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68">
              <w:marLeft w:val="75"/>
              <w:marRight w:val="75"/>
              <w:marTop w:val="75"/>
              <w:marBottom w:val="0"/>
              <w:divBdr>
                <w:top w:val="none" w:sz="0" w:space="0" w:color="auto"/>
                <w:left w:val="none" w:sz="0" w:space="0" w:color="auto"/>
                <w:bottom w:val="none" w:sz="0" w:space="0" w:color="auto"/>
                <w:right w:val="none" w:sz="0" w:space="0" w:color="auto"/>
              </w:divBdr>
              <w:divsChild>
                <w:div w:id="201795660">
                  <w:marLeft w:val="0"/>
                  <w:marRight w:val="0"/>
                  <w:marTop w:val="60"/>
                  <w:marBottom w:val="30"/>
                  <w:divBdr>
                    <w:top w:val="none" w:sz="0" w:space="0" w:color="auto"/>
                    <w:left w:val="none" w:sz="0" w:space="0" w:color="auto"/>
                    <w:bottom w:val="none" w:sz="0" w:space="0" w:color="auto"/>
                    <w:right w:val="none" w:sz="0" w:space="0" w:color="auto"/>
                  </w:divBdr>
                </w:div>
                <w:div w:id="201800813">
                  <w:marLeft w:val="0"/>
                  <w:marRight w:val="0"/>
                  <w:marTop w:val="60"/>
                  <w:marBottom w:val="30"/>
                  <w:divBdr>
                    <w:top w:val="none" w:sz="0" w:space="0" w:color="auto"/>
                    <w:left w:val="none" w:sz="0" w:space="0" w:color="auto"/>
                    <w:bottom w:val="none" w:sz="0" w:space="0" w:color="auto"/>
                    <w:right w:val="none" w:sz="0" w:space="0" w:color="auto"/>
                  </w:divBdr>
                </w:div>
                <w:div w:id="201801827">
                  <w:marLeft w:val="0"/>
                  <w:marRight w:val="0"/>
                  <w:marTop w:val="60"/>
                  <w:marBottom w:val="30"/>
                  <w:divBdr>
                    <w:top w:val="none" w:sz="0" w:space="0" w:color="auto"/>
                    <w:left w:val="none" w:sz="0" w:space="0" w:color="auto"/>
                    <w:bottom w:val="none" w:sz="0" w:space="0" w:color="auto"/>
                    <w:right w:val="none" w:sz="0" w:space="0" w:color="auto"/>
                  </w:divBdr>
                </w:div>
              </w:divsChild>
            </w:div>
            <w:div w:id="201800716">
              <w:marLeft w:val="0"/>
              <w:marRight w:val="0"/>
              <w:marTop w:val="0"/>
              <w:marBottom w:val="0"/>
              <w:divBdr>
                <w:top w:val="none" w:sz="0" w:space="0" w:color="auto"/>
                <w:left w:val="none" w:sz="0" w:space="0" w:color="auto"/>
                <w:bottom w:val="none" w:sz="0" w:space="0" w:color="auto"/>
                <w:right w:val="none" w:sz="0" w:space="0" w:color="auto"/>
              </w:divBdr>
              <w:divsChild>
                <w:div w:id="20179907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482">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49">
              <w:marLeft w:val="0"/>
              <w:marRight w:val="0"/>
              <w:marTop w:val="0"/>
              <w:marBottom w:val="0"/>
              <w:divBdr>
                <w:top w:val="none" w:sz="0" w:space="0" w:color="auto"/>
                <w:left w:val="none" w:sz="0" w:space="0" w:color="auto"/>
                <w:bottom w:val="none" w:sz="0" w:space="0" w:color="auto"/>
                <w:right w:val="none" w:sz="0" w:space="0" w:color="auto"/>
              </w:divBdr>
              <w:divsChild>
                <w:div w:id="20179889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511">
              <w:marLeft w:val="75"/>
              <w:marRight w:val="75"/>
              <w:marTop w:val="75"/>
              <w:marBottom w:val="0"/>
              <w:divBdr>
                <w:top w:val="none" w:sz="0" w:space="0" w:color="auto"/>
                <w:left w:val="none" w:sz="0" w:space="0" w:color="auto"/>
                <w:bottom w:val="none" w:sz="0" w:space="0" w:color="auto"/>
                <w:right w:val="none" w:sz="0" w:space="0" w:color="auto"/>
              </w:divBdr>
              <w:divsChild>
                <w:div w:id="201799494">
                  <w:marLeft w:val="0"/>
                  <w:marRight w:val="0"/>
                  <w:marTop w:val="60"/>
                  <w:marBottom w:val="30"/>
                  <w:divBdr>
                    <w:top w:val="none" w:sz="0" w:space="0" w:color="auto"/>
                    <w:left w:val="none" w:sz="0" w:space="0" w:color="auto"/>
                    <w:bottom w:val="none" w:sz="0" w:space="0" w:color="auto"/>
                    <w:right w:val="none" w:sz="0" w:space="0" w:color="auto"/>
                  </w:divBdr>
                </w:div>
                <w:div w:id="201799848">
                  <w:marLeft w:val="0"/>
                  <w:marRight w:val="0"/>
                  <w:marTop w:val="60"/>
                  <w:marBottom w:val="30"/>
                  <w:divBdr>
                    <w:top w:val="none" w:sz="0" w:space="0" w:color="auto"/>
                    <w:left w:val="none" w:sz="0" w:space="0" w:color="auto"/>
                    <w:bottom w:val="none" w:sz="0" w:space="0" w:color="auto"/>
                    <w:right w:val="none" w:sz="0" w:space="0" w:color="auto"/>
                  </w:divBdr>
                </w:div>
                <w:div w:id="20179986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67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05">
              <w:marLeft w:val="75"/>
              <w:marRight w:val="75"/>
              <w:marTop w:val="75"/>
              <w:marBottom w:val="0"/>
              <w:divBdr>
                <w:top w:val="none" w:sz="0" w:space="0" w:color="auto"/>
                <w:left w:val="none" w:sz="0" w:space="0" w:color="auto"/>
                <w:bottom w:val="none" w:sz="0" w:space="0" w:color="auto"/>
                <w:right w:val="none" w:sz="0" w:space="0" w:color="auto"/>
              </w:divBdr>
              <w:divsChild>
                <w:div w:id="201795927">
                  <w:marLeft w:val="0"/>
                  <w:marRight w:val="0"/>
                  <w:marTop w:val="60"/>
                  <w:marBottom w:val="30"/>
                  <w:divBdr>
                    <w:top w:val="none" w:sz="0" w:space="0" w:color="auto"/>
                    <w:left w:val="none" w:sz="0" w:space="0" w:color="auto"/>
                    <w:bottom w:val="none" w:sz="0" w:space="0" w:color="auto"/>
                    <w:right w:val="none" w:sz="0" w:space="0" w:color="auto"/>
                  </w:divBdr>
                </w:div>
                <w:div w:id="201799239">
                  <w:marLeft w:val="0"/>
                  <w:marRight w:val="0"/>
                  <w:marTop w:val="60"/>
                  <w:marBottom w:val="30"/>
                  <w:divBdr>
                    <w:top w:val="none" w:sz="0" w:space="0" w:color="auto"/>
                    <w:left w:val="none" w:sz="0" w:space="0" w:color="auto"/>
                    <w:bottom w:val="none" w:sz="0" w:space="0" w:color="auto"/>
                    <w:right w:val="none" w:sz="0" w:space="0" w:color="auto"/>
                  </w:divBdr>
                </w:div>
                <w:div w:id="201801328">
                  <w:marLeft w:val="0"/>
                  <w:marRight w:val="0"/>
                  <w:marTop w:val="60"/>
                  <w:marBottom w:val="30"/>
                  <w:divBdr>
                    <w:top w:val="none" w:sz="0" w:space="0" w:color="auto"/>
                    <w:left w:val="none" w:sz="0" w:space="0" w:color="auto"/>
                    <w:bottom w:val="none" w:sz="0" w:space="0" w:color="auto"/>
                    <w:right w:val="none" w:sz="0" w:space="0" w:color="auto"/>
                  </w:divBdr>
                </w:div>
              </w:divsChild>
            </w:div>
            <w:div w:id="201797361">
              <w:marLeft w:val="0"/>
              <w:marRight w:val="0"/>
              <w:marTop w:val="0"/>
              <w:marBottom w:val="0"/>
              <w:divBdr>
                <w:top w:val="none" w:sz="0" w:space="0" w:color="auto"/>
                <w:left w:val="none" w:sz="0" w:space="0" w:color="auto"/>
                <w:bottom w:val="none" w:sz="0" w:space="0" w:color="auto"/>
                <w:right w:val="none" w:sz="0" w:space="0" w:color="auto"/>
              </w:divBdr>
              <w:divsChild>
                <w:div w:id="20179872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688">
          <w:marLeft w:val="0"/>
          <w:marRight w:val="0"/>
          <w:marTop w:val="75"/>
          <w:marBottom w:val="0"/>
          <w:divBdr>
            <w:top w:val="single" w:sz="6" w:space="4" w:color="A6C9E2"/>
            <w:left w:val="single" w:sz="6" w:space="4" w:color="A6C9E2"/>
            <w:bottom w:val="single" w:sz="6" w:space="4" w:color="A6C9E2"/>
            <w:right w:val="single" w:sz="6" w:space="4" w:color="A6C9E2"/>
          </w:divBdr>
          <w:divsChild>
            <w:div w:id="201800454">
              <w:marLeft w:val="75"/>
              <w:marRight w:val="75"/>
              <w:marTop w:val="75"/>
              <w:marBottom w:val="0"/>
              <w:divBdr>
                <w:top w:val="none" w:sz="0" w:space="0" w:color="auto"/>
                <w:left w:val="none" w:sz="0" w:space="0" w:color="auto"/>
                <w:bottom w:val="none" w:sz="0" w:space="0" w:color="auto"/>
                <w:right w:val="none" w:sz="0" w:space="0" w:color="auto"/>
              </w:divBdr>
              <w:divsChild>
                <w:div w:id="201798988">
                  <w:marLeft w:val="0"/>
                  <w:marRight w:val="0"/>
                  <w:marTop w:val="60"/>
                  <w:marBottom w:val="30"/>
                  <w:divBdr>
                    <w:top w:val="none" w:sz="0" w:space="0" w:color="auto"/>
                    <w:left w:val="none" w:sz="0" w:space="0" w:color="auto"/>
                    <w:bottom w:val="none" w:sz="0" w:space="0" w:color="auto"/>
                    <w:right w:val="none" w:sz="0" w:space="0" w:color="auto"/>
                  </w:divBdr>
                </w:div>
                <w:div w:id="201802192">
                  <w:marLeft w:val="0"/>
                  <w:marRight w:val="0"/>
                  <w:marTop w:val="60"/>
                  <w:marBottom w:val="30"/>
                  <w:divBdr>
                    <w:top w:val="none" w:sz="0" w:space="0" w:color="auto"/>
                    <w:left w:val="none" w:sz="0" w:space="0" w:color="auto"/>
                    <w:bottom w:val="none" w:sz="0" w:space="0" w:color="auto"/>
                    <w:right w:val="none" w:sz="0" w:space="0" w:color="auto"/>
                  </w:divBdr>
                </w:div>
                <w:div w:id="201802423">
                  <w:marLeft w:val="0"/>
                  <w:marRight w:val="0"/>
                  <w:marTop w:val="60"/>
                  <w:marBottom w:val="30"/>
                  <w:divBdr>
                    <w:top w:val="none" w:sz="0" w:space="0" w:color="auto"/>
                    <w:left w:val="none" w:sz="0" w:space="0" w:color="auto"/>
                    <w:bottom w:val="none" w:sz="0" w:space="0" w:color="auto"/>
                    <w:right w:val="none" w:sz="0" w:space="0" w:color="auto"/>
                  </w:divBdr>
                </w:div>
              </w:divsChild>
            </w:div>
            <w:div w:id="201802485">
              <w:marLeft w:val="0"/>
              <w:marRight w:val="0"/>
              <w:marTop w:val="0"/>
              <w:marBottom w:val="0"/>
              <w:divBdr>
                <w:top w:val="none" w:sz="0" w:space="0" w:color="auto"/>
                <w:left w:val="none" w:sz="0" w:space="0" w:color="auto"/>
                <w:bottom w:val="none" w:sz="0" w:space="0" w:color="auto"/>
                <w:right w:val="none" w:sz="0" w:space="0" w:color="auto"/>
              </w:divBdr>
              <w:divsChild>
                <w:div w:id="2017989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52">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58">
              <w:marLeft w:val="75"/>
              <w:marRight w:val="75"/>
              <w:marTop w:val="75"/>
              <w:marBottom w:val="0"/>
              <w:divBdr>
                <w:top w:val="none" w:sz="0" w:space="0" w:color="auto"/>
                <w:left w:val="none" w:sz="0" w:space="0" w:color="auto"/>
                <w:bottom w:val="none" w:sz="0" w:space="0" w:color="auto"/>
                <w:right w:val="none" w:sz="0" w:space="0" w:color="auto"/>
              </w:divBdr>
              <w:divsChild>
                <w:div w:id="201795424">
                  <w:marLeft w:val="0"/>
                  <w:marRight w:val="0"/>
                  <w:marTop w:val="60"/>
                  <w:marBottom w:val="30"/>
                  <w:divBdr>
                    <w:top w:val="none" w:sz="0" w:space="0" w:color="auto"/>
                    <w:left w:val="none" w:sz="0" w:space="0" w:color="auto"/>
                    <w:bottom w:val="none" w:sz="0" w:space="0" w:color="auto"/>
                    <w:right w:val="none" w:sz="0" w:space="0" w:color="auto"/>
                  </w:divBdr>
                </w:div>
                <w:div w:id="201798460">
                  <w:marLeft w:val="0"/>
                  <w:marRight w:val="0"/>
                  <w:marTop w:val="60"/>
                  <w:marBottom w:val="30"/>
                  <w:divBdr>
                    <w:top w:val="none" w:sz="0" w:space="0" w:color="auto"/>
                    <w:left w:val="none" w:sz="0" w:space="0" w:color="auto"/>
                    <w:bottom w:val="none" w:sz="0" w:space="0" w:color="auto"/>
                    <w:right w:val="none" w:sz="0" w:space="0" w:color="auto"/>
                  </w:divBdr>
                </w:div>
                <w:div w:id="201800677">
                  <w:marLeft w:val="0"/>
                  <w:marRight w:val="0"/>
                  <w:marTop w:val="60"/>
                  <w:marBottom w:val="30"/>
                  <w:divBdr>
                    <w:top w:val="none" w:sz="0" w:space="0" w:color="auto"/>
                    <w:left w:val="none" w:sz="0" w:space="0" w:color="auto"/>
                    <w:bottom w:val="none" w:sz="0" w:space="0" w:color="auto"/>
                    <w:right w:val="none" w:sz="0" w:space="0" w:color="auto"/>
                  </w:divBdr>
                </w:div>
              </w:divsChild>
            </w:div>
            <w:div w:id="201799830">
              <w:marLeft w:val="0"/>
              <w:marRight w:val="0"/>
              <w:marTop w:val="0"/>
              <w:marBottom w:val="0"/>
              <w:divBdr>
                <w:top w:val="none" w:sz="0" w:space="0" w:color="auto"/>
                <w:left w:val="none" w:sz="0" w:space="0" w:color="auto"/>
                <w:bottom w:val="none" w:sz="0" w:space="0" w:color="auto"/>
                <w:right w:val="none" w:sz="0" w:space="0" w:color="auto"/>
              </w:divBdr>
              <w:divsChild>
                <w:div w:id="20180062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6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50">
              <w:marLeft w:val="0"/>
              <w:marRight w:val="0"/>
              <w:marTop w:val="0"/>
              <w:marBottom w:val="0"/>
              <w:divBdr>
                <w:top w:val="none" w:sz="0" w:space="0" w:color="auto"/>
                <w:left w:val="none" w:sz="0" w:space="0" w:color="auto"/>
                <w:bottom w:val="none" w:sz="0" w:space="0" w:color="auto"/>
                <w:right w:val="none" w:sz="0" w:space="0" w:color="auto"/>
              </w:divBdr>
              <w:divsChild>
                <w:div w:id="20179981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055">
              <w:marLeft w:val="75"/>
              <w:marRight w:val="75"/>
              <w:marTop w:val="75"/>
              <w:marBottom w:val="0"/>
              <w:divBdr>
                <w:top w:val="none" w:sz="0" w:space="0" w:color="auto"/>
                <w:left w:val="none" w:sz="0" w:space="0" w:color="auto"/>
                <w:bottom w:val="none" w:sz="0" w:space="0" w:color="auto"/>
                <w:right w:val="none" w:sz="0" w:space="0" w:color="auto"/>
              </w:divBdr>
              <w:divsChild>
                <w:div w:id="201796975">
                  <w:marLeft w:val="0"/>
                  <w:marRight w:val="0"/>
                  <w:marTop w:val="60"/>
                  <w:marBottom w:val="30"/>
                  <w:divBdr>
                    <w:top w:val="none" w:sz="0" w:space="0" w:color="auto"/>
                    <w:left w:val="none" w:sz="0" w:space="0" w:color="auto"/>
                    <w:bottom w:val="none" w:sz="0" w:space="0" w:color="auto"/>
                    <w:right w:val="none" w:sz="0" w:space="0" w:color="auto"/>
                  </w:divBdr>
                </w:div>
                <w:div w:id="201797197">
                  <w:marLeft w:val="0"/>
                  <w:marRight w:val="0"/>
                  <w:marTop w:val="60"/>
                  <w:marBottom w:val="30"/>
                  <w:divBdr>
                    <w:top w:val="none" w:sz="0" w:space="0" w:color="auto"/>
                    <w:left w:val="none" w:sz="0" w:space="0" w:color="auto"/>
                    <w:bottom w:val="none" w:sz="0" w:space="0" w:color="auto"/>
                    <w:right w:val="none" w:sz="0" w:space="0" w:color="auto"/>
                  </w:divBdr>
                </w:div>
                <w:div w:id="20179832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83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77">
              <w:marLeft w:val="75"/>
              <w:marRight w:val="75"/>
              <w:marTop w:val="75"/>
              <w:marBottom w:val="0"/>
              <w:divBdr>
                <w:top w:val="none" w:sz="0" w:space="0" w:color="auto"/>
                <w:left w:val="none" w:sz="0" w:space="0" w:color="auto"/>
                <w:bottom w:val="none" w:sz="0" w:space="0" w:color="auto"/>
                <w:right w:val="none" w:sz="0" w:space="0" w:color="auto"/>
              </w:divBdr>
              <w:divsChild>
                <w:div w:id="201795117">
                  <w:marLeft w:val="0"/>
                  <w:marRight w:val="0"/>
                  <w:marTop w:val="60"/>
                  <w:marBottom w:val="30"/>
                  <w:divBdr>
                    <w:top w:val="none" w:sz="0" w:space="0" w:color="auto"/>
                    <w:left w:val="none" w:sz="0" w:space="0" w:color="auto"/>
                    <w:bottom w:val="none" w:sz="0" w:space="0" w:color="auto"/>
                    <w:right w:val="none" w:sz="0" w:space="0" w:color="auto"/>
                  </w:divBdr>
                </w:div>
                <w:div w:id="201795242">
                  <w:marLeft w:val="0"/>
                  <w:marRight w:val="0"/>
                  <w:marTop w:val="60"/>
                  <w:marBottom w:val="30"/>
                  <w:divBdr>
                    <w:top w:val="none" w:sz="0" w:space="0" w:color="auto"/>
                    <w:left w:val="none" w:sz="0" w:space="0" w:color="auto"/>
                    <w:bottom w:val="none" w:sz="0" w:space="0" w:color="auto"/>
                    <w:right w:val="none" w:sz="0" w:space="0" w:color="auto"/>
                  </w:divBdr>
                </w:div>
                <w:div w:id="201795858">
                  <w:marLeft w:val="0"/>
                  <w:marRight w:val="0"/>
                  <w:marTop w:val="60"/>
                  <w:marBottom w:val="30"/>
                  <w:divBdr>
                    <w:top w:val="none" w:sz="0" w:space="0" w:color="auto"/>
                    <w:left w:val="none" w:sz="0" w:space="0" w:color="auto"/>
                    <w:bottom w:val="none" w:sz="0" w:space="0" w:color="auto"/>
                    <w:right w:val="none" w:sz="0" w:space="0" w:color="auto"/>
                  </w:divBdr>
                </w:div>
              </w:divsChild>
            </w:div>
            <w:div w:id="201796894">
              <w:marLeft w:val="0"/>
              <w:marRight w:val="0"/>
              <w:marTop w:val="0"/>
              <w:marBottom w:val="0"/>
              <w:divBdr>
                <w:top w:val="none" w:sz="0" w:space="0" w:color="auto"/>
                <w:left w:val="none" w:sz="0" w:space="0" w:color="auto"/>
                <w:bottom w:val="none" w:sz="0" w:space="0" w:color="auto"/>
                <w:right w:val="none" w:sz="0" w:space="0" w:color="auto"/>
              </w:divBdr>
              <w:divsChild>
                <w:div w:id="20180211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43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24">
              <w:marLeft w:val="75"/>
              <w:marRight w:val="75"/>
              <w:marTop w:val="75"/>
              <w:marBottom w:val="0"/>
              <w:divBdr>
                <w:top w:val="none" w:sz="0" w:space="0" w:color="auto"/>
                <w:left w:val="none" w:sz="0" w:space="0" w:color="auto"/>
                <w:bottom w:val="none" w:sz="0" w:space="0" w:color="auto"/>
                <w:right w:val="none" w:sz="0" w:space="0" w:color="auto"/>
              </w:divBdr>
              <w:divsChild>
                <w:div w:id="201796154">
                  <w:marLeft w:val="0"/>
                  <w:marRight w:val="0"/>
                  <w:marTop w:val="60"/>
                  <w:marBottom w:val="30"/>
                  <w:divBdr>
                    <w:top w:val="none" w:sz="0" w:space="0" w:color="auto"/>
                    <w:left w:val="none" w:sz="0" w:space="0" w:color="auto"/>
                    <w:bottom w:val="none" w:sz="0" w:space="0" w:color="auto"/>
                    <w:right w:val="none" w:sz="0" w:space="0" w:color="auto"/>
                  </w:divBdr>
                </w:div>
                <w:div w:id="201796342">
                  <w:marLeft w:val="0"/>
                  <w:marRight w:val="0"/>
                  <w:marTop w:val="60"/>
                  <w:marBottom w:val="30"/>
                  <w:divBdr>
                    <w:top w:val="none" w:sz="0" w:space="0" w:color="auto"/>
                    <w:left w:val="none" w:sz="0" w:space="0" w:color="auto"/>
                    <w:bottom w:val="none" w:sz="0" w:space="0" w:color="auto"/>
                    <w:right w:val="none" w:sz="0" w:space="0" w:color="auto"/>
                  </w:divBdr>
                </w:div>
                <w:div w:id="201798950">
                  <w:marLeft w:val="0"/>
                  <w:marRight w:val="0"/>
                  <w:marTop w:val="60"/>
                  <w:marBottom w:val="30"/>
                  <w:divBdr>
                    <w:top w:val="none" w:sz="0" w:space="0" w:color="auto"/>
                    <w:left w:val="none" w:sz="0" w:space="0" w:color="auto"/>
                    <w:bottom w:val="none" w:sz="0" w:space="0" w:color="auto"/>
                    <w:right w:val="none" w:sz="0" w:space="0" w:color="auto"/>
                  </w:divBdr>
                </w:div>
              </w:divsChild>
            </w:div>
            <w:div w:id="201798984">
              <w:marLeft w:val="0"/>
              <w:marRight w:val="0"/>
              <w:marTop w:val="0"/>
              <w:marBottom w:val="0"/>
              <w:divBdr>
                <w:top w:val="none" w:sz="0" w:space="0" w:color="auto"/>
                <w:left w:val="none" w:sz="0" w:space="0" w:color="auto"/>
                <w:bottom w:val="none" w:sz="0" w:space="0" w:color="auto"/>
                <w:right w:val="none" w:sz="0" w:space="0" w:color="auto"/>
              </w:divBdr>
              <w:divsChild>
                <w:div w:id="20180139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586">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87">
              <w:marLeft w:val="75"/>
              <w:marRight w:val="75"/>
              <w:marTop w:val="75"/>
              <w:marBottom w:val="0"/>
              <w:divBdr>
                <w:top w:val="none" w:sz="0" w:space="0" w:color="auto"/>
                <w:left w:val="none" w:sz="0" w:space="0" w:color="auto"/>
                <w:bottom w:val="none" w:sz="0" w:space="0" w:color="auto"/>
                <w:right w:val="none" w:sz="0" w:space="0" w:color="auto"/>
              </w:divBdr>
              <w:divsChild>
                <w:div w:id="201795460">
                  <w:marLeft w:val="0"/>
                  <w:marRight w:val="0"/>
                  <w:marTop w:val="60"/>
                  <w:marBottom w:val="30"/>
                  <w:divBdr>
                    <w:top w:val="none" w:sz="0" w:space="0" w:color="auto"/>
                    <w:left w:val="none" w:sz="0" w:space="0" w:color="auto"/>
                    <w:bottom w:val="none" w:sz="0" w:space="0" w:color="auto"/>
                    <w:right w:val="none" w:sz="0" w:space="0" w:color="auto"/>
                  </w:divBdr>
                </w:div>
                <w:div w:id="201795956">
                  <w:marLeft w:val="0"/>
                  <w:marRight w:val="0"/>
                  <w:marTop w:val="60"/>
                  <w:marBottom w:val="30"/>
                  <w:divBdr>
                    <w:top w:val="none" w:sz="0" w:space="0" w:color="auto"/>
                    <w:left w:val="none" w:sz="0" w:space="0" w:color="auto"/>
                    <w:bottom w:val="none" w:sz="0" w:space="0" w:color="auto"/>
                    <w:right w:val="none" w:sz="0" w:space="0" w:color="auto"/>
                  </w:divBdr>
                </w:div>
                <w:div w:id="201796670">
                  <w:marLeft w:val="0"/>
                  <w:marRight w:val="0"/>
                  <w:marTop w:val="60"/>
                  <w:marBottom w:val="30"/>
                  <w:divBdr>
                    <w:top w:val="none" w:sz="0" w:space="0" w:color="auto"/>
                    <w:left w:val="none" w:sz="0" w:space="0" w:color="auto"/>
                    <w:bottom w:val="none" w:sz="0" w:space="0" w:color="auto"/>
                    <w:right w:val="none" w:sz="0" w:space="0" w:color="auto"/>
                  </w:divBdr>
                </w:div>
              </w:divsChild>
            </w:div>
            <w:div w:id="201800010">
              <w:marLeft w:val="0"/>
              <w:marRight w:val="0"/>
              <w:marTop w:val="0"/>
              <w:marBottom w:val="0"/>
              <w:divBdr>
                <w:top w:val="none" w:sz="0" w:space="0" w:color="auto"/>
                <w:left w:val="none" w:sz="0" w:space="0" w:color="auto"/>
                <w:bottom w:val="none" w:sz="0" w:space="0" w:color="auto"/>
                <w:right w:val="none" w:sz="0" w:space="0" w:color="auto"/>
              </w:divBdr>
              <w:divsChild>
                <w:div w:id="20180309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95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83">
              <w:marLeft w:val="75"/>
              <w:marRight w:val="75"/>
              <w:marTop w:val="75"/>
              <w:marBottom w:val="0"/>
              <w:divBdr>
                <w:top w:val="none" w:sz="0" w:space="0" w:color="auto"/>
                <w:left w:val="none" w:sz="0" w:space="0" w:color="auto"/>
                <w:bottom w:val="none" w:sz="0" w:space="0" w:color="auto"/>
                <w:right w:val="none" w:sz="0" w:space="0" w:color="auto"/>
              </w:divBdr>
              <w:divsChild>
                <w:div w:id="201797159">
                  <w:marLeft w:val="0"/>
                  <w:marRight w:val="0"/>
                  <w:marTop w:val="60"/>
                  <w:marBottom w:val="30"/>
                  <w:divBdr>
                    <w:top w:val="none" w:sz="0" w:space="0" w:color="auto"/>
                    <w:left w:val="none" w:sz="0" w:space="0" w:color="auto"/>
                    <w:bottom w:val="none" w:sz="0" w:space="0" w:color="auto"/>
                    <w:right w:val="none" w:sz="0" w:space="0" w:color="auto"/>
                  </w:divBdr>
                </w:div>
                <w:div w:id="201797931">
                  <w:marLeft w:val="0"/>
                  <w:marRight w:val="0"/>
                  <w:marTop w:val="60"/>
                  <w:marBottom w:val="30"/>
                  <w:divBdr>
                    <w:top w:val="none" w:sz="0" w:space="0" w:color="auto"/>
                    <w:left w:val="none" w:sz="0" w:space="0" w:color="auto"/>
                    <w:bottom w:val="none" w:sz="0" w:space="0" w:color="auto"/>
                    <w:right w:val="none" w:sz="0" w:space="0" w:color="auto"/>
                  </w:divBdr>
                </w:div>
                <w:div w:id="201798656">
                  <w:marLeft w:val="0"/>
                  <w:marRight w:val="0"/>
                  <w:marTop w:val="60"/>
                  <w:marBottom w:val="30"/>
                  <w:divBdr>
                    <w:top w:val="none" w:sz="0" w:space="0" w:color="auto"/>
                    <w:left w:val="none" w:sz="0" w:space="0" w:color="auto"/>
                    <w:bottom w:val="none" w:sz="0" w:space="0" w:color="auto"/>
                    <w:right w:val="none" w:sz="0" w:space="0" w:color="auto"/>
                  </w:divBdr>
                </w:div>
              </w:divsChild>
            </w:div>
            <w:div w:id="201800583">
              <w:marLeft w:val="0"/>
              <w:marRight w:val="0"/>
              <w:marTop w:val="0"/>
              <w:marBottom w:val="0"/>
              <w:divBdr>
                <w:top w:val="none" w:sz="0" w:space="0" w:color="auto"/>
                <w:left w:val="none" w:sz="0" w:space="0" w:color="auto"/>
                <w:bottom w:val="none" w:sz="0" w:space="0" w:color="auto"/>
                <w:right w:val="none" w:sz="0" w:space="0" w:color="auto"/>
              </w:divBdr>
              <w:divsChild>
                <w:div w:id="2017966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8003">
      <w:marLeft w:val="0"/>
      <w:marRight w:val="0"/>
      <w:marTop w:val="0"/>
      <w:marBottom w:val="0"/>
      <w:divBdr>
        <w:top w:val="none" w:sz="0" w:space="0" w:color="auto"/>
        <w:left w:val="none" w:sz="0" w:space="0" w:color="auto"/>
        <w:bottom w:val="none" w:sz="0" w:space="0" w:color="auto"/>
        <w:right w:val="none" w:sz="0" w:space="0" w:color="auto"/>
      </w:divBdr>
      <w:divsChild>
        <w:div w:id="201803188">
          <w:marLeft w:val="75"/>
          <w:marRight w:val="75"/>
          <w:marTop w:val="75"/>
          <w:marBottom w:val="0"/>
          <w:divBdr>
            <w:top w:val="none" w:sz="0" w:space="0" w:color="auto"/>
            <w:left w:val="none" w:sz="0" w:space="0" w:color="auto"/>
            <w:bottom w:val="none" w:sz="0" w:space="0" w:color="auto"/>
            <w:right w:val="none" w:sz="0" w:space="0" w:color="auto"/>
          </w:divBdr>
          <w:divsChild>
            <w:div w:id="201795787">
              <w:marLeft w:val="0"/>
              <w:marRight w:val="0"/>
              <w:marTop w:val="60"/>
              <w:marBottom w:val="30"/>
              <w:divBdr>
                <w:top w:val="none" w:sz="0" w:space="0" w:color="auto"/>
                <w:left w:val="none" w:sz="0" w:space="0" w:color="auto"/>
                <w:bottom w:val="none" w:sz="0" w:space="0" w:color="auto"/>
                <w:right w:val="none" w:sz="0" w:space="0" w:color="auto"/>
              </w:divBdr>
            </w:div>
            <w:div w:id="201799376">
              <w:marLeft w:val="0"/>
              <w:marRight w:val="0"/>
              <w:marTop w:val="60"/>
              <w:marBottom w:val="30"/>
              <w:divBdr>
                <w:top w:val="none" w:sz="0" w:space="0" w:color="auto"/>
                <w:left w:val="none" w:sz="0" w:space="0" w:color="auto"/>
                <w:bottom w:val="none" w:sz="0" w:space="0" w:color="auto"/>
                <w:right w:val="none" w:sz="0" w:space="0" w:color="auto"/>
              </w:divBdr>
            </w:div>
            <w:div w:id="20180006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041">
      <w:marLeft w:val="0"/>
      <w:marRight w:val="0"/>
      <w:marTop w:val="0"/>
      <w:marBottom w:val="0"/>
      <w:divBdr>
        <w:top w:val="none" w:sz="0" w:space="0" w:color="auto"/>
        <w:left w:val="none" w:sz="0" w:space="0" w:color="auto"/>
        <w:bottom w:val="none" w:sz="0" w:space="0" w:color="auto"/>
        <w:right w:val="none" w:sz="0" w:space="0" w:color="auto"/>
      </w:divBdr>
      <w:divsChild>
        <w:div w:id="201795948">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52">
              <w:marLeft w:val="0"/>
              <w:marRight w:val="0"/>
              <w:marTop w:val="0"/>
              <w:marBottom w:val="0"/>
              <w:divBdr>
                <w:top w:val="none" w:sz="0" w:space="0" w:color="auto"/>
                <w:left w:val="none" w:sz="0" w:space="0" w:color="auto"/>
                <w:bottom w:val="none" w:sz="0" w:space="0" w:color="auto"/>
                <w:right w:val="none" w:sz="0" w:space="0" w:color="auto"/>
              </w:divBdr>
              <w:divsChild>
                <w:div w:id="20180116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23">
              <w:marLeft w:val="75"/>
              <w:marRight w:val="75"/>
              <w:marTop w:val="75"/>
              <w:marBottom w:val="0"/>
              <w:divBdr>
                <w:top w:val="none" w:sz="0" w:space="0" w:color="auto"/>
                <w:left w:val="none" w:sz="0" w:space="0" w:color="auto"/>
                <w:bottom w:val="none" w:sz="0" w:space="0" w:color="auto"/>
                <w:right w:val="none" w:sz="0" w:space="0" w:color="auto"/>
              </w:divBdr>
              <w:divsChild>
                <w:div w:id="201797631">
                  <w:marLeft w:val="0"/>
                  <w:marRight w:val="0"/>
                  <w:marTop w:val="60"/>
                  <w:marBottom w:val="30"/>
                  <w:divBdr>
                    <w:top w:val="none" w:sz="0" w:space="0" w:color="auto"/>
                    <w:left w:val="none" w:sz="0" w:space="0" w:color="auto"/>
                    <w:bottom w:val="none" w:sz="0" w:space="0" w:color="auto"/>
                    <w:right w:val="none" w:sz="0" w:space="0" w:color="auto"/>
                  </w:divBdr>
                </w:div>
                <w:div w:id="201802000">
                  <w:marLeft w:val="0"/>
                  <w:marRight w:val="0"/>
                  <w:marTop w:val="60"/>
                  <w:marBottom w:val="30"/>
                  <w:divBdr>
                    <w:top w:val="none" w:sz="0" w:space="0" w:color="auto"/>
                    <w:left w:val="none" w:sz="0" w:space="0" w:color="auto"/>
                    <w:bottom w:val="none" w:sz="0" w:space="0" w:color="auto"/>
                    <w:right w:val="none" w:sz="0" w:space="0" w:color="auto"/>
                  </w:divBdr>
                </w:div>
                <w:div w:id="20180300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13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57">
              <w:marLeft w:val="75"/>
              <w:marRight w:val="75"/>
              <w:marTop w:val="75"/>
              <w:marBottom w:val="0"/>
              <w:divBdr>
                <w:top w:val="none" w:sz="0" w:space="0" w:color="auto"/>
                <w:left w:val="none" w:sz="0" w:space="0" w:color="auto"/>
                <w:bottom w:val="none" w:sz="0" w:space="0" w:color="auto"/>
                <w:right w:val="none" w:sz="0" w:space="0" w:color="auto"/>
              </w:divBdr>
              <w:divsChild>
                <w:div w:id="201798743">
                  <w:marLeft w:val="0"/>
                  <w:marRight w:val="0"/>
                  <w:marTop w:val="60"/>
                  <w:marBottom w:val="30"/>
                  <w:divBdr>
                    <w:top w:val="none" w:sz="0" w:space="0" w:color="auto"/>
                    <w:left w:val="none" w:sz="0" w:space="0" w:color="auto"/>
                    <w:bottom w:val="none" w:sz="0" w:space="0" w:color="auto"/>
                    <w:right w:val="none" w:sz="0" w:space="0" w:color="auto"/>
                  </w:divBdr>
                </w:div>
                <w:div w:id="201802590">
                  <w:marLeft w:val="0"/>
                  <w:marRight w:val="0"/>
                  <w:marTop w:val="60"/>
                  <w:marBottom w:val="30"/>
                  <w:divBdr>
                    <w:top w:val="none" w:sz="0" w:space="0" w:color="auto"/>
                    <w:left w:val="none" w:sz="0" w:space="0" w:color="auto"/>
                    <w:bottom w:val="none" w:sz="0" w:space="0" w:color="auto"/>
                    <w:right w:val="none" w:sz="0" w:space="0" w:color="auto"/>
                  </w:divBdr>
                </w:div>
                <w:div w:id="201803005">
                  <w:marLeft w:val="0"/>
                  <w:marRight w:val="0"/>
                  <w:marTop w:val="60"/>
                  <w:marBottom w:val="30"/>
                  <w:divBdr>
                    <w:top w:val="none" w:sz="0" w:space="0" w:color="auto"/>
                    <w:left w:val="none" w:sz="0" w:space="0" w:color="auto"/>
                    <w:bottom w:val="none" w:sz="0" w:space="0" w:color="auto"/>
                    <w:right w:val="none" w:sz="0" w:space="0" w:color="auto"/>
                  </w:divBdr>
                </w:div>
              </w:divsChild>
            </w:div>
            <w:div w:id="201802576">
              <w:marLeft w:val="0"/>
              <w:marRight w:val="0"/>
              <w:marTop w:val="0"/>
              <w:marBottom w:val="0"/>
              <w:divBdr>
                <w:top w:val="none" w:sz="0" w:space="0" w:color="auto"/>
                <w:left w:val="none" w:sz="0" w:space="0" w:color="auto"/>
                <w:bottom w:val="none" w:sz="0" w:space="0" w:color="auto"/>
                <w:right w:val="none" w:sz="0" w:space="0" w:color="auto"/>
              </w:divBdr>
              <w:divsChild>
                <w:div w:id="20180282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53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26">
              <w:marLeft w:val="0"/>
              <w:marRight w:val="0"/>
              <w:marTop w:val="0"/>
              <w:marBottom w:val="0"/>
              <w:divBdr>
                <w:top w:val="none" w:sz="0" w:space="0" w:color="auto"/>
                <w:left w:val="none" w:sz="0" w:space="0" w:color="auto"/>
                <w:bottom w:val="none" w:sz="0" w:space="0" w:color="auto"/>
                <w:right w:val="none" w:sz="0" w:space="0" w:color="auto"/>
              </w:divBdr>
              <w:divsChild>
                <w:div w:id="20180225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826">
              <w:marLeft w:val="75"/>
              <w:marRight w:val="75"/>
              <w:marTop w:val="75"/>
              <w:marBottom w:val="0"/>
              <w:divBdr>
                <w:top w:val="none" w:sz="0" w:space="0" w:color="auto"/>
                <w:left w:val="none" w:sz="0" w:space="0" w:color="auto"/>
                <w:bottom w:val="none" w:sz="0" w:space="0" w:color="auto"/>
                <w:right w:val="none" w:sz="0" w:space="0" w:color="auto"/>
              </w:divBdr>
              <w:divsChild>
                <w:div w:id="201797086">
                  <w:marLeft w:val="0"/>
                  <w:marRight w:val="0"/>
                  <w:marTop w:val="60"/>
                  <w:marBottom w:val="30"/>
                  <w:divBdr>
                    <w:top w:val="none" w:sz="0" w:space="0" w:color="auto"/>
                    <w:left w:val="none" w:sz="0" w:space="0" w:color="auto"/>
                    <w:bottom w:val="none" w:sz="0" w:space="0" w:color="auto"/>
                    <w:right w:val="none" w:sz="0" w:space="0" w:color="auto"/>
                  </w:divBdr>
                </w:div>
                <w:div w:id="201800093">
                  <w:marLeft w:val="0"/>
                  <w:marRight w:val="0"/>
                  <w:marTop w:val="60"/>
                  <w:marBottom w:val="30"/>
                  <w:divBdr>
                    <w:top w:val="none" w:sz="0" w:space="0" w:color="auto"/>
                    <w:left w:val="none" w:sz="0" w:space="0" w:color="auto"/>
                    <w:bottom w:val="none" w:sz="0" w:space="0" w:color="auto"/>
                    <w:right w:val="none" w:sz="0" w:space="0" w:color="auto"/>
                  </w:divBdr>
                </w:div>
                <w:div w:id="20180167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1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86">
              <w:marLeft w:val="0"/>
              <w:marRight w:val="0"/>
              <w:marTop w:val="0"/>
              <w:marBottom w:val="0"/>
              <w:divBdr>
                <w:top w:val="none" w:sz="0" w:space="0" w:color="auto"/>
                <w:left w:val="none" w:sz="0" w:space="0" w:color="auto"/>
                <w:bottom w:val="none" w:sz="0" w:space="0" w:color="auto"/>
                <w:right w:val="none" w:sz="0" w:space="0" w:color="auto"/>
              </w:divBdr>
              <w:divsChild>
                <w:div w:id="20179959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266">
              <w:marLeft w:val="75"/>
              <w:marRight w:val="75"/>
              <w:marTop w:val="75"/>
              <w:marBottom w:val="0"/>
              <w:divBdr>
                <w:top w:val="none" w:sz="0" w:space="0" w:color="auto"/>
                <w:left w:val="none" w:sz="0" w:space="0" w:color="auto"/>
                <w:bottom w:val="none" w:sz="0" w:space="0" w:color="auto"/>
                <w:right w:val="none" w:sz="0" w:space="0" w:color="auto"/>
              </w:divBdr>
              <w:divsChild>
                <w:div w:id="201796453">
                  <w:marLeft w:val="0"/>
                  <w:marRight w:val="0"/>
                  <w:marTop w:val="60"/>
                  <w:marBottom w:val="30"/>
                  <w:divBdr>
                    <w:top w:val="none" w:sz="0" w:space="0" w:color="auto"/>
                    <w:left w:val="none" w:sz="0" w:space="0" w:color="auto"/>
                    <w:bottom w:val="none" w:sz="0" w:space="0" w:color="auto"/>
                    <w:right w:val="none" w:sz="0" w:space="0" w:color="auto"/>
                  </w:divBdr>
                </w:div>
                <w:div w:id="201796528">
                  <w:marLeft w:val="0"/>
                  <w:marRight w:val="0"/>
                  <w:marTop w:val="60"/>
                  <w:marBottom w:val="30"/>
                  <w:divBdr>
                    <w:top w:val="none" w:sz="0" w:space="0" w:color="auto"/>
                    <w:left w:val="none" w:sz="0" w:space="0" w:color="auto"/>
                    <w:bottom w:val="none" w:sz="0" w:space="0" w:color="auto"/>
                    <w:right w:val="none" w:sz="0" w:space="0" w:color="auto"/>
                  </w:divBdr>
                </w:div>
                <w:div w:id="20179963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525">
          <w:marLeft w:val="0"/>
          <w:marRight w:val="0"/>
          <w:marTop w:val="75"/>
          <w:marBottom w:val="0"/>
          <w:divBdr>
            <w:top w:val="single" w:sz="6" w:space="4" w:color="A6C9E2"/>
            <w:left w:val="single" w:sz="6" w:space="4" w:color="A6C9E2"/>
            <w:bottom w:val="single" w:sz="6" w:space="4" w:color="A6C9E2"/>
            <w:right w:val="single" w:sz="6" w:space="4" w:color="A6C9E2"/>
          </w:divBdr>
          <w:divsChild>
            <w:div w:id="201802803">
              <w:marLeft w:val="75"/>
              <w:marRight w:val="75"/>
              <w:marTop w:val="75"/>
              <w:marBottom w:val="0"/>
              <w:divBdr>
                <w:top w:val="none" w:sz="0" w:space="0" w:color="auto"/>
                <w:left w:val="none" w:sz="0" w:space="0" w:color="auto"/>
                <w:bottom w:val="none" w:sz="0" w:space="0" w:color="auto"/>
                <w:right w:val="none" w:sz="0" w:space="0" w:color="auto"/>
              </w:divBdr>
              <w:divsChild>
                <w:div w:id="201796924">
                  <w:marLeft w:val="0"/>
                  <w:marRight w:val="0"/>
                  <w:marTop w:val="60"/>
                  <w:marBottom w:val="30"/>
                  <w:divBdr>
                    <w:top w:val="none" w:sz="0" w:space="0" w:color="auto"/>
                    <w:left w:val="none" w:sz="0" w:space="0" w:color="auto"/>
                    <w:bottom w:val="none" w:sz="0" w:space="0" w:color="auto"/>
                    <w:right w:val="none" w:sz="0" w:space="0" w:color="auto"/>
                  </w:divBdr>
                </w:div>
                <w:div w:id="201801975">
                  <w:marLeft w:val="0"/>
                  <w:marRight w:val="0"/>
                  <w:marTop w:val="60"/>
                  <w:marBottom w:val="30"/>
                  <w:divBdr>
                    <w:top w:val="none" w:sz="0" w:space="0" w:color="auto"/>
                    <w:left w:val="none" w:sz="0" w:space="0" w:color="auto"/>
                    <w:bottom w:val="none" w:sz="0" w:space="0" w:color="auto"/>
                    <w:right w:val="none" w:sz="0" w:space="0" w:color="auto"/>
                  </w:divBdr>
                </w:div>
                <w:div w:id="20180312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89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19">
              <w:marLeft w:val="75"/>
              <w:marRight w:val="75"/>
              <w:marTop w:val="75"/>
              <w:marBottom w:val="0"/>
              <w:divBdr>
                <w:top w:val="none" w:sz="0" w:space="0" w:color="auto"/>
                <w:left w:val="none" w:sz="0" w:space="0" w:color="auto"/>
                <w:bottom w:val="none" w:sz="0" w:space="0" w:color="auto"/>
                <w:right w:val="none" w:sz="0" w:space="0" w:color="auto"/>
              </w:divBdr>
              <w:divsChild>
                <w:div w:id="201795330">
                  <w:marLeft w:val="0"/>
                  <w:marRight w:val="0"/>
                  <w:marTop w:val="60"/>
                  <w:marBottom w:val="30"/>
                  <w:divBdr>
                    <w:top w:val="none" w:sz="0" w:space="0" w:color="auto"/>
                    <w:left w:val="none" w:sz="0" w:space="0" w:color="auto"/>
                    <w:bottom w:val="none" w:sz="0" w:space="0" w:color="auto"/>
                    <w:right w:val="none" w:sz="0" w:space="0" w:color="auto"/>
                  </w:divBdr>
                </w:div>
                <w:div w:id="201799845">
                  <w:marLeft w:val="0"/>
                  <w:marRight w:val="0"/>
                  <w:marTop w:val="60"/>
                  <w:marBottom w:val="30"/>
                  <w:divBdr>
                    <w:top w:val="none" w:sz="0" w:space="0" w:color="auto"/>
                    <w:left w:val="none" w:sz="0" w:space="0" w:color="auto"/>
                    <w:bottom w:val="none" w:sz="0" w:space="0" w:color="auto"/>
                    <w:right w:val="none" w:sz="0" w:space="0" w:color="auto"/>
                  </w:divBdr>
                </w:div>
                <w:div w:id="201803187">
                  <w:marLeft w:val="0"/>
                  <w:marRight w:val="0"/>
                  <w:marTop w:val="60"/>
                  <w:marBottom w:val="30"/>
                  <w:divBdr>
                    <w:top w:val="none" w:sz="0" w:space="0" w:color="auto"/>
                    <w:left w:val="none" w:sz="0" w:space="0" w:color="auto"/>
                    <w:bottom w:val="none" w:sz="0" w:space="0" w:color="auto"/>
                    <w:right w:val="none" w:sz="0" w:space="0" w:color="auto"/>
                  </w:divBdr>
                </w:div>
              </w:divsChild>
            </w:div>
            <w:div w:id="201801648">
              <w:marLeft w:val="0"/>
              <w:marRight w:val="0"/>
              <w:marTop w:val="0"/>
              <w:marBottom w:val="0"/>
              <w:divBdr>
                <w:top w:val="none" w:sz="0" w:space="0" w:color="auto"/>
                <w:left w:val="none" w:sz="0" w:space="0" w:color="auto"/>
                <w:bottom w:val="none" w:sz="0" w:space="0" w:color="auto"/>
                <w:right w:val="none" w:sz="0" w:space="0" w:color="auto"/>
              </w:divBdr>
              <w:divsChild>
                <w:div w:id="20179667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79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64">
              <w:marLeft w:val="0"/>
              <w:marRight w:val="0"/>
              <w:marTop w:val="0"/>
              <w:marBottom w:val="0"/>
              <w:divBdr>
                <w:top w:val="none" w:sz="0" w:space="0" w:color="auto"/>
                <w:left w:val="none" w:sz="0" w:space="0" w:color="auto"/>
                <w:bottom w:val="none" w:sz="0" w:space="0" w:color="auto"/>
                <w:right w:val="none" w:sz="0" w:space="0" w:color="auto"/>
              </w:divBdr>
              <w:divsChild>
                <w:div w:id="20180250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619">
              <w:marLeft w:val="75"/>
              <w:marRight w:val="75"/>
              <w:marTop w:val="75"/>
              <w:marBottom w:val="0"/>
              <w:divBdr>
                <w:top w:val="none" w:sz="0" w:space="0" w:color="auto"/>
                <w:left w:val="none" w:sz="0" w:space="0" w:color="auto"/>
                <w:bottom w:val="none" w:sz="0" w:space="0" w:color="auto"/>
                <w:right w:val="none" w:sz="0" w:space="0" w:color="auto"/>
              </w:divBdr>
              <w:divsChild>
                <w:div w:id="201799956">
                  <w:marLeft w:val="0"/>
                  <w:marRight w:val="0"/>
                  <w:marTop w:val="60"/>
                  <w:marBottom w:val="30"/>
                  <w:divBdr>
                    <w:top w:val="none" w:sz="0" w:space="0" w:color="auto"/>
                    <w:left w:val="none" w:sz="0" w:space="0" w:color="auto"/>
                    <w:bottom w:val="none" w:sz="0" w:space="0" w:color="auto"/>
                    <w:right w:val="none" w:sz="0" w:space="0" w:color="auto"/>
                  </w:divBdr>
                </w:div>
                <w:div w:id="201800260">
                  <w:marLeft w:val="0"/>
                  <w:marRight w:val="0"/>
                  <w:marTop w:val="60"/>
                  <w:marBottom w:val="30"/>
                  <w:divBdr>
                    <w:top w:val="none" w:sz="0" w:space="0" w:color="auto"/>
                    <w:left w:val="none" w:sz="0" w:space="0" w:color="auto"/>
                    <w:bottom w:val="none" w:sz="0" w:space="0" w:color="auto"/>
                    <w:right w:val="none" w:sz="0" w:space="0" w:color="auto"/>
                  </w:divBdr>
                </w:div>
                <w:div w:id="20180047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502">
          <w:marLeft w:val="0"/>
          <w:marRight w:val="0"/>
          <w:marTop w:val="75"/>
          <w:marBottom w:val="0"/>
          <w:divBdr>
            <w:top w:val="single" w:sz="6" w:space="4" w:color="A6C9E2"/>
            <w:left w:val="single" w:sz="6" w:space="4" w:color="A6C9E2"/>
            <w:bottom w:val="single" w:sz="6" w:space="4" w:color="A6C9E2"/>
            <w:right w:val="single" w:sz="6" w:space="4" w:color="A6C9E2"/>
          </w:divBdr>
          <w:divsChild>
            <w:div w:id="201799792">
              <w:marLeft w:val="75"/>
              <w:marRight w:val="75"/>
              <w:marTop w:val="75"/>
              <w:marBottom w:val="0"/>
              <w:divBdr>
                <w:top w:val="none" w:sz="0" w:space="0" w:color="auto"/>
                <w:left w:val="none" w:sz="0" w:space="0" w:color="auto"/>
                <w:bottom w:val="none" w:sz="0" w:space="0" w:color="auto"/>
                <w:right w:val="none" w:sz="0" w:space="0" w:color="auto"/>
              </w:divBdr>
              <w:divsChild>
                <w:div w:id="201795121">
                  <w:marLeft w:val="0"/>
                  <w:marRight w:val="0"/>
                  <w:marTop w:val="60"/>
                  <w:marBottom w:val="30"/>
                  <w:divBdr>
                    <w:top w:val="none" w:sz="0" w:space="0" w:color="auto"/>
                    <w:left w:val="none" w:sz="0" w:space="0" w:color="auto"/>
                    <w:bottom w:val="none" w:sz="0" w:space="0" w:color="auto"/>
                    <w:right w:val="none" w:sz="0" w:space="0" w:color="auto"/>
                  </w:divBdr>
                </w:div>
                <w:div w:id="201796714">
                  <w:marLeft w:val="0"/>
                  <w:marRight w:val="0"/>
                  <w:marTop w:val="60"/>
                  <w:marBottom w:val="30"/>
                  <w:divBdr>
                    <w:top w:val="none" w:sz="0" w:space="0" w:color="auto"/>
                    <w:left w:val="none" w:sz="0" w:space="0" w:color="auto"/>
                    <w:bottom w:val="none" w:sz="0" w:space="0" w:color="auto"/>
                    <w:right w:val="none" w:sz="0" w:space="0" w:color="auto"/>
                  </w:divBdr>
                </w:div>
                <w:div w:id="201798123">
                  <w:marLeft w:val="0"/>
                  <w:marRight w:val="0"/>
                  <w:marTop w:val="60"/>
                  <w:marBottom w:val="30"/>
                  <w:divBdr>
                    <w:top w:val="none" w:sz="0" w:space="0" w:color="auto"/>
                    <w:left w:val="none" w:sz="0" w:space="0" w:color="auto"/>
                    <w:bottom w:val="none" w:sz="0" w:space="0" w:color="auto"/>
                    <w:right w:val="none" w:sz="0" w:space="0" w:color="auto"/>
                  </w:divBdr>
                </w:div>
              </w:divsChild>
            </w:div>
            <w:div w:id="201802887">
              <w:marLeft w:val="0"/>
              <w:marRight w:val="0"/>
              <w:marTop w:val="0"/>
              <w:marBottom w:val="0"/>
              <w:divBdr>
                <w:top w:val="none" w:sz="0" w:space="0" w:color="auto"/>
                <w:left w:val="none" w:sz="0" w:space="0" w:color="auto"/>
                <w:bottom w:val="none" w:sz="0" w:space="0" w:color="auto"/>
                <w:right w:val="none" w:sz="0" w:space="0" w:color="auto"/>
              </w:divBdr>
              <w:divsChild>
                <w:div w:id="20180134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962">
          <w:marLeft w:val="0"/>
          <w:marRight w:val="0"/>
          <w:marTop w:val="75"/>
          <w:marBottom w:val="0"/>
          <w:divBdr>
            <w:top w:val="single" w:sz="6" w:space="4" w:color="A6C9E2"/>
            <w:left w:val="single" w:sz="6" w:space="4" w:color="A6C9E2"/>
            <w:bottom w:val="single" w:sz="6" w:space="4" w:color="A6C9E2"/>
            <w:right w:val="single" w:sz="6" w:space="4" w:color="A6C9E2"/>
          </w:divBdr>
          <w:divsChild>
            <w:div w:id="201800469">
              <w:marLeft w:val="75"/>
              <w:marRight w:val="75"/>
              <w:marTop w:val="75"/>
              <w:marBottom w:val="0"/>
              <w:divBdr>
                <w:top w:val="none" w:sz="0" w:space="0" w:color="auto"/>
                <w:left w:val="none" w:sz="0" w:space="0" w:color="auto"/>
                <w:bottom w:val="none" w:sz="0" w:space="0" w:color="auto"/>
                <w:right w:val="none" w:sz="0" w:space="0" w:color="auto"/>
              </w:divBdr>
              <w:divsChild>
                <w:div w:id="201799060">
                  <w:marLeft w:val="0"/>
                  <w:marRight w:val="0"/>
                  <w:marTop w:val="60"/>
                  <w:marBottom w:val="30"/>
                  <w:divBdr>
                    <w:top w:val="none" w:sz="0" w:space="0" w:color="auto"/>
                    <w:left w:val="none" w:sz="0" w:space="0" w:color="auto"/>
                    <w:bottom w:val="none" w:sz="0" w:space="0" w:color="auto"/>
                    <w:right w:val="none" w:sz="0" w:space="0" w:color="auto"/>
                  </w:divBdr>
                </w:div>
                <w:div w:id="201802519">
                  <w:marLeft w:val="0"/>
                  <w:marRight w:val="0"/>
                  <w:marTop w:val="60"/>
                  <w:marBottom w:val="30"/>
                  <w:divBdr>
                    <w:top w:val="none" w:sz="0" w:space="0" w:color="auto"/>
                    <w:left w:val="none" w:sz="0" w:space="0" w:color="auto"/>
                    <w:bottom w:val="none" w:sz="0" w:space="0" w:color="auto"/>
                    <w:right w:val="none" w:sz="0" w:space="0" w:color="auto"/>
                  </w:divBdr>
                </w:div>
                <w:div w:id="201803090">
                  <w:marLeft w:val="0"/>
                  <w:marRight w:val="0"/>
                  <w:marTop w:val="60"/>
                  <w:marBottom w:val="30"/>
                  <w:divBdr>
                    <w:top w:val="none" w:sz="0" w:space="0" w:color="auto"/>
                    <w:left w:val="none" w:sz="0" w:space="0" w:color="auto"/>
                    <w:bottom w:val="none" w:sz="0" w:space="0" w:color="auto"/>
                    <w:right w:val="none" w:sz="0" w:space="0" w:color="auto"/>
                  </w:divBdr>
                </w:div>
              </w:divsChild>
            </w:div>
            <w:div w:id="201802383">
              <w:marLeft w:val="0"/>
              <w:marRight w:val="0"/>
              <w:marTop w:val="0"/>
              <w:marBottom w:val="0"/>
              <w:divBdr>
                <w:top w:val="none" w:sz="0" w:space="0" w:color="auto"/>
                <w:left w:val="none" w:sz="0" w:space="0" w:color="auto"/>
                <w:bottom w:val="none" w:sz="0" w:space="0" w:color="auto"/>
                <w:right w:val="none" w:sz="0" w:space="0" w:color="auto"/>
              </w:divBdr>
              <w:divsChild>
                <w:div w:id="20180145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9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62">
              <w:marLeft w:val="75"/>
              <w:marRight w:val="75"/>
              <w:marTop w:val="75"/>
              <w:marBottom w:val="0"/>
              <w:divBdr>
                <w:top w:val="none" w:sz="0" w:space="0" w:color="auto"/>
                <w:left w:val="none" w:sz="0" w:space="0" w:color="auto"/>
                <w:bottom w:val="none" w:sz="0" w:space="0" w:color="auto"/>
                <w:right w:val="none" w:sz="0" w:space="0" w:color="auto"/>
              </w:divBdr>
              <w:divsChild>
                <w:div w:id="201797516">
                  <w:marLeft w:val="0"/>
                  <w:marRight w:val="0"/>
                  <w:marTop w:val="60"/>
                  <w:marBottom w:val="30"/>
                  <w:divBdr>
                    <w:top w:val="none" w:sz="0" w:space="0" w:color="auto"/>
                    <w:left w:val="none" w:sz="0" w:space="0" w:color="auto"/>
                    <w:bottom w:val="none" w:sz="0" w:space="0" w:color="auto"/>
                    <w:right w:val="none" w:sz="0" w:space="0" w:color="auto"/>
                  </w:divBdr>
                </w:div>
                <w:div w:id="201799400">
                  <w:marLeft w:val="0"/>
                  <w:marRight w:val="0"/>
                  <w:marTop w:val="60"/>
                  <w:marBottom w:val="30"/>
                  <w:divBdr>
                    <w:top w:val="none" w:sz="0" w:space="0" w:color="auto"/>
                    <w:left w:val="none" w:sz="0" w:space="0" w:color="auto"/>
                    <w:bottom w:val="none" w:sz="0" w:space="0" w:color="auto"/>
                    <w:right w:val="none" w:sz="0" w:space="0" w:color="auto"/>
                  </w:divBdr>
                </w:div>
                <w:div w:id="201801582">
                  <w:marLeft w:val="0"/>
                  <w:marRight w:val="0"/>
                  <w:marTop w:val="60"/>
                  <w:marBottom w:val="30"/>
                  <w:divBdr>
                    <w:top w:val="none" w:sz="0" w:space="0" w:color="auto"/>
                    <w:left w:val="none" w:sz="0" w:space="0" w:color="auto"/>
                    <w:bottom w:val="none" w:sz="0" w:space="0" w:color="auto"/>
                    <w:right w:val="none" w:sz="0" w:space="0" w:color="auto"/>
                  </w:divBdr>
                </w:div>
              </w:divsChild>
            </w:div>
            <w:div w:id="201796865">
              <w:marLeft w:val="0"/>
              <w:marRight w:val="0"/>
              <w:marTop w:val="0"/>
              <w:marBottom w:val="0"/>
              <w:divBdr>
                <w:top w:val="none" w:sz="0" w:space="0" w:color="auto"/>
                <w:left w:val="none" w:sz="0" w:space="0" w:color="auto"/>
                <w:bottom w:val="none" w:sz="0" w:space="0" w:color="auto"/>
                <w:right w:val="none" w:sz="0" w:space="0" w:color="auto"/>
              </w:divBdr>
              <w:divsChild>
                <w:div w:id="20180126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3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80">
              <w:marLeft w:val="0"/>
              <w:marRight w:val="0"/>
              <w:marTop w:val="0"/>
              <w:marBottom w:val="0"/>
              <w:divBdr>
                <w:top w:val="none" w:sz="0" w:space="0" w:color="auto"/>
                <w:left w:val="none" w:sz="0" w:space="0" w:color="auto"/>
                <w:bottom w:val="none" w:sz="0" w:space="0" w:color="auto"/>
                <w:right w:val="none" w:sz="0" w:space="0" w:color="auto"/>
              </w:divBdr>
              <w:divsChild>
                <w:div w:id="20179604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23">
              <w:marLeft w:val="75"/>
              <w:marRight w:val="75"/>
              <w:marTop w:val="75"/>
              <w:marBottom w:val="0"/>
              <w:divBdr>
                <w:top w:val="none" w:sz="0" w:space="0" w:color="auto"/>
                <w:left w:val="none" w:sz="0" w:space="0" w:color="auto"/>
                <w:bottom w:val="none" w:sz="0" w:space="0" w:color="auto"/>
                <w:right w:val="none" w:sz="0" w:space="0" w:color="auto"/>
              </w:divBdr>
              <w:divsChild>
                <w:div w:id="201796076">
                  <w:marLeft w:val="0"/>
                  <w:marRight w:val="0"/>
                  <w:marTop w:val="60"/>
                  <w:marBottom w:val="30"/>
                  <w:divBdr>
                    <w:top w:val="none" w:sz="0" w:space="0" w:color="auto"/>
                    <w:left w:val="none" w:sz="0" w:space="0" w:color="auto"/>
                    <w:bottom w:val="none" w:sz="0" w:space="0" w:color="auto"/>
                    <w:right w:val="none" w:sz="0" w:space="0" w:color="auto"/>
                  </w:divBdr>
                </w:div>
                <w:div w:id="201799814">
                  <w:marLeft w:val="0"/>
                  <w:marRight w:val="0"/>
                  <w:marTop w:val="60"/>
                  <w:marBottom w:val="30"/>
                  <w:divBdr>
                    <w:top w:val="none" w:sz="0" w:space="0" w:color="auto"/>
                    <w:left w:val="none" w:sz="0" w:space="0" w:color="auto"/>
                    <w:bottom w:val="none" w:sz="0" w:space="0" w:color="auto"/>
                    <w:right w:val="none" w:sz="0" w:space="0" w:color="auto"/>
                  </w:divBdr>
                </w:div>
                <w:div w:id="20180221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2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57">
              <w:marLeft w:val="75"/>
              <w:marRight w:val="75"/>
              <w:marTop w:val="75"/>
              <w:marBottom w:val="0"/>
              <w:divBdr>
                <w:top w:val="none" w:sz="0" w:space="0" w:color="auto"/>
                <w:left w:val="none" w:sz="0" w:space="0" w:color="auto"/>
                <w:bottom w:val="none" w:sz="0" w:space="0" w:color="auto"/>
                <w:right w:val="none" w:sz="0" w:space="0" w:color="auto"/>
              </w:divBdr>
              <w:divsChild>
                <w:div w:id="201798339">
                  <w:marLeft w:val="0"/>
                  <w:marRight w:val="0"/>
                  <w:marTop w:val="60"/>
                  <w:marBottom w:val="30"/>
                  <w:divBdr>
                    <w:top w:val="none" w:sz="0" w:space="0" w:color="auto"/>
                    <w:left w:val="none" w:sz="0" w:space="0" w:color="auto"/>
                    <w:bottom w:val="none" w:sz="0" w:space="0" w:color="auto"/>
                    <w:right w:val="none" w:sz="0" w:space="0" w:color="auto"/>
                  </w:divBdr>
                </w:div>
                <w:div w:id="201800654">
                  <w:marLeft w:val="0"/>
                  <w:marRight w:val="0"/>
                  <w:marTop w:val="60"/>
                  <w:marBottom w:val="30"/>
                  <w:divBdr>
                    <w:top w:val="none" w:sz="0" w:space="0" w:color="auto"/>
                    <w:left w:val="none" w:sz="0" w:space="0" w:color="auto"/>
                    <w:bottom w:val="none" w:sz="0" w:space="0" w:color="auto"/>
                    <w:right w:val="none" w:sz="0" w:space="0" w:color="auto"/>
                  </w:divBdr>
                </w:div>
                <w:div w:id="201802805">
                  <w:marLeft w:val="0"/>
                  <w:marRight w:val="0"/>
                  <w:marTop w:val="60"/>
                  <w:marBottom w:val="30"/>
                  <w:divBdr>
                    <w:top w:val="none" w:sz="0" w:space="0" w:color="auto"/>
                    <w:left w:val="none" w:sz="0" w:space="0" w:color="auto"/>
                    <w:bottom w:val="none" w:sz="0" w:space="0" w:color="auto"/>
                    <w:right w:val="none" w:sz="0" w:space="0" w:color="auto"/>
                  </w:divBdr>
                </w:div>
              </w:divsChild>
            </w:div>
            <w:div w:id="201798948">
              <w:marLeft w:val="0"/>
              <w:marRight w:val="0"/>
              <w:marTop w:val="0"/>
              <w:marBottom w:val="0"/>
              <w:divBdr>
                <w:top w:val="none" w:sz="0" w:space="0" w:color="auto"/>
                <w:left w:val="none" w:sz="0" w:space="0" w:color="auto"/>
                <w:bottom w:val="none" w:sz="0" w:space="0" w:color="auto"/>
                <w:right w:val="none" w:sz="0" w:space="0" w:color="auto"/>
              </w:divBdr>
              <w:divsChild>
                <w:div w:id="20179882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33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51">
              <w:marLeft w:val="75"/>
              <w:marRight w:val="75"/>
              <w:marTop w:val="75"/>
              <w:marBottom w:val="0"/>
              <w:divBdr>
                <w:top w:val="none" w:sz="0" w:space="0" w:color="auto"/>
                <w:left w:val="none" w:sz="0" w:space="0" w:color="auto"/>
                <w:bottom w:val="none" w:sz="0" w:space="0" w:color="auto"/>
                <w:right w:val="none" w:sz="0" w:space="0" w:color="auto"/>
              </w:divBdr>
              <w:divsChild>
                <w:div w:id="201798131">
                  <w:marLeft w:val="0"/>
                  <w:marRight w:val="0"/>
                  <w:marTop w:val="60"/>
                  <w:marBottom w:val="30"/>
                  <w:divBdr>
                    <w:top w:val="none" w:sz="0" w:space="0" w:color="auto"/>
                    <w:left w:val="none" w:sz="0" w:space="0" w:color="auto"/>
                    <w:bottom w:val="none" w:sz="0" w:space="0" w:color="auto"/>
                    <w:right w:val="none" w:sz="0" w:space="0" w:color="auto"/>
                  </w:divBdr>
                </w:div>
                <w:div w:id="201799201">
                  <w:marLeft w:val="0"/>
                  <w:marRight w:val="0"/>
                  <w:marTop w:val="60"/>
                  <w:marBottom w:val="30"/>
                  <w:divBdr>
                    <w:top w:val="none" w:sz="0" w:space="0" w:color="auto"/>
                    <w:left w:val="none" w:sz="0" w:space="0" w:color="auto"/>
                    <w:bottom w:val="none" w:sz="0" w:space="0" w:color="auto"/>
                    <w:right w:val="none" w:sz="0" w:space="0" w:color="auto"/>
                  </w:divBdr>
                </w:div>
                <w:div w:id="201799839">
                  <w:marLeft w:val="0"/>
                  <w:marRight w:val="0"/>
                  <w:marTop w:val="60"/>
                  <w:marBottom w:val="30"/>
                  <w:divBdr>
                    <w:top w:val="none" w:sz="0" w:space="0" w:color="auto"/>
                    <w:left w:val="none" w:sz="0" w:space="0" w:color="auto"/>
                    <w:bottom w:val="none" w:sz="0" w:space="0" w:color="auto"/>
                    <w:right w:val="none" w:sz="0" w:space="0" w:color="auto"/>
                  </w:divBdr>
                </w:div>
              </w:divsChild>
            </w:div>
            <w:div w:id="201802048">
              <w:marLeft w:val="0"/>
              <w:marRight w:val="0"/>
              <w:marTop w:val="0"/>
              <w:marBottom w:val="0"/>
              <w:divBdr>
                <w:top w:val="none" w:sz="0" w:space="0" w:color="auto"/>
                <w:left w:val="none" w:sz="0" w:space="0" w:color="auto"/>
                <w:bottom w:val="none" w:sz="0" w:space="0" w:color="auto"/>
                <w:right w:val="none" w:sz="0" w:space="0" w:color="auto"/>
              </w:divBdr>
              <w:divsChild>
                <w:div w:id="20179675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93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65">
              <w:marLeft w:val="75"/>
              <w:marRight w:val="75"/>
              <w:marTop w:val="75"/>
              <w:marBottom w:val="0"/>
              <w:divBdr>
                <w:top w:val="none" w:sz="0" w:space="0" w:color="auto"/>
                <w:left w:val="none" w:sz="0" w:space="0" w:color="auto"/>
                <w:bottom w:val="none" w:sz="0" w:space="0" w:color="auto"/>
                <w:right w:val="none" w:sz="0" w:space="0" w:color="auto"/>
              </w:divBdr>
              <w:divsChild>
                <w:div w:id="201800541">
                  <w:marLeft w:val="0"/>
                  <w:marRight w:val="0"/>
                  <w:marTop w:val="60"/>
                  <w:marBottom w:val="30"/>
                  <w:divBdr>
                    <w:top w:val="none" w:sz="0" w:space="0" w:color="auto"/>
                    <w:left w:val="none" w:sz="0" w:space="0" w:color="auto"/>
                    <w:bottom w:val="none" w:sz="0" w:space="0" w:color="auto"/>
                    <w:right w:val="none" w:sz="0" w:space="0" w:color="auto"/>
                  </w:divBdr>
                </w:div>
                <w:div w:id="201802092">
                  <w:marLeft w:val="0"/>
                  <w:marRight w:val="0"/>
                  <w:marTop w:val="60"/>
                  <w:marBottom w:val="30"/>
                  <w:divBdr>
                    <w:top w:val="none" w:sz="0" w:space="0" w:color="auto"/>
                    <w:left w:val="none" w:sz="0" w:space="0" w:color="auto"/>
                    <w:bottom w:val="none" w:sz="0" w:space="0" w:color="auto"/>
                    <w:right w:val="none" w:sz="0" w:space="0" w:color="auto"/>
                  </w:divBdr>
                </w:div>
                <w:div w:id="201802159">
                  <w:marLeft w:val="0"/>
                  <w:marRight w:val="0"/>
                  <w:marTop w:val="60"/>
                  <w:marBottom w:val="30"/>
                  <w:divBdr>
                    <w:top w:val="none" w:sz="0" w:space="0" w:color="auto"/>
                    <w:left w:val="none" w:sz="0" w:space="0" w:color="auto"/>
                    <w:bottom w:val="none" w:sz="0" w:space="0" w:color="auto"/>
                    <w:right w:val="none" w:sz="0" w:space="0" w:color="auto"/>
                  </w:divBdr>
                </w:div>
              </w:divsChild>
            </w:div>
            <w:div w:id="201797225">
              <w:marLeft w:val="0"/>
              <w:marRight w:val="0"/>
              <w:marTop w:val="0"/>
              <w:marBottom w:val="0"/>
              <w:divBdr>
                <w:top w:val="none" w:sz="0" w:space="0" w:color="auto"/>
                <w:left w:val="none" w:sz="0" w:space="0" w:color="auto"/>
                <w:bottom w:val="none" w:sz="0" w:space="0" w:color="auto"/>
                <w:right w:val="none" w:sz="0" w:space="0" w:color="auto"/>
              </w:divBdr>
              <w:divsChild>
                <w:div w:id="2018012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8050">
      <w:marLeft w:val="0"/>
      <w:marRight w:val="0"/>
      <w:marTop w:val="0"/>
      <w:marBottom w:val="0"/>
      <w:divBdr>
        <w:top w:val="none" w:sz="0" w:space="0" w:color="auto"/>
        <w:left w:val="none" w:sz="0" w:space="0" w:color="auto"/>
        <w:bottom w:val="none" w:sz="0" w:space="0" w:color="auto"/>
        <w:right w:val="none" w:sz="0" w:space="0" w:color="auto"/>
      </w:divBdr>
      <w:divsChild>
        <w:div w:id="201795296">
          <w:marLeft w:val="75"/>
          <w:marRight w:val="75"/>
          <w:marTop w:val="75"/>
          <w:marBottom w:val="0"/>
          <w:divBdr>
            <w:top w:val="none" w:sz="0" w:space="0" w:color="auto"/>
            <w:left w:val="none" w:sz="0" w:space="0" w:color="auto"/>
            <w:bottom w:val="none" w:sz="0" w:space="0" w:color="auto"/>
            <w:right w:val="none" w:sz="0" w:space="0" w:color="auto"/>
          </w:divBdr>
          <w:divsChild>
            <w:div w:id="201796825">
              <w:marLeft w:val="0"/>
              <w:marRight w:val="0"/>
              <w:marTop w:val="60"/>
              <w:marBottom w:val="30"/>
              <w:divBdr>
                <w:top w:val="none" w:sz="0" w:space="0" w:color="auto"/>
                <w:left w:val="none" w:sz="0" w:space="0" w:color="auto"/>
                <w:bottom w:val="none" w:sz="0" w:space="0" w:color="auto"/>
                <w:right w:val="none" w:sz="0" w:space="0" w:color="auto"/>
              </w:divBdr>
            </w:div>
            <w:div w:id="201801620">
              <w:marLeft w:val="0"/>
              <w:marRight w:val="0"/>
              <w:marTop w:val="60"/>
              <w:marBottom w:val="30"/>
              <w:divBdr>
                <w:top w:val="none" w:sz="0" w:space="0" w:color="auto"/>
                <w:left w:val="none" w:sz="0" w:space="0" w:color="auto"/>
                <w:bottom w:val="none" w:sz="0" w:space="0" w:color="auto"/>
                <w:right w:val="none" w:sz="0" w:space="0" w:color="auto"/>
              </w:divBdr>
            </w:div>
            <w:div w:id="20180191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093">
      <w:marLeft w:val="0"/>
      <w:marRight w:val="0"/>
      <w:marTop w:val="0"/>
      <w:marBottom w:val="0"/>
      <w:divBdr>
        <w:top w:val="none" w:sz="0" w:space="0" w:color="auto"/>
        <w:left w:val="none" w:sz="0" w:space="0" w:color="auto"/>
        <w:bottom w:val="none" w:sz="0" w:space="0" w:color="auto"/>
        <w:right w:val="none" w:sz="0" w:space="0" w:color="auto"/>
      </w:divBdr>
      <w:divsChild>
        <w:div w:id="20179511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98">
              <w:marLeft w:val="75"/>
              <w:marRight w:val="75"/>
              <w:marTop w:val="75"/>
              <w:marBottom w:val="0"/>
              <w:divBdr>
                <w:top w:val="none" w:sz="0" w:space="0" w:color="auto"/>
                <w:left w:val="none" w:sz="0" w:space="0" w:color="auto"/>
                <w:bottom w:val="none" w:sz="0" w:space="0" w:color="auto"/>
                <w:right w:val="none" w:sz="0" w:space="0" w:color="auto"/>
              </w:divBdr>
              <w:divsChild>
                <w:div w:id="201797608">
                  <w:marLeft w:val="0"/>
                  <w:marRight w:val="0"/>
                  <w:marTop w:val="60"/>
                  <w:marBottom w:val="30"/>
                  <w:divBdr>
                    <w:top w:val="none" w:sz="0" w:space="0" w:color="auto"/>
                    <w:left w:val="none" w:sz="0" w:space="0" w:color="auto"/>
                    <w:bottom w:val="none" w:sz="0" w:space="0" w:color="auto"/>
                    <w:right w:val="none" w:sz="0" w:space="0" w:color="auto"/>
                  </w:divBdr>
                </w:div>
                <w:div w:id="201797990">
                  <w:marLeft w:val="0"/>
                  <w:marRight w:val="0"/>
                  <w:marTop w:val="60"/>
                  <w:marBottom w:val="30"/>
                  <w:divBdr>
                    <w:top w:val="none" w:sz="0" w:space="0" w:color="auto"/>
                    <w:left w:val="none" w:sz="0" w:space="0" w:color="auto"/>
                    <w:bottom w:val="none" w:sz="0" w:space="0" w:color="auto"/>
                    <w:right w:val="none" w:sz="0" w:space="0" w:color="auto"/>
                  </w:divBdr>
                </w:div>
                <w:div w:id="201799570">
                  <w:marLeft w:val="0"/>
                  <w:marRight w:val="0"/>
                  <w:marTop w:val="60"/>
                  <w:marBottom w:val="30"/>
                  <w:divBdr>
                    <w:top w:val="none" w:sz="0" w:space="0" w:color="auto"/>
                    <w:left w:val="none" w:sz="0" w:space="0" w:color="auto"/>
                    <w:bottom w:val="none" w:sz="0" w:space="0" w:color="auto"/>
                    <w:right w:val="none" w:sz="0" w:space="0" w:color="auto"/>
                  </w:divBdr>
                </w:div>
              </w:divsChild>
            </w:div>
            <w:div w:id="201800903">
              <w:marLeft w:val="0"/>
              <w:marRight w:val="0"/>
              <w:marTop w:val="0"/>
              <w:marBottom w:val="0"/>
              <w:divBdr>
                <w:top w:val="none" w:sz="0" w:space="0" w:color="auto"/>
                <w:left w:val="none" w:sz="0" w:space="0" w:color="auto"/>
                <w:bottom w:val="none" w:sz="0" w:space="0" w:color="auto"/>
                <w:right w:val="none" w:sz="0" w:space="0" w:color="auto"/>
              </w:divBdr>
              <w:divsChild>
                <w:div w:id="20179733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80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56">
              <w:marLeft w:val="0"/>
              <w:marRight w:val="0"/>
              <w:marTop w:val="0"/>
              <w:marBottom w:val="0"/>
              <w:divBdr>
                <w:top w:val="none" w:sz="0" w:space="0" w:color="auto"/>
                <w:left w:val="none" w:sz="0" w:space="0" w:color="auto"/>
                <w:bottom w:val="none" w:sz="0" w:space="0" w:color="auto"/>
                <w:right w:val="none" w:sz="0" w:space="0" w:color="auto"/>
              </w:divBdr>
              <w:divsChild>
                <w:div w:id="2018028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933">
              <w:marLeft w:val="75"/>
              <w:marRight w:val="75"/>
              <w:marTop w:val="75"/>
              <w:marBottom w:val="0"/>
              <w:divBdr>
                <w:top w:val="none" w:sz="0" w:space="0" w:color="auto"/>
                <w:left w:val="none" w:sz="0" w:space="0" w:color="auto"/>
                <w:bottom w:val="none" w:sz="0" w:space="0" w:color="auto"/>
                <w:right w:val="none" w:sz="0" w:space="0" w:color="auto"/>
              </w:divBdr>
              <w:divsChild>
                <w:div w:id="201795633">
                  <w:marLeft w:val="0"/>
                  <w:marRight w:val="0"/>
                  <w:marTop w:val="60"/>
                  <w:marBottom w:val="30"/>
                  <w:divBdr>
                    <w:top w:val="none" w:sz="0" w:space="0" w:color="auto"/>
                    <w:left w:val="none" w:sz="0" w:space="0" w:color="auto"/>
                    <w:bottom w:val="none" w:sz="0" w:space="0" w:color="auto"/>
                    <w:right w:val="none" w:sz="0" w:space="0" w:color="auto"/>
                  </w:divBdr>
                </w:div>
                <w:div w:id="201797895">
                  <w:marLeft w:val="0"/>
                  <w:marRight w:val="0"/>
                  <w:marTop w:val="60"/>
                  <w:marBottom w:val="30"/>
                  <w:divBdr>
                    <w:top w:val="none" w:sz="0" w:space="0" w:color="auto"/>
                    <w:left w:val="none" w:sz="0" w:space="0" w:color="auto"/>
                    <w:bottom w:val="none" w:sz="0" w:space="0" w:color="auto"/>
                    <w:right w:val="none" w:sz="0" w:space="0" w:color="auto"/>
                  </w:divBdr>
                </w:div>
                <w:div w:id="20180145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901">
          <w:marLeft w:val="0"/>
          <w:marRight w:val="0"/>
          <w:marTop w:val="75"/>
          <w:marBottom w:val="0"/>
          <w:divBdr>
            <w:top w:val="single" w:sz="6" w:space="4" w:color="A6C9E2"/>
            <w:left w:val="single" w:sz="6" w:space="4" w:color="A6C9E2"/>
            <w:bottom w:val="single" w:sz="6" w:space="4" w:color="A6C9E2"/>
            <w:right w:val="single" w:sz="6" w:space="4" w:color="A6C9E2"/>
          </w:divBdr>
          <w:divsChild>
            <w:div w:id="201802243">
              <w:marLeft w:val="75"/>
              <w:marRight w:val="75"/>
              <w:marTop w:val="75"/>
              <w:marBottom w:val="0"/>
              <w:divBdr>
                <w:top w:val="none" w:sz="0" w:space="0" w:color="auto"/>
                <w:left w:val="none" w:sz="0" w:space="0" w:color="auto"/>
                <w:bottom w:val="none" w:sz="0" w:space="0" w:color="auto"/>
                <w:right w:val="none" w:sz="0" w:space="0" w:color="auto"/>
              </w:divBdr>
              <w:divsChild>
                <w:div w:id="201795293">
                  <w:marLeft w:val="0"/>
                  <w:marRight w:val="0"/>
                  <w:marTop w:val="60"/>
                  <w:marBottom w:val="30"/>
                  <w:divBdr>
                    <w:top w:val="none" w:sz="0" w:space="0" w:color="auto"/>
                    <w:left w:val="none" w:sz="0" w:space="0" w:color="auto"/>
                    <w:bottom w:val="none" w:sz="0" w:space="0" w:color="auto"/>
                    <w:right w:val="none" w:sz="0" w:space="0" w:color="auto"/>
                  </w:divBdr>
                </w:div>
                <w:div w:id="201796068">
                  <w:marLeft w:val="0"/>
                  <w:marRight w:val="0"/>
                  <w:marTop w:val="60"/>
                  <w:marBottom w:val="30"/>
                  <w:divBdr>
                    <w:top w:val="none" w:sz="0" w:space="0" w:color="auto"/>
                    <w:left w:val="none" w:sz="0" w:space="0" w:color="auto"/>
                    <w:bottom w:val="none" w:sz="0" w:space="0" w:color="auto"/>
                    <w:right w:val="none" w:sz="0" w:space="0" w:color="auto"/>
                  </w:divBdr>
                </w:div>
                <w:div w:id="201796219">
                  <w:marLeft w:val="0"/>
                  <w:marRight w:val="0"/>
                  <w:marTop w:val="60"/>
                  <w:marBottom w:val="30"/>
                  <w:divBdr>
                    <w:top w:val="none" w:sz="0" w:space="0" w:color="auto"/>
                    <w:left w:val="none" w:sz="0" w:space="0" w:color="auto"/>
                    <w:bottom w:val="none" w:sz="0" w:space="0" w:color="auto"/>
                    <w:right w:val="none" w:sz="0" w:space="0" w:color="auto"/>
                  </w:divBdr>
                </w:div>
              </w:divsChild>
            </w:div>
            <w:div w:id="201802716">
              <w:marLeft w:val="0"/>
              <w:marRight w:val="0"/>
              <w:marTop w:val="0"/>
              <w:marBottom w:val="0"/>
              <w:divBdr>
                <w:top w:val="none" w:sz="0" w:space="0" w:color="auto"/>
                <w:left w:val="none" w:sz="0" w:space="0" w:color="auto"/>
                <w:bottom w:val="none" w:sz="0" w:space="0" w:color="auto"/>
                <w:right w:val="none" w:sz="0" w:space="0" w:color="auto"/>
              </w:divBdr>
              <w:divsChild>
                <w:div w:id="20180031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627">
          <w:marLeft w:val="0"/>
          <w:marRight w:val="0"/>
          <w:marTop w:val="75"/>
          <w:marBottom w:val="0"/>
          <w:divBdr>
            <w:top w:val="single" w:sz="6" w:space="4" w:color="A6C9E2"/>
            <w:left w:val="single" w:sz="6" w:space="4" w:color="A6C9E2"/>
            <w:bottom w:val="single" w:sz="6" w:space="4" w:color="A6C9E2"/>
            <w:right w:val="single" w:sz="6" w:space="4" w:color="A6C9E2"/>
          </w:divBdr>
          <w:divsChild>
            <w:div w:id="201800031">
              <w:marLeft w:val="75"/>
              <w:marRight w:val="75"/>
              <w:marTop w:val="75"/>
              <w:marBottom w:val="0"/>
              <w:divBdr>
                <w:top w:val="none" w:sz="0" w:space="0" w:color="auto"/>
                <w:left w:val="none" w:sz="0" w:space="0" w:color="auto"/>
                <w:bottom w:val="none" w:sz="0" w:space="0" w:color="auto"/>
                <w:right w:val="none" w:sz="0" w:space="0" w:color="auto"/>
              </w:divBdr>
              <w:divsChild>
                <w:div w:id="201796153">
                  <w:marLeft w:val="0"/>
                  <w:marRight w:val="0"/>
                  <w:marTop w:val="60"/>
                  <w:marBottom w:val="30"/>
                  <w:divBdr>
                    <w:top w:val="none" w:sz="0" w:space="0" w:color="auto"/>
                    <w:left w:val="none" w:sz="0" w:space="0" w:color="auto"/>
                    <w:bottom w:val="none" w:sz="0" w:space="0" w:color="auto"/>
                    <w:right w:val="none" w:sz="0" w:space="0" w:color="auto"/>
                  </w:divBdr>
                </w:div>
                <w:div w:id="201797009">
                  <w:marLeft w:val="0"/>
                  <w:marRight w:val="0"/>
                  <w:marTop w:val="60"/>
                  <w:marBottom w:val="30"/>
                  <w:divBdr>
                    <w:top w:val="none" w:sz="0" w:space="0" w:color="auto"/>
                    <w:left w:val="none" w:sz="0" w:space="0" w:color="auto"/>
                    <w:bottom w:val="none" w:sz="0" w:space="0" w:color="auto"/>
                    <w:right w:val="none" w:sz="0" w:space="0" w:color="auto"/>
                  </w:divBdr>
                </w:div>
                <w:div w:id="201797331">
                  <w:marLeft w:val="0"/>
                  <w:marRight w:val="0"/>
                  <w:marTop w:val="60"/>
                  <w:marBottom w:val="30"/>
                  <w:divBdr>
                    <w:top w:val="none" w:sz="0" w:space="0" w:color="auto"/>
                    <w:left w:val="none" w:sz="0" w:space="0" w:color="auto"/>
                    <w:bottom w:val="none" w:sz="0" w:space="0" w:color="auto"/>
                    <w:right w:val="none" w:sz="0" w:space="0" w:color="auto"/>
                  </w:divBdr>
                </w:div>
              </w:divsChild>
            </w:div>
            <w:div w:id="201801689">
              <w:marLeft w:val="0"/>
              <w:marRight w:val="0"/>
              <w:marTop w:val="0"/>
              <w:marBottom w:val="0"/>
              <w:divBdr>
                <w:top w:val="none" w:sz="0" w:space="0" w:color="auto"/>
                <w:left w:val="none" w:sz="0" w:space="0" w:color="auto"/>
                <w:bottom w:val="none" w:sz="0" w:space="0" w:color="auto"/>
                <w:right w:val="none" w:sz="0" w:space="0" w:color="auto"/>
              </w:divBdr>
              <w:divsChild>
                <w:div w:id="2018018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9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85">
              <w:marLeft w:val="0"/>
              <w:marRight w:val="0"/>
              <w:marTop w:val="0"/>
              <w:marBottom w:val="0"/>
              <w:divBdr>
                <w:top w:val="none" w:sz="0" w:space="0" w:color="auto"/>
                <w:left w:val="none" w:sz="0" w:space="0" w:color="auto"/>
                <w:bottom w:val="none" w:sz="0" w:space="0" w:color="auto"/>
                <w:right w:val="none" w:sz="0" w:space="0" w:color="auto"/>
              </w:divBdr>
              <w:divsChild>
                <w:div w:id="2017998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371">
              <w:marLeft w:val="75"/>
              <w:marRight w:val="75"/>
              <w:marTop w:val="75"/>
              <w:marBottom w:val="0"/>
              <w:divBdr>
                <w:top w:val="none" w:sz="0" w:space="0" w:color="auto"/>
                <w:left w:val="none" w:sz="0" w:space="0" w:color="auto"/>
                <w:bottom w:val="none" w:sz="0" w:space="0" w:color="auto"/>
                <w:right w:val="none" w:sz="0" w:space="0" w:color="auto"/>
              </w:divBdr>
              <w:divsChild>
                <w:div w:id="201799738">
                  <w:marLeft w:val="0"/>
                  <w:marRight w:val="0"/>
                  <w:marTop w:val="60"/>
                  <w:marBottom w:val="30"/>
                  <w:divBdr>
                    <w:top w:val="none" w:sz="0" w:space="0" w:color="auto"/>
                    <w:left w:val="none" w:sz="0" w:space="0" w:color="auto"/>
                    <w:bottom w:val="none" w:sz="0" w:space="0" w:color="auto"/>
                    <w:right w:val="none" w:sz="0" w:space="0" w:color="auto"/>
                  </w:divBdr>
                </w:div>
                <w:div w:id="201800449">
                  <w:marLeft w:val="0"/>
                  <w:marRight w:val="0"/>
                  <w:marTop w:val="60"/>
                  <w:marBottom w:val="30"/>
                  <w:divBdr>
                    <w:top w:val="none" w:sz="0" w:space="0" w:color="auto"/>
                    <w:left w:val="none" w:sz="0" w:space="0" w:color="auto"/>
                    <w:bottom w:val="none" w:sz="0" w:space="0" w:color="auto"/>
                    <w:right w:val="none" w:sz="0" w:space="0" w:color="auto"/>
                  </w:divBdr>
                </w:div>
                <w:div w:id="20180204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987">
          <w:marLeft w:val="0"/>
          <w:marRight w:val="0"/>
          <w:marTop w:val="75"/>
          <w:marBottom w:val="0"/>
          <w:divBdr>
            <w:top w:val="single" w:sz="6" w:space="4" w:color="A6C9E2"/>
            <w:left w:val="single" w:sz="6" w:space="4" w:color="A6C9E2"/>
            <w:bottom w:val="single" w:sz="6" w:space="4" w:color="A6C9E2"/>
            <w:right w:val="single" w:sz="6" w:space="4" w:color="A6C9E2"/>
          </w:divBdr>
          <w:divsChild>
            <w:div w:id="201803146">
              <w:marLeft w:val="75"/>
              <w:marRight w:val="75"/>
              <w:marTop w:val="75"/>
              <w:marBottom w:val="0"/>
              <w:divBdr>
                <w:top w:val="none" w:sz="0" w:space="0" w:color="auto"/>
                <w:left w:val="none" w:sz="0" w:space="0" w:color="auto"/>
                <w:bottom w:val="none" w:sz="0" w:space="0" w:color="auto"/>
                <w:right w:val="none" w:sz="0" w:space="0" w:color="auto"/>
              </w:divBdr>
              <w:divsChild>
                <w:div w:id="201798335">
                  <w:marLeft w:val="0"/>
                  <w:marRight w:val="0"/>
                  <w:marTop w:val="60"/>
                  <w:marBottom w:val="30"/>
                  <w:divBdr>
                    <w:top w:val="none" w:sz="0" w:space="0" w:color="auto"/>
                    <w:left w:val="none" w:sz="0" w:space="0" w:color="auto"/>
                    <w:bottom w:val="none" w:sz="0" w:space="0" w:color="auto"/>
                    <w:right w:val="none" w:sz="0" w:space="0" w:color="auto"/>
                  </w:divBdr>
                </w:div>
                <w:div w:id="201800700">
                  <w:marLeft w:val="0"/>
                  <w:marRight w:val="0"/>
                  <w:marTop w:val="60"/>
                  <w:marBottom w:val="30"/>
                  <w:divBdr>
                    <w:top w:val="none" w:sz="0" w:space="0" w:color="auto"/>
                    <w:left w:val="none" w:sz="0" w:space="0" w:color="auto"/>
                    <w:bottom w:val="none" w:sz="0" w:space="0" w:color="auto"/>
                    <w:right w:val="none" w:sz="0" w:space="0" w:color="auto"/>
                  </w:divBdr>
                </w:div>
                <w:div w:id="20180120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09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99">
              <w:marLeft w:val="75"/>
              <w:marRight w:val="75"/>
              <w:marTop w:val="75"/>
              <w:marBottom w:val="0"/>
              <w:divBdr>
                <w:top w:val="none" w:sz="0" w:space="0" w:color="auto"/>
                <w:left w:val="none" w:sz="0" w:space="0" w:color="auto"/>
                <w:bottom w:val="none" w:sz="0" w:space="0" w:color="auto"/>
                <w:right w:val="none" w:sz="0" w:space="0" w:color="auto"/>
              </w:divBdr>
              <w:divsChild>
                <w:div w:id="201796059">
                  <w:marLeft w:val="0"/>
                  <w:marRight w:val="0"/>
                  <w:marTop w:val="60"/>
                  <w:marBottom w:val="30"/>
                  <w:divBdr>
                    <w:top w:val="none" w:sz="0" w:space="0" w:color="auto"/>
                    <w:left w:val="none" w:sz="0" w:space="0" w:color="auto"/>
                    <w:bottom w:val="none" w:sz="0" w:space="0" w:color="auto"/>
                    <w:right w:val="none" w:sz="0" w:space="0" w:color="auto"/>
                  </w:divBdr>
                </w:div>
                <w:div w:id="201798152">
                  <w:marLeft w:val="0"/>
                  <w:marRight w:val="0"/>
                  <w:marTop w:val="60"/>
                  <w:marBottom w:val="30"/>
                  <w:divBdr>
                    <w:top w:val="none" w:sz="0" w:space="0" w:color="auto"/>
                    <w:left w:val="none" w:sz="0" w:space="0" w:color="auto"/>
                    <w:bottom w:val="none" w:sz="0" w:space="0" w:color="auto"/>
                    <w:right w:val="none" w:sz="0" w:space="0" w:color="auto"/>
                  </w:divBdr>
                </w:div>
                <w:div w:id="201803084">
                  <w:marLeft w:val="0"/>
                  <w:marRight w:val="0"/>
                  <w:marTop w:val="60"/>
                  <w:marBottom w:val="30"/>
                  <w:divBdr>
                    <w:top w:val="none" w:sz="0" w:space="0" w:color="auto"/>
                    <w:left w:val="none" w:sz="0" w:space="0" w:color="auto"/>
                    <w:bottom w:val="none" w:sz="0" w:space="0" w:color="auto"/>
                    <w:right w:val="none" w:sz="0" w:space="0" w:color="auto"/>
                  </w:divBdr>
                </w:div>
              </w:divsChild>
            </w:div>
            <w:div w:id="201803162">
              <w:marLeft w:val="0"/>
              <w:marRight w:val="0"/>
              <w:marTop w:val="0"/>
              <w:marBottom w:val="0"/>
              <w:divBdr>
                <w:top w:val="none" w:sz="0" w:space="0" w:color="auto"/>
                <w:left w:val="none" w:sz="0" w:space="0" w:color="auto"/>
                <w:bottom w:val="none" w:sz="0" w:space="0" w:color="auto"/>
                <w:right w:val="none" w:sz="0" w:space="0" w:color="auto"/>
              </w:divBdr>
              <w:divsChild>
                <w:div w:id="2017970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56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20">
              <w:marLeft w:val="0"/>
              <w:marRight w:val="0"/>
              <w:marTop w:val="0"/>
              <w:marBottom w:val="0"/>
              <w:divBdr>
                <w:top w:val="none" w:sz="0" w:space="0" w:color="auto"/>
                <w:left w:val="none" w:sz="0" w:space="0" w:color="auto"/>
                <w:bottom w:val="none" w:sz="0" w:space="0" w:color="auto"/>
                <w:right w:val="none" w:sz="0" w:space="0" w:color="auto"/>
              </w:divBdr>
              <w:divsChild>
                <w:div w:id="20180281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026">
              <w:marLeft w:val="75"/>
              <w:marRight w:val="75"/>
              <w:marTop w:val="75"/>
              <w:marBottom w:val="0"/>
              <w:divBdr>
                <w:top w:val="none" w:sz="0" w:space="0" w:color="auto"/>
                <w:left w:val="none" w:sz="0" w:space="0" w:color="auto"/>
                <w:bottom w:val="none" w:sz="0" w:space="0" w:color="auto"/>
                <w:right w:val="none" w:sz="0" w:space="0" w:color="auto"/>
              </w:divBdr>
              <w:divsChild>
                <w:div w:id="201800355">
                  <w:marLeft w:val="0"/>
                  <w:marRight w:val="0"/>
                  <w:marTop w:val="60"/>
                  <w:marBottom w:val="30"/>
                  <w:divBdr>
                    <w:top w:val="none" w:sz="0" w:space="0" w:color="auto"/>
                    <w:left w:val="none" w:sz="0" w:space="0" w:color="auto"/>
                    <w:bottom w:val="none" w:sz="0" w:space="0" w:color="auto"/>
                    <w:right w:val="none" w:sz="0" w:space="0" w:color="auto"/>
                  </w:divBdr>
                </w:div>
                <w:div w:id="201800732">
                  <w:marLeft w:val="0"/>
                  <w:marRight w:val="0"/>
                  <w:marTop w:val="60"/>
                  <w:marBottom w:val="30"/>
                  <w:divBdr>
                    <w:top w:val="none" w:sz="0" w:space="0" w:color="auto"/>
                    <w:left w:val="none" w:sz="0" w:space="0" w:color="auto"/>
                    <w:bottom w:val="none" w:sz="0" w:space="0" w:color="auto"/>
                    <w:right w:val="none" w:sz="0" w:space="0" w:color="auto"/>
                  </w:divBdr>
                </w:div>
                <w:div w:id="20180306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84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95">
              <w:marLeft w:val="0"/>
              <w:marRight w:val="0"/>
              <w:marTop w:val="0"/>
              <w:marBottom w:val="0"/>
              <w:divBdr>
                <w:top w:val="none" w:sz="0" w:space="0" w:color="auto"/>
                <w:left w:val="none" w:sz="0" w:space="0" w:color="auto"/>
                <w:bottom w:val="none" w:sz="0" w:space="0" w:color="auto"/>
                <w:right w:val="none" w:sz="0" w:space="0" w:color="auto"/>
              </w:divBdr>
              <w:divsChild>
                <w:div w:id="20180254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210">
              <w:marLeft w:val="75"/>
              <w:marRight w:val="75"/>
              <w:marTop w:val="75"/>
              <w:marBottom w:val="0"/>
              <w:divBdr>
                <w:top w:val="none" w:sz="0" w:space="0" w:color="auto"/>
                <w:left w:val="none" w:sz="0" w:space="0" w:color="auto"/>
                <w:bottom w:val="none" w:sz="0" w:space="0" w:color="auto"/>
                <w:right w:val="none" w:sz="0" w:space="0" w:color="auto"/>
              </w:divBdr>
              <w:divsChild>
                <w:div w:id="201800338">
                  <w:marLeft w:val="0"/>
                  <w:marRight w:val="0"/>
                  <w:marTop w:val="60"/>
                  <w:marBottom w:val="30"/>
                  <w:divBdr>
                    <w:top w:val="none" w:sz="0" w:space="0" w:color="auto"/>
                    <w:left w:val="none" w:sz="0" w:space="0" w:color="auto"/>
                    <w:bottom w:val="none" w:sz="0" w:space="0" w:color="auto"/>
                    <w:right w:val="none" w:sz="0" w:space="0" w:color="auto"/>
                  </w:divBdr>
                </w:div>
                <w:div w:id="201801892">
                  <w:marLeft w:val="0"/>
                  <w:marRight w:val="0"/>
                  <w:marTop w:val="60"/>
                  <w:marBottom w:val="30"/>
                  <w:divBdr>
                    <w:top w:val="none" w:sz="0" w:space="0" w:color="auto"/>
                    <w:left w:val="none" w:sz="0" w:space="0" w:color="auto"/>
                    <w:bottom w:val="none" w:sz="0" w:space="0" w:color="auto"/>
                    <w:right w:val="none" w:sz="0" w:space="0" w:color="auto"/>
                  </w:divBdr>
                </w:div>
                <w:div w:id="20180230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9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38">
              <w:marLeft w:val="75"/>
              <w:marRight w:val="75"/>
              <w:marTop w:val="75"/>
              <w:marBottom w:val="0"/>
              <w:divBdr>
                <w:top w:val="none" w:sz="0" w:space="0" w:color="auto"/>
                <w:left w:val="none" w:sz="0" w:space="0" w:color="auto"/>
                <w:bottom w:val="none" w:sz="0" w:space="0" w:color="auto"/>
                <w:right w:val="none" w:sz="0" w:space="0" w:color="auto"/>
              </w:divBdr>
              <w:divsChild>
                <w:div w:id="201796066">
                  <w:marLeft w:val="0"/>
                  <w:marRight w:val="0"/>
                  <w:marTop w:val="60"/>
                  <w:marBottom w:val="30"/>
                  <w:divBdr>
                    <w:top w:val="none" w:sz="0" w:space="0" w:color="auto"/>
                    <w:left w:val="none" w:sz="0" w:space="0" w:color="auto"/>
                    <w:bottom w:val="none" w:sz="0" w:space="0" w:color="auto"/>
                    <w:right w:val="none" w:sz="0" w:space="0" w:color="auto"/>
                  </w:divBdr>
                </w:div>
                <w:div w:id="201796503">
                  <w:marLeft w:val="0"/>
                  <w:marRight w:val="0"/>
                  <w:marTop w:val="60"/>
                  <w:marBottom w:val="30"/>
                  <w:divBdr>
                    <w:top w:val="none" w:sz="0" w:space="0" w:color="auto"/>
                    <w:left w:val="none" w:sz="0" w:space="0" w:color="auto"/>
                    <w:bottom w:val="none" w:sz="0" w:space="0" w:color="auto"/>
                    <w:right w:val="none" w:sz="0" w:space="0" w:color="auto"/>
                  </w:divBdr>
                </w:div>
                <w:div w:id="201798222">
                  <w:marLeft w:val="0"/>
                  <w:marRight w:val="0"/>
                  <w:marTop w:val="60"/>
                  <w:marBottom w:val="30"/>
                  <w:divBdr>
                    <w:top w:val="none" w:sz="0" w:space="0" w:color="auto"/>
                    <w:left w:val="none" w:sz="0" w:space="0" w:color="auto"/>
                    <w:bottom w:val="none" w:sz="0" w:space="0" w:color="auto"/>
                    <w:right w:val="none" w:sz="0" w:space="0" w:color="auto"/>
                  </w:divBdr>
                </w:div>
              </w:divsChild>
            </w:div>
            <w:div w:id="201801475">
              <w:marLeft w:val="0"/>
              <w:marRight w:val="0"/>
              <w:marTop w:val="0"/>
              <w:marBottom w:val="0"/>
              <w:divBdr>
                <w:top w:val="none" w:sz="0" w:space="0" w:color="auto"/>
                <w:left w:val="none" w:sz="0" w:space="0" w:color="auto"/>
                <w:bottom w:val="none" w:sz="0" w:space="0" w:color="auto"/>
                <w:right w:val="none" w:sz="0" w:space="0" w:color="auto"/>
              </w:divBdr>
              <w:divsChild>
                <w:div w:id="20179873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53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62">
              <w:marLeft w:val="0"/>
              <w:marRight w:val="0"/>
              <w:marTop w:val="0"/>
              <w:marBottom w:val="0"/>
              <w:divBdr>
                <w:top w:val="none" w:sz="0" w:space="0" w:color="auto"/>
                <w:left w:val="none" w:sz="0" w:space="0" w:color="auto"/>
                <w:bottom w:val="none" w:sz="0" w:space="0" w:color="auto"/>
                <w:right w:val="none" w:sz="0" w:space="0" w:color="auto"/>
              </w:divBdr>
              <w:divsChild>
                <w:div w:id="2017955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63">
              <w:marLeft w:val="75"/>
              <w:marRight w:val="75"/>
              <w:marTop w:val="75"/>
              <w:marBottom w:val="0"/>
              <w:divBdr>
                <w:top w:val="none" w:sz="0" w:space="0" w:color="auto"/>
                <w:left w:val="none" w:sz="0" w:space="0" w:color="auto"/>
                <w:bottom w:val="none" w:sz="0" w:space="0" w:color="auto"/>
                <w:right w:val="none" w:sz="0" w:space="0" w:color="auto"/>
              </w:divBdr>
              <w:divsChild>
                <w:div w:id="201796224">
                  <w:marLeft w:val="0"/>
                  <w:marRight w:val="0"/>
                  <w:marTop w:val="60"/>
                  <w:marBottom w:val="30"/>
                  <w:divBdr>
                    <w:top w:val="none" w:sz="0" w:space="0" w:color="auto"/>
                    <w:left w:val="none" w:sz="0" w:space="0" w:color="auto"/>
                    <w:bottom w:val="none" w:sz="0" w:space="0" w:color="auto"/>
                    <w:right w:val="none" w:sz="0" w:space="0" w:color="auto"/>
                  </w:divBdr>
                </w:div>
                <w:div w:id="201797731">
                  <w:marLeft w:val="0"/>
                  <w:marRight w:val="0"/>
                  <w:marTop w:val="60"/>
                  <w:marBottom w:val="30"/>
                  <w:divBdr>
                    <w:top w:val="none" w:sz="0" w:space="0" w:color="auto"/>
                    <w:left w:val="none" w:sz="0" w:space="0" w:color="auto"/>
                    <w:bottom w:val="none" w:sz="0" w:space="0" w:color="auto"/>
                    <w:right w:val="none" w:sz="0" w:space="0" w:color="auto"/>
                  </w:divBdr>
                </w:div>
                <w:div w:id="20180168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97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77">
              <w:marLeft w:val="0"/>
              <w:marRight w:val="0"/>
              <w:marTop w:val="0"/>
              <w:marBottom w:val="0"/>
              <w:divBdr>
                <w:top w:val="none" w:sz="0" w:space="0" w:color="auto"/>
                <w:left w:val="none" w:sz="0" w:space="0" w:color="auto"/>
                <w:bottom w:val="none" w:sz="0" w:space="0" w:color="auto"/>
                <w:right w:val="none" w:sz="0" w:space="0" w:color="auto"/>
              </w:divBdr>
              <w:divsChild>
                <w:div w:id="2018009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112">
              <w:marLeft w:val="75"/>
              <w:marRight w:val="75"/>
              <w:marTop w:val="75"/>
              <w:marBottom w:val="0"/>
              <w:divBdr>
                <w:top w:val="none" w:sz="0" w:space="0" w:color="auto"/>
                <w:left w:val="none" w:sz="0" w:space="0" w:color="auto"/>
                <w:bottom w:val="none" w:sz="0" w:space="0" w:color="auto"/>
                <w:right w:val="none" w:sz="0" w:space="0" w:color="auto"/>
              </w:divBdr>
              <w:divsChild>
                <w:div w:id="201796480">
                  <w:marLeft w:val="0"/>
                  <w:marRight w:val="0"/>
                  <w:marTop w:val="60"/>
                  <w:marBottom w:val="30"/>
                  <w:divBdr>
                    <w:top w:val="none" w:sz="0" w:space="0" w:color="auto"/>
                    <w:left w:val="none" w:sz="0" w:space="0" w:color="auto"/>
                    <w:bottom w:val="none" w:sz="0" w:space="0" w:color="auto"/>
                    <w:right w:val="none" w:sz="0" w:space="0" w:color="auto"/>
                  </w:divBdr>
                </w:div>
                <w:div w:id="201800310">
                  <w:marLeft w:val="0"/>
                  <w:marRight w:val="0"/>
                  <w:marTop w:val="60"/>
                  <w:marBottom w:val="30"/>
                  <w:divBdr>
                    <w:top w:val="none" w:sz="0" w:space="0" w:color="auto"/>
                    <w:left w:val="none" w:sz="0" w:space="0" w:color="auto"/>
                    <w:bottom w:val="none" w:sz="0" w:space="0" w:color="auto"/>
                    <w:right w:val="none" w:sz="0" w:space="0" w:color="auto"/>
                  </w:divBdr>
                </w:div>
                <w:div w:id="20180306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3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65">
              <w:marLeft w:val="0"/>
              <w:marRight w:val="0"/>
              <w:marTop w:val="0"/>
              <w:marBottom w:val="0"/>
              <w:divBdr>
                <w:top w:val="none" w:sz="0" w:space="0" w:color="auto"/>
                <w:left w:val="none" w:sz="0" w:space="0" w:color="auto"/>
                <w:bottom w:val="none" w:sz="0" w:space="0" w:color="auto"/>
                <w:right w:val="none" w:sz="0" w:space="0" w:color="auto"/>
              </w:divBdr>
              <w:divsChild>
                <w:div w:id="20179598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823">
              <w:marLeft w:val="75"/>
              <w:marRight w:val="75"/>
              <w:marTop w:val="75"/>
              <w:marBottom w:val="0"/>
              <w:divBdr>
                <w:top w:val="none" w:sz="0" w:space="0" w:color="auto"/>
                <w:left w:val="none" w:sz="0" w:space="0" w:color="auto"/>
                <w:bottom w:val="none" w:sz="0" w:space="0" w:color="auto"/>
                <w:right w:val="none" w:sz="0" w:space="0" w:color="auto"/>
              </w:divBdr>
              <w:divsChild>
                <w:div w:id="201797556">
                  <w:marLeft w:val="0"/>
                  <w:marRight w:val="0"/>
                  <w:marTop w:val="60"/>
                  <w:marBottom w:val="30"/>
                  <w:divBdr>
                    <w:top w:val="none" w:sz="0" w:space="0" w:color="auto"/>
                    <w:left w:val="none" w:sz="0" w:space="0" w:color="auto"/>
                    <w:bottom w:val="none" w:sz="0" w:space="0" w:color="auto"/>
                    <w:right w:val="none" w:sz="0" w:space="0" w:color="auto"/>
                  </w:divBdr>
                </w:div>
                <w:div w:id="201798649">
                  <w:marLeft w:val="0"/>
                  <w:marRight w:val="0"/>
                  <w:marTop w:val="60"/>
                  <w:marBottom w:val="30"/>
                  <w:divBdr>
                    <w:top w:val="none" w:sz="0" w:space="0" w:color="auto"/>
                    <w:left w:val="none" w:sz="0" w:space="0" w:color="auto"/>
                    <w:bottom w:val="none" w:sz="0" w:space="0" w:color="auto"/>
                    <w:right w:val="none" w:sz="0" w:space="0" w:color="auto"/>
                  </w:divBdr>
                </w:div>
                <w:div w:id="20180269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19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84">
              <w:marLeft w:val="0"/>
              <w:marRight w:val="0"/>
              <w:marTop w:val="0"/>
              <w:marBottom w:val="0"/>
              <w:divBdr>
                <w:top w:val="none" w:sz="0" w:space="0" w:color="auto"/>
                <w:left w:val="none" w:sz="0" w:space="0" w:color="auto"/>
                <w:bottom w:val="none" w:sz="0" w:space="0" w:color="auto"/>
                <w:right w:val="none" w:sz="0" w:space="0" w:color="auto"/>
              </w:divBdr>
              <w:divsChild>
                <w:div w:id="20179718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276">
              <w:marLeft w:val="75"/>
              <w:marRight w:val="75"/>
              <w:marTop w:val="75"/>
              <w:marBottom w:val="0"/>
              <w:divBdr>
                <w:top w:val="none" w:sz="0" w:space="0" w:color="auto"/>
                <w:left w:val="none" w:sz="0" w:space="0" w:color="auto"/>
                <w:bottom w:val="none" w:sz="0" w:space="0" w:color="auto"/>
                <w:right w:val="none" w:sz="0" w:space="0" w:color="auto"/>
              </w:divBdr>
              <w:divsChild>
                <w:div w:id="201800051">
                  <w:marLeft w:val="0"/>
                  <w:marRight w:val="0"/>
                  <w:marTop w:val="60"/>
                  <w:marBottom w:val="30"/>
                  <w:divBdr>
                    <w:top w:val="none" w:sz="0" w:space="0" w:color="auto"/>
                    <w:left w:val="none" w:sz="0" w:space="0" w:color="auto"/>
                    <w:bottom w:val="none" w:sz="0" w:space="0" w:color="auto"/>
                    <w:right w:val="none" w:sz="0" w:space="0" w:color="auto"/>
                  </w:divBdr>
                </w:div>
                <w:div w:id="201800114">
                  <w:marLeft w:val="0"/>
                  <w:marRight w:val="0"/>
                  <w:marTop w:val="60"/>
                  <w:marBottom w:val="30"/>
                  <w:divBdr>
                    <w:top w:val="none" w:sz="0" w:space="0" w:color="auto"/>
                    <w:left w:val="none" w:sz="0" w:space="0" w:color="auto"/>
                    <w:bottom w:val="none" w:sz="0" w:space="0" w:color="auto"/>
                    <w:right w:val="none" w:sz="0" w:space="0" w:color="auto"/>
                  </w:divBdr>
                </w:div>
                <w:div w:id="20180152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8159">
      <w:marLeft w:val="0"/>
      <w:marRight w:val="0"/>
      <w:marTop w:val="0"/>
      <w:marBottom w:val="0"/>
      <w:divBdr>
        <w:top w:val="none" w:sz="0" w:space="0" w:color="auto"/>
        <w:left w:val="none" w:sz="0" w:space="0" w:color="auto"/>
        <w:bottom w:val="none" w:sz="0" w:space="0" w:color="auto"/>
        <w:right w:val="none" w:sz="0" w:space="0" w:color="auto"/>
      </w:divBdr>
      <w:divsChild>
        <w:div w:id="201802039">
          <w:marLeft w:val="75"/>
          <w:marRight w:val="75"/>
          <w:marTop w:val="75"/>
          <w:marBottom w:val="0"/>
          <w:divBdr>
            <w:top w:val="none" w:sz="0" w:space="0" w:color="auto"/>
            <w:left w:val="none" w:sz="0" w:space="0" w:color="auto"/>
            <w:bottom w:val="none" w:sz="0" w:space="0" w:color="auto"/>
            <w:right w:val="none" w:sz="0" w:space="0" w:color="auto"/>
          </w:divBdr>
          <w:divsChild>
            <w:div w:id="201795551">
              <w:marLeft w:val="0"/>
              <w:marRight w:val="0"/>
              <w:marTop w:val="60"/>
              <w:marBottom w:val="30"/>
              <w:divBdr>
                <w:top w:val="none" w:sz="0" w:space="0" w:color="auto"/>
                <w:left w:val="none" w:sz="0" w:space="0" w:color="auto"/>
                <w:bottom w:val="none" w:sz="0" w:space="0" w:color="auto"/>
                <w:right w:val="none" w:sz="0" w:space="0" w:color="auto"/>
              </w:divBdr>
            </w:div>
            <w:div w:id="201795663">
              <w:marLeft w:val="0"/>
              <w:marRight w:val="0"/>
              <w:marTop w:val="60"/>
              <w:marBottom w:val="30"/>
              <w:divBdr>
                <w:top w:val="none" w:sz="0" w:space="0" w:color="auto"/>
                <w:left w:val="none" w:sz="0" w:space="0" w:color="auto"/>
                <w:bottom w:val="none" w:sz="0" w:space="0" w:color="auto"/>
                <w:right w:val="none" w:sz="0" w:space="0" w:color="auto"/>
              </w:divBdr>
            </w:div>
            <w:div w:id="20179852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163">
      <w:marLeft w:val="0"/>
      <w:marRight w:val="0"/>
      <w:marTop w:val="0"/>
      <w:marBottom w:val="0"/>
      <w:divBdr>
        <w:top w:val="none" w:sz="0" w:space="0" w:color="auto"/>
        <w:left w:val="none" w:sz="0" w:space="0" w:color="auto"/>
        <w:bottom w:val="none" w:sz="0" w:space="0" w:color="auto"/>
        <w:right w:val="none" w:sz="0" w:space="0" w:color="auto"/>
      </w:divBdr>
      <w:divsChild>
        <w:div w:id="20179542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08">
              <w:marLeft w:val="75"/>
              <w:marRight w:val="75"/>
              <w:marTop w:val="75"/>
              <w:marBottom w:val="0"/>
              <w:divBdr>
                <w:top w:val="none" w:sz="0" w:space="0" w:color="auto"/>
                <w:left w:val="none" w:sz="0" w:space="0" w:color="auto"/>
                <w:bottom w:val="none" w:sz="0" w:space="0" w:color="auto"/>
                <w:right w:val="none" w:sz="0" w:space="0" w:color="auto"/>
              </w:divBdr>
              <w:divsChild>
                <w:div w:id="201795754">
                  <w:marLeft w:val="0"/>
                  <w:marRight w:val="0"/>
                  <w:marTop w:val="60"/>
                  <w:marBottom w:val="30"/>
                  <w:divBdr>
                    <w:top w:val="none" w:sz="0" w:space="0" w:color="auto"/>
                    <w:left w:val="none" w:sz="0" w:space="0" w:color="auto"/>
                    <w:bottom w:val="none" w:sz="0" w:space="0" w:color="auto"/>
                    <w:right w:val="none" w:sz="0" w:space="0" w:color="auto"/>
                  </w:divBdr>
                </w:div>
                <w:div w:id="201796914">
                  <w:marLeft w:val="0"/>
                  <w:marRight w:val="0"/>
                  <w:marTop w:val="60"/>
                  <w:marBottom w:val="30"/>
                  <w:divBdr>
                    <w:top w:val="none" w:sz="0" w:space="0" w:color="auto"/>
                    <w:left w:val="none" w:sz="0" w:space="0" w:color="auto"/>
                    <w:bottom w:val="none" w:sz="0" w:space="0" w:color="auto"/>
                    <w:right w:val="none" w:sz="0" w:space="0" w:color="auto"/>
                  </w:divBdr>
                </w:div>
                <w:div w:id="20180249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60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74">
              <w:marLeft w:val="75"/>
              <w:marRight w:val="75"/>
              <w:marTop w:val="75"/>
              <w:marBottom w:val="0"/>
              <w:divBdr>
                <w:top w:val="none" w:sz="0" w:space="0" w:color="auto"/>
                <w:left w:val="none" w:sz="0" w:space="0" w:color="auto"/>
                <w:bottom w:val="none" w:sz="0" w:space="0" w:color="auto"/>
                <w:right w:val="none" w:sz="0" w:space="0" w:color="auto"/>
              </w:divBdr>
              <w:divsChild>
                <w:div w:id="201795818">
                  <w:marLeft w:val="0"/>
                  <w:marRight w:val="0"/>
                  <w:marTop w:val="60"/>
                  <w:marBottom w:val="30"/>
                  <w:divBdr>
                    <w:top w:val="none" w:sz="0" w:space="0" w:color="auto"/>
                    <w:left w:val="none" w:sz="0" w:space="0" w:color="auto"/>
                    <w:bottom w:val="none" w:sz="0" w:space="0" w:color="auto"/>
                    <w:right w:val="none" w:sz="0" w:space="0" w:color="auto"/>
                  </w:divBdr>
                </w:div>
                <w:div w:id="201797445">
                  <w:marLeft w:val="0"/>
                  <w:marRight w:val="0"/>
                  <w:marTop w:val="60"/>
                  <w:marBottom w:val="30"/>
                  <w:divBdr>
                    <w:top w:val="none" w:sz="0" w:space="0" w:color="auto"/>
                    <w:left w:val="none" w:sz="0" w:space="0" w:color="auto"/>
                    <w:bottom w:val="none" w:sz="0" w:space="0" w:color="auto"/>
                    <w:right w:val="none" w:sz="0" w:space="0" w:color="auto"/>
                  </w:divBdr>
                </w:div>
                <w:div w:id="201802278">
                  <w:marLeft w:val="0"/>
                  <w:marRight w:val="0"/>
                  <w:marTop w:val="60"/>
                  <w:marBottom w:val="30"/>
                  <w:divBdr>
                    <w:top w:val="none" w:sz="0" w:space="0" w:color="auto"/>
                    <w:left w:val="none" w:sz="0" w:space="0" w:color="auto"/>
                    <w:bottom w:val="none" w:sz="0" w:space="0" w:color="auto"/>
                    <w:right w:val="none" w:sz="0" w:space="0" w:color="auto"/>
                  </w:divBdr>
                </w:div>
              </w:divsChild>
            </w:div>
            <w:div w:id="201802783">
              <w:marLeft w:val="0"/>
              <w:marRight w:val="0"/>
              <w:marTop w:val="0"/>
              <w:marBottom w:val="0"/>
              <w:divBdr>
                <w:top w:val="none" w:sz="0" w:space="0" w:color="auto"/>
                <w:left w:val="none" w:sz="0" w:space="0" w:color="auto"/>
                <w:bottom w:val="none" w:sz="0" w:space="0" w:color="auto"/>
                <w:right w:val="none" w:sz="0" w:space="0" w:color="auto"/>
              </w:divBdr>
              <w:divsChild>
                <w:div w:id="2017971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94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00">
              <w:marLeft w:val="75"/>
              <w:marRight w:val="75"/>
              <w:marTop w:val="75"/>
              <w:marBottom w:val="0"/>
              <w:divBdr>
                <w:top w:val="none" w:sz="0" w:space="0" w:color="auto"/>
                <w:left w:val="none" w:sz="0" w:space="0" w:color="auto"/>
                <w:bottom w:val="none" w:sz="0" w:space="0" w:color="auto"/>
                <w:right w:val="none" w:sz="0" w:space="0" w:color="auto"/>
              </w:divBdr>
              <w:divsChild>
                <w:div w:id="201799130">
                  <w:marLeft w:val="0"/>
                  <w:marRight w:val="0"/>
                  <w:marTop w:val="60"/>
                  <w:marBottom w:val="30"/>
                  <w:divBdr>
                    <w:top w:val="none" w:sz="0" w:space="0" w:color="auto"/>
                    <w:left w:val="none" w:sz="0" w:space="0" w:color="auto"/>
                    <w:bottom w:val="none" w:sz="0" w:space="0" w:color="auto"/>
                    <w:right w:val="none" w:sz="0" w:space="0" w:color="auto"/>
                  </w:divBdr>
                </w:div>
                <w:div w:id="201799334">
                  <w:marLeft w:val="0"/>
                  <w:marRight w:val="0"/>
                  <w:marTop w:val="60"/>
                  <w:marBottom w:val="30"/>
                  <w:divBdr>
                    <w:top w:val="none" w:sz="0" w:space="0" w:color="auto"/>
                    <w:left w:val="none" w:sz="0" w:space="0" w:color="auto"/>
                    <w:bottom w:val="none" w:sz="0" w:space="0" w:color="auto"/>
                    <w:right w:val="none" w:sz="0" w:space="0" w:color="auto"/>
                  </w:divBdr>
                </w:div>
                <w:div w:id="201800939">
                  <w:marLeft w:val="0"/>
                  <w:marRight w:val="0"/>
                  <w:marTop w:val="60"/>
                  <w:marBottom w:val="30"/>
                  <w:divBdr>
                    <w:top w:val="none" w:sz="0" w:space="0" w:color="auto"/>
                    <w:left w:val="none" w:sz="0" w:space="0" w:color="auto"/>
                    <w:bottom w:val="none" w:sz="0" w:space="0" w:color="auto"/>
                    <w:right w:val="none" w:sz="0" w:space="0" w:color="auto"/>
                  </w:divBdr>
                </w:div>
              </w:divsChild>
            </w:div>
            <w:div w:id="201797220">
              <w:marLeft w:val="0"/>
              <w:marRight w:val="0"/>
              <w:marTop w:val="0"/>
              <w:marBottom w:val="0"/>
              <w:divBdr>
                <w:top w:val="none" w:sz="0" w:space="0" w:color="auto"/>
                <w:left w:val="none" w:sz="0" w:space="0" w:color="auto"/>
                <w:bottom w:val="none" w:sz="0" w:space="0" w:color="auto"/>
                <w:right w:val="none" w:sz="0" w:space="0" w:color="auto"/>
              </w:divBdr>
              <w:divsChild>
                <w:div w:id="20179844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165">
          <w:marLeft w:val="0"/>
          <w:marRight w:val="0"/>
          <w:marTop w:val="75"/>
          <w:marBottom w:val="0"/>
          <w:divBdr>
            <w:top w:val="single" w:sz="6" w:space="4" w:color="A6C9E2"/>
            <w:left w:val="single" w:sz="6" w:space="4" w:color="A6C9E2"/>
            <w:bottom w:val="single" w:sz="6" w:space="4" w:color="A6C9E2"/>
            <w:right w:val="single" w:sz="6" w:space="4" w:color="A6C9E2"/>
          </w:divBdr>
          <w:divsChild>
            <w:div w:id="201801043">
              <w:marLeft w:val="75"/>
              <w:marRight w:val="75"/>
              <w:marTop w:val="75"/>
              <w:marBottom w:val="0"/>
              <w:divBdr>
                <w:top w:val="none" w:sz="0" w:space="0" w:color="auto"/>
                <w:left w:val="none" w:sz="0" w:space="0" w:color="auto"/>
                <w:bottom w:val="none" w:sz="0" w:space="0" w:color="auto"/>
                <w:right w:val="none" w:sz="0" w:space="0" w:color="auto"/>
              </w:divBdr>
              <w:divsChild>
                <w:div w:id="201796394">
                  <w:marLeft w:val="0"/>
                  <w:marRight w:val="0"/>
                  <w:marTop w:val="60"/>
                  <w:marBottom w:val="30"/>
                  <w:divBdr>
                    <w:top w:val="none" w:sz="0" w:space="0" w:color="auto"/>
                    <w:left w:val="none" w:sz="0" w:space="0" w:color="auto"/>
                    <w:bottom w:val="none" w:sz="0" w:space="0" w:color="auto"/>
                    <w:right w:val="none" w:sz="0" w:space="0" w:color="auto"/>
                  </w:divBdr>
                </w:div>
                <w:div w:id="201798835">
                  <w:marLeft w:val="0"/>
                  <w:marRight w:val="0"/>
                  <w:marTop w:val="60"/>
                  <w:marBottom w:val="30"/>
                  <w:divBdr>
                    <w:top w:val="none" w:sz="0" w:space="0" w:color="auto"/>
                    <w:left w:val="none" w:sz="0" w:space="0" w:color="auto"/>
                    <w:bottom w:val="none" w:sz="0" w:space="0" w:color="auto"/>
                    <w:right w:val="none" w:sz="0" w:space="0" w:color="auto"/>
                  </w:divBdr>
                </w:div>
                <w:div w:id="201800582">
                  <w:marLeft w:val="0"/>
                  <w:marRight w:val="0"/>
                  <w:marTop w:val="60"/>
                  <w:marBottom w:val="30"/>
                  <w:divBdr>
                    <w:top w:val="none" w:sz="0" w:space="0" w:color="auto"/>
                    <w:left w:val="none" w:sz="0" w:space="0" w:color="auto"/>
                    <w:bottom w:val="none" w:sz="0" w:space="0" w:color="auto"/>
                    <w:right w:val="none" w:sz="0" w:space="0" w:color="auto"/>
                  </w:divBdr>
                </w:div>
              </w:divsChild>
            </w:div>
            <w:div w:id="201802290">
              <w:marLeft w:val="0"/>
              <w:marRight w:val="0"/>
              <w:marTop w:val="0"/>
              <w:marBottom w:val="0"/>
              <w:divBdr>
                <w:top w:val="none" w:sz="0" w:space="0" w:color="auto"/>
                <w:left w:val="none" w:sz="0" w:space="0" w:color="auto"/>
                <w:bottom w:val="none" w:sz="0" w:space="0" w:color="auto"/>
                <w:right w:val="none" w:sz="0" w:space="0" w:color="auto"/>
              </w:divBdr>
              <w:divsChild>
                <w:div w:id="2018015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8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08">
              <w:marLeft w:val="0"/>
              <w:marRight w:val="0"/>
              <w:marTop w:val="0"/>
              <w:marBottom w:val="0"/>
              <w:divBdr>
                <w:top w:val="none" w:sz="0" w:space="0" w:color="auto"/>
                <w:left w:val="none" w:sz="0" w:space="0" w:color="auto"/>
                <w:bottom w:val="none" w:sz="0" w:space="0" w:color="auto"/>
                <w:right w:val="none" w:sz="0" w:space="0" w:color="auto"/>
              </w:divBdr>
              <w:divsChild>
                <w:div w:id="20179940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499">
              <w:marLeft w:val="75"/>
              <w:marRight w:val="75"/>
              <w:marTop w:val="75"/>
              <w:marBottom w:val="0"/>
              <w:divBdr>
                <w:top w:val="none" w:sz="0" w:space="0" w:color="auto"/>
                <w:left w:val="none" w:sz="0" w:space="0" w:color="auto"/>
                <w:bottom w:val="none" w:sz="0" w:space="0" w:color="auto"/>
                <w:right w:val="none" w:sz="0" w:space="0" w:color="auto"/>
              </w:divBdr>
              <w:divsChild>
                <w:div w:id="201798955">
                  <w:marLeft w:val="0"/>
                  <w:marRight w:val="0"/>
                  <w:marTop w:val="60"/>
                  <w:marBottom w:val="30"/>
                  <w:divBdr>
                    <w:top w:val="none" w:sz="0" w:space="0" w:color="auto"/>
                    <w:left w:val="none" w:sz="0" w:space="0" w:color="auto"/>
                    <w:bottom w:val="none" w:sz="0" w:space="0" w:color="auto"/>
                    <w:right w:val="none" w:sz="0" w:space="0" w:color="auto"/>
                  </w:divBdr>
                </w:div>
                <w:div w:id="201801719">
                  <w:marLeft w:val="0"/>
                  <w:marRight w:val="0"/>
                  <w:marTop w:val="60"/>
                  <w:marBottom w:val="30"/>
                  <w:divBdr>
                    <w:top w:val="none" w:sz="0" w:space="0" w:color="auto"/>
                    <w:left w:val="none" w:sz="0" w:space="0" w:color="auto"/>
                    <w:bottom w:val="none" w:sz="0" w:space="0" w:color="auto"/>
                    <w:right w:val="none" w:sz="0" w:space="0" w:color="auto"/>
                  </w:divBdr>
                </w:div>
                <w:div w:id="20180226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11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19">
              <w:marLeft w:val="75"/>
              <w:marRight w:val="75"/>
              <w:marTop w:val="75"/>
              <w:marBottom w:val="0"/>
              <w:divBdr>
                <w:top w:val="none" w:sz="0" w:space="0" w:color="auto"/>
                <w:left w:val="none" w:sz="0" w:space="0" w:color="auto"/>
                <w:bottom w:val="none" w:sz="0" w:space="0" w:color="auto"/>
                <w:right w:val="none" w:sz="0" w:space="0" w:color="auto"/>
              </w:divBdr>
              <w:divsChild>
                <w:div w:id="201795237">
                  <w:marLeft w:val="0"/>
                  <w:marRight w:val="0"/>
                  <w:marTop w:val="60"/>
                  <w:marBottom w:val="30"/>
                  <w:divBdr>
                    <w:top w:val="none" w:sz="0" w:space="0" w:color="auto"/>
                    <w:left w:val="none" w:sz="0" w:space="0" w:color="auto"/>
                    <w:bottom w:val="none" w:sz="0" w:space="0" w:color="auto"/>
                    <w:right w:val="none" w:sz="0" w:space="0" w:color="auto"/>
                  </w:divBdr>
                </w:div>
                <w:div w:id="201801936">
                  <w:marLeft w:val="0"/>
                  <w:marRight w:val="0"/>
                  <w:marTop w:val="60"/>
                  <w:marBottom w:val="30"/>
                  <w:divBdr>
                    <w:top w:val="none" w:sz="0" w:space="0" w:color="auto"/>
                    <w:left w:val="none" w:sz="0" w:space="0" w:color="auto"/>
                    <w:bottom w:val="none" w:sz="0" w:space="0" w:color="auto"/>
                    <w:right w:val="none" w:sz="0" w:space="0" w:color="auto"/>
                  </w:divBdr>
                </w:div>
                <w:div w:id="201802791">
                  <w:marLeft w:val="0"/>
                  <w:marRight w:val="0"/>
                  <w:marTop w:val="60"/>
                  <w:marBottom w:val="30"/>
                  <w:divBdr>
                    <w:top w:val="none" w:sz="0" w:space="0" w:color="auto"/>
                    <w:left w:val="none" w:sz="0" w:space="0" w:color="auto"/>
                    <w:bottom w:val="none" w:sz="0" w:space="0" w:color="auto"/>
                    <w:right w:val="none" w:sz="0" w:space="0" w:color="auto"/>
                  </w:divBdr>
                </w:div>
              </w:divsChild>
            </w:div>
            <w:div w:id="201800630">
              <w:marLeft w:val="0"/>
              <w:marRight w:val="0"/>
              <w:marTop w:val="0"/>
              <w:marBottom w:val="0"/>
              <w:divBdr>
                <w:top w:val="none" w:sz="0" w:space="0" w:color="auto"/>
                <w:left w:val="none" w:sz="0" w:space="0" w:color="auto"/>
                <w:bottom w:val="none" w:sz="0" w:space="0" w:color="auto"/>
                <w:right w:val="none" w:sz="0" w:space="0" w:color="auto"/>
              </w:divBdr>
              <w:divsChild>
                <w:div w:id="2017967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025">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32">
              <w:marLeft w:val="75"/>
              <w:marRight w:val="75"/>
              <w:marTop w:val="75"/>
              <w:marBottom w:val="0"/>
              <w:divBdr>
                <w:top w:val="none" w:sz="0" w:space="0" w:color="auto"/>
                <w:left w:val="none" w:sz="0" w:space="0" w:color="auto"/>
                <w:bottom w:val="none" w:sz="0" w:space="0" w:color="auto"/>
                <w:right w:val="none" w:sz="0" w:space="0" w:color="auto"/>
              </w:divBdr>
              <w:divsChild>
                <w:div w:id="201800122">
                  <w:marLeft w:val="0"/>
                  <w:marRight w:val="0"/>
                  <w:marTop w:val="60"/>
                  <w:marBottom w:val="30"/>
                  <w:divBdr>
                    <w:top w:val="none" w:sz="0" w:space="0" w:color="auto"/>
                    <w:left w:val="none" w:sz="0" w:space="0" w:color="auto"/>
                    <w:bottom w:val="none" w:sz="0" w:space="0" w:color="auto"/>
                    <w:right w:val="none" w:sz="0" w:space="0" w:color="auto"/>
                  </w:divBdr>
                </w:div>
                <w:div w:id="201801580">
                  <w:marLeft w:val="0"/>
                  <w:marRight w:val="0"/>
                  <w:marTop w:val="60"/>
                  <w:marBottom w:val="30"/>
                  <w:divBdr>
                    <w:top w:val="none" w:sz="0" w:space="0" w:color="auto"/>
                    <w:left w:val="none" w:sz="0" w:space="0" w:color="auto"/>
                    <w:bottom w:val="none" w:sz="0" w:space="0" w:color="auto"/>
                    <w:right w:val="none" w:sz="0" w:space="0" w:color="auto"/>
                  </w:divBdr>
                </w:div>
                <w:div w:id="201802967">
                  <w:marLeft w:val="0"/>
                  <w:marRight w:val="0"/>
                  <w:marTop w:val="60"/>
                  <w:marBottom w:val="30"/>
                  <w:divBdr>
                    <w:top w:val="none" w:sz="0" w:space="0" w:color="auto"/>
                    <w:left w:val="none" w:sz="0" w:space="0" w:color="auto"/>
                    <w:bottom w:val="none" w:sz="0" w:space="0" w:color="auto"/>
                    <w:right w:val="none" w:sz="0" w:space="0" w:color="auto"/>
                  </w:divBdr>
                </w:div>
              </w:divsChild>
            </w:div>
            <w:div w:id="201802757">
              <w:marLeft w:val="0"/>
              <w:marRight w:val="0"/>
              <w:marTop w:val="0"/>
              <w:marBottom w:val="0"/>
              <w:divBdr>
                <w:top w:val="none" w:sz="0" w:space="0" w:color="auto"/>
                <w:left w:val="none" w:sz="0" w:space="0" w:color="auto"/>
                <w:bottom w:val="none" w:sz="0" w:space="0" w:color="auto"/>
                <w:right w:val="none" w:sz="0" w:space="0" w:color="auto"/>
              </w:divBdr>
              <w:divsChild>
                <w:div w:id="20180054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359">
          <w:marLeft w:val="0"/>
          <w:marRight w:val="0"/>
          <w:marTop w:val="75"/>
          <w:marBottom w:val="0"/>
          <w:divBdr>
            <w:top w:val="single" w:sz="6" w:space="4" w:color="A6C9E2"/>
            <w:left w:val="single" w:sz="6" w:space="4" w:color="A6C9E2"/>
            <w:bottom w:val="single" w:sz="6" w:space="4" w:color="A6C9E2"/>
            <w:right w:val="single" w:sz="6" w:space="4" w:color="A6C9E2"/>
          </w:divBdr>
          <w:divsChild>
            <w:div w:id="201802055">
              <w:marLeft w:val="75"/>
              <w:marRight w:val="75"/>
              <w:marTop w:val="75"/>
              <w:marBottom w:val="0"/>
              <w:divBdr>
                <w:top w:val="none" w:sz="0" w:space="0" w:color="auto"/>
                <w:left w:val="none" w:sz="0" w:space="0" w:color="auto"/>
                <w:bottom w:val="none" w:sz="0" w:space="0" w:color="auto"/>
                <w:right w:val="none" w:sz="0" w:space="0" w:color="auto"/>
              </w:divBdr>
              <w:divsChild>
                <w:div w:id="201799111">
                  <w:marLeft w:val="0"/>
                  <w:marRight w:val="0"/>
                  <w:marTop w:val="60"/>
                  <w:marBottom w:val="30"/>
                  <w:divBdr>
                    <w:top w:val="none" w:sz="0" w:space="0" w:color="auto"/>
                    <w:left w:val="none" w:sz="0" w:space="0" w:color="auto"/>
                    <w:bottom w:val="none" w:sz="0" w:space="0" w:color="auto"/>
                    <w:right w:val="none" w:sz="0" w:space="0" w:color="auto"/>
                  </w:divBdr>
                </w:div>
                <w:div w:id="201799967">
                  <w:marLeft w:val="0"/>
                  <w:marRight w:val="0"/>
                  <w:marTop w:val="60"/>
                  <w:marBottom w:val="30"/>
                  <w:divBdr>
                    <w:top w:val="none" w:sz="0" w:space="0" w:color="auto"/>
                    <w:left w:val="none" w:sz="0" w:space="0" w:color="auto"/>
                    <w:bottom w:val="none" w:sz="0" w:space="0" w:color="auto"/>
                    <w:right w:val="none" w:sz="0" w:space="0" w:color="auto"/>
                  </w:divBdr>
                </w:div>
                <w:div w:id="201800918">
                  <w:marLeft w:val="0"/>
                  <w:marRight w:val="0"/>
                  <w:marTop w:val="60"/>
                  <w:marBottom w:val="30"/>
                  <w:divBdr>
                    <w:top w:val="none" w:sz="0" w:space="0" w:color="auto"/>
                    <w:left w:val="none" w:sz="0" w:space="0" w:color="auto"/>
                    <w:bottom w:val="none" w:sz="0" w:space="0" w:color="auto"/>
                    <w:right w:val="none" w:sz="0" w:space="0" w:color="auto"/>
                  </w:divBdr>
                </w:div>
              </w:divsChild>
            </w:div>
            <w:div w:id="201802806">
              <w:marLeft w:val="0"/>
              <w:marRight w:val="0"/>
              <w:marTop w:val="0"/>
              <w:marBottom w:val="0"/>
              <w:divBdr>
                <w:top w:val="none" w:sz="0" w:space="0" w:color="auto"/>
                <w:left w:val="none" w:sz="0" w:space="0" w:color="auto"/>
                <w:bottom w:val="none" w:sz="0" w:space="0" w:color="auto"/>
                <w:right w:val="none" w:sz="0" w:space="0" w:color="auto"/>
              </w:divBdr>
              <w:divsChild>
                <w:div w:id="20179895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608">
          <w:marLeft w:val="0"/>
          <w:marRight w:val="0"/>
          <w:marTop w:val="75"/>
          <w:marBottom w:val="0"/>
          <w:divBdr>
            <w:top w:val="single" w:sz="6" w:space="4" w:color="A6C9E2"/>
            <w:left w:val="single" w:sz="6" w:space="4" w:color="A6C9E2"/>
            <w:bottom w:val="single" w:sz="6" w:space="4" w:color="A6C9E2"/>
            <w:right w:val="single" w:sz="6" w:space="4" w:color="A6C9E2"/>
          </w:divBdr>
          <w:divsChild>
            <w:div w:id="201800284">
              <w:marLeft w:val="0"/>
              <w:marRight w:val="0"/>
              <w:marTop w:val="0"/>
              <w:marBottom w:val="0"/>
              <w:divBdr>
                <w:top w:val="none" w:sz="0" w:space="0" w:color="auto"/>
                <w:left w:val="none" w:sz="0" w:space="0" w:color="auto"/>
                <w:bottom w:val="none" w:sz="0" w:space="0" w:color="auto"/>
                <w:right w:val="none" w:sz="0" w:space="0" w:color="auto"/>
              </w:divBdr>
              <w:divsChild>
                <w:div w:id="20179805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114">
              <w:marLeft w:val="75"/>
              <w:marRight w:val="75"/>
              <w:marTop w:val="75"/>
              <w:marBottom w:val="0"/>
              <w:divBdr>
                <w:top w:val="none" w:sz="0" w:space="0" w:color="auto"/>
                <w:left w:val="none" w:sz="0" w:space="0" w:color="auto"/>
                <w:bottom w:val="none" w:sz="0" w:space="0" w:color="auto"/>
                <w:right w:val="none" w:sz="0" w:space="0" w:color="auto"/>
              </w:divBdr>
              <w:divsChild>
                <w:div w:id="201797291">
                  <w:marLeft w:val="0"/>
                  <w:marRight w:val="0"/>
                  <w:marTop w:val="60"/>
                  <w:marBottom w:val="30"/>
                  <w:divBdr>
                    <w:top w:val="none" w:sz="0" w:space="0" w:color="auto"/>
                    <w:left w:val="none" w:sz="0" w:space="0" w:color="auto"/>
                    <w:bottom w:val="none" w:sz="0" w:space="0" w:color="auto"/>
                    <w:right w:val="none" w:sz="0" w:space="0" w:color="auto"/>
                  </w:divBdr>
                </w:div>
                <w:div w:id="201801118">
                  <w:marLeft w:val="0"/>
                  <w:marRight w:val="0"/>
                  <w:marTop w:val="60"/>
                  <w:marBottom w:val="30"/>
                  <w:divBdr>
                    <w:top w:val="none" w:sz="0" w:space="0" w:color="auto"/>
                    <w:left w:val="none" w:sz="0" w:space="0" w:color="auto"/>
                    <w:bottom w:val="none" w:sz="0" w:space="0" w:color="auto"/>
                    <w:right w:val="none" w:sz="0" w:space="0" w:color="auto"/>
                  </w:divBdr>
                </w:div>
                <w:div w:id="20180199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6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86">
              <w:marLeft w:val="75"/>
              <w:marRight w:val="75"/>
              <w:marTop w:val="75"/>
              <w:marBottom w:val="0"/>
              <w:divBdr>
                <w:top w:val="none" w:sz="0" w:space="0" w:color="auto"/>
                <w:left w:val="none" w:sz="0" w:space="0" w:color="auto"/>
                <w:bottom w:val="none" w:sz="0" w:space="0" w:color="auto"/>
                <w:right w:val="none" w:sz="0" w:space="0" w:color="auto"/>
              </w:divBdr>
              <w:divsChild>
                <w:div w:id="201795770">
                  <w:marLeft w:val="0"/>
                  <w:marRight w:val="0"/>
                  <w:marTop w:val="60"/>
                  <w:marBottom w:val="30"/>
                  <w:divBdr>
                    <w:top w:val="none" w:sz="0" w:space="0" w:color="auto"/>
                    <w:left w:val="none" w:sz="0" w:space="0" w:color="auto"/>
                    <w:bottom w:val="none" w:sz="0" w:space="0" w:color="auto"/>
                    <w:right w:val="none" w:sz="0" w:space="0" w:color="auto"/>
                  </w:divBdr>
                </w:div>
                <w:div w:id="201798281">
                  <w:marLeft w:val="0"/>
                  <w:marRight w:val="0"/>
                  <w:marTop w:val="60"/>
                  <w:marBottom w:val="30"/>
                  <w:divBdr>
                    <w:top w:val="none" w:sz="0" w:space="0" w:color="auto"/>
                    <w:left w:val="none" w:sz="0" w:space="0" w:color="auto"/>
                    <w:bottom w:val="none" w:sz="0" w:space="0" w:color="auto"/>
                    <w:right w:val="none" w:sz="0" w:space="0" w:color="auto"/>
                  </w:divBdr>
                </w:div>
                <w:div w:id="201802376">
                  <w:marLeft w:val="0"/>
                  <w:marRight w:val="0"/>
                  <w:marTop w:val="60"/>
                  <w:marBottom w:val="30"/>
                  <w:divBdr>
                    <w:top w:val="none" w:sz="0" w:space="0" w:color="auto"/>
                    <w:left w:val="none" w:sz="0" w:space="0" w:color="auto"/>
                    <w:bottom w:val="none" w:sz="0" w:space="0" w:color="auto"/>
                    <w:right w:val="none" w:sz="0" w:space="0" w:color="auto"/>
                  </w:divBdr>
                </w:div>
              </w:divsChild>
            </w:div>
            <w:div w:id="201798134">
              <w:marLeft w:val="0"/>
              <w:marRight w:val="0"/>
              <w:marTop w:val="0"/>
              <w:marBottom w:val="0"/>
              <w:divBdr>
                <w:top w:val="none" w:sz="0" w:space="0" w:color="auto"/>
                <w:left w:val="none" w:sz="0" w:space="0" w:color="auto"/>
                <w:bottom w:val="none" w:sz="0" w:space="0" w:color="auto"/>
                <w:right w:val="none" w:sz="0" w:space="0" w:color="auto"/>
              </w:divBdr>
              <w:divsChild>
                <w:div w:id="20179871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68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82">
              <w:marLeft w:val="75"/>
              <w:marRight w:val="75"/>
              <w:marTop w:val="75"/>
              <w:marBottom w:val="0"/>
              <w:divBdr>
                <w:top w:val="none" w:sz="0" w:space="0" w:color="auto"/>
                <w:left w:val="none" w:sz="0" w:space="0" w:color="auto"/>
                <w:bottom w:val="none" w:sz="0" w:space="0" w:color="auto"/>
                <w:right w:val="none" w:sz="0" w:space="0" w:color="auto"/>
              </w:divBdr>
              <w:divsChild>
                <w:div w:id="201796209">
                  <w:marLeft w:val="0"/>
                  <w:marRight w:val="0"/>
                  <w:marTop w:val="60"/>
                  <w:marBottom w:val="30"/>
                  <w:divBdr>
                    <w:top w:val="none" w:sz="0" w:space="0" w:color="auto"/>
                    <w:left w:val="none" w:sz="0" w:space="0" w:color="auto"/>
                    <w:bottom w:val="none" w:sz="0" w:space="0" w:color="auto"/>
                    <w:right w:val="none" w:sz="0" w:space="0" w:color="auto"/>
                  </w:divBdr>
                </w:div>
                <w:div w:id="201799614">
                  <w:marLeft w:val="0"/>
                  <w:marRight w:val="0"/>
                  <w:marTop w:val="60"/>
                  <w:marBottom w:val="30"/>
                  <w:divBdr>
                    <w:top w:val="none" w:sz="0" w:space="0" w:color="auto"/>
                    <w:left w:val="none" w:sz="0" w:space="0" w:color="auto"/>
                    <w:bottom w:val="none" w:sz="0" w:space="0" w:color="auto"/>
                    <w:right w:val="none" w:sz="0" w:space="0" w:color="auto"/>
                  </w:divBdr>
                </w:div>
                <w:div w:id="201802623">
                  <w:marLeft w:val="0"/>
                  <w:marRight w:val="0"/>
                  <w:marTop w:val="60"/>
                  <w:marBottom w:val="30"/>
                  <w:divBdr>
                    <w:top w:val="none" w:sz="0" w:space="0" w:color="auto"/>
                    <w:left w:val="none" w:sz="0" w:space="0" w:color="auto"/>
                    <w:bottom w:val="none" w:sz="0" w:space="0" w:color="auto"/>
                    <w:right w:val="none" w:sz="0" w:space="0" w:color="auto"/>
                  </w:divBdr>
                </w:div>
              </w:divsChild>
            </w:div>
            <w:div w:id="201800590">
              <w:marLeft w:val="0"/>
              <w:marRight w:val="0"/>
              <w:marTop w:val="0"/>
              <w:marBottom w:val="0"/>
              <w:divBdr>
                <w:top w:val="none" w:sz="0" w:space="0" w:color="auto"/>
                <w:left w:val="none" w:sz="0" w:space="0" w:color="auto"/>
                <w:bottom w:val="none" w:sz="0" w:space="0" w:color="auto"/>
                <w:right w:val="none" w:sz="0" w:space="0" w:color="auto"/>
              </w:divBdr>
              <w:divsChild>
                <w:div w:id="20179848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90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92">
              <w:marLeft w:val="75"/>
              <w:marRight w:val="75"/>
              <w:marTop w:val="75"/>
              <w:marBottom w:val="0"/>
              <w:divBdr>
                <w:top w:val="none" w:sz="0" w:space="0" w:color="auto"/>
                <w:left w:val="none" w:sz="0" w:space="0" w:color="auto"/>
                <w:bottom w:val="none" w:sz="0" w:space="0" w:color="auto"/>
                <w:right w:val="none" w:sz="0" w:space="0" w:color="auto"/>
              </w:divBdr>
              <w:divsChild>
                <w:div w:id="201796101">
                  <w:marLeft w:val="0"/>
                  <w:marRight w:val="0"/>
                  <w:marTop w:val="60"/>
                  <w:marBottom w:val="30"/>
                  <w:divBdr>
                    <w:top w:val="none" w:sz="0" w:space="0" w:color="auto"/>
                    <w:left w:val="none" w:sz="0" w:space="0" w:color="auto"/>
                    <w:bottom w:val="none" w:sz="0" w:space="0" w:color="auto"/>
                    <w:right w:val="none" w:sz="0" w:space="0" w:color="auto"/>
                  </w:divBdr>
                </w:div>
                <w:div w:id="201799157">
                  <w:marLeft w:val="0"/>
                  <w:marRight w:val="0"/>
                  <w:marTop w:val="60"/>
                  <w:marBottom w:val="30"/>
                  <w:divBdr>
                    <w:top w:val="none" w:sz="0" w:space="0" w:color="auto"/>
                    <w:left w:val="none" w:sz="0" w:space="0" w:color="auto"/>
                    <w:bottom w:val="none" w:sz="0" w:space="0" w:color="auto"/>
                    <w:right w:val="none" w:sz="0" w:space="0" w:color="auto"/>
                  </w:divBdr>
                </w:div>
                <w:div w:id="201803079">
                  <w:marLeft w:val="0"/>
                  <w:marRight w:val="0"/>
                  <w:marTop w:val="60"/>
                  <w:marBottom w:val="30"/>
                  <w:divBdr>
                    <w:top w:val="none" w:sz="0" w:space="0" w:color="auto"/>
                    <w:left w:val="none" w:sz="0" w:space="0" w:color="auto"/>
                    <w:bottom w:val="none" w:sz="0" w:space="0" w:color="auto"/>
                    <w:right w:val="none" w:sz="0" w:space="0" w:color="auto"/>
                  </w:divBdr>
                </w:div>
              </w:divsChild>
            </w:div>
            <w:div w:id="201797059">
              <w:marLeft w:val="0"/>
              <w:marRight w:val="0"/>
              <w:marTop w:val="0"/>
              <w:marBottom w:val="0"/>
              <w:divBdr>
                <w:top w:val="none" w:sz="0" w:space="0" w:color="auto"/>
                <w:left w:val="none" w:sz="0" w:space="0" w:color="auto"/>
                <w:bottom w:val="none" w:sz="0" w:space="0" w:color="auto"/>
                <w:right w:val="none" w:sz="0" w:space="0" w:color="auto"/>
              </w:divBdr>
              <w:divsChild>
                <w:div w:id="20180200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52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42">
              <w:marLeft w:val="0"/>
              <w:marRight w:val="0"/>
              <w:marTop w:val="0"/>
              <w:marBottom w:val="0"/>
              <w:divBdr>
                <w:top w:val="none" w:sz="0" w:space="0" w:color="auto"/>
                <w:left w:val="none" w:sz="0" w:space="0" w:color="auto"/>
                <w:bottom w:val="none" w:sz="0" w:space="0" w:color="auto"/>
                <w:right w:val="none" w:sz="0" w:space="0" w:color="auto"/>
              </w:divBdr>
              <w:divsChild>
                <w:div w:id="20179767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839">
              <w:marLeft w:val="75"/>
              <w:marRight w:val="75"/>
              <w:marTop w:val="75"/>
              <w:marBottom w:val="0"/>
              <w:divBdr>
                <w:top w:val="none" w:sz="0" w:space="0" w:color="auto"/>
                <w:left w:val="none" w:sz="0" w:space="0" w:color="auto"/>
                <w:bottom w:val="none" w:sz="0" w:space="0" w:color="auto"/>
                <w:right w:val="none" w:sz="0" w:space="0" w:color="auto"/>
              </w:divBdr>
              <w:divsChild>
                <w:div w:id="201795453">
                  <w:marLeft w:val="0"/>
                  <w:marRight w:val="0"/>
                  <w:marTop w:val="60"/>
                  <w:marBottom w:val="30"/>
                  <w:divBdr>
                    <w:top w:val="none" w:sz="0" w:space="0" w:color="auto"/>
                    <w:left w:val="none" w:sz="0" w:space="0" w:color="auto"/>
                    <w:bottom w:val="none" w:sz="0" w:space="0" w:color="auto"/>
                    <w:right w:val="none" w:sz="0" w:space="0" w:color="auto"/>
                  </w:divBdr>
                </w:div>
                <w:div w:id="201799353">
                  <w:marLeft w:val="0"/>
                  <w:marRight w:val="0"/>
                  <w:marTop w:val="60"/>
                  <w:marBottom w:val="30"/>
                  <w:divBdr>
                    <w:top w:val="none" w:sz="0" w:space="0" w:color="auto"/>
                    <w:left w:val="none" w:sz="0" w:space="0" w:color="auto"/>
                    <w:bottom w:val="none" w:sz="0" w:space="0" w:color="auto"/>
                    <w:right w:val="none" w:sz="0" w:space="0" w:color="auto"/>
                  </w:divBdr>
                </w:div>
                <w:div w:id="20180018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53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13">
              <w:marLeft w:val="0"/>
              <w:marRight w:val="0"/>
              <w:marTop w:val="0"/>
              <w:marBottom w:val="0"/>
              <w:divBdr>
                <w:top w:val="none" w:sz="0" w:space="0" w:color="auto"/>
                <w:left w:val="none" w:sz="0" w:space="0" w:color="auto"/>
                <w:bottom w:val="none" w:sz="0" w:space="0" w:color="auto"/>
                <w:right w:val="none" w:sz="0" w:space="0" w:color="auto"/>
              </w:divBdr>
              <w:divsChild>
                <w:div w:id="20179575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192">
              <w:marLeft w:val="75"/>
              <w:marRight w:val="75"/>
              <w:marTop w:val="75"/>
              <w:marBottom w:val="0"/>
              <w:divBdr>
                <w:top w:val="none" w:sz="0" w:space="0" w:color="auto"/>
                <w:left w:val="none" w:sz="0" w:space="0" w:color="auto"/>
                <w:bottom w:val="none" w:sz="0" w:space="0" w:color="auto"/>
                <w:right w:val="none" w:sz="0" w:space="0" w:color="auto"/>
              </w:divBdr>
              <w:divsChild>
                <w:div w:id="201799439">
                  <w:marLeft w:val="0"/>
                  <w:marRight w:val="0"/>
                  <w:marTop w:val="60"/>
                  <w:marBottom w:val="30"/>
                  <w:divBdr>
                    <w:top w:val="none" w:sz="0" w:space="0" w:color="auto"/>
                    <w:left w:val="none" w:sz="0" w:space="0" w:color="auto"/>
                    <w:bottom w:val="none" w:sz="0" w:space="0" w:color="auto"/>
                    <w:right w:val="none" w:sz="0" w:space="0" w:color="auto"/>
                  </w:divBdr>
                </w:div>
                <w:div w:id="201800325">
                  <w:marLeft w:val="0"/>
                  <w:marRight w:val="0"/>
                  <w:marTop w:val="60"/>
                  <w:marBottom w:val="30"/>
                  <w:divBdr>
                    <w:top w:val="none" w:sz="0" w:space="0" w:color="auto"/>
                    <w:left w:val="none" w:sz="0" w:space="0" w:color="auto"/>
                    <w:bottom w:val="none" w:sz="0" w:space="0" w:color="auto"/>
                    <w:right w:val="none" w:sz="0" w:space="0" w:color="auto"/>
                  </w:divBdr>
                </w:div>
                <w:div w:id="20180250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20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58">
              <w:marLeft w:val="75"/>
              <w:marRight w:val="75"/>
              <w:marTop w:val="75"/>
              <w:marBottom w:val="0"/>
              <w:divBdr>
                <w:top w:val="none" w:sz="0" w:space="0" w:color="auto"/>
                <w:left w:val="none" w:sz="0" w:space="0" w:color="auto"/>
                <w:bottom w:val="none" w:sz="0" w:space="0" w:color="auto"/>
                <w:right w:val="none" w:sz="0" w:space="0" w:color="auto"/>
              </w:divBdr>
              <w:divsChild>
                <w:div w:id="201795894">
                  <w:marLeft w:val="0"/>
                  <w:marRight w:val="0"/>
                  <w:marTop w:val="60"/>
                  <w:marBottom w:val="30"/>
                  <w:divBdr>
                    <w:top w:val="none" w:sz="0" w:space="0" w:color="auto"/>
                    <w:left w:val="none" w:sz="0" w:space="0" w:color="auto"/>
                    <w:bottom w:val="none" w:sz="0" w:space="0" w:color="auto"/>
                    <w:right w:val="none" w:sz="0" w:space="0" w:color="auto"/>
                  </w:divBdr>
                </w:div>
                <w:div w:id="201796438">
                  <w:marLeft w:val="0"/>
                  <w:marRight w:val="0"/>
                  <w:marTop w:val="60"/>
                  <w:marBottom w:val="30"/>
                  <w:divBdr>
                    <w:top w:val="none" w:sz="0" w:space="0" w:color="auto"/>
                    <w:left w:val="none" w:sz="0" w:space="0" w:color="auto"/>
                    <w:bottom w:val="none" w:sz="0" w:space="0" w:color="auto"/>
                    <w:right w:val="none" w:sz="0" w:space="0" w:color="auto"/>
                  </w:divBdr>
                </w:div>
                <w:div w:id="201802244">
                  <w:marLeft w:val="0"/>
                  <w:marRight w:val="0"/>
                  <w:marTop w:val="60"/>
                  <w:marBottom w:val="30"/>
                  <w:divBdr>
                    <w:top w:val="none" w:sz="0" w:space="0" w:color="auto"/>
                    <w:left w:val="none" w:sz="0" w:space="0" w:color="auto"/>
                    <w:bottom w:val="none" w:sz="0" w:space="0" w:color="auto"/>
                    <w:right w:val="none" w:sz="0" w:space="0" w:color="auto"/>
                  </w:divBdr>
                </w:div>
              </w:divsChild>
            </w:div>
            <w:div w:id="201802033">
              <w:marLeft w:val="0"/>
              <w:marRight w:val="0"/>
              <w:marTop w:val="0"/>
              <w:marBottom w:val="0"/>
              <w:divBdr>
                <w:top w:val="none" w:sz="0" w:space="0" w:color="auto"/>
                <w:left w:val="none" w:sz="0" w:space="0" w:color="auto"/>
                <w:bottom w:val="none" w:sz="0" w:space="0" w:color="auto"/>
                <w:right w:val="none" w:sz="0" w:space="0" w:color="auto"/>
              </w:divBdr>
              <w:divsChild>
                <w:div w:id="20179710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8194">
      <w:marLeft w:val="0"/>
      <w:marRight w:val="0"/>
      <w:marTop w:val="0"/>
      <w:marBottom w:val="0"/>
      <w:divBdr>
        <w:top w:val="none" w:sz="0" w:space="0" w:color="auto"/>
        <w:left w:val="none" w:sz="0" w:space="0" w:color="auto"/>
        <w:bottom w:val="none" w:sz="0" w:space="0" w:color="auto"/>
        <w:right w:val="none" w:sz="0" w:space="0" w:color="auto"/>
      </w:divBdr>
      <w:divsChild>
        <w:div w:id="20180137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36">
              <w:marLeft w:val="75"/>
              <w:marRight w:val="75"/>
              <w:marTop w:val="75"/>
              <w:marBottom w:val="0"/>
              <w:divBdr>
                <w:top w:val="none" w:sz="0" w:space="0" w:color="auto"/>
                <w:left w:val="none" w:sz="0" w:space="0" w:color="auto"/>
                <w:bottom w:val="none" w:sz="0" w:space="0" w:color="auto"/>
                <w:right w:val="none" w:sz="0" w:space="0" w:color="auto"/>
              </w:divBdr>
              <w:divsChild>
                <w:div w:id="201795926">
                  <w:marLeft w:val="0"/>
                  <w:marRight w:val="0"/>
                  <w:marTop w:val="60"/>
                  <w:marBottom w:val="30"/>
                  <w:divBdr>
                    <w:top w:val="none" w:sz="0" w:space="0" w:color="auto"/>
                    <w:left w:val="none" w:sz="0" w:space="0" w:color="auto"/>
                    <w:bottom w:val="none" w:sz="0" w:space="0" w:color="auto"/>
                    <w:right w:val="none" w:sz="0" w:space="0" w:color="auto"/>
                  </w:divBdr>
                </w:div>
                <w:div w:id="201796676">
                  <w:marLeft w:val="0"/>
                  <w:marRight w:val="0"/>
                  <w:marTop w:val="60"/>
                  <w:marBottom w:val="30"/>
                  <w:divBdr>
                    <w:top w:val="none" w:sz="0" w:space="0" w:color="auto"/>
                    <w:left w:val="none" w:sz="0" w:space="0" w:color="auto"/>
                    <w:bottom w:val="none" w:sz="0" w:space="0" w:color="auto"/>
                    <w:right w:val="none" w:sz="0" w:space="0" w:color="auto"/>
                  </w:divBdr>
                </w:div>
                <w:div w:id="20180245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8207">
      <w:marLeft w:val="0"/>
      <w:marRight w:val="0"/>
      <w:marTop w:val="0"/>
      <w:marBottom w:val="0"/>
      <w:divBdr>
        <w:top w:val="none" w:sz="0" w:space="0" w:color="auto"/>
        <w:left w:val="none" w:sz="0" w:space="0" w:color="auto"/>
        <w:bottom w:val="none" w:sz="0" w:space="0" w:color="auto"/>
        <w:right w:val="none" w:sz="0" w:space="0" w:color="auto"/>
      </w:divBdr>
      <w:divsChild>
        <w:div w:id="201801782">
          <w:marLeft w:val="75"/>
          <w:marRight w:val="75"/>
          <w:marTop w:val="75"/>
          <w:marBottom w:val="0"/>
          <w:divBdr>
            <w:top w:val="none" w:sz="0" w:space="0" w:color="auto"/>
            <w:left w:val="none" w:sz="0" w:space="0" w:color="auto"/>
            <w:bottom w:val="none" w:sz="0" w:space="0" w:color="auto"/>
            <w:right w:val="none" w:sz="0" w:space="0" w:color="auto"/>
          </w:divBdr>
          <w:divsChild>
            <w:div w:id="201799596">
              <w:marLeft w:val="0"/>
              <w:marRight w:val="0"/>
              <w:marTop w:val="60"/>
              <w:marBottom w:val="30"/>
              <w:divBdr>
                <w:top w:val="none" w:sz="0" w:space="0" w:color="auto"/>
                <w:left w:val="none" w:sz="0" w:space="0" w:color="auto"/>
                <w:bottom w:val="none" w:sz="0" w:space="0" w:color="auto"/>
                <w:right w:val="none" w:sz="0" w:space="0" w:color="auto"/>
              </w:divBdr>
            </w:div>
            <w:div w:id="201800484">
              <w:marLeft w:val="0"/>
              <w:marRight w:val="0"/>
              <w:marTop w:val="60"/>
              <w:marBottom w:val="30"/>
              <w:divBdr>
                <w:top w:val="none" w:sz="0" w:space="0" w:color="auto"/>
                <w:left w:val="none" w:sz="0" w:space="0" w:color="auto"/>
                <w:bottom w:val="none" w:sz="0" w:space="0" w:color="auto"/>
                <w:right w:val="none" w:sz="0" w:space="0" w:color="auto"/>
              </w:divBdr>
            </w:div>
            <w:div w:id="20180084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216">
      <w:marLeft w:val="0"/>
      <w:marRight w:val="0"/>
      <w:marTop w:val="0"/>
      <w:marBottom w:val="0"/>
      <w:divBdr>
        <w:top w:val="none" w:sz="0" w:space="0" w:color="auto"/>
        <w:left w:val="none" w:sz="0" w:space="0" w:color="auto"/>
        <w:bottom w:val="none" w:sz="0" w:space="0" w:color="auto"/>
        <w:right w:val="none" w:sz="0" w:space="0" w:color="auto"/>
      </w:divBdr>
      <w:divsChild>
        <w:div w:id="20179572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45">
              <w:marLeft w:val="0"/>
              <w:marRight w:val="0"/>
              <w:marTop w:val="0"/>
              <w:marBottom w:val="0"/>
              <w:divBdr>
                <w:top w:val="none" w:sz="0" w:space="0" w:color="auto"/>
                <w:left w:val="none" w:sz="0" w:space="0" w:color="auto"/>
                <w:bottom w:val="none" w:sz="0" w:space="0" w:color="auto"/>
                <w:right w:val="none" w:sz="0" w:space="0" w:color="auto"/>
              </w:divBdr>
              <w:divsChild>
                <w:div w:id="20180231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285">
              <w:marLeft w:val="75"/>
              <w:marRight w:val="75"/>
              <w:marTop w:val="75"/>
              <w:marBottom w:val="0"/>
              <w:divBdr>
                <w:top w:val="none" w:sz="0" w:space="0" w:color="auto"/>
                <w:left w:val="none" w:sz="0" w:space="0" w:color="auto"/>
                <w:bottom w:val="none" w:sz="0" w:space="0" w:color="auto"/>
                <w:right w:val="none" w:sz="0" w:space="0" w:color="auto"/>
              </w:divBdr>
              <w:divsChild>
                <w:div w:id="201796573">
                  <w:marLeft w:val="0"/>
                  <w:marRight w:val="0"/>
                  <w:marTop w:val="60"/>
                  <w:marBottom w:val="30"/>
                  <w:divBdr>
                    <w:top w:val="none" w:sz="0" w:space="0" w:color="auto"/>
                    <w:left w:val="none" w:sz="0" w:space="0" w:color="auto"/>
                    <w:bottom w:val="none" w:sz="0" w:space="0" w:color="auto"/>
                    <w:right w:val="none" w:sz="0" w:space="0" w:color="auto"/>
                  </w:divBdr>
                </w:div>
                <w:div w:id="201797294">
                  <w:marLeft w:val="0"/>
                  <w:marRight w:val="0"/>
                  <w:marTop w:val="60"/>
                  <w:marBottom w:val="30"/>
                  <w:divBdr>
                    <w:top w:val="none" w:sz="0" w:space="0" w:color="auto"/>
                    <w:left w:val="none" w:sz="0" w:space="0" w:color="auto"/>
                    <w:bottom w:val="none" w:sz="0" w:space="0" w:color="auto"/>
                    <w:right w:val="none" w:sz="0" w:space="0" w:color="auto"/>
                  </w:divBdr>
                </w:div>
                <w:div w:id="20179924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55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23">
              <w:marLeft w:val="0"/>
              <w:marRight w:val="0"/>
              <w:marTop w:val="0"/>
              <w:marBottom w:val="0"/>
              <w:divBdr>
                <w:top w:val="none" w:sz="0" w:space="0" w:color="auto"/>
                <w:left w:val="none" w:sz="0" w:space="0" w:color="auto"/>
                <w:bottom w:val="none" w:sz="0" w:space="0" w:color="auto"/>
                <w:right w:val="none" w:sz="0" w:space="0" w:color="auto"/>
              </w:divBdr>
              <w:divsChild>
                <w:div w:id="20180031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720">
              <w:marLeft w:val="75"/>
              <w:marRight w:val="75"/>
              <w:marTop w:val="75"/>
              <w:marBottom w:val="0"/>
              <w:divBdr>
                <w:top w:val="none" w:sz="0" w:space="0" w:color="auto"/>
                <w:left w:val="none" w:sz="0" w:space="0" w:color="auto"/>
                <w:bottom w:val="none" w:sz="0" w:space="0" w:color="auto"/>
                <w:right w:val="none" w:sz="0" w:space="0" w:color="auto"/>
              </w:divBdr>
              <w:divsChild>
                <w:div w:id="201795742">
                  <w:marLeft w:val="0"/>
                  <w:marRight w:val="0"/>
                  <w:marTop w:val="60"/>
                  <w:marBottom w:val="30"/>
                  <w:divBdr>
                    <w:top w:val="none" w:sz="0" w:space="0" w:color="auto"/>
                    <w:left w:val="none" w:sz="0" w:space="0" w:color="auto"/>
                    <w:bottom w:val="none" w:sz="0" w:space="0" w:color="auto"/>
                    <w:right w:val="none" w:sz="0" w:space="0" w:color="auto"/>
                  </w:divBdr>
                </w:div>
                <w:div w:id="201797614">
                  <w:marLeft w:val="0"/>
                  <w:marRight w:val="0"/>
                  <w:marTop w:val="60"/>
                  <w:marBottom w:val="30"/>
                  <w:divBdr>
                    <w:top w:val="none" w:sz="0" w:space="0" w:color="auto"/>
                    <w:left w:val="none" w:sz="0" w:space="0" w:color="auto"/>
                    <w:bottom w:val="none" w:sz="0" w:space="0" w:color="auto"/>
                    <w:right w:val="none" w:sz="0" w:space="0" w:color="auto"/>
                  </w:divBdr>
                </w:div>
                <w:div w:id="20179995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00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58">
              <w:marLeft w:val="75"/>
              <w:marRight w:val="75"/>
              <w:marTop w:val="75"/>
              <w:marBottom w:val="0"/>
              <w:divBdr>
                <w:top w:val="none" w:sz="0" w:space="0" w:color="auto"/>
                <w:left w:val="none" w:sz="0" w:space="0" w:color="auto"/>
                <w:bottom w:val="none" w:sz="0" w:space="0" w:color="auto"/>
                <w:right w:val="none" w:sz="0" w:space="0" w:color="auto"/>
              </w:divBdr>
              <w:divsChild>
                <w:div w:id="201797127">
                  <w:marLeft w:val="0"/>
                  <w:marRight w:val="0"/>
                  <w:marTop w:val="60"/>
                  <w:marBottom w:val="30"/>
                  <w:divBdr>
                    <w:top w:val="none" w:sz="0" w:space="0" w:color="auto"/>
                    <w:left w:val="none" w:sz="0" w:space="0" w:color="auto"/>
                    <w:bottom w:val="none" w:sz="0" w:space="0" w:color="auto"/>
                    <w:right w:val="none" w:sz="0" w:space="0" w:color="auto"/>
                  </w:divBdr>
                </w:div>
                <w:div w:id="201800282">
                  <w:marLeft w:val="0"/>
                  <w:marRight w:val="0"/>
                  <w:marTop w:val="60"/>
                  <w:marBottom w:val="30"/>
                  <w:divBdr>
                    <w:top w:val="none" w:sz="0" w:space="0" w:color="auto"/>
                    <w:left w:val="none" w:sz="0" w:space="0" w:color="auto"/>
                    <w:bottom w:val="none" w:sz="0" w:space="0" w:color="auto"/>
                    <w:right w:val="none" w:sz="0" w:space="0" w:color="auto"/>
                  </w:divBdr>
                </w:div>
                <w:div w:id="201802382">
                  <w:marLeft w:val="0"/>
                  <w:marRight w:val="0"/>
                  <w:marTop w:val="60"/>
                  <w:marBottom w:val="30"/>
                  <w:divBdr>
                    <w:top w:val="none" w:sz="0" w:space="0" w:color="auto"/>
                    <w:left w:val="none" w:sz="0" w:space="0" w:color="auto"/>
                    <w:bottom w:val="none" w:sz="0" w:space="0" w:color="auto"/>
                    <w:right w:val="none" w:sz="0" w:space="0" w:color="auto"/>
                  </w:divBdr>
                </w:div>
              </w:divsChild>
            </w:div>
            <w:div w:id="201798759">
              <w:marLeft w:val="0"/>
              <w:marRight w:val="0"/>
              <w:marTop w:val="0"/>
              <w:marBottom w:val="0"/>
              <w:divBdr>
                <w:top w:val="none" w:sz="0" w:space="0" w:color="auto"/>
                <w:left w:val="none" w:sz="0" w:space="0" w:color="auto"/>
                <w:bottom w:val="none" w:sz="0" w:space="0" w:color="auto"/>
                <w:right w:val="none" w:sz="0" w:space="0" w:color="auto"/>
              </w:divBdr>
              <w:divsChild>
                <w:div w:id="20180321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492">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94">
              <w:marLeft w:val="0"/>
              <w:marRight w:val="0"/>
              <w:marTop w:val="0"/>
              <w:marBottom w:val="0"/>
              <w:divBdr>
                <w:top w:val="none" w:sz="0" w:space="0" w:color="auto"/>
                <w:left w:val="none" w:sz="0" w:space="0" w:color="auto"/>
                <w:bottom w:val="none" w:sz="0" w:space="0" w:color="auto"/>
                <w:right w:val="none" w:sz="0" w:space="0" w:color="auto"/>
              </w:divBdr>
              <w:divsChild>
                <w:div w:id="20179936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03">
              <w:marLeft w:val="75"/>
              <w:marRight w:val="75"/>
              <w:marTop w:val="75"/>
              <w:marBottom w:val="0"/>
              <w:divBdr>
                <w:top w:val="none" w:sz="0" w:space="0" w:color="auto"/>
                <w:left w:val="none" w:sz="0" w:space="0" w:color="auto"/>
                <w:bottom w:val="none" w:sz="0" w:space="0" w:color="auto"/>
                <w:right w:val="none" w:sz="0" w:space="0" w:color="auto"/>
              </w:divBdr>
              <w:divsChild>
                <w:div w:id="201797126">
                  <w:marLeft w:val="0"/>
                  <w:marRight w:val="0"/>
                  <w:marTop w:val="60"/>
                  <w:marBottom w:val="30"/>
                  <w:divBdr>
                    <w:top w:val="none" w:sz="0" w:space="0" w:color="auto"/>
                    <w:left w:val="none" w:sz="0" w:space="0" w:color="auto"/>
                    <w:bottom w:val="none" w:sz="0" w:space="0" w:color="auto"/>
                    <w:right w:val="none" w:sz="0" w:space="0" w:color="auto"/>
                  </w:divBdr>
                </w:div>
                <w:div w:id="201799851">
                  <w:marLeft w:val="0"/>
                  <w:marRight w:val="0"/>
                  <w:marTop w:val="60"/>
                  <w:marBottom w:val="30"/>
                  <w:divBdr>
                    <w:top w:val="none" w:sz="0" w:space="0" w:color="auto"/>
                    <w:left w:val="none" w:sz="0" w:space="0" w:color="auto"/>
                    <w:bottom w:val="none" w:sz="0" w:space="0" w:color="auto"/>
                    <w:right w:val="none" w:sz="0" w:space="0" w:color="auto"/>
                  </w:divBdr>
                </w:div>
                <w:div w:id="20180280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116">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99">
              <w:marLeft w:val="0"/>
              <w:marRight w:val="0"/>
              <w:marTop w:val="0"/>
              <w:marBottom w:val="0"/>
              <w:divBdr>
                <w:top w:val="none" w:sz="0" w:space="0" w:color="auto"/>
                <w:left w:val="none" w:sz="0" w:space="0" w:color="auto"/>
                <w:bottom w:val="none" w:sz="0" w:space="0" w:color="auto"/>
                <w:right w:val="none" w:sz="0" w:space="0" w:color="auto"/>
              </w:divBdr>
              <w:divsChild>
                <w:div w:id="20179843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902">
              <w:marLeft w:val="75"/>
              <w:marRight w:val="75"/>
              <w:marTop w:val="75"/>
              <w:marBottom w:val="0"/>
              <w:divBdr>
                <w:top w:val="none" w:sz="0" w:space="0" w:color="auto"/>
                <w:left w:val="none" w:sz="0" w:space="0" w:color="auto"/>
                <w:bottom w:val="none" w:sz="0" w:space="0" w:color="auto"/>
                <w:right w:val="none" w:sz="0" w:space="0" w:color="auto"/>
              </w:divBdr>
              <w:divsChild>
                <w:div w:id="201798650">
                  <w:marLeft w:val="0"/>
                  <w:marRight w:val="0"/>
                  <w:marTop w:val="60"/>
                  <w:marBottom w:val="30"/>
                  <w:divBdr>
                    <w:top w:val="none" w:sz="0" w:space="0" w:color="auto"/>
                    <w:left w:val="none" w:sz="0" w:space="0" w:color="auto"/>
                    <w:bottom w:val="none" w:sz="0" w:space="0" w:color="auto"/>
                    <w:right w:val="none" w:sz="0" w:space="0" w:color="auto"/>
                  </w:divBdr>
                </w:div>
                <w:div w:id="201799611">
                  <w:marLeft w:val="0"/>
                  <w:marRight w:val="0"/>
                  <w:marTop w:val="60"/>
                  <w:marBottom w:val="30"/>
                  <w:divBdr>
                    <w:top w:val="none" w:sz="0" w:space="0" w:color="auto"/>
                    <w:left w:val="none" w:sz="0" w:space="0" w:color="auto"/>
                    <w:bottom w:val="none" w:sz="0" w:space="0" w:color="auto"/>
                    <w:right w:val="none" w:sz="0" w:space="0" w:color="auto"/>
                  </w:divBdr>
                </w:div>
                <w:div w:id="20180173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1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78">
              <w:marLeft w:val="0"/>
              <w:marRight w:val="0"/>
              <w:marTop w:val="0"/>
              <w:marBottom w:val="0"/>
              <w:divBdr>
                <w:top w:val="none" w:sz="0" w:space="0" w:color="auto"/>
                <w:left w:val="none" w:sz="0" w:space="0" w:color="auto"/>
                <w:bottom w:val="none" w:sz="0" w:space="0" w:color="auto"/>
                <w:right w:val="none" w:sz="0" w:space="0" w:color="auto"/>
              </w:divBdr>
              <w:divsChild>
                <w:div w:id="20179653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574">
              <w:marLeft w:val="75"/>
              <w:marRight w:val="75"/>
              <w:marTop w:val="75"/>
              <w:marBottom w:val="0"/>
              <w:divBdr>
                <w:top w:val="none" w:sz="0" w:space="0" w:color="auto"/>
                <w:left w:val="none" w:sz="0" w:space="0" w:color="auto"/>
                <w:bottom w:val="none" w:sz="0" w:space="0" w:color="auto"/>
                <w:right w:val="none" w:sz="0" w:space="0" w:color="auto"/>
              </w:divBdr>
              <w:divsChild>
                <w:div w:id="201795643">
                  <w:marLeft w:val="0"/>
                  <w:marRight w:val="0"/>
                  <w:marTop w:val="60"/>
                  <w:marBottom w:val="30"/>
                  <w:divBdr>
                    <w:top w:val="none" w:sz="0" w:space="0" w:color="auto"/>
                    <w:left w:val="none" w:sz="0" w:space="0" w:color="auto"/>
                    <w:bottom w:val="none" w:sz="0" w:space="0" w:color="auto"/>
                    <w:right w:val="none" w:sz="0" w:space="0" w:color="auto"/>
                  </w:divBdr>
                </w:div>
                <w:div w:id="201800167">
                  <w:marLeft w:val="0"/>
                  <w:marRight w:val="0"/>
                  <w:marTop w:val="60"/>
                  <w:marBottom w:val="30"/>
                  <w:divBdr>
                    <w:top w:val="none" w:sz="0" w:space="0" w:color="auto"/>
                    <w:left w:val="none" w:sz="0" w:space="0" w:color="auto"/>
                    <w:bottom w:val="none" w:sz="0" w:space="0" w:color="auto"/>
                    <w:right w:val="none" w:sz="0" w:space="0" w:color="auto"/>
                  </w:divBdr>
                </w:div>
                <w:div w:id="20180143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55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32">
              <w:marLeft w:val="0"/>
              <w:marRight w:val="0"/>
              <w:marTop w:val="0"/>
              <w:marBottom w:val="0"/>
              <w:divBdr>
                <w:top w:val="none" w:sz="0" w:space="0" w:color="auto"/>
                <w:left w:val="none" w:sz="0" w:space="0" w:color="auto"/>
                <w:bottom w:val="none" w:sz="0" w:space="0" w:color="auto"/>
                <w:right w:val="none" w:sz="0" w:space="0" w:color="auto"/>
              </w:divBdr>
              <w:divsChild>
                <w:div w:id="2018017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096">
              <w:marLeft w:val="75"/>
              <w:marRight w:val="75"/>
              <w:marTop w:val="75"/>
              <w:marBottom w:val="0"/>
              <w:divBdr>
                <w:top w:val="none" w:sz="0" w:space="0" w:color="auto"/>
                <w:left w:val="none" w:sz="0" w:space="0" w:color="auto"/>
                <w:bottom w:val="none" w:sz="0" w:space="0" w:color="auto"/>
                <w:right w:val="none" w:sz="0" w:space="0" w:color="auto"/>
              </w:divBdr>
              <w:divsChild>
                <w:div w:id="201795951">
                  <w:marLeft w:val="0"/>
                  <w:marRight w:val="0"/>
                  <w:marTop w:val="60"/>
                  <w:marBottom w:val="30"/>
                  <w:divBdr>
                    <w:top w:val="none" w:sz="0" w:space="0" w:color="auto"/>
                    <w:left w:val="none" w:sz="0" w:space="0" w:color="auto"/>
                    <w:bottom w:val="none" w:sz="0" w:space="0" w:color="auto"/>
                    <w:right w:val="none" w:sz="0" w:space="0" w:color="auto"/>
                  </w:divBdr>
                </w:div>
                <w:div w:id="201802426">
                  <w:marLeft w:val="0"/>
                  <w:marRight w:val="0"/>
                  <w:marTop w:val="60"/>
                  <w:marBottom w:val="30"/>
                  <w:divBdr>
                    <w:top w:val="none" w:sz="0" w:space="0" w:color="auto"/>
                    <w:left w:val="none" w:sz="0" w:space="0" w:color="auto"/>
                    <w:bottom w:val="none" w:sz="0" w:space="0" w:color="auto"/>
                    <w:right w:val="none" w:sz="0" w:space="0" w:color="auto"/>
                  </w:divBdr>
                </w:div>
                <w:div w:id="20180314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60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76">
              <w:marLeft w:val="0"/>
              <w:marRight w:val="0"/>
              <w:marTop w:val="0"/>
              <w:marBottom w:val="0"/>
              <w:divBdr>
                <w:top w:val="none" w:sz="0" w:space="0" w:color="auto"/>
                <w:left w:val="none" w:sz="0" w:space="0" w:color="auto"/>
                <w:bottom w:val="none" w:sz="0" w:space="0" w:color="auto"/>
                <w:right w:val="none" w:sz="0" w:space="0" w:color="auto"/>
              </w:divBdr>
              <w:divsChild>
                <w:div w:id="20179594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854">
              <w:marLeft w:val="75"/>
              <w:marRight w:val="75"/>
              <w:marTop w:val="75"/>
              <w:marBottom w:val="0"/>
              <w:divBdr>
                <w:top w:val="none" w:sz="0" w:space="0" w:color="auto"/>
                <w:left w:val="none" w:sz="0" w:space="0" w:color="auto"/>
                <w:bottom w:val="none" w:sz="0" w:space="0" w:color="auto"/>
                <w:right w:val="none" w:sz="0" w:space="0" w:color="auto"/>
              </w:divBdr>
              <w:divsChild>
                <w:div w:id="201797354">
                  <w:marLeft w:val="0"/>
                  <w:marRight w:val="0"/>
                  <w:marTop w:val="60"/>
                  <w:marBottom w:val="30"/>
                  <w:divBdr>
                    <w:top w:val="none" w:sz="0" w:space="0" w:color="auto"/>
                    <w:left w:val="none" w:sz="0" w:space="0" w:color="auto"/>
                    <w:bottom w:val="none" w:sz="0" w:space="0" w:color="auto"/>
                    <w:right w:val="none" w:sz="0" w:space="0" w:color="auto"/>
                  </w:divBdr>
                </w:div>
                <w:div w:id="201798160">
                  <w:marLeft w:val="0"/>
                  <w:marRight w:val="0"/>
                  <w:marTop w:val="60"/>
                  <w:marBottom w:val="30"/>
                  <w:divBdr>
                    <w:top w:val="none" w:sz="0" w:space="0" w:color="auto"/>
                    <w:left w:val="none" w:sz="0" w:space="0" w:color="auto"/>
                    <w:bottom w:val="none" w:sz="0" w:space="0" w:color="auto"/>
                    <w:right w:val="none" w:sz="0" w:space="0" w:color="auto"/>
                  </w:divBdr>
                </w:div>
                <w:div w:id="20179918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0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37">
              <w:marLeft w:val="0"/>
              <w:marRight w:val="0"/>
              <w:marTop w:val="0"/>
              <w:marBottom w:val="0"/>
              <w:divBdr>
                <w:top w:val="none" w:sz="0" w:space="0" w:color="auto"/>
                <w:left w:val="none" w:sz="0" w:space="0" w:color="auto"/>
                <w:bottom w:val="none" w:sz="0" w:space="0" w:color="auto"/>
                <w:right w:val="none" w:sz="0" w:space="0" w:color="auto"/>
              </w:divBdr>
              <w:divsChild>
                <w:div w:id="20179991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114">
              <w:marLeft w:val="75"/>
              <w:marRight w:val="75"/>
              <w:marTop w:val="75"/>
              <w:marBottom w:val="0"/>
              <w:divBdr>
                <w:top w:val="none" w:sz="0" w:space="0" w:color="auto"/>
                <w:left w:val="none" w:sz="0" w:space="0" w:color="auto"/>
                <w:bottom w:val="none" w:sz="0" w:space="0" w:color="auto"/>
                <w:right w:val="none" w:sz="0" w:space="0" w:color="auto"/>
              </w:divBdr>
              <w:divsChild>
                <w:div w:id="201796648">
                  <w:marLeft w:val="0"/>
                  <w:marRight w:val="0"/>
                  <w:marTop w:val="60"/>
                  <w:marBottom w:val="30"/>
                  <w:divBdr>
                    <w:top w:val="none" w:sz="0" w:space="0" w:color="auto"/>
                    <w:left w:val="none" w:sz="0" w:space="0" w:color="auto"/>
                    <w:bottom w:val="none" w:sz="0" w:space="0" w:color="auto"/>
                    <w:right w:val="none" w:sz="0" w:space="0" w:color="auto"/>
                  </w:divBdr>
                </w:div>
                <w:div w:id="201798001">
                  <w:marLeft w:val="0"/>
                  <w:marRight w:val="0"/>
                  <w:marTop w:val="60"/>
                  <w:marBottom w:val="30"/>
                  <w:divBdr>
                    <w:top w:val="none" w:sz="0" w:space="0" w:color="auto"/>
                    <w:left w:val="none" w:sz="0" w:space="0" w:color="auto"/>
                    <w:bottom w:val="none" w:sz="0" w:space="0" w:color="auto"/>
                    <w:right w:val="none" w:sz="0" w:space="0" w:color="auto"/>
                  </w:divBdr>
                </w:div>
                <w:div w:id="20179838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4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94">
              <w:marLeft w:val="0"/>
              <w:marRight w:val="0"/>
              <w:marTop w:val="0"/>
              <w:marBottom w:val="0"/>
              <w:divBdr>
                <w:top w:val="none" w:sz="0" w:space="0" w:color="auto"/>
                <w:left w:val="none" w:sz="0" w:space="0" w:color="auto"/>
                <w:bottom w:val="none" w:sz="0" w:space="0" w:color="auto"/>
                <w:right w:val="none" w:sz="0" w:space="0" w:color="auto"/>
              </w:divBdr>
              <w:divsChild>
                <w:div w:id="20179980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474">
              <w:marLeft w:val="75"/>
              <w:marRight w:val="75"/>
              <w:marTop w:val="75"/>
              <w:marBottom w:val="0"/>
              <w:divBdr>
                <w:top w:val="none" w:sz="0" w:space="0" w:color="auto"/>
                <w:left w:val="none" w:sz="0" w:space="0" w:color="auto"/>
                <w:bottom w:val="none" w:sz="0" w:space="0" w:color="auto"/>
                <w:right w:val="none" w:sz="0" w:space="0" w:color="auto"/>
              </w:divBdr>
              <w:divsChild>
                <w:div w:id="201796109">
                  <w:marLeft w:val="0"/>
                  <w:marRight w:val="0"/>
                  <w:marTop w:val="60"/>
                  <w:marBottom w:val="30"/>
                  <w:divBdr>
                    <w:top w:val="none" w:sz="0" w:space="0" w:color="auto"/>
                    <w:left w:val="none" w:sz="0" w:space="0" w:color="auto"/>
                    <w:bottom w:val="none" w:sz="0" w:space="0" w:color="auto"/>
                    <w:right w:val="none" w:sz="0" w:space="0" w:color="auto"/>
                  </w:divBdr>
                </w:div>
                <w:div w:id="201798304">
                  <w:marLeft w:val="0"/>
                  <w:marRight w:val="0"/>
                  <w:marTop w:val="60"/>
                  <w:marBottom w:val="30"/>
                  <w:divBdr>
                    <w:top w:val="none" w:sz="0" w:space="0" w:color="auto"/>
                    <w:left w:val="none" w:sz="0" w:space="0" w:color="auto"/>
                    <w:bottom w:val="none" w:sz="0" w:space="0" w:color="auto"/>
                    <w:right w:val="none" w:sz="0" w:space="0" w:color="auto"/>
                  </w:divBdr>
                </w:div>
                <w:div w:id="20180321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88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07">
              <w:marLeft w:val="75"/>
              <w:marRight w:val="75"/>
              <w:marTop w:val="75"/>
              <w:marBottom w:val="0"/>
              <w:divBdr>
                <w:top w:val="none" w:sz="0" w:space="0" w:color="auto"/>
                <w:left w:val="none" w:sz="0" w:space="0" w:color="auto"/>
                <w:bottom w:val="none" w:sz="0" w:space="0" w:color="auto"/>
                <w:right w:val="none" w:sz="0" w:space="0" w:color="auto"/>
              </w:divBdr>
              <w:divsChild>
                <w:div w:id="201796384">
                  <w:marLeft w:val="0"/>
                  <w:marRight w:val="0"/>
                  <w:marTop w:val="60"/>
                  <w:marBottom w:val="30"/>
                  <w:divBdr>
                    <w:top w:val="none" w:sz="0" w:space="0" w:color="auto"/>
                    <w:left w:val="none" w:sz="0" w:space="0" w:color="auto"/>
                    <w:bottom w:val="none" w:sz="0" w:space="0" w:color="auto"/>
                    <w:right w:val="none" w:sz="0" w:space="0" w:color="auto"/>
                  </w:divBdr>
                </w:div>
                <w:div w:id="201801294">
                  <w:marLeft w:val="0"/>
                  <w:marRight w:val="0"/>
                  <w:marTop w:val="60"/>
                  <w:marBottom w:val="30"/>
                  <w:divBdr>
                    <w:top w:val="none" w:sz="0" w:space="0" w:color="auto"/>
                    <w:left w:val="none" w:sz="0" w:space="0" w:color="auto"/>
                    <w:bottom w:val="none" w:sz="0" w:space="0" w:color="auto"/>
                    <w:right w:val="none" w:sz="0" w:space="0" w:color="auto"/>
                  </w:divBdr>
                </w:div>
                <w:div w:id="201802466">
                  <w:marLeft w:val="0"/>
                  <w:marRight w:val="0"/>
                  <w:marTop w:val="60"/>
                  <w:marBottom w:val="30"/>
                  <w:divBdr>
                    <w:top w:val="none" w:sz="0" w:space="0" w:color="auto"/>
                    <w:left w:val="none" w:sz="0" w:space="0" w:color="auto"/>
                    <w:bottom w:val="none" w:sz="0" w:space="0" w:color="auto"/>
                    <w:right w:val="none" w:sz="0" w:space="0" w:color="auto"/>
                  </w:divBdr>
                </w:div>
              </w:divsChild>
            </w:div>
            <w:div w:id="201799522">
              <w:marLeft w:val="0"/>
              <w:marRight w:val="0"/>
              <w:marTop w:val="0"/>
              <w:marBottom w:val="0"/>
              <w:divBdr>
                <w:top w:val="none" w:sz="0" w:space="0" w:color="auto"/>
                <w:left w:val="none" w:sz="0" w:space="0" w:color="auto"/>
                <w:bottom w:val="none" w:sz="0" w:space="0" w:color="auto"/>
                <w:right w:val="none" w:sz="0" w:space="0" w:color="auto"/>
              </w:divBdr>
              <w:divsChild>
                <w:div w:id="20179915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50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06">
              <w:marLeft w:val="75"/>
              <w:marRight w:val="75"/>
              <w:marTop w:val="75"/>
              <w:marBottom w:val="0"/>
              <w:divBdr>
                <w:top w:val="none" w:sz="0" w:space="0" w:color="auto"/>
                <w:left w:val="none" w:sz="0" w:space="0" w:color="auto"/>
                <w:bottom w:val="none" w:sz="0" w:space="0" w:color="auto"/>
                <w:right w:val="none" w:sz="0" w:space="0" w:color="auto"/>
              </w:divBdr>
              <w:divsChild>
                <w:div w:id="201797261">
                  <w:marLeft w:val="0"/>
                  <w:marRight w:val="0"/>
                  <w:marTop w:val="60"/>
                  <w:marBottom w:val="30"/>
                  <w:divBdr>
                    <w:top w:val="none" w:sz="0" w:space="0" w:color="auto"/>
                    <w:left w:val="none" w:sz="0" w:space="0" w:color="auto"/>
                    <w:bottom w:val="none" w:sz="0" w:space="0" w:color="auto"/>
                    <w:right w:val="none" w:sz="0" w:space="0" w:color="auto"/>
                  </w:divBdr>
                </w:div>
                <w:div w:id="201797763">
                  <w:marLeft w:val="0"/>
                  <w:marRight w:val="0"/>
                  <w:marTop w:val="60"/>
                  <w:marBottom w:val="30"/>
                  <w:divBdr>
                    <w:top w:val="none" w:sz="0" w:space="0" w:color="auto"/>
                    <w:left w:val="none" w:sz="0" w:space="0" w:color="auto"/>
                    <w:bottom w:val="none" w:sz="0" w:space="0" w:color="auto"/>
                    <w:right w:val="none" w:sz="0" w:space="0" w:color="auto"/>
                  </w:divBdr>
                </w:div>
                <w:div w:id="201798223">
                  <w:marLeft w:val="0"/>
                  <w:marRight w:val="0"/>
                  <w:marTop w:val="60"/>
                  <w:marBottom w:val="30"/>
                  <w:divBdr>
                    <w:top w:val="none" w:sz="0" w:space="0" w:color="auto"/>
                    <w:left w:val="none" w:sz="0" w:space="0" w:color="auto"/>
                    <w:bottom w:val="none" w:sz="0" w:space="0" w:color="auto"/>
                    <w:right w:val="none" w:sz="0" w:space="0" w:color="auto"/>
                  </w:divBdr>
                </w:div>
              </w:divsChild>
            </w:div>
            <w:div w:id="201798080">
              <w:marLeft w:val="0"/>
              <w:marRight w:val="0"/>
              <w:marTop w:val="0"/>
              <w:marBottom w:val="0"/>
              <w:divBdr>
                <w:top w:val="none" w:sz="0" w:space="0" w:color="auto"/>
                <w:left w:val="none" w:sz="0" w:space="0" w:color="auto"/>
                <w:bottom w:val="none" w:sz="0" w:space="0" w:color="auto"/>
                <w:right w:val="none" w:sz="0" w:space="0" w:color="auto"/>
              </w:divBdr>
              <w:divsChild>
                <w:div w:id="20179880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012">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45">
              <w:marLeft w:val="75"/>
              <w:marRight w:val="75"/>
              <w:marTop w:val="75"/>
              <w:marBottom w:val="0"/>
              <w:divBdr>
                <w:top w:val="none" w:sz="0" w:space="0" w:color="auto"/>
                <w:left w:val="none" w:sz="0" w:space="0" w:color="auto"/>
                <w:bottom w:val="none" w:sz="0" w:space="0" w:color="auto"/>
                <w:right w:val="none" w:sz="0" w:space="0" w:color="auto"/>
              </w:divBdr>
              <w:divsChild>
                <w:div w:id="201796614">
                  <w:marLeft w:val="0"/>
                  <w:marRight w:val="0"/>
                  <w:marTop w:val="60"/>
                  <w:marBottom w:val="30"/>
                  <w:divBdr>
                    <w:top w:val="none" w:sz="0" w:space="0" w:color="auto"/>
                    <w:left w:val="none" w:sz="0" w:space="0" w:color="auto"/>
                    <w:bottom w:val="none" w:sz="0" w:space="0" w:color="auto"/>
                    <w:right w:val="none" w:sz="0" w:space="0" w:color="auto"/>
                  </w:divBdr>
                </w:div>
                <w:div w:id="201798356">
                  <w:marLeft w:val="0"/>
                  <w:marRight w:val="0"/>
                  <w:marTop w:val="60"/>
                  <w:marBottom w:val="30"/>
                  <w:divBdr>
                    <w:top w:val="none" w:sz="0" w:space="0" w:color="auto"/>
                    <w:left w:val="none" w:sz="0" w:space="0" w:color="auto"/>
                    <w:bottom w:val="none" w:sz="0" w:space="0" w:color="auto"/>
                    <w:right w:val="none" w:sz="0" w:space="0" w:color="auto"/>
                  </w:divBdr>
                </w:div>
                <w:div w:id="20180287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22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49">
              <w:marLeft w:val="75"/>
              <w:marRight w:val="75"/>
              <w:marTop w:val="75"/>
              <w:marBottom w:val="0"/>
              <w:divBdr>
                <w:top w:val="none" w:sz="0" w:space="0" w:color="auto"/>
                <w:left w:val="none" w:sz="0" w:space="0" w:color="auto"/>
                <w:bottom w:val="none" w:sz="0" w:space="0" w:color="auto"/>
                <w:right w:val="none" w:sz="0" w:space="0" w:color="auto"/>
              </w:divBdr>
              <w:divsChild>
                <w:div w:id="201799004">
                  <w:marLeft w:val="0"/>
                  <w:marRight w:val="0"/>
                  <w:marTop w:val="60"/>
                  <w:marBottom w:val="30"/>
                  <w:divBdr>
                    <w:top w:val="none" w:sz="0" w:space="0" w:color="auto"/>
                    <w:left w:val="none" w:sz="0" w:space="0" w:color="auto"/>
                    <w:bottom w:val="none" w:sz="0" w:space="0" w:color="auto"/>
                    <w:right w:val="none" w:sz="0" w:space="0" w:color="auto"/>
                  </w:divBdr>
                </w:div>
                <w:div w:id="201802511">
                  <w:marLeft w:val="0"/>
                  <w:marRight w:val="0"/>
                  <w:marTop w:val="60"/>
                  <w:marBottom w:val="30"/>
                  <w:divBdr>
                    <w:top w:val="none" w:sz="0" w:space="0" w:color="auto"/>
                    <w:left w:val="none" w:sz="0" w:space="0" w:color="auto"/>
                    <w:bottom w:val="none" w:sz="0" w:space="0" w:color="auto"/>
                    <w:right w:val="none" w:sz="0" w:space="0" w:color="auto"/>
                  </w:divBdr>
                </w:div>
                <w:div w:id="201803027">
                  <w:marLeft w:val="0"/>
                  <w:marRight w:val="0"/>
                  <w:marTop w:val="60"/>
                  <w:marBottom w:val="30"/>
                  <w:divBdr>
                    <w:top w:val="none" w:sz="0" w:space="0" w:color="auto"/>
                    <w:left w:val="none" w:sz="0" w:space="0" w:color="auto"/>
                    <w:bottom w:val="none" w:sz="0" w:space="0" w:color="auto"/>
                    <w:right w:val="none" w:sz="0" w:space="0" w:color="auto"/>
                  </w:divBdr>
                </w:div>
              </w:divsChild>
            </w:div>
            <w:div w:id="201801601">
              <w:marLeft w:val="0"/>
              <w:marRight w:val="0"/>
              <w:marTop w:val="0"/>
              <w:marBottom w:val="0"/>
              <w:divBdr>
                <w:top w:val="none" w:sz="0" w:space="0" w:color="auto"/>
                <w:left w:val="none" w:sz="0" w:space="0" w:color="auto"/>
                <w:bottom w:val="none" w:sz="0" w:space="0" w:color="auto"/>
                <w:right w:val="none" w:sz="0" w:space="0" w:color="auto"/>
              </w:divBdr>
              <w:divsChild>
                <w:div w:id="20179966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8248">
      <w:marLeft w:val="0"/>
      <w:marRight w:val="0"/>
      <w:marTop w:val="0"/>
      <w:marBottom w:val="0"/>
      <w:divBdr>
        <w:top w:val="none" w:sz="0" w:space="0" w:color="auto"/>
        <w:left w:val="none" w:sz="0" w:space="0" w:color="auto"/>
        <w:bottom w:val="none" w:sz="0" w:space="0" w:color="auto"/>
        <w:right w:val="none" w:sz="0" w:space="0" w:color="auto"/>
      </w:divBdr>
      <w:divsChild>
        <w:div w:id="201799420">
          <w:marLeft w:val="75"/>
          <w:marRight w:val="75"/>
          <w:marTop w:val="75"/>
          <w:marBottom w:val="0"/>
          <w:divBdr>
            <w:top w:val="none" w:sz="0" w:space="0" w:color="auto"/>
            <w:left w:val="none" w:sz="0" w:space="0" w:color="auto"/>
            <w:bottom w:val="none" w:sz="0" w:space="0" w:color="auto"/>
            <w:right w:val="none" w:sz="0" w:space="0" w:color="auto"/>
          </w:divBdr>
          <w:divsChild>
            <w:div w:id="201795703">
              <w:marLeft w:val="0"/>
              <w:marRight w:val="0"/>
              <w:marTop w:val="60"/>
              <w:marBottom w:val="30"/>
              <w:divBdr>
                <w:top w:val="none" w:sz="0" w:space="0" w:color="auto"/>
                <w:left w:val="none" w:sz="0" w:space="0" w:color="auto"/>
                <w:bottom w:val="none" w:sz="0" w:space="0" w:color="auto"/>
                <w:right w:val="none" w:sz="0" w:space="0" w:color="auto"/>
              </w:divBdr>
            </w:div>
            <w:div w:id="201796828">
              <w:marLeft w:val="0"/>
              <w:marRight w:val="0"/>
              <w:marTop w:val="60"/>
              <w:marBottom w:val="30"/>
              <w:divBdr>
                <w:top w:val="none" w:sz="0" w:space="0" w:color="auto"/>
                <w:left w:val="none" w:sz="0" w:space="0" w:color="auto"/>
                <w:bottom w:val="none" w:sz="0" w:space="0" w:color="auto"/>
                <w:right w:val="none" w:sz="0" w:space="0" w:color="auto"/>
              </w:divBdr>
            </w:div>
            <w:div w:id="20179770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289">
      <w:marLeft w:val="0"/>
      <w:marRight w:val="0"/>
      <w:marTop w:val="0"/>
      <w:marBottom w:val="0"/>
      <w:divBdr>
        <w:top w:val="none" w:sz="0" w:space="0" w:color="auto"/>
        <w:left w:val="none" w:sz="0" w:space="0" w:color="auto"/>
        <w:bottom w:val="none" w:sz="0" w:space="0" w:color="auto"/>
        <w:right w:val="none" w:sz="0" w:space="0" w:color="auto"/>
      </w:divBdr>
      <w:divsChild>
        <w:div w:id="201795226">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49">
              <w:marLeft w:val="75"/>
              <w:marRight w:val="75"/>
              <w:marTop w:val="75"/>
              <w:marBottom w:val="0"/>
              <w:divBdr>
                <w:top w:val="none" w:sz="0" w:space="0" w:color="auto"/>
                <w:left w:val="none" w:sz="0" w:space="0" w:color="auto"/>
                <w:bottom w:val="none" w:sz="0" w:space="0" w:color="auto"/>
                <w:right w:val="none" w:sz="0" w:space="0" w:color="auto"/>
              </w:divBdr>
              <w:divsChild>
                <w:div w:id="201795669">
                  <w:marLeft w:val="0"/>
                  <w:marRight w:val="0"/>
                  <w:marTop w:val="60"/>
                  <w:marBottom w:val="30"/>
                  <w:divBdr>
                    <w:top w:val="none" w:sz="0" w:space="0" w:color="auto"/>
                    <w:left w:val="none" w:sz="0" w:space="0" w:color="auto"/>
                    <w:bottom w:val="none" w:sz="0" w:space="0" w:color="auto"/>
                    <w:right w:val="none" w:sz="0" w:space="0" w:color="auto"/>
                  </w:divBdr>
                </w:div>
                <w:div w:id="201798125">
                  <w:marLeft w:val="0"/>
                  <w:marRight w:val="0"/>
                  <w:marTop w:val="60"/>
                  <w:marBottom w:val="30"/>
                  <w:divBdr>
                    <w:top w:val="none" w:sz="0" w:space="0" w:color="auto"/>
                    <w:left w:val="none" w:sz="0" w:space="0" w:color="auto"/>
                    <w:bottom w:val="none" w:sz="0" w:space="0" w:color="auto"/>
                    <w:right w:val="none" w:sz="0" w:space="0" w:color="auto"/>
                  </w:divBdr>
                </w:div>
                <w:div w:id="201801988">
                  <w:marLeft w:val="0"/>
                  <w:marRight w:val="0"/>
                  <w:marTop w:val="60"/>
                  <w:marBottom w:val="30"/>
                  <w:divBdr>
                    <w:top w:val="none" w:sz="0" w:space="0" w:color="auto"/>
                    <w:left w:val="none" w:sz="0" w:space="0" w:color="auto"/>
                    <w:bottom w:val="none" w:sz="0" w:space="0" w:color="auto"/>
                    <w:right w:val="none" w:sz="0" w:space="0" w:color="auto"/>
                  </w:divBdr>
                </w:div>
              </w:divsChild>
            </w:div>
            <w:div w:id="201801240">
              <w:marLeft w:val="0"/>
              <w:marRight w:val="0"/>
              <w:marTop w:val="0"/>
              <w:marBottom w:val="0"/>
              <w:divBdr>
                <w:top w:val="none" w:sz="0" w:space="0" w:color="auto"/>
                <w:left w:val="none" w:sz="0" w:space="0" w:color="auto"/>
                <w:bottom w:val="none" w:sz="0" w:space="0" w:color="auto"/>
                <w:right w:val="none" w:sz="0" w:space="0" w:color="auto"/>
              </w:divBdr>
              <w:divsChild>
                <w:div w:id="20180143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78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46">
              <w:marLeft w:val="0"/>
              <w:marRight w:val="0"/>
              <w:marTop w:val="0"/>
              <w:marBottom w:val="0"/>
              <w:divBdr>
                <w:top w:val="none" w:sz="0" w:space="0" w:color="auto"/>
                <w:left w:val="none" w:sz="0" w:space="0" w:color="auto"/>
                <w:bottom w:val="none" w:sz="0" w:space="0" w:color="auto"/>
                <w:right w:val="none" w:sz="0" w:space="0" w:color="auto"/>
              </w:divBdr>
              <w:divsChild>
                <w:div w:id="2018008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359">
              <w:marLeft w:val="75"/>
              <w:marRight w:val="75"/>
              <w:marTop w:val="75"/>
              <w:marBottom w:val="0"/>
              <w:divBdr>
                <w:top w:val="none" w:sz="0" w:space="0" w:color="auto"/>
                <w:left w:val="none" w:sz="0" w:space="0" w:color="auto"/>
                <w:bottom w:val="none" w:sz="0" w:space="0" w:color="auto"/>
                <w:right w:val="none" w:sz="0" w:space="0" w:color="auto"/>
              </w:divBdr>
              <w:divsChild>
                <w:div w:id="201795759">
                  <w:marLeft w:val="0"/>
                  <w:marRight w:val="0"/>
                  <w:marTop w:val="60"/>
                  <w:marBottom w:val="30"/>
                  <w:divBdr>
                    <w:top w:val="none" w:sz="0" w:space="0" w:color="auto"/>
                    <w:left w:val="none" w:sz="0" w:space="0" w:color="auto"/>
                    <w:bottom w:val="none" w:sz="0" w:space="0" w:color="auto"/>
                    <w:right w:val="none" w:sz="0" w:space="0" w:color="auto"/>
                  </w:divBdr>
                </w:div>
                <w:div w:id="201801469">
                  <w:marLeft w:val="0"/>
                  <w:marRight w:val="0"/>
                  <w:marTop w:val="60"/>
                  <w:marBottom w:val="30"/>
                  <w:divBdr>
                    <w:top w:val="none" w:sz="0" w:space="0" w:color="auto"/>
                    <w:left w:val="none" w:sz="0" w:space="0" w:color="auto"/>
                    <w:bottom w:val="none" w:sz="0" w:space="0" w:color="auto"/>
                    <w:right w:val="none" w:sz="0" w:space="0" w:color="auto"/>
                  </w:divBdr>
                </w:div>
                <w:div w:id="20180189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238">
          <w:marLeft w:val="0"/>
          <w:marRight w:val="0"/>
          <w:marTop w:val="75"/>
          <w:marBottom w:val="0"/>
          <w:divBdr>
            <w:top w:val="single" w:sz="6" w:space="4" w:color="A6C9E2"/>
            <w:left w:val="single" w:sz="6" w:space="4" w:color="A6C9E2"/>
            <w:bottom w:val="single" w:sz="6" w:space="4" w:color="A6C9E2"/>
            <w:right w:val="single" w:sz="6" w:space="4" w:color="A6C9E2"/>
          </w:divBdr>
          <w:divsChild>
            <w:div w:id="201798092">
              <w:marLeft w:val="0"/>
              <w:marRight w:val="0"/>
              <w:marTop w:val="0"/>
              <w:marBottom w:val="0"/>
              <w:divBdr>
                <w:top w:val="none" w:sz="0" w:space="0" w:color="auto"/>
                <w:left w:val="none" w:sz="0" w:space="0" w:color="auto"/>
                <w:bottom w:val="none" w:sz="0" w:space="0" w:color="auto"/>
                <w:right w:val="none" w:sz="0" w:space="0" w:color="auto"/>
              </w:divBdr>
              <w:divsChild>
                <w:div w:id="2017999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676">
              <w:marLeft w:val="75"/>
              <w:marRight w:val="75"/>
              <w:marTop w:val="75"/>
              <w:marBottom w:val="0"/>
              <w:divBdr>
                <w:top w:val="none" w:sz="0" w:space="0" w:color="auto"/>
                <w:left w:val="none" w:sz="0" w:space="0" w:color="auto"/>
                <w:bottom w:val="none" w:sz="0" w:space="0" w:color="auto"/>
                <w:right w:val="none" w:sz="0" w:space="0" w:color="auto"/>
              </w:divBdr>
              <w:divsChild>
                <w:div w:id="201796974">
                  <w:marLeft w:val="0"/>
                  <w:marRight w:val="0"/>
                  <w:marTop w:val="60"/>
                  <w:marBottom w:val="30"/>
                  <w:divBdr>
                    <w:top w:val="none" w:sz="0" w:space="0" w:color="auto"/>
                    <w:left w:val="none" w:sz="0" w:space="0" w:color="auto"/>
                    <w:bottom w:val="none" w:sz="0" w:space="0" w:color="auto"/>
                    <w:right w:val="none" w:sz="0" w:space="0" w:color="auto"/>
                  </w:divBdr>
                </w:div>
                <w:div w:id="201801379">
                  <w:marLeft w:val="0"/>
                  <w:marRight w:val="0"/>
                  <w:marTop w:val="60"/>
                  <w:marBottom w:val="30"/>
                  <w:divBdr>
                    <w:top w:val="none" w:sz="0" w:space="0" w:color="auto"/>
                    <w:left w:val="none" w:sz="0" w:space="0" w:color="auto"/>
                    <w:bottom w:val="none" w:sz="0" w:space="0" w:color="auto"/>
                    <w:right w:val="none" w:sz="0" w:space="0" w:color="auto"/>
                  </w:divBdr>
                </w:div>
                <w:div w:id="20180208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644">
          <w:marLeft w:val="0"/>
          <w:marRight w:val="0"/>
          <w:marTop w:val="75"/>
          <w:marBottom w:val="0"/>
          <w:divBdr>
            <w:top w:val="single" w:sz="6" w:space="4" w:color="A6C9E2"/>
            <w:left w:val="single" w:sz="6" w:space="4" w:color="A6C9E2"/>
            <w:bottom w:val="single" w:sz="6" w:space="4" w:color="A6C9E2"/>
            <w:right w:val="single" w:sz="6" w:space="4" w:color="A6C9E2"/>
          </w:divBdr>
          <w:divsChild>
            <w:div w:id="201800662">
              <w:marLeft w:val="75"/>
              <w:marRight w:val="75"/>
              <w:marTop w:val="75"/>
              <w:marBottom w:val="0"/>
              <w:divBdr>
                <w:top w:val="none" w:sz="0" w:space="0" w:color="auto"/>
                <w:left w:val="none" w:sz="0" w:space="0" w:color="auto"/>
                <w:bottom w:val="none" w:sz="0" w:space="0" w:color="auto"/>
                <w:right w:val="none" w:sz="0" w:space="0" w:color="auto"/>
              </w:divBdr>
              <w:divsChild>
                <w:div w:id="201796272">
                  <w:marLeft w:val="0"/>
                  <w:marRight w:val="0"/>
                  <w:marTop w:val="60"/>
                  <w:marBottom w:val="30"/>
                  <w:divBdr>
                    <w:top w:val="none" w:sz="0" w:space="0" w:color="auto"/>
                    <w:left w:val="none" w:sz="0" w:space="0" w:color="auto"/>
                    <w:bottom w:val="none" w:sz="0" w:space="0" w:color="auto"/>
                    <w:right w:val="none" w:sz="0" w:space="0" w:color="auto"/>
                  </w:divBdr>
                </w:div>
                <w:div w:id="201796414">
                  <w:marLeft w:val="0"/>
                  <w:marRight w:val="0"/>
                  <w:marTop w:val="60"/>
                  <w:marBottom w:val="30"/>
                  <w:divBdr>
                    <w:top w:val="none" w:sz="0" w:space="0" w:color="auto"/>
                    <w:left w:val="none" w:sz="0" w:space="0" w:color="auto"/>
                    <w:bottom w:val="none" w:sz="0" w:space="0" w:color="auto"/>
                    <w:right w:val="none" w:sz="0" w:space="0" w:color="auto"/>
                  </w:divBdr>
                </w:div>
                <w:div w:id="201799262">
                  <w:marLeft w:val="0"/>
                  <w:marRight w:val="0"/>
                  <w:marTop w:val="60"/>
                  <w:marBottom w:val="30"/>
                  <w:divBdr>
                    <w:top w:val="none" w:sz="0" w:space="0" w:color="auto"/>
                    <w:left w:val="none" w:sz="0" w:space="0" w:color="auto"/>
                    <w:bottom w:val="none" w:sz="0" w:space="0" w:color="auto"/>
                    <w:right w:val="none" w:sz="0" w:space="0" w:color="auto"/>
                  </w:divBdr>
                </w:div>
              </w:divsChild>
            </w:div>
            <w:div w:id="201801723">
              <w:marLeft w:val="0"/>
              <w:marRight w:val="0"/>
              <w:marTop w:val="0"/>
              <w:marBottom w:val="0"/>
              <w:divBdr>
                <w:top w:val="none" w:sz="0" w:space="0" w:color="auto"/>
                <w:left w:val="none" w:sz="0" w:space="0" w:color="auto"/>
                <w:bottom w:val="none" w:sz="0" w:space="0" w:color="auto"/>
                <w:right w:val="none" w:sz="0" w:space="0" w:color="auto"/>
              </w:divBdr>
              <w:divsChild>
                <w:div w:id="20180150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916">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03">
              <w:marLeft w:val="75"/>
              <w:marRight w:val="75"/>
              <w:marTop w:val="75"/>
              <w:marBottom w:val="0"/>
              <w:divBdr>
                <w:top w:val="none" w:sz="0" w:space="0" w:color="auto"/>
                <w:left w:val="none" w:sz="0" w:space="0" w:color="auto"/>
                <w:bottom w:val="none" w:sz="0" w:space="0" w:color="auto"/>
                <w:right w:val="none" w:sz="0" w:space="0" w:color="auto"/>
              </w:divBdr>
              <w:divsChild>
                <w:div w:id="201796795">
                  <w:marLeft w:val="0"/>
                  <w:marRight w:val="0"/>
                  <w:marTop w:val="60"/>
                  <w:marBottom w:val="30"/>
                  <w:divBdr>
                    <w:top w:val="none" w:sz="0" w:space="0" w:color="auto"/>
                    <w:left w:val="none" w:sz="0" w:space="0" w:color="auto"/>
                    <w:bottom w:val="none" w:sz="0" w:space="0" w:color="auto"/>
                    <w:right w:val="none" w:sz="0" w:space="0" w:color="auto"/>
                  </w:divBdr>
                </w:div>
                <w:div w:id="201798960">
                  <w:marLeft w:val="0"/>
                  <w:marRight w:val="0"/>
                  <w:marTop w:val="60"/>
                  <w:marBottom w:val="30"/>
                  <w:divBdr>
                    <w:top w:val="none" w:sz="0" w:space="0" w:color="auto"/>
                    <w:left w:val="none" w:sz="0" w:space="0" w:color="auto"/>
                    <w:bottom w:val="none" w:sz="0" w:space="0" w:color="auto"/>
                    <w:right w:val="none" w:sz="0" w:space="0" w:color="auto"/>
                  </w:divBdr>
                </w:div>
                <w:div w:id="201801028">
                  <w:marLeft w:val="0"/>
                  <w:marRight w:val="0"/>
                  <w:marTop w:val="60"/>
                  <w:marBottom w:val="30"/>
                  <w:divBdr>
                    <w:top w:val="none" w:sz="0" w:space="0" w:color="auto"/>
                    <w:left w:val="none" w:sz="0" w:space="0" w:color="auto"/>
                    <w:bottom w:val="none" w:sz="0" w:space="0" w:color="auto"/>
                    <w:right w:val="none" w:sz="0" w:space="0" w:color="auto"/>
                  </w:divBdr>
                </w:div>
              </w:divsChild>
            </w:div>
            <w:div w:id="201800692">
              <w:marLeft w:val="0"/>
              <w:marRight w:val="0"/>
              <w:marTop w:val="0"/>
              <w:marBottom w:val="0"/>
              <w:divBdr>
                <w:top w:val="none" w:sz="0" w:space="0" w:color="auto"/>
                <w:left w:val="none" w:sz="0" w:space="0" w:color="auto"/>
                <w:bottom w:val="none" w:sz="0" w:space="0" w:color="auto"/>
                <w:right w:val="none" w:sz="0" w:space="0" w:color="auto"/>
              </w:divBdr>
              <w:divsChild>
                <w:div w:id="20179818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629">
          <w:marLeft w:val="0"/>
          <w:marRight w:val="0"/>
          <w:marTop w:val="75"/>
          <w:marBottom w:val="0"/>
          <w:divBdr>
            <w:top w:val="single" w:sz="6" w:space="4" w:color="A6C9E2"/>
            <w:left w:val="single" w:sz="6" w:space="4" w:color="A6C9E2"/>
            <w:bottom w:val="single" w:sz="6" w:space="4" w:color="A6C9E2"/>
            <w:right w:val="single" w:sz="6" w:space="4" w:color="A6C9E2"/>
          </w:divBdr>
          <w:divsChild>
            <w:div w:id="201801250">
              <w:marLeft w:val="75"/>
              <w:marRight w:val="75"/>
              <w:marTop w:val="75"/>
              <w:marBottom w:val="0"/>
              <w:divBdr>
                <w:top w:val="none" w:sz="0" w:space="0" w:color="auto"/>
                <w:left w:val="none" w:sz="0" w:space="0" w:color="auto"/>
                <w:bottom w:val="none" w:sz="0" w:space="0" w:color="auto"/>
                <w:right w:val="none" w:sz="0" w:space="0" w:color="auto"/>
              </w:divBdr>
              <w:divsChild>
                <w:div w:id="201797301">
                  <w:marLeft w:val="0"/>
                  <w:marRight w:val="0"/>
                  <w:marTop w:val="60"/>
                  <w:marBottom w:val="30"/>
                  <w:divBdr>
                    <w:top w:val="none" w:sz="0" w:space="0" w:color="auto"/>
                    <w:left w:val="none" w:sz="0" w:space="0" w:color="auto"/>
                    <w:bottom w:val="none" w:sz="0" w:space="0" w:color="auto"/>
                    <w:right w:val="none" w:sz="0" w:space="0" w:color="auto"/>
                  </w:divBdr>
                </w:div>
                <w:div w:id="201800133">
                  <w:marLeft w:val="0"/>
                  <w:marRight w:val="0"/>
                  <w:marTop w:val="60"/>
                  <w:marBottom w:val="30"/>
                  <w:divBdr>
                    <w:top w:val="none" w:sz="0" w:space="0" w:color="auto"/>
                    <w:left w:val="none" w:sz="0" w:space="0" w:color="auto"/>
                    <w:bottom w:val="none" w:sz="0" w:space="0" w:color="auto"/>
                    <w:right w:val="none" w:sz="0" w:space="0" w:color="auto"/>
                  </w:divBdr>
                </w:div>
                <w:div w:id="201801064">
                  <w:marLeft w:val="0"/>
                  <w:marRight w:val="0"/>
                  <w:marTop w:val="60"/>
                  <w:marBottom w:val="30"/>
                  <w:divBdr>
                    <w:top w:val="none" w:sz="0" w:space="0" w:color="auto"/>
                    <w:left w:val="none" w:sz="0" w:space="0" w:color="auto"/>
                    <w:bottom w:val="none" w:sz="0" w:space="0" w:color="auto"/>
                    <w:right w:val="none" w:sz="0" w:space="0" w:color="auto"/>
                  </w:divBdr>
                </w:div>
              </w:divsChild>
            </w:div>
            <w:div w:id="201802470">
              <w:marLeft w:val="0"/>
              <w:marRight w:val="0"/>
              <w:marTop w:val="0"/>
              <w:marBottom w:val="0"/>
              <w:divBdr>
                <w:top w:val="none" w:sz="0" w:space="0" w:color="auto"/>
                <w:left w:val="none" w:sz="0" w:space="0" w:color="auto"/>
                <w:bottom w:val="none" w:sz="0" w:space="0" w:color="auto"/>
                <w:right w:val="none" w:sz="0" w:space="0" w:color="auto"/>
              </w:divBdr>
              <w:divsChild>
                <w:div w:id="20179880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03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58">
              <w:marLeft w:val="0"/>
              <w:marRight w:val="0"/>
              <w:marTop w:val="0"/>
              <w:marBottom w:val="0"/>
              <w:divBdr>
                <w:top w:val="none" w:sz="0" w:space="0" w:color="auto"/>
                <w:left w:val="none" w:sz="0" w:space="0" w:color="auto"/>
                <w:bottom w:val="none" w:sz="0" w:space="0" w:color="auto"/>
                <w:right w:val="none" w:sz="0" w:space="0" w:color="auto"/>
              </w:divBdr>
              <w:divsChild>
                <w:div w:id="2018012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938">
              <w:marLeft w:val="75"/>
              <w:marRight w:val="75"/>
              <w:marTop w:val="75"/>
              <w:marBottom w:val="0"/>
              <w:divBdr>
                <w:top w:val="none" w:sz="0" w:space="0" w:color="auto"/>
                <w:left w:val="none" w:sz="0" w:space="0" w:color="auto"/>
                <w:bottom w:val="none" w:sz="0" w:space="0" w:color="auto"/>
                <w:right w:val="none" w:sz="0" w:space="0" w:color="auto"/>
              </w:divBdr>
              <w:divsChild>
                <w:div w:id="201795641">
                  <w:marLeft w:val="0"/>
                  <w:marRight w:val="0"/>
                  <w:marTop w:val="60"/>
                  <w:marBottom w:val="30"/>
                  <w:divBdr>
                    <w:top w:val="none" w:sz="0" w:space="0" w:color="auto"/>
                    <w:left w:val="none" w:sz="0" w:space="0" w:color="auto"/>
                    <w:bottom w:val="none" w:sz="0" w:space="0" w:color="auto"/>
                    <w:right w:val="none" w:sz="0" w:space="0" w:color="auto"/>
                  </w:divBdr>
                </w:div>
                <w:div w:id="201795771">
                  <w:marLeft w:val="0"/>
                  <w:marRight w:val="0"/>
                  <w:marTop w:val="60"/>
                  <w:marBottom w:val="30"/>
                  <w:divBdr>
                    <w:top w:val="none" w:sz="0" w:space="0" w:color="auto"/>
                    <w:left w:val="none" w:sz="0" w:space="0" w:color="auto"/>
                    <w:bottom w:val="none" w:sz="0" w:space="0" w:color="auto"/>
                    <w:right w:val="none" w:sz="0" w:space="0" w:color="auto"/>
                  </w:divBdr>
                </w:div>
                <w:div w:id="20180213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37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98">
              <w:marLeft w:val="0"/>
              <w:marRight w:val="0"/>
              <w:marTop w:val="0"/>
              <w:marBottom w:val="0"/>
              <w:divBdr>
                <w:top w:val="none" w:sz="0" w:space="0" w:color="auto"/>
                <w:left w:val="none" w:sz="0" w:space="0" w:color="auto"/>
                <w:bottom w:val="none" w:sz="0" w:space="0" w:color="auto"/>
                <w:right w:val="none" w:sz="0" w:space="0" w:color="auto"/>
              </w:divBdr>
              <w:divsChild>
                <w:div w:id="2017965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495">
              <w:marLeft w:val="75"/>
              <w:marRight w:val="75"/>
              <w:marTop w:val="75"/>
              <w:marBottom w:val="0"/>
              <w:divBdr>
                <w:top w:val="none" w:sz="0" w:space="0" w:color="auto"/>
                <w:left w:val="none" w:sz="0" w:space="0" w:color="auto"/>
                <w:bottom w:val="none" w:sz="0" w:space="0" w:color="auto"/>
                <w:right w:val="none" w:sz="0" w:space="0" w:color="auto"/>
              </w:divBdr>
              <w:divsChild>
                <w:div w:id="201797496">
                  <w:marLeft w:val="0"/>
                  <w:marRight w:val="0"/>
                  <w:marTop w:val="60"/>
                  <w:marBottom w:val="30"/>
                  <w:divBdr>
                    <w:top w:val="none" w:sz="0" w:space="0" w:color="auto"/>
                    <w:left w:val="none" w:sz="0" w:space="0" w:color="auto"/>
                    <w:bottom w:val="none" w:sz="0" w:space="0" w:color="auto"/>
                    <w:right w:val="none" w:sz="0" w:space="0" w:color="auto"/>
                  </w:divBdr>
                </w:div>
                <w:div w:id="201798894">
                  <w:marLeft w:val="0"/>
                  <w:marRight w:val="0"/>
                  <w:marTop w:val="60"/>
                  <w:marBottom w:val="30"/>
                  <w:divBdr>
                    <w:top w:val="none" w:sz="0" w:space="0" w:color="auto"/>
                    <w:left w:val="none" w:sz="0" w:space="0" w:color="auto"/>
                    <w:bottom w:val="none" w:sz="0" w:space="0" w:color="auto"/>
                    <w:right w:val="none" w:sz="0" w:space="0" w:color="auto"/>
                  </w:divBdr>
                </w:div>
                <w:div w:id="20180039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33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80">
              <w:marLeft w:val="75"/>
              <w:marRight w:val="75"/>
              <w:marTop w:val="75"/>
              <w:marBottom w:val="0"/>
              <w:divBdr>
                <w:top w:val="none" w:sz="0" w:space="0" w:color="auto"/>
                <w:left w:val="none" w:sz="0" w:space="0" w:color="auto"/>
                <w:bottom w:val="none" w:sz="0" w:space="0" w:color="auto"/>
                <w:right w:val="none" w:sz="0" w:space="0" w:color="auto"/>
              </w:divBdr>
              <w:divsChild>
                <w:div w:id="201795676">
                  <w:marLeft w:val="0"/>
                  <w:marRight w:val="0"/>
                  <w:marTop w:val="60"/>
                  <w:marBottom w:val="30"/>
                  <w:divBdr>
                    <w:top w:val="none" w:sz="0" w:space="0" w:color="auto"/>
                    <w:left w:val="none" w:sz="0" w:space="0" w:color="auto"/>
                    <w:bottom w:val="none" w:sz="0" w:space="0" w:color="auto"/>
                    <w:right w:val="none" w:sz="0" w:space="0" w:color="auto"/>
                  </w:divBdr>
                </w:div>
                <w:div w:id="201796030">
                  <w:marLeft w:val="0"/>
                  <w:marRight w:val="0"/>
                  <w:marTop w:val="60"/>
                  <w:marBottom w:val="30"/>
                  <w:divBdr>
                    <w:top w:val="none" w:sz="0" w:space="0" w:color="auto"/>
                    <w:left w:val="none" w:sz="0" w:space="0" w:color="auto"/>
                    <w:bottom w:val="none" w:sz="0" w:space="0" w:color="auto"/>
                    <w:right w:val="none" w:sz="0" w:space="0" w:color="auto"/>
                  </w:divBdr>
                </w:div>
                <w:div w:id="201799561">
                  <w:marLeft w:val="0"/>
                  <w:marRight w:val="0"/>
                  <w:marTop w:val="60"/>
                  <w:marBottom w:val="30"/>
                  <w:divBdr>
                    <w:top w:val="none" w:sz="0" w:space="0" w:color="auto"/>
                    <w:left w:val="none" w:sz="0" w:space="0" w:color="auto"/>
                    <w:bottom w:val="none" w:sz="0" w:space="0" w:color="auto"/>
                    <w:right w:val="none" w:sz="0" w:space="0" w:color="auto"/>
                  </w:divBdr>
                </w:div>
              </w:divsChild>
            </w:div>
            <w:div w:id="201798286">
              <w:marLeft w:val="0"/>
              <w:marRight w:val="0"/>
              <w:marTop w:val="0"/>
              <w:marBottom w:val="0"/>
              <w:divBdr>
                <w:top w:val="none" w:sz="0" w:space="0" w:color="auto"/>
                <w:left w:val="none" w:sz="0" w:space="0" w:color="auto"/>
                <w:bottom w:val="none" w:sz="0" w:space="0" w:color="auto"/>
                <w:right w:val="none" w:sz="0" w:space="0" w:color="auto"/>
              </w:divBdr>
              <w:divsChild>
                <w:div w:id="20179764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8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48">
              <w:marLeft w:val="75"/>
              <w:marRight w:val="75"/>
              <w:marTop w:val="75"/>
              <w:marBottom w:val="0"/>
              <w:divBdr>
                <w:top w:val="none" w:sz="0" w:space="0" w:color="auto"/>
                <w:left w:val="none" w:sz="0" w:space="0" w:color="auto"/>
                <w:bottom w:val="none" w:sz="0" w:space="0" w:color="auto"/>
                <w:right w:val="none" w:sz="0" w:space="0" w:color="auto"/>
              </w:divBdr>
              <w:divsChild>
                <w:div w:id="201799367">
                  <w:marLeft w:val="0"/>
                  <w:marRight w:val="0"/>
                  <w:marTop w:val="60"/>
                  <w:marBottom w:val="30"/>
                  <w:divBdr>
                    <w:top w:val="none" w:sz="0" w:space="0" w:color="auto"/>
                    <w:left w:val="none" w:sz="0" w:space="0" w:color="auto"/>
                    <w:bottom w:val="none" w:sz="0" w:space="0" w:color="auto"/>
                    <w:right w:val="none" w:sz="0" w:space="0" w:color="auto"/>
                  </w:divBdr>
                </w:div>
                <w:div w:id="201800356">
                  <w:marLeft w:val="0"/>
                  <w:marRight w:val="0"/>
                  <w:marTop w:val="60"/>
                  <w:marBottom w:val="30"/>
                  <w:divBdr>
                    <w:top w:val="none" w:sz="0" w:space="0" w:color="auto"/>
                    <w:left w:val="none" w:sz="0" w:space="0" w:color="auto"/>
                    <w:bottom w:val="none" w:sz="0" w:space="0" w:color="auto"/>
                    <w:right w:val="none" w:sz="0" w:space="0" w:color="auto"/>
                  </w:divBdr>
                </w:div>
                <w:div w:id="201802047">
                  <w:marLeft w:val="0"/>
                  <w:marRight w:val="0"/>
                  <w:marTop w:val="60"/>
                  <w:marBottom w:val="30"/>
                  <w:divBdr>
                    <w:top w:val="none" w:sz="0" w:space="0" w:color="auto"/>
                    <w:left w:val="none" w:sz="0" w:space="0" w:color="auto"/>
                    <w:bottom w:val="none" w:sz="0" w:space="0" w:color="auto"/>
                    <w:right w:val="none" w:sz="0" w:space="0" w:color="auto"/>
                  </w:divBdr>
                </w:div>
              </w:divsChild>
            </w:div>
            <w:div w:id="201800380">
              <w:marLeft w:val="0"/>
              <w:marRight w:val="0"/>
              <w:marTop w:val="0"/>
              <w:marBottom w:val="0"/>
              <w:divBdr>
                <w:top w:val="none" w:sz="0" w:space="0" w:color="auto"/>
                <w:left w:val="none" w:sz="0" w:space="0" w:color="auto"/>
                <w:bottom w:val="none" w:sz="0" w:space="0" w:color="auto"/>
                <w:right w:val="none" w:sz="0" w:space="0" w:color="auto"/>
              </w:divBdr>
              <w:divsChild>
                <w:div w:id="20179744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14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553">
              <w:marLeft w:val="0"/>
              <w:marRight w:val="0"/>
              <w:marTop w:val="0"/>
              <w:marBottom w:val="0"/>
              <w:divBdr>
                <w:top w:val="none" w:sz="0" w:space="0" w:color="auto"/>
                <w:left w:val="none" w:sz="0" w:space="0" w:color="auto"/>
                <w:bottom w:val="none" w:sz="0" w:space="0" w:color="auto"/>
                <w:right w:val="none" w:sz="0" w:space="0" w:color="auto"/>
              </w:divBdr>
              <w:divsChild>
                <w:div w:id="20179796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645">
              <w:marLeft w:val="75"/>
              <w:marRight w:val="75"/>
              <w:marTop w:val="75"/>
              <w:marBottom w:val="0"/>
              <w:divBdr>
                <w:top w:val="none" w:sz="0" w:space="0" w:color="auto"/>
                <w:left w:val="none" w:sz="0" w:space="0" w:color="auto"/>
                <w:bottom w:val="none" w:sz="0" w:space="0" w:color="auto"/>
                <w:right w:val="none" w:sz="0" w:space="0" w:color="auto"/>
              </w:divBdr>
              <w:divsChild>
                <w:div w:id="201796993">
                  <w:marLeft w:val="0"/>
                  <w:marRight w:val="0"/>
                  <w:marTop w:val="60"/>
                  <w:marBottom w:val="30"/>
                  <w:divBdr>
                    <w:top w:val="none" w:sz="0" w:space="0" w:color="auto"/>
                    <w:left w:val="none" w:sz="0" w:space="0" w:color="auto"/>
                    <w:bottom w:val="none" w:sz="0" w:space="0" w:color="auto"/>
                    <w:right w:val="none" w:sz="0" w:space="0" w:color="auto"/>
                  </w:divBdr>
                </w:div>
                <w:div w:id="201802591">
                  <w:marLeft w:val="0"/>
                  <w:marRight w:val="0"/>
                  <w:marTop w:val="60"/>
                  <w:marBottom w:val="30"/>
                  <w:divBdr>
                    <w:top w:val="none" w:sz="0" w:space="0" w:color="auto"/>
                    <w:left w:val="none" w:sz="0" w:space="0" w:color="auto"/>
                    <w:bottom w:val="none" w:sz="0" w:space="0" w:color="auto"/>
                    <w:right w:val="none" w:sz="0" w:space="0" w:color="auto"/>
                  </w:divBdr>
                </w:div>
                <w:div w:id="20180281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44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557">
              <w:marLeft w:val="75"/>
              <w:marRight w:val="75"/>
              <w:marTop w:val="75"/>
              <w:marBottom w:val="0"/>
              <w:divBdr>
                <w:top w:val="none" w:sz="0" w:space="0" w:color="auto"/>
                <w:left w:val="none" w:sz="0" w:space="0" w:color="auto"/>
                <w:bottom w:val="none" w:sz="0" w:space="0" w:color="auto"/>
                <w:right w:val="none" w:sz="0" w:space="0" w:color="auto"/>
              </w:divBdr>
              <w:divsChild>
                <w:div w:id="201799415">
                  <w:marLeft w:val="0"/>
                  <w:marRight w:val="0"/>
                  <w:marTop w:val="60"/>
                  <w:marBottom w:val="30"/>
                  <w:divBdr>
                    <w:top w:val="none" w:sz="0" w:space="0" w:color="auto"/>
                    <w:left w:val="none" w:sz="0" w:space="0" w:color="auto"/>
                    <w:bottom w:val="none" w:sz="0" w:space="0" w:color="auto"/>
                    <w:right w:val="none" w:sz="0" w:space="0" w:color="auto"/>
                  </w:divBdr>
                </w:div>
                <w:div w:id="201800151">
                  <w:marLeft w:val="0"/>
                  <w:marRight w:val="0"/>
                  <w:marTop w:val="60"/>
                  <w:marBottom w:val="30"/>
                  <w:divBdr>
                    <w:top w:val="none" w:sz="0" w:space="0" w:color="auto"/>
                    <w:left w:val="none" w:sz="0" w:space="0" w:color="auto"/>
                    <w:bottom w:val="none" w:sz="0" w:space="0" w:color="auto"/>
                    <w:right w:val="none" w:sz="0" w:space="0" w:color="auto"/>
                  </w:divBdr>
                </w:div>
                <w:div w:id="20180234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47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43">
              <w:marLeft w:val="0"/>
              <w:marRight w:val="0"/>
              <w:marTop w:val="0"/>
              <w:marBottom w:val="0"/>
              <w:divBdr>
                <w:top w:val="none" w:sz="0" w:space="0" w:color="auto"/>
                <w:left w:val="none" w:sz="0" w:space="0" w:color="auto"/>
                <w:bottom w:val="none" w:sz="0" w:space="0" w:color="auto"/>
                <w:right w:val="none" w:sz="0" w:space="0" w:color="auto"/>
              </w:divBdr>
              <w:divsChild>
                <w:div w:id="20180091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679">
              <w:marLeft w:val="75"/>
              <w:marRight w:val="75"/>
              <w:marTop w:val="75"/>
              <w:marBottom w:val="0"/>
              <w:divBdr>
                <w:top w:val="none" w:sz="0" w:space="0" w:color="auto"/>
                <w:left w:val="none" w:sz="0" w:space="0" w:color="auto"/>
                <w:bottom w:val="none" w:sz="0" w:space="0" w:color="auto"/>
                <w:right w:val="none" w:sz="0" w:space="0" w:color="auto"/>
              </w:divBdr>
              <w:divsChild>
                <w:div w:id="201798648">
                  <w:marLeft w:val="0"/>
                  <w:marRight w:val="0"/>
                  <w:marTop w:val="60"/>
                  <w:marBottom w:val="30"/>
                  <w:divBdr>
                    <w:top w:val="none" w:sz="0" w:space="0" w:color="auto"/>
                    <w:left w:val="none" w:sz="0" w:space="0" w:color="auto"/>
                    <w:bottom w:val="none" w:sz="0" w:space="0" w:color="auto"/>
                    <w:right w:val="none" w:sz="0" w:space="0" w:color="auto"/>
                  </w:divBdr>
                </w:div>
                <w:div w:id="201800017">
                  <w:marLeft w:val="0"/>
                  <w:marRight w:val="0"/>
                  <w:marTop w:val="60"/>
                  <w:marBottom w:val="30"/>
                  <w:divBdr>
                    <w:top w:val="none" w:sz="0" w:space="0" w:color="auto"/>
                    <w:left w:val="none" w:sz="0" w:space="0" w:color="auto"/>
                    <w:bottom w:val="none" w:sz="0" w:space="0" w:color="auto"/>
                    <w:right w:val="none" w:sz="0" w:space="0" w:color="auto"/>
                  </w:divBdr>
                </w:div>
                <w:div w:id="20180302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31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71">
              <w:marLeft w:val="75"/>
              <w:marRight w:val="75"/>
              <w:marTop w:val="75"/>
              <w:marBottom w:val="0"/>
              <w:divBdr>
                <w:top w:val="none" w:sz="0" w:space="0" w:color="auto"/>
                <w:left w:val="none" w:sz="0" w:space="0" w:color="auto"/>
                <w:bottom w:val="none" w:sz="0" w:space="0" w:color="auto"/>
                <w:right w:val="none" w:sz="0" w:space="0" w:color="auto"/>
              </w:divBdr>
              <w:divsChild>
                <w:div w:id="201795280">
                  <w:marLeft w:val="0"/>
                  <w:marRight w:val="0"/>
                  <w:marTop w:val="60"/>
                  <w:marBottom w:val="30"/>
                  <w:divBdr>
                    <w:top w:val="none" w:sz="0" w:space="0" w:color="auto"/>
                    <w:left w:val="none" w:sz="0" w:space="0" w:color="auto"/>
                    <w:bottom w:val="none" w:sz="0" w:space="0" w:color="auto"/>
                    <w:right w:val="none" w:sz="0" w:space="0" w:color="auto"/>
                  </w:divBdr>
                </w:div>
                <w:div w:id="201799215">
                  <w:marLeft w:val="0"/>
                  <w:marRight w:val="0"/>
                  <w:marTop w:val="60"/>
                  <w:marBottom w:val="30"/>
                  <w:divBdr>
                    <w:top w:val="none" w:sz="0" w:space="0" w:color="auto"/>
                    <w:left w:val="none" w:sz="0" w:space="0" w:color="auto"/>
                    <w:bottom w:val="none" w:sz="0" w:space="0" w:color="auto"/>
                    <w:right w:val="none" w:sz="0" w:space="0" w:color="auto"/>
                  </w:divBdr>
                </w:div>
                <w:div w:id="201802784">
                  <w:marLeft w:val="0"/>
                  <w:marRight w:val="0"/>
                  <w:marTop w:val="60"/>
                  <w:marBottom w:val="30"/>
                  <w:divBdr>
                    <w:top w:val="none" w:sz="0" w:space="0" w:color="auto"/>
                    <w:left w:val="none" w:sz="0" w:space="0" w:color="auto"/>
                    <w:bottom w:val="none" w:sz="0" w:space="0" w:color="auto"/>
                    <w:right w:val="none" w:sz="0" w:space="0" w:color="auto"/>
                  </w:divBdr>
                </w:div>
              </w:divsChild>
            </w:div>
            <w:div w:id="201797489">
              <w:marLeft w:val="0"/>
              <w:marRight w:val="0"/>
              <w:marTop w:val="0"/>
              <w:marBottom w:val="0"/>
              <w:divBdr>
                <w:top w:val="none" w:sz="0" w:space="0" w:color="auto"/>
                <w:left w:val="none" w:sz="0" w:space="0" w:color="auto"/>
                <w:bottom w:val="none" w:sz="0" w:space="0" w:color="auto"/>
                <w:right w:val="none" w:sz="0" w:space="0" w:color="auto"/>
              </w:divBdr>
              <w:divsChild>
                <w:div w:id="20180013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8295">
      <w:marLeft w:val="0"/>
      <w:marRight w:val="0"/>
      <w:marTop w:val="0"/>
      <w:marBottom w:val="0"/>
      <w:divBdr>
        <w:top w:val="none" w:sz="0" w:space="0" w:color="auto"/>
        <w:left w:val="none" w:sz="0" w:space="0" w:color="auto"/>
        <w:bottom w:val="none" w:sz="0" w:space="0" w:color="auto"/>
        <w:right w:val="none" w:sz="0" w:space="0" w:color="auto"/>
      </w:divBdr>
      <w:divsChild>
        <w:div w:id="201800237">
          <w:marLeft w:val="75"/>
          <w:marRight w:val="75"/>
          <w:marTop w:val="75"/>
          <w:marBottom w:val="0"/>
          <w:divBdr>
            <w:top w:val="none" w:sz="0" w:space="0" w:color="auto"/>
            <w:left w:val="none" w:sz="0" w:space="0" w:color="auto"/>
            <w:bottom w:val="none" w:sz="0" w:space="0" w:color="auto"/>
            <w:right w:val="none" w:sz="0" w:space="0" w:color="auto"/>
          </w:divBdr>
          <w:divsChild>
            <w:div w:id="201801330">
              <w:marLeft w:val="0"/>
              <w:marRight w:val="0"/>
              <w:marTop w:val="60"/>
              <w:marBottom w:val="30"/>
              <w:divBdr>
                <w:top w:val="none" w:sz="0" w:space="0" w:color="auto"/>
                <w:left w:val="none" w:sz="0" w:space="0" w:color="auto"/>
                <w:bottom w:val="none" w:sz="0" w:space="0" w:color="auto"/>
                <w:right w:val="none" w:sz="0" w:space="0" w:color="auto"/>
              </w:divBdr>
            </w:div>
            <w:div w:id="201801575">
              <w:marLeft w:val="0"/>
              <w:marRight w:val="0"/>
              <w:marTop w:val="60"/>
              <w:marBottom w:val="30"/>
              <w:divBdr>
                <w:top w:val="none" w:sz="0" w:space="0" w:color="auto"/>
                <w:left w:val="none" w:sz="0" w:space="0" w:color="auto"/>
                <w:bottom w:val="none" w:sz="0" w:space="0" w:color="auto"/>
                <w:right w:val="none" w:sz="0" w:space="0" w:color="auto"/>
              </w:divBdr>
            </w:div>
            <w:div w:id="20180225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348">
      <w:marLeft w:val="0"/>
      <w:marRight w:val="0"/>
      <w:marTop w:val="0"/>
      <w:marBottom w:val="0"/>
      <w:divBdr>
        <w:top w:val="none" w:sz="0" w:space="0" w:color="auto"/>
        <w:left w:val="none" w:sz="0" w:space="0" w:color="auto"/>
        <w:bottom w:val="none" w:sz="0" w:space="0" w:color="auto"/>
        <w:right w:val="none" w:sz="0" w:space="0" w:color="auto"/>
      </w:divBdr>
      <w:divsChild>
        <w:div w:id="20179513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31">
              <w:marLeft w:val="75"/>
              <w:marRight w:val="75"/>
              <w:marTop w:val="75"/>
              <w:marBottom w:val="0"/>
              <w:divBdr>
                <w:top w:val="none" w:sz="0" w:space="0" w:color="auto"/>
                <w:left w:val="none" w:sz="0" w:space="0" w:color="auto"/>
                <w:bottom w:val="none" w:sz="0" w:space="0" w:color="auto"/>
                <w:right w:val="none" w:sz="0" w:space="0" w:color="auto"/>
              </w:divBdr>
              <w:divsChild>
                <w:div w:id="201795455">
                  <w:marLeft w:val="0"/>
                  <w:marRight w:val="0"/>
                  <w:marTop w:val="60"/>
                  <w:marBottom w:val="30"/>
                  <w:divBdr>
                    <w:top w:val="none" w:sz="0" w:space="0" w:color="auto"/>
                    <w:left w:val="none" w:sz="0" w:space="0" w:color="auto"/>
                    <w:bottom w:val="none" w:sz="0" w:space="0" w:color="auto"/>
                    <w:right w:val="none" w:sz="0" w:space="0" w:color="auto"/>
                  </w:divBdr>
                </w:div>
                <w:div w:id="201799757">
                  <w:marLeft w:val="0"/>
                  <w:marRight w:val="0"/>
                  <w:marTop w:val="60"/>
                  <w:marBottom w:val="30"/>
                  <w:divBdr>
                    <w:top w:val="none" w:sz="0" w:space="0" w:color="auto"/>
                    <w:left w:val="none" w:sz="0" w:space="0" w:color="auto"/>
                    <w:bottom w:val="none" w:sz="0" w:space="0" w:color="auto"/>
                    <w:right w:val="none" w:sz="0" w:space="0" w:color="auto"/>
                  </w:divBdr>
                </w:div>
                <w:div w:id="201800770">
                  <w:marLeft w:val="0"/>
                  <w:marRight w:val="0"/>
                  <w:marTop w:val="60"/>
                  <w:marBottom w:val="30"/>
                  <w:divBdr>
                    <w:top w:val="none" w:sz="0" w:space="0" w:color="auto"/>
                    <w:left w:val="none" w:sz="0" w:space="0" w:color="auto"/>
                    <w:bottom w:val="none" w:sz="0" w:space="0" w:color="auto"/>
                    <w:right w:val="none" w:sz="0" w:space="0" w:color="auto"/>
                  </w:divBdr>
                </w:div>
              </w:divsChild>
            </w:div>
            <w:div w:id="201798632">
              <w:marLeft w:val="0"/>
              <w:marRight w:val="0"/>
              <w:marTop w:val="0"/>
              <w:marBottom w:val="0"/>
              <w:divBdr>
                <w:top w:val="none" w:sz="0" w:space="0" w:color="auto"/>
                <w:left w:val="none" w:sz="0" w:space="0" w:color="auto"/>
                <w:bottom w:val="none" w:sz="0" w:space="0" w:color="auto"/>
                <w:right w:val="none" w:sz="0" w:space="0" w:color="auto"/>
              </w:divBdr>
              <w:divsChild>
                <w:div w:id="20179620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82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87">
              <w:marLeft w:val="75"/>
              <w:marRight w:val="75"/>
              <w:marTop w:val="75"/>
              <w:marBottom w:val="0"/>
              <w:divBdr>
                <w:top w:val="none" w:sz="0" w:space="0" w:color="auto"/>
                <w:left w:val="none" w:sz="0" w:space="0" w:color="auto"/>
                <w:bottom w:val="none" w:sz="0" w:space="0" w:color="auto"/>
                <w:right w:val="none" w:sz="0" w:space="0" w:color="auto"/>
              </w:divBdr>
              <w:divsChild>
                <w:div w:id="201796046">
                  <w:marLeft w:val="0"/>
                  <w:marRight w:val="0"/>
                  <w:marTop w:val="60"/>
                  <w:marBottom w:val="30"/>
                  <w:divBdr>
                    <w:top w:val="none" w:sz="0" w:space="0" w:color="auto"/>
                    <w:left w:val="none" w:sz="0" w:space="0" w:color="auto"/>
                    <w:bottom w:val="none" w:sz="0" w:space="0" w:color="auto"/>
                    <w:right w:val="none" w:sz="0" w:space="0" w:color="auto"/>
                  </w:divBdr>
                </w:div>
                <w:div w:id="201800128">
                  <w:marLeft w:val="0"/>
                  <w:marRight w:val="0"/>
                  <w:marTop w:val="60"/>
                  <w:marBottom w:val="30"/>
                  <w:divBdr>
                    <w:top w:val="none" w:sz="0" w:space="0" w:color="auto"/>
                    <w:left w:val="none" w:sz="0" w:space="0" w:color="auto"/>
                    <w:bottom w:val="none" w:sz="0" w:space="0" w:color="auto"/>
                    <w:right w:val="none" w:sz="0" w:space="0" w:color="auto"/>
                  </w:divBdr>
                </w:div>
                <w:div w:id="201801318">
                  <w:marLeft w:val="0"/>
                  <w:marRight w:val="0"/>
                  <w:marTop w:val="60"/>
                  <w:marBottom w:val="30"/>
                  <w:divBdr>
                    <w:top w:val="none" w:sz="0" w:space="0" w:color="auto"/>
                    <w:left w:val="none" w:sz="0" w:space="0" w:color="auto"/>
                    <w:bottom w:val="none" w:sz="0" w:space="0" w:color="auto"/>
                    <w:right w:val="none" w:sz="0" w:space="0" w:color="auto"/>
                  </w:divBdr>
                </w:div>
              </w:divsChild>
            </w:div>
            <w:div w:id="201797747">
              <w:marLeft w:val="0"/>
              <w:marRight w:val="0"/>
              <w:marTop w:val="0"/>
              <w:marBottom w:val="0"/>
              <w:divBdr>
                <w:top w:val="none" w:sz="0" w:space="0" w:color="auto"/>
                <w:left w:val="none" w:sz="0" w:space="0" w:color="auto"/>
                <w:bottom w:val="none" w:sz="0" w:space="0" w:color="auto"/>
                <w:right w:val="none" w:sz="0" w:space="0" w:color="auto"/>
              </w:divBdr>
              <w:divsChild>
                <w:div w:id="20180152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37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96">
              <w:marLeft w:val="75"/>
              <w:marRight w:val="75"/>
              <w:marTop w:val="75"/>
              <w:marBottom w:val="0"/>
              <w:divBdr>
                <w:top w:val="none" w:sz="0" w:space="0" w:color="auto"/>
                <w:left w:val="none" w:sz="0" w:space="0" w:color="auto"/>
                <w:bottom w:val="none" w:sz="0" w:space="0" w:color="auto"/>
                <w:right w:val="none" w:sz="0" w:space="0" w:color="auto"/>
              </w:divBdr>
              <w:divsChild>
                <w:div w:id="201796679">
                  <w:marLeft w:val="0"/>
                  <w:marRight w:val="0"/>
                  <w:marTop w:val="60"/>
                  <w:marBottom w:val="30"/>
                  <w:divBdr>
                    <w:top w:val="none" w:sz="0" w:space="0" w:color="auto"/>
                    <w:left w:val="none" w:sz="0" w:space="0" w:color="auto"/>
                    <w:bottom w:val="none" w:sz="0" w:space="0" w:color="auto"/>
                    <w:right w:val="none" w:sz="0" w:space="0" w:color="auto"/>
                  </w:divBdr>
                </w:div>
                <w:div w:id="201798274">
                  <w:marLeft w:val="0"/>
                  <w:marRight w:val="0"/>
                  <w:marTop w:val="60"/>
                  <w:marBottom w:val="30"/>
                  <w:divBdr>
                    <w:top w:val="none" w:sz="0" w:space="0" w:color="auto"/>
                    <w:left w:val="none" w:sz="0" w:space="0" w:color="auto"/>
                    <w:bottom w:val="none" w:sz="0" w:space="0" w:color="auto"/>
                    <w:right w:val="none" w:sz="0" w:space="0" w:color="auto"/>
                  </w:divBdr>
                </w:div>
                <w:div w:id="20180250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74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62">
              <w:marLeft w:val="0"/>
              <w:marRight w:val="0"/>
              <w:marTop w:val="0"/>
              <w:marBottom w:val="0"/>
              <w:divBdr>
                <w:top w:val="none" w:sz="0" w:space="0" w:color="auto"/>
                <w:left w:val="none" w:sz="0" w:space="0" w:color="auto"/>
                <w:bottom w:val="none" w:sz="0" w:space="0" w:color="auto"/>
                <w:right w:val="none" w:sz="0" w:space="0" w:color="auto"/>
              </w:divBdr>
              <w:divsChild>
                <w:div w:id="20180132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63">
              <w:marLeft w:val="75"/>
              <w:marRight w:val="75"/>
              <w:marTop w:val="75"/>
              <w:marBottom w:val="0"/>
              <w:divBdr>
                <w:top w:val="none" w:sz="0" w:space="0" w:color="auto"/>
                <w:left w:val="none" w:sz="0" w:space="0" w:color="auto"/>
                <w:bottom w:val="none" w:sz="0" w:space="0" w:color="auto"/>
                <w:right w:val="none" w:sz="0" w:space="0" w:color="auto"/>
              </w:divBdr>
              <w:divsChild>
                <w:div w:id="201795173">
                  <w:marLeft w:val="0"/>
                  <w:marRight w:val="0"/>
                  <w:marTop w:val="60"/>
                  <w:marBottom w:val="30"/>
                  <w:divBdr>
                    <w:top w:val="none" w:sz="0" w:space="0" w:color="auto"/>
                    <w:left w:val="none" w:sz="0" w:space="0" w:color="auto"/>
                    <w:bottom w:val="none" w:sz="0" w:space="0" w:color="auto"/>
                    <w:right w:val="none" w:sz="0" w:space="0" w:color="auto"/>
                  </w:divBdr>
                </w:div>
                <w:div w:id="201797460">
                  <w:marLeft w:val="0"/>
                  <w:marRight w:val="0"/>
                  <w:marTop w:val="60"/>
                  <w:marBottom w:val="30"/>
                  <w:divBdr>
                    <w:top w:val="none" w:sz="0" w:space="0" w:color="auto"/>
                    <w:left w:val="none" w:sz="0" w:space="0" w:color="auto"/>
                    <w:bottom w:val="none" w:sz="0" w:space="0" w:color="auto"/>
                    <w:right w:val="none" w:sz="0" w:space="0" w:color="auto"/>
                  </w:divBdr>
                </w:div>
                <w:div w:id="20180310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957">
          <w:marLeft w:val="0"/>
          <w:marRight w:val="0"/>
          <w:marTop w:val="75"/>
          <w:marBottom w:val="0"/>
          <w:divBdr>
            <w:top w:val="single" w:sz="6" w:space="4" w:color="A6C9E2"/>
            <w:left w:val="single" w:sz="6" w:space="4" w:color="A6C9E2"/>
            <w:bottom w:val="single" w:sz="6" w:space="4" w:color="A6C9E2"/>
            <w:right w:val="single" w:sz="6" w:space="4" w:color="A6C9E2"/>
          </w:divBdr>
          <w:divsChild>
            <w:div w:id="201800425">
              <w:marLeft w:val="0"/>
              <w:marRight w:val="0"/>
              <w:marTop w:val="0"/>
              <w:marBottom w:val="0"/>
              <w:divBdr>
                <w:top w:val="none" w:sz="0" w:space="0" w:color="auto"/>
                <w:left w:val="none" w:sz="0" w:space="0" w:color="auto"/>
                <w:bottom w:val="none" w:sz="0" w:space="0" w:color="auto"/>
                <w:right w:val="none" w:sz="0" w:space="0" w:color="auto"/>
              </w:divBdr>
              <w:divsChild>
                <w:div w:id="20179716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463">
              <w:marLeft w:val="75"/>
              <w:marRight w:val="75"/>
              <w:marTop w:val="75"/>
              <w:marBottom w:val="0"/>
              <w:divBdr>
                <w:top w:val="none" w:sz="0" w:space="0" w:color="auto"/>
                <w:left w:val="none" w:sz="0" w:space="0" w:color="auto"/>
                <w:bottom w:val="none" w:sz="0" w:space="0" w:color="auto"/>
                <w:right w:val="none" w:sz="0" w:space="0" w:color="auto"/>
              </w:divBdr>
              <w:divsChild>
                <w:div w:id="201797471">
                  <w:marLeft w:val="0"/>
                  <w:marRight w:val="0"/>
                  <w:marTop w:val="60"/>
                  <w:marBottom w:val="30"/>
                  <w:divBdr>
                    <w:top w:val="none" w:sz="0" w:space="0" w:color="auto"/>
                    <w:left w:val="none" w:sz="0" w:space="0" w:color="auto"/>
                    <w:bottom w:val="none" w:sz="0" w:space="0" w:color="auto"/>
                    <w:right w:val="none" w:sz="0" w:space="0" w:color="auto"/>
                  </w:divBdr>
                </w:div>
                <w:div w:id="201801309">
                  <w:marLeft w:val="0"/>
                  <w:marRight w:val="0"/>
                  <w:marTop w:val="60"/>
                  <w:marBottom w:val="30"/>
                  <w:divBdr>
                    <w:top w:val="none" w:sz="0" w:space="0" w:color="auto"/>
                    <w:left w:val="none" w:sz="0" w:space="0" w:color="auto"/>
                    <w:bottom w:val="none" w:sz="0" w:space="0" w:color="auto"/>
                    <w:right w:val="none" w:sz="0" w:space="0" w:color="auto"/>
                  </w:divBdr>
                </w:div>
                <w:div w:id="20180185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60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59">
              <w:marLeft w:val="0"/>
              <w:marRight w:val="0"/>
              <w:marTop w:val="0"/>
              <w:marBottom w:val="0"/>
              <w:divBdr>
                <w:top w:val="none" w:sz="0" w:space="0" w:color="auto"/>
                <w:left w:val="none" w:sz="0" w:space="0" w:color="auto"/>
                <w:bottom w:val="none" w:sz="0" w:space="0" w:color="auto"/>
                <w:right w:val="none" w:sz="0" w:space="0" w:color="auto"/>
              </w:divBdr>
              <w:divsChild>
                <w:div w:id="20179850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871">
              <w:marLeft w:val="75"/>
              <w:marRight w:val="75"/>
              <w:marTop w:val="75"/>
              <w:marBottom w:val="0"/>
              <w:divBdr>
                <w:top w:val="none" w:sz="0" w:space="0" w:color="auto"/>
                <w:left w:val="none" w:sz="0" w:space="0" w:color="auto"/>
                <w:bottom w:val="none" w:sz="0" w:space="0" w:color="auto"/>
                <w:right w:val="none" w:sz="0" w:space="0" w:color="auto"/>
              </w:divBdr>
              <w:divsChild>
                <w:div w:id="201795176">
                  <w:marLeft w:val="0"/>
                  <w:marRight w:val="0"/>
                  <w:marTop w:val="60"/>
                  <w:marBottom w:val="30"/>
                  <w:divBdr>
                    <w:top w:val="none" w:sz="0" w:space="0" w:color="auto"/>
                    <w:left w:val="none" w:sz="0" w:space="0" w:color="auto"/>
                    <w:bottom w:val="none" w:sz="0" w:space="0" w:color="auto"/>
                    <w:right w:val="none" w:sz="0" w:space="0" w:color="auto"/>
                  </w:divBdr>
                </w:div>
                <w:div w:id="201801398">
                  <w:marLeft w:val="0"/>
                  <w:marRight w:val="0"/>
                  <w:marTop w:val="60"/>
                  <w:marBottom w:val="30"/>
                  <w:divBdr>
                    <w:top w:val="none" w:sz="0" w:space="0" w:color="auto"/>
                    <w:left w:val="none" w:sz="0" w:space="0" w:color="auto"/>
                    <w:bottom w:val="none" w:sz="0" w:space="0" w:color="auto"/>
                    <w:right w:val="none" w:sz="0" w:space="0" w:color="auto"/>
                  </w:divBdr>
                </w:div>
                <w:div w:id="20180207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15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88">
              <w:marLeft w:val="0"/>
              <w:marRight w:val="0"/>
              <w:marTop w:val="0"/>
              <w:marBottom w:val="0"/>
              <w:divBdr>
                <w:top w:val="none" w:sz="0" w:space="0" w:color="auto"/>
                <w:left w:val="none" w:sz="0" w:space="0" w:color="auto"/>
                <w:bottom w:val="none" w:sz="0" w:space="0" w:color="auto"/>
                <w:right w:val="none" w:sz="0" w:space="0" w:color="auto"/>
              </w:divBdr>
              <w:divsChild>
                <w:div w:id="2017961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141">
              <w:marLeft w:val="75"/>
              <w:marRight w:val="75"/>
              <w:marTop w:val="75"/>
              <w:marBottom w:val="0"/>
              <w:divBdr>
                <w:top w:val="none" w:sz="0" w:space="0" w:color="auto"/>
                <w:left w:val="none" w:sz="0" w:space="0" w:color="auto"/>
                <w:bottom w:val="none" w:sz="0" w:space="0" w:color="auto"/>
                <w:right w:val="none" w:sz="0" w:space="0" w:color="auto"/>
              </w:divBdr>
              <w:divsChild>
                <w:div w:id="201799337">
                  <w:marLeft w:val="0"/>
                  <w:marRight w:val="0"/>
                  <w:marTop w:val="60"/>
                  <w:marBottom w:val="30"/>
                  <w:divBdr>
                    <w:top w:val="none" w:sz="0" w:space="0" w:color="auto"/>
                    <w:left w:val="none" w:sz="0" w:space="0" w:color="auto"/>
                    <w:bottom w:val="none" w:sz="0" w:space="0" w:color="auto"/>
                    <w:right w:val="none" w:sz="0" w:space="0" w:color="auto"/>
                  </w:divBdr>
                </w:div>
                <w:div w:id="201800073">
                  <w:marLeft w:val="0"/>
                  <w:marRight w:val="0"/>
                  <w:marTop w:val="60"/>
                  <w:marBottom w:val="30"/>
                  <w:divBdr>
                    <w:top w:val="none" w:sz="0" w:space="0" w:color="auto"/>
                    <w:left w:val="none" w:sz="0" w:space="0" w:color="auto"/>
                    <w:bottom w:val="none" w:sz="0" w:space="0" w:color="auto"/>
                    <w:right w:val="none" w:sz="0" w:space="0" w:color="auto"/>
                  </w:divBdr>
                </w:div>
                <w:div w:id="20180235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53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19">
              <w:marLeft w:val="0"/>
              <w:marRight w:val="0"/>
              <w:marTop w:val="0"/>
              <w:marBottom w:val="0"/>
              <w:divBdr>
                <w:top w:val="none" w:sz="0" w:space="0" w:color="auto"/>
                <w:left w:val="none" w:sz="0" w:space="0" w:color="auto"/>
                <w:bottom w:val="none" w:sz="0" w:space="0" w:color="auto"/>
                <w:right w:val="none" w:sz="0" w:space="0" w:color="auto"/>
              </w:divBdr>
              <w:divsChild>
                <w:div w:id="2018019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762">
              <w:marLeft w:val="75"/>
              <w:marRight w:val="75"/>
              <w:marTop w:val="75"/>
              <w:marBottom w:val="0"/>
              <w:divBdr>
                <w:top w:val="none" w:sz="0" w:space="0" w:color="auto"/>
                <w:left w:val="none" w:sz="0" w:space="0" w:color="auto"/>
                <w:bottom w:val="none" w:sz="0" w:space="0" w:color="auto"/>
                <w:right w:val="none" w:sz="0" w:space="0" w:color="auto"/>
              </w:divBdr>
              <w:divsChild>
                <w:div w:id="201795865">
                  <w:marLeft w:val="0"/>
                  <w:marRight w:val="0"/>
                  <w:marTop w:val="60"/>
                  <w:marBottom w:val="30"/>
                  <w:divBdr>
                    <w:top w:val="none" w:sz="0" w:space="0" w:color="auto"/>
                    <w:left w:val="none" w:sz="0" w:space="0" w:color="auto"/>
                    <w:bottom w:val="none" w:sz="0" w:space="0" w:color="auto"/>
                    <w:right w:val="none" w:sz="0" w:space="0" w:color="auto"/>
                  </w:divBdr>
                </w:div>
                <w:div w:id="201797101">
                  <w:marLeft w:val="0"/>
                  <w:marRight w:val="0"/>
                  <w:marTop w:val="60"/>
                  <w:marBottom w:val="30"/>
                  <w:divBdr>
                    <w:top w:val="none" w:sz="0" w:space="0" w:color="auto"/>
                    <w:left w:val="none" w:sz="0" w:space="0" w:color="auto"/>
                    <w:bottom w:val="none" w:sz="0" w:space="0" w:color="auto"/>
                    <w:right w:val="none" w:sz="0" w:space="0" w:color="auto"/>
                  </w:divBdr>
                </w:div>
                <w:div w:id="20179808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59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540">
              <w:marLeft w:val="0"/>
              <w:marRight w:val="0"/>
              <w:marTop w:val="0"/>
              <w:marBottom w:val="0"/>
              <w:divBdr>
                <w:top w:val="none" w:sz="0" w:space="0" w:color="auto"/>
                <w:left w:val="none" w:sz="0" w:space="0" w:color="auto"/>
                <w:bottom w:val="none" w:sz="0" w:space="0" w:color="auto"/>
                <w:right w:val="none" w:sz="0" w:space="0" w:color="auto"/>
              </w:divBdr>
              <w:divsChild>
                <w:div w:id="20179728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36">
              <w:marLeft w:val="75"/>
              <w:marRight w:val="75"/>
              <w:marTop w:val="75"/>
              <w:marBottom w:val="0"/>
              <w:divBdr>
                <w:top w:val="none" w:sz="0" w:space="0" w:color="auto"/>
                <w:left w:val="none" w:sz="0" w:space="0" w:color="auto"/>
                <w:bottom w:val="none" w:sz="0" w:space="0" w:color="auto"/>
                <w:right w:val="none" w:sz="0" w:space="0" w:color="auto"/>
              </w:divBdr>
              <w:divsChild>
                <w:div w:id="201799267">
                  <w:marLeft w:val="0"/>
                  <w:marRight w:val="0"/>
                  <w:marTop w:val="60"/>
                  <w:marBottom w:val="30"/>
                  <w:divBdr>
                    <w:top w:val="none" w:sz="0" w:space="0" w:color="auto"/>
                    <w:left w:val="none" w:sz="0" w:space="0" w:color="auto"/>
                    <w:bottom w:val="none" w:sz="0" w:space="0" w:color="auto"/>
                    <w:right w:val="none" w:sz="0" w:space="0" w:color="auto"/>
                  </w:divBdr>
                </w:div>
                <w:div w:id="201800174">
                  <w:marLeft w:val="0"/>
                  <w:marRight w:val="0"/>
                  <w:marTop w:val="60"/>
                  <w:marBottom w:val="30"/>
                  <w:divBdr>
                    <w:top w:val="none" w:sz="0" w:space="0" w:color="auto"/>
                    <w:left w:val="none" w:sz="0" w:space="0" w:color="auto"/>
                    <w:bottom w:val="none" w:sz="0" w:space="0" w:color="auto"/>
                    <w:right w:val="none" w:sz="0" w:space="0" w:color="auto"/>
                  </w:divBdr>
                </w:div>
                <w:div w:id="20180262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68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65">
              <w:marLeft w:val="0"/>
              <w:marRight w:val="0"/>
              <w:marTop w:val="0"/>
              <w:marBottom w:val="0"/>
              <w:divBdr>
                <w:top w:val="none" w:sz="0" w:space="0" w:color="auto"/>
                <w:left w:val="none" w:sz="0" w:space="0" w:color="auto"/>
                <w:bottom w:val="none" w:sz="0" w:space="0" w:color="auto"/>
                <w:right w:val="none" w:sz="0" w:space="0" w:color="auto"/>
              </w:divBdr>
              <w:divsChild>
                <w:div w:id="20179602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32">
              <w:marLeft w:val="75"/>
              <w:marRight w:val="75"/>
              <w:marTop w:val="75"/>
              <w:marBottom w:val="0"/>
              <w:divBdr>
                <w:top w:val="none" w:sz="0" w:space="0" w:color="auto"/>
                <w:left w:val="none" w:sz="0" w:space="0" w:color="auto"/>
                <w:bottom w:val="none" w:sz="0" w:space="0" w:color="auto"/>
                <w:right w:val="none" w:sz="0" w:space="0" w:color="auto"/>
              </w:divBdr>
              <w:divsChild>
                <w:div w:id="201799022">
                  <w:marLeft w:val="0"/>
                  <w:marRight w:val="0"/>
                  <w:marTop w:val="60"/>
                  <w:marBottom w:val="30"/>
                  <w:divBdr>
                    <w:top w:val="none" w:sz="0" w:space="0" w:color="auto"/>
                    <w:left w:val="none" w:sz="0" w:space="0" w:color="auto"/>
                    <w:bottom w:val="none" w:sz="0" w:space="0" w:color="auto"/>
                    <w:right w:val="none" w:sz="0" w:space="0" w:color="auto"/>
                  </w:divBdr>
                </w:div>
                <w:div w:id="201799952">
                  <w:marLeft w:val="0"/>
                  <w:marRight w:val="0"/>
                  <w:marTop w:val="60"/>
                  <w:marBottom w:val="30"/>
                  <w:divBdr>
                    <w:top w:val="none" w:sz="0" w:space="0" w:color="auto"/>
                    <w:left w:val="none" w:sz="0" w:space="0" w:color="auto"/>
                    <w:bottom w:val="none" w:sz="0" w:space="0" w:color="auto"/>
                    <w:right w:val="none" w:sz="0" w:space="0" w:color="auto"/>
                  </w:divBdr>
                </w:div>
                <w:div w:id="20180156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945">
          <w:marLeft w:val="0"/>
          <w:marRight w:val="0"/>
          <w:marTop w:val="75"/>
          <w:marBottom w:val="0"/>
          <w:divBdr>
            <w:top w:val="single" w:sz="6" w:space="4" w:color="A6C9E2"/>
            <w:left w:val="single" w:sz="6" w:space="4" w:color="A6C9E2"/>
            <w:bottom w:val="single" w:sz="6" w:space="4" w:color="A6C9E2"/>
            <w:right w:val="single" w:sz="6" w:space="4" w:color="A6C9E2"/>
          </w:divBdr>
          <w:divsChild>
            <w:div w:id="201802429">
              <w:marLeft w:val="0"/>
              <w:marRight w:val="0"/>
              <w:marTop w:val="0"/>
              <w:marBottom w:val="0"/>
              <w:divBdr>
                <w:top w:val="none" w:sz="0" w:space="0" w:color="auto"/>
                <w:left w:val="none" w:sz="0" w:space="0" w:color="auto"/>
                <w:bottom w:val="none" w:sz="0" w:space="0" w:color="auto"/>
                <w:right w:val="none" w:sz="0" w:space="0" w:color="auto"/>
              </w:divBdr>
              <w:divsChild>
                <w:div w:id="20179672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154">
              <w:marLeft w:val="75"/>
              <w:marRight w:val="75"/>
              <w:marTop w:val="75"/>
              <w:marBottom w:val="0"/>
              <w:divBdr>
                <w:top w:val="none" w:sz="0" w:space="0" w:color="auto"/>
                <w:left w:val="none" w:sz="0" w:space="0" w:color="auto"/>
                <w:bottom w:val="none" w:sz="0" w:space="0" w:color="auto"/>
                <w:right w:val="none" w:sz="0" w:space="0" w:color="auto"/>
              </w:divBdr>
              <w:divsChild>
                <w:div w:id="201798660">
                  <w:marLeft w:val="0"/>
                  <w:marRight w:val="0"/>
                  <w:marTop w:val="60"/>
                  <w:marBottom w:val="30"/>
                  <w:divBdr>
                    <w:top w:val="none" w:sz="0" w:space="0" w:color="auto"/>
                    <w:left w:val="none" w:sz="0" w:space="0" w:color="auto"/>
                    <w:bottom w:val="none" w:sz="0" w:space="0" w:color="auto"/>
                    <w:right w:val="none" w:sz="0" w:space="0" w:color="auto"/>
                  </w:divBdr>
                </w:div>
                <w:div w:id="201801404">
                  <w:marLeft w:val="0"/>
                  <w:marRight w:val="0"/>
                  <w:marTop w:val="60"/>
                  <w:marBottom w:val="30"/>
                  <w:divBdr>
                    <w:top w:val="none" w:sz="0" w:space="0" w:color="auto"/>
                    <w:left w:val="none" w:sz="0" w:space="0" w:color="auto"/>
                    <w:bottom w:val="none" w:sz="0" w:space="0" w:color="auto"/>
                    <w:right w:val="none" w:sz="0" w:space="0" w:color="auto"/>
                  </w:divBdr>
                </w:div>
                <w:div w:id="20180222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05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58">
              <w:marLeft w:val="0"/>
              <w:marRight w:val="0"/>
              <w:marTop w:val="0"/>
              <w:marBottom w:val="0"/>
              <w:divBdr>
                <w:top w:val="none" w:sz="0" w:space="0" w:color="auto"/>
                <w:left w:val="none" w:sz="0" w:space="0" w:color="auto"/>
                <w:bottom w:val="none" w:sz="0" w:space="0" w:color="auto"/>
                <w:right w:val="none" w:sz="0" w:space="0" w:color="auto"/>
              </w:divBdr>
              <w:divsChild>
                <w:div w:id="20180287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034">
              <w:marLeft w:val="75"/>
              <w:marRight w:val="75"/>
              <w:marTop w:val="75"/>
              <w:marBottom w:val="0"/>
              <w:divBdr>
                <w:top w:val="none" w:sz="0" w:space="0" w:color="auto"/>
                <w:left w:val="none" w:sz="0" w:space="0" w:color="auto"/>
                <w:bottom w:val="none" w:sz="0" w:space="0" w:color="auto"/>
                <w:right w:val="none" w:sz="0" w:space="0" w:color="auto"/>
              </w:divBdr>
              <w:divsChild>
                <w:div w:id="201795352">
                  <w:marLeft w:val="0"/>
                  <w:marRight w:val="0"/>
                  <w:marTop w:val="60"/>
                  <w:marBottom w:val="30"/>
                  <w:divBdr>
                    <w:top w:val="none" w:sz="0" w:space="0" w:color="auto"/>
                    <w:left w:val="none" w:sz="0" w:space="0" w:color="auto"/>
                    <w:bottom w:val="none" w:sz="0" w:space="0" w:color="auto"/>
                    <w:right w:val="none" w:sz="0" w:space="0" w:color="auto"/>
                  </w:divBdr>
                </w:div>
                <w:div w:id="201795900">
                  <w:marLeft w:val="0"/>
                  <w:marRight w:val="0"/>
                  <w:marTop w:val="60"/>
                  <w:marBottom w:val="30"/>
                  <w:divBdr>
                    <w:top w:val="none" w:sz="0" w:space="0" w:color="auto"/>
                    <w:left w:val="none" w:sz="0" w:space="0" w:color="auto"/>
                    <w:bottom w:val="none" w:sz="0" w:space="0" w:color="auto"/>
                    <w:right w:val="none" w:sz="0" w:space="0" w:color="auto"/>
                  </w:divBdr>
                </w:div>
                <w:div w:id="20179742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4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97">
              <w:marLeft w:val="75"/>
              <w:marRight w:val="75"/>
              <w:marTop w:val="75"/>
              <w:marBottom w:val="0"/>
              <w:divBdr>
                <w:top w:val="none" w:sz="0" w:space="0" w:color="auto"/>
                <w:left w:val="none" w:sz="0" w:space="0" w:color="auto"/>
                <w:bottom w:val="none" w:sz="0" w:space="0" w:color="auto"/>
                <w:right w:val="none" w:sz="0" w:space="0" w:color="auto"/>
              </w:divBdr>
              <w:divsChild>
                <w:div w:id="201800060">
                  <w:marLeft w:val="0"/>
                  <w:marRight w:val="0"/>
                  <w:marTop w:val="60"/>
                  <w:marBottom w:val="30"/>
                  <w:divBdr>
                    <w:top w:val="none" w:sz="0" w:space="0" w:color="auto"/>
                    <w:left w:val="none" w:sz="0" w:space="0" w:color="auto"/>
                    <w:bottom w:val="none" w:sz="0" w:space="0" w:color="auto"/>
                    <w:right w:val="none" w:sz="0" w:space="0" w:color="auto"/>
                  </w:divBdr>
                </w:div>
                <w:div w:id="201802002">
                  <w:marLeft w:val="0"/>
                  <w:marRight w:val="0"/>
                  <w:marTop w:val="60"/>
                  <w:marBottom w:val="30"/>
                  <w:divBdr>
                    <w:top w:val="none" w:sz="0" w:space="0" w:color="auto"/>
                    <w:left w:val="none" w:sz="0" w:space="0" w:color="auto"/>
                    <w:bottom w:val="none" w:sz="0" w:space="0" w:color="auto"/>
                    <w:right w:val="none" w:sz="0" w:space="0" w:color="auto"/>
                  </w:divBdr>
                </w:div>
                <w:div w:id="201802190">
                  <w:marLeft w:val="0"/>
                  <w:marRight w:val="0"/>
                  <w:marTop w:val="60"/>
                  <w:marBottom w:val="30"/>
                  <w:divBdr>
                    <w:top w:val="none" w:sz="0" w:space="0" w:color="auto"/>
                    <w:left w:val="none" w:sz="0" w:space="0" w:color="auto"/>
                    <w:bottom w:val="none" w:sz="0" w:space="0" w:color="auto"/>
                    <w:right w:val="none" w:sz="0" w:space="0" w:color="auto"/>
                  </w:divBdr>
                </w:div>
              </w:divsChild>
            </w:div>
            <w:div w:id="201799390">
              <w:marLeft w:val="0"/>
              <w:marRight w:val="0"/>
              <w:marTop w:val="0"/>
              <w:marBottom w:val="0"/>
              <w:divBdr>
                <w:top w:val="none" w:sz="0" w:space="0" w:color="auto"/>
                <w:left w:val="none" w:sz="0" w:space="0" w:color="auto"/>
                <w:bottom w:val="none" w:sz="0" w:space="0" w:color="auto"/>
                <w:right w:val="none" w:sz="0" w:space="0" w:color="auto"/>
              </w:divBdr>
              <w:divsChild>
                <w:div w:id="2018012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52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083">
              <w:marLeft w:val="75"/>
              <w:marRight w:val="75"/>
              <w:marTop w:val="75"/>
              <w:marBottom w:val="0"/>
              <w:divBdr>
                <w:top w:val="none" w:sz="0" w:space="0" w:color="auto"/>
                <w:left w:val="none" w:sz="0" w:space="0" w:color="auto"/>
                <w:bottom w:val="none" w:sz="0" w:space="0" w:color="auto"/>
                <w:right w:val="none" w:sz="0" w:space="0" w:color="auto"/>
              </w:divBdr>
              <w:divsChild>
                <w:div w:id="201795541">
                  <w:marLeft w:val="0"/>
                  <w:marRight w:val="0"/>
                  <w:marTop w:val="60"/>
                  <w:marBottom w:val="30"/>
                  <w:divBdr>
                    <w:top w:val="none" w:sz="0" w:space="0" w:color="auto"/>
                    <w:left w:val="none" w:sz="0" w:space="0" w:color="auto"/>
                    <w:bottom w:val="none" w:sz="0" w:space="0" w:color="auto"/>
                    <w:right w:val="none" w:sz="0" w:space="0" w:color="auto"/>
                  </w:divBdr>
                </w:div>
                <w:div w:id="201797243">
                  <w:marLeft w:val="0"/>
                  <w:marRight w:val="0"/>
                  <w:marTop w:val="60"/>
                  <w:marBottom w:val="30"/>
                  <w:divBdr>
                    <w:top w:val="none" w:sz="0" w:space="0" w:color="auto"/>
                    <w:left w:val="none" w:sz="0" w:space="0" w:color="auto"/>
                    <w:bottom w:val="none" w:sz="0" w:space="0" w:color="auto"/>
                    <w:right w:val="none" w:sz="0" w:space="0" w:color="auto"/>
                  </w:divBdr>
                </w:div>
                <w:div w:id="201802123">
                  <w:marLeft w:val="0"/>
                  <w:marRight w:val="0"/>
                  <w:marTop w:val="60"/>
                  <w:marBottom w:val="30"/>
                  <w:divBdr>
                    <w:top w:val="none" w:sz="0" w:space="0" w:color="auto"/>
                    <w:left w:val="none" w:sz="0" w:space="0" w:color="auto"/>
                    <w:bottom w:val="none" w:sz="0" w:space="0" w:color="auto"/>
                    <w:right w:val="none" w:sz="0" w:space="0" w:color="auto"/>
                  </w:divBdr>
                </w:div>
              </w:divsChild>
            </w:div>
            <w:div w:id="201802516">
              <w:marLeft w:val="0"/>
              <w:marRight w:val="0"/>
              <w:marTop w:val="0"/>
              <w:marBottom w:val="0"/>
              <w:divBdr>
                <w:top w:val="none" w:sz="0" w:space="0" w:color="auto"/>
                <w:left w:val="none" w:sz="0" w:space="0" w:color="auto"/>
                <w:bottom w:val="none" w:sz="0" w:space="0" w:color="auto"/>
                <w:right w:val="none" w:sz="0" w:space="0" w:color="auto"/>
              </w:divBdr>
              <w:divsChild>
                <w:div w:id="20179841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8358">
      <w:marLeft w:val="0"/>
      <w:marRight w:val="0"/>
      <w:marTop w:val="0"/>
      <w:marBottom w:val="0"/>
      <w:divBdr>
        <w:top w:val="none" w:sz="0" w:space="0" w:color="auto"/>
        <w:left w:val="none" w:sz="0" w:space="0" w:color="auto"/>
        <w:bottom w:val="none" w:sz="0" w:space="0" w:color="auto"/>
        <w:right w:val="none" w:sz="0" w:space="0" w:color="auto"/>
      </w:divBdr>
      <w:divsChild>
        <w:div w:id="20179571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39">
              <w:marLeft w:val="75"/>
              <w:marRight w:val="75"/>
              <w:marTop w:val="75"/>
              <w:marBottom w:val="0"/>
              <w:divBdr>
                <w:top w:val="none" w:sz="0" w:space="0" w:color="auto"/>
                <w:left w:val="none" w:sz="0" w:space="0" w:color="auto"/>
                <w:bottom w:val="none" w:sz="0" w:space="0" w:color="auto"/>
                <w:right w:val="none" w:sz="0" w:space="0" w:color="auto"/>
              </w:divBdr>
              <w:divsChild>
                <w:div w:id="201795504">
                  <w:marLeft w:val="0"/>
                  <w:marRight w:val="0"/>
                  <w:marTop w:val="60"/>
                  <w:marBottom w:val="30"/>
                  <w:divBdr>
                    <w:top w:val="none" w:sz="0" w:space="0" w:color="auto"/>
                    <w:left w:val="none" w:sz="0" w:space="0" w:color="auto"/>
                    <w:bottom w:val="none" w:sz="0" w:space="0" w:color="auto"/>
                    <w:right w:val="none" w:sz="0" w:space="0" w:color="auto"/>
                  </w:divBdr>
                </w:div>
                <w:div w:id="201798007">
                  <w:marLeft w:val="0"/>
                  <w:marRight w:val="0"/>
                  <w:marTop w:val="60"/>
                  <w:marBottom w:val="30"/>
                  <w:divBdr>
                    <w:top w:val="none" w:sz="0" w:space="0" w:color="auto"/>
                    <w:left w:val="none" w:sz="0" w:space="0" w:color="auto"/>
                    <w:bottom w:val="none" w:sz="0" w:space="0" w:color="auto"/>
                    <w:right w:val="none" w:sz="0" w:space="0" w:color="auto"/>
                  </w:divBdr>
                </w:div>
                <w:div w:id="201799281">
                  <w:marLeft w:val="0"/>
                  <w:marRight w:val="0"/>
                  <w:marTop w:val="60"/>
                  <w:marBottom w:val="30"/>
                  <w:divBdr>
                    <w:top w:val="none" w:sz="0" w:space="0" w:color="auto"/>
                    <w:left w:val="none" w:sz="0" w:space="0" w:color="auto"/>
                    <w:bottom w:val="none" w:sz="0" w:space="0" w:color="auto"/>
                    <w:right w:val="none" w:sz="0" w:space="0" w:color="auto"/>
                  </w:divBdr>
                </w:div>
              </w:divsChild>
            </w:div>
            <w:div w:id="201802560">
              <w:marLeft w:val="0"/>
              <w:marRight w:val="0"/>
              <w:marTop w:val="0"/>
              <w:marBottom w:val="0"/>
              <w:divBdr>
                <w:top w:val="none" w:sz="0" w:space="0" w:color="auto"/>
                <w:left w:val="none" w:sz="0" w:space="0" w:color="auto"/>
                <w:bottom w:val="none" w:sz="0" w:space="0" w:color="auto"/>
                <w:right w:val="none" w:sz="0" w:space="0" w:color="auto"/>
              </w:divBdr>
              <w:divsChild>
                <w:div w:id="2017966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8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97">
              <w:marLeft w:val="0"/>
              <w:marRight w:val="0"/>
              <w:marTop w:val="0"/>
              <w:marBottom w:val="0"/>
              <w:divBdr>
                <w:top w:val="none" w:sz="0" w:space="0" w:color="auto"/>
                <w:left w:val="none" w:sz="0" w:space="0" w:color="auto"/>
                <w:bottom w:val="none" w:sz="0" w:space="0" w:color="auto"/>
                <w:right w:val="none" w:sz="0" w:space="0" w:color="auto"/>
              </w:divBdr>
              <w:divsChild>
                <w:div w:id="20180220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68">
              <w:marLeft w:val="75"/>
              <w:marRight w:val="75"/>
              <w:marTop w:val="75"/>
              <w:marBottom w:val="0"/>
              <w:divBdr>
                <w:top w:val="none" w:sz="0" w:space="0" w:color="auto"/>
                <w:left w:val="none" w:sz="0" w:space="0" w:color="auto"/>
                <w:bottom w:val="none" w:sz="0" w:space="0" w:color="auto"/>
                <w:right w:val="none" w:sz="0" w:space="0" w:color="auto"/>
              </w:divBdr>
              <w:divsChild>
                <w:div w:id="201795517">
                  <w:marLeft w:val="0"/>
                  <w:marRight w:val="0"/>
                  <w:marTop w:val="60"/>
                  <w:marBottom w:val="30"/>
                  <w:divBdr>
                    <w:top w:val="none" w:sz="0" w:space="0" w:color="auto"/>
                    <w:left w:val="none" w:sz="0" w:space="0" w:color="auto"/>
                    <w:bottom w:val="none" w:sz="0" w:space="0" w:color="auto"/>
                    <w:right w:val="none" w:sz="0" w:space="0" w:color="auto"/>
                  </w:divBdr>
                </w:div>
                <w:div w:id="201798146">
                  <w:marLeft w:val="0"/>
                  <w:marRight w:val="0"/>
                  <w:marTop w:val="60"/>
                  <w:marBottom w:val="30"/>
                  <w:divBdr>
                    <w:top w:val="none" w:sz="0" w:space="0" w:color="auto"/>
                    <w:left w:val="none" w:sz="0" w:space="0" w:color="auto"/>
                    <w:bottom w:val="none" w:sz="0" w:space="0" w:color="auto"/>
                    <w:right w:val="none" w:sz="0" w:space="0" w:color="auto"/>
                  </w:divBdr>
                </w:div>
                <w:div w:id="20180201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00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18">
              <w:marLeft w:val="0"/>
              <w:marRight w:val="0"/>
              <w:marTop w:val="0"/>
              <w:marBottom w:val="0"/>
              <w:divBdr>
                <w:top w:val="none" w:sz="0" w:space="0" w:color="auto"/>
                <w:left w:val="none" w:sz="0" w:space="0" w:color="auto"/>
                <w:bottom w:val="none" w:sz="0" w:space="0" w:color="auto"/>
                <w:right w:val="none" w:sz="0" w:space="0" w:color="auto"/>
              </w:divBdr>
              <w:divsChild>
                <w:div w:id="20179552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385">
              <w:marLeft w:val="75"/>
              <w:marRight w:val="75"/>
              <w:marTop w:val="75"/>
              <w:marBottom w:val="0"/>
              <w:divBdr>
                <w:top w:val="none" w:sz="0" w:space="0" w:color="auto"/>
                <w:left w:val="none" w:sz="0" w:space="0" w:color="auto"/>
                <w:bottom w:val="none" w:sz="0" w:space="0" w:color="auto"/>
                <w:right w:val="none" w:sz="0" w:space="0" w:color="auto"/>
              </w:divBdr>
              <w:divsChild>
                <w:div w:id="201795438">
                  <w:marLeft w:val="0"/>
                  <w:marRight w:val="0"/>
                  <w:marTop w:val="60"/>
                  <w:marBottom w:val="30"/>
                  <w:divBdr>
                    <w:top w:val="none" w:sz="0" w:space="0" w:color="auto"/>
                    <w:left w:val="none" w:sz="0" w:space="0" w:color="auto"/>
                    <w:bottom w:val="none" w:sz="0" w:space="0" w:color="auto"/>
                    <w:right w:val="none" w:sz="0" w:space="0" w:color="auto"/>
                  </w:divBdr>
                </w:div>
                <w:div w:id="201797027">
                  <w:marLeft w:val="0"/>
                  <w:marRight w:val="0"/>
                  <w:marTop w:val="60"/>
                  <w:marBottom w:val="30"/>
                  <w:divBdr>
                    <w:top w:val="none" w:sz="0" w:space="0" w:color="auto"/>
                    <w:left w:val="none" w:sz="0" w:space="0" w:color="auto"/>
                    <w:bottom w:val="none" w:sz="0" w:space="0" w:color="auto"/>
                    <w:right w:val="none" w:sz="0" w:space="0" w:color="auto"/>
                  </w:divBdr>
                </w:div>
                <w:div w:id="20179939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32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090">
              <w:marLeft w:val="75"/>
              <w:marRight w:val="75"/>
              <w:marTop w:val="75"/>
              <w:marBottom w:val="0"/>
              <w:divBdr>
                <w:top w:val="none" w:sz="0" w:space="0" w:color="auto"/>
                <w:left w:val="none" w:sz="0" w:space="0" w:color="auto"/>
                <w:bottom w:val="none" w:sz="0" w:space="0" w:color="auto"/>
                <w:right w:val="none" w:sz="0" w:space="0" w:color="auto"/>
              </w:divBdr>
              <w:divsChild>
                <w:div w:id="201795955">
                  <w:marLeft w:val="0"/>
                  <w:marRight w:val="0"/>
                  <w:marTop w:val="60"/>
                  <w:marBottom w:val="30"/>
                  <w:divBdr>
                    <w:top w:val="none" w:sz="0" w:space="0" w:color="auto"/>
                    <w:left w:val="none" w:sz="0" w:space="0" w:color="auto"/>
                    <w:bottom w:val="none" w:sz="0" w:space="0" w:color="auto"/>
                    <w:right w:val="none" w:sz="0" w:space="0" w:color="auto"/>
                  </w:divBdr>
                </w:div>
                <w:div w:id="201796164">
                  <w:marLeft w:val="0"/>
                  <w:marRight w:val="0"/>
                  <w:marTop w:val="60"/>
                  <w:marBottom w:val="30"/>
                  <w:divBdr>
                    <w:top w:val="none" w:sz="0" w:space="0" w:color="auto"/>
                    <w:left w:val="none" w:sz="0" w:space="0" w:color="auto"/>
                    <w:bottom w:val="none" w:sz="0" w:space="0" w:color="auto"/>
                    <w:right w:val="none" w:sz="0" w:space="0" w:color="auto"/>
                  </w:divBdr>
                </w:div>
                <w:div w:id="201800370">
                  <w:marLeft w:val="0"/>
                  <w:marRight w:val="0"/>
                  <w:marTop w:val="60"/>
                  <w:marBottom w:val="30"/>
                  <w:divBdr>
                    <w:top w:val="none" w:sz="0" w:space="0" w:color="auto"/>
                    <w:left w:val="none" w:sz="0" w:space="0" w:color="auto"/>
                    <w:bottom w:val="none" w:sz="0" w:space="0" w:color="auto"/>
                    <w:right w:val="none" w:sz="0" w:space="0" w:color="auto"/>
                  </w:divBdr>
                </w:div>
              </w:divsChild>
            </w:div>
            <w:div w:id="201801708">
              <w:marLeft w:val="0"/>
              <w:marRight w:val="0"/>
              <w:marTop w:val="0"/>
              <w:marBottom w:val="0"/>
              <w:divBdr>
                <w:top w:val="none" w:sz="0" w:space="0" w:color="auto"/>
                <w:left w:val="none" w:sz="0" w:space="0" w:color="auto"/>
                <w:bottom w:val="none" w:sz="0" w:space="0" w:color="auto"/>
                <w:right w:val="none" w:sz="0" w:space="0" w:color="auto"/>
              </w:divBdr>
              <w:divsChild>
                <w:div w:id="20179631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28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96">
              <w:marLeft w:val="75"/>
              <w:marRight w:val="75"/>
              <w:marTop w:val="75"/>
              <w:marBottom w:val="0"/>
              <w:divBdr>
                <w:top w:val="none" w:sz="0" w:space="0" w:color="auto"/>
                <w:left w:val="none" w:sz="0" w:space="0" w:color="auto"/>
                <w:bottom w:val="none" w:sz="0" w:space="0" w:color="auto"/>
                <w:right w:val="none" w:sz="0" w:space="0" w:color="auto"/>
              </w:divBdr>
              <w:divsChild>
                <w:div w:id="201795870">
                  <w:marLeft w:val="0"/>
                  <w:marRight w:val="0"/>
                  <w:marTop w:val="60"/>
                  <w:marBottom w:val="30"/>
                  <w:divBdr>
                    <w:top w:val="none" w:sz="0" w:space="0" w:color="auto"/>
                    <w:left w:val="none" w:sz="0" w:space="0" w:color="auto"/>
                    <w:bottom w:val="none" w:sz="0" w:space="0" w:color="auto"/>
                    <w:right w:val="none" w:sz="0" w:space="0" w:color="auto"/>
                  </w:divBdr>
                </w:div>
                <w:div w:id="201797495">
                  <w:marLeft w:val="0"/>
                  <w:marRight w:val="0"/>
                  <w:marTop w:val="60"/>
                  <w:marBottom w:val="30"/>
                  <w:divBdr>
                    <w:top w:val="none" w:sz="0" w:space="0" w:color="auto"/>
                    <w:left w:val="none" w:sz="0" w:space="0" w:color="auto"/>
                    <w:bottom w:val="none" w:sz="0" w:space="0" w:color="auto"/>
                    <w:right w:val="none" w:sz="0" w:space="0" w:color="auto"/>
                  </w:divBdr>
                </w:div>
                <w:div w:id="201801331">
                  <w:marLeft w:val="0"/>
                  <w:marRight w:val="0"/>
                  <w:marTop w:val="60"/>
                  <w:marBottom w:val="30"/>
                  <w:divBdr>
                    <w:top w:val="none" w:sz="0" w:space="0" w:color="auto"/>
                    <w:left w:val="none" w:sz="0" w:space="0" w:color="auto"/>
                    <w:bottom w:val="none" w:sz="0" w:space="0" w:color="auto"/>
                    <w:right w:val="none" w:sz="0" w:space="0" w:color="auto"/>
                  </w:divBdr>
                </w:div>
              </w:divsChild>
            </w:div>
            <w:div w:id="201802822">
              <w:marLeft w:val="0"/>
              <w:marRight w:val="0"/>
              <w:marTop w:val="0"/>
              <w:marBottom w:val="0"/>
              <w:divBdr>
                <w:top w:val="none" w:sz="0" w:space="0" w:color="auto"/>
                <w:left w:val="none" w:sz="0" w:space="0" w:color="auto"/>
                <w:bottom w:val="none" w:sz="0" w:space="0" w:color="auto"/>
                <w:right w:val="none" w:sz="0" w:space="0" w:color="auto"/>
              </w:divBdr>
              <w:divsChild>
                <w:div w:id="2018015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54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23">
              <w:marLeft w:val="0"/>
              <w:marRight w:val="0"/>
              <w:marTop w:val="0"/>
              <w:marBottom w:val="0"/>
              <w:divBdr>
                <w:top w:val="none" w:sz="0" w:space="0" w:color="auto"/>
                <w:left w:val="none" w:sz="0" w:space="0" w:color="auto"/>
                <w:bottom w:val="none" w:sz="0" w:space="0" w:color="auto"/>
                <w:right w:val="none" w:sz="0" w:space="0" w:color="auto"/>
              </w:divBdr>
              <w:divsChild>
                <w:div w:id="20179926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788">
              <w:marLeft w:val="75"/>
              <w:marRight w:val="75"/>
              <w:marTop w:val="75"/>
              <w:marBottom w:val="0"/>
              <w:divBdr>
                <w:top w:val="none" w:sz="0" w:space="0" w:color="auto"/>
                <w:left w:val="none" w:sz="0" w:space="0" w:color="auto"/>
                <w:bottom w:val="none" w:sz="0" w:space="0" w:color="auto"/>
                <w:right w:val="none" w:sz="0" w:space="0" w:color="auto"/>
              </w:divBdr>
              <w:divsChild>
                <w:div w:id="201801769">
                  <w:marLeft w:val="0"/>
                  <w:marRight w:val="0"/>
                  <w:marTop w:val="60"/>
                  <w:marBottom w:val="30"/>
                  <w:divBdr>
                    <w:top w:val="none" w:sz="0" w:space="0" w:color="auto"/>
                    <w:left w:val="none" w:sz="0" w:space="0" w:color="auto"/>
                    <w:bottom w:val="none" w:sz="0" w:space="0" w:color="auto"/>
                    <w:right w:val="none" w:sz="0" w:space="0" w:color="auto"/>
                  </w:divBdr>
                </w:div>
                <w:div w:id="201802007">
                  <w:marLeft w:val="0"/>
                  <w:marRight w:val="0"/>
                  <w:marTop w:val="60"/>
                  <w:marBottom w:val="30"/>
                  <w:divBdr>
                    <w:top w:val="none" w:sz="0" w:space="0" w:color="auto"/>
                    <w:left w:val="none" w:sz="0" w:space="0" w:color="auto"/>
                    <w:bottom w:val="none" w:sz="0" w:space="0" w:color="auto"/>
                    <w:right w:val="none" w:sz="0" w:space="0" w:color="auto"/>
                  </w:divBdr>
                </w:div>
                <w:div w:id="20180268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45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38">
              <w:marLeft w:val="75"/>
              <w:marRight w:val="75"/>
              <w:marTop w:val="75"/>
              <w:marBottom w:val="0"/>
              <w:divBdr>
                <w:top w:val="none" w:sz="0" w:space="0" w:color="auto"/>
                <w:left w:val="none" w:sz="0" w:space="0" w:color="auto"/>
                <w:bottom w:val="none" w:sz="0" w:space="0" w:color="auto"/>
                <w:right w:val="none" w:sz="0" w:space="0" w:color="auto"/>
              </w:divBdr>
              <w:divsChild>
                <w:div w:id="201796775">
                  <w:marLeft w:val="0"/>
                  <w:marRight w:val="0"/>
                  <w:marTop w:val="60"/>
                  <w:marBottom w:val="30"/>
                  <w:divBdr>
                    <w:top w:val="none" w:sz="0" w:space="0" w:color="auto"/>
                    <w:left w:val="none" w:sz="0" w:space="0" w:color="auto"/>
                    <w:bottom w:val="none" w:sz="0" w:space="0" w:color="auto"/>
                    <w:right w:val="none" w:sz="0" w:space="0" w:color="auto"/>
                  </w:divBdr>
                </w:div>
                <w:div w:id="201798061">
                  <w:marLeft w:val="0"/>
                  <w:marRight w:val="0"/>
                  <w:marTop w:val="60"/>
                  <w:marBottom w:val="30"/>
                  <w:divBdr>
                    <w:top w:val="none" w:sz="0" w:space="0" w:color="auto"/>
                    <w:left w:val="none" w:sz="0" w:space="0" w:color="auto"/>
                    <w:bottom w:val="none" w:sz="0" w:space="0" w:color="auto"/>
                    <w:right w:val="none" w:sz="0" w:space="0" w:color="auto"/>
                  </w:divBdr>
                </w:div>
                <w:div w:id="201800718">
                  <w:marLeft w:val="0"/>
                  <w:marRight w:val="0"/>
                  <w:marTop w:val="60"/>
                  <w:marBottom w:val="30"/>
                  <w:divBdr>
                    <w:top w:val="none" w:sz="0" w:space="0" w:color="auto"/>
                    <w:left w:val="none" w:sz="0" w:space="0" w:color="auto"/>
                    <w:bottom w:val="none" w:sz="0" w:space="0" w:color="auto"/>
                    <w:right w:val="none" w:sz="0" w:space="0" w:color="auto"/>
                  </w:divBdr>
                </w:div>
              </w:divsChild>
            </w:div>
            <w:div w:id="201796647">
              <w:marLeft w:val="0"/>
              <w:marRight w:val="0"/>
              <w:marTop w:val="0"/>
              <w:marBottom w:val="0"/>
              <w:divBdr>
                <w:top w:val="none" w:sz="0" w:space="0" w:color="auto"/>
                <w:left w:val="none" w:sz="0" w:space="0" w:color="auto"/>
                <w:bottom w:val="none" w:sz="0" w:space="0" w:color="auto"/>
                <w:right w:val="none" w:sz="0" w:space="0" w:color="auto"/>
              </w:divBdr>
              <w:divsChild>
                <w:div w:id="20179607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46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66">
              <w:marLeft w:val="75"/>
              <w:marRight w:val="75"/>
              <w:marTop w:val="75"/>
              <w:marBottom w:val="0"/>
              <w:divBdr>
                <w:top w:val="none" w:sz="0" w:space="0" w:color="auto"/>
                <w:left w:val="none" w:sz="0" w:space="0" w:color="auto"/>
                <w:bottom w:val="none" w:sz="0" w:space="0" w:color="auto"/>
                <w:right w:val="none" w:sz="0" w:space="0" w:color="auto"/>
              </w:divBdr>
              <w:divsChild>
                <w:div w:id="201797406">
                  <w:marLeft w:val="0"/>
                  <w:marRight w:val="0"/>
                  <w:marTop w:val="60"/>
                  <w:marBottom w:val="30"/>
                  <w:divBdr>
                    <w:top w:val="none" w:sz="0" w:space="0" w:color="auto"/>
                    <w:left w:val="none" w:sz="0" w:space="0" w:color="auto"/>
                    <w:bottom w:val="none" w:sz="0" w:space="0" w:color="auto"/>
                    <w:right w:val="none" w:sz="0" w:space="0" w:color="auto"/>
                  </w:divBdr>
                </w:div>
                <w:div w:id="201799416">
                  <w:marLeft w:val="0"/>
                  <w:marRight w:val="0"/>
                  <w:marTop w:val="60"/>
                  <w:marBottom w:val="30"/>
                  <w:divBdr>
                    <w:top w:val="none" w:sz="0" w:space="0" w:color="auto"/>
                    <w:left w:val="none" w:sz="0" w:space="0" w:color="auto"/>
                    <w:bottom w:val="none" w:sz="0" w:space="0" w:color="auto"/>
                    <w:right w:val="none" w:sz="0" w:space="0" w:color="auto"/>
                  </w:divBdr>
                </w:div>
                <w:div w:id="201799749">
                  <w:marLeft w:val="0"/>
                  <w:marRight w:val="0"/>
                  <w:marTop w:val="60"/>
                  <w:marBottom w:val="30"/>
                  <w:divBdr>
                    <w:top w:val="none" w:sz="0" w:space="0" w:color="auto"/>
                    <w:left w:val="none" w:sz="0" w:space="0" w:color="auto"/>
                    <w:bottom w:val="none" w:sz="0" w:space="0" w:color="auto"/>
                    <w:right w:val="none" w:sz="0" w:space="0" w:color="auto"/>
                  </w:divBdr>
                </w:div>
              </w:divsChild>
            </w:div>
            <w:div w:id="201801833">
              <w:marLeft w:val="0"/>
              <w:marRight w:val="0"/>
              <w:marTop w:val="0"/>
              <w:marBottom w:val="0"/>
              <w:divBdr>
                <w:top w:val="none" w:sz="0" w:space="0" w:color="auto"/>
                <w:left w:val="none" w:sz="0" w:space="0" w:color="auto"/>
                <w:bottom w:val="none" w:sz="0" w:space="0" w:color="auto"/>
                <w:right w:val="none" w:sz="0" w:space="0" w:color="auto"/>
              </w:divBdr>
              <w:divsChild>
                <w:div w:id="2018028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75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16">
              <w:marLeft w:val="75"/>
              <w:marRight w:val="75"/>
              <w:marTop w:val="75"/>
              <w:marBottom w:val="0"/>
              <w:divBdr>
                <w:top w:val="none" w:sz="0" w:space="0" w:color="auto"/>
                <w:left w:val="none" w:sz="0" w:space="0" w:color="auto"/>
                <w:bottom w:val="none" w:sz="0" w:space="0" w:color="auto"/>
                <w:right w:val="none" w:sz="0" w:space="0" w:color="auto"/>
              </w:divBdr>
              <w:divsChild>
                <w:div w:id="201795371">
                  <w:marLeft w:val="0"/>
                  <w:marRight w:val="0"/>
                  <w:marTop w:val="60"/>
                  <w:marBottom w:val="30"/>
                  <w:divBdr>
                    <w:top w:val="none" w:sz="0" w:space="0" w:color="auto"/>
                    <w:left w:val="none" w:sz="0" w:space="0" w:color="auto"/>
                    <w:bottom w:val="none" w:sz="0" w:space="0" w:color="auto"/>
                    <w:right w:val="none" w:sz="0" w:space="0" w:color="auto"/>
                  </w:divBdr>
                </w:div>
                <w:div w:id="201801047">
                  <w:marLeft w:val="0"/>
                  <w:marRight w:val="0"/>
                  <w:marTop w:val="60"/>
                  <w:marBottom w:val="30"/>
                  <w:divBdr>
                    <w:top w:val="none" w:sz="0" w:space="0" w:color="auto"/>
                    <w:left w:val="none" w:sz="0" w:space="0" w:color="auto"/>
                    <w:bottom w:val="none" w:sz="0" w:space="0" w:color="auto"/>
                    <w:right w:val="none" w:sz="0" w:space="0" w:color="auto"/>
                  </w:divBdr>
                </w:div>
                <w:div w:id="201801257">
                  <w:marLeft w:val="0"/>
                  <w:marRight w:val="0"/>
                  <w:marTop w:val="60"/>
                  <w:marBottom w:val="30"/>
                  <w:divBdr>
                    <w:top w:val="none" w:sz="0" w:space="0" w:color="auto"/>
                    <w:left w:val="none" w:sz="0" w:space="0" w:color="auto"/>
                    <w:bottom w:val="none" w:sz="0" w:space="0" w:color="auto"/>
                    <w:right w:val="none" w:sz="0" w:space="0" w:color="auto"/>
                  </w:divBdr>
                </w:div>
              </w:divsChild>
            </w:div>
            <w:div w:id="201801044">
              <w:marLeft w:val="0"/>
              <w:marRight w:val="0"/>
              <w:marTop w:val="0"/>
              <w:marBottom w:val="0"/>
              <w:divBdr>
                <w:top w:val="none" w:sz="0" w:space="0" w:color="auto"/>
                <w:left w:val="none" w:sz="0" w:space="0" w:color="auto"/>
                <w:bottom w:val="none" w:sz="0" w:space="0" w:color="auto"/>
                <w:right w:val="none" w:sz="0" w:space="0" w:color="auto"/>
              </w:divBdr>
              <w:divsChild>
                <w:div w:id="20180077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04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75">
              <w:marLeft w:val="75"/>
              <w:marRight w:val="75"/>
              <w:marTop w:val="75"/>
              <w:marBottom w:val="0"/>
              <w:divBdr>
                <w:top w:val="none" w:sz="0" w:space="0" w:color="auto"/>
                <w:left w:val="none" w:sz="0" w:space="0" w:color="auto"/>
                <w:bottom w:val="none" w:sz="0" w:space="0" w:color="auto"/>
                <w:right w:val="none" w:sz="0" w:space="0" w:color="auto"/>
              </w:divBdr>
              <w:divsChild>
                <w:div w:id="201795457">
                  <w:marLeft w:val="0"/>
                  <w:marRight w:val="0"/>
                  <w:marTop w:val="60"/>
                  <w:marBottom w:val="30"/>
                  <w:divBdr>
                    <w:top w:val="none" w:sz="0" w:space="0" w:color="auto"/>
                    <w:left w:val="none" w:sz="0" w:space="0" w:color="auto"/>
                    <w:bottom w:val="none" w:sz="0" w:space="0" w:color="auto"/>
                    <w:right w:val="none" w:sz="0" w:space="0" w:color="auto"/>
                  </w:divBdr>
                </w:div>
                <w:div w:id="201797534">
                  <w:marLeft w:val="0"/>
                  <w:marRight w:val="0"/>
                  <w:marTop w:val="60"/>
                  <w:marBottom w:val="30"/>
                  <w:divBdr>
                    <w:top w:val="none" w:sz="0" w:space="0" w:color="auto"/>
                    <w:left w:val="none" w:sz="0" w:space="0" w:color="auto"/>
                    <w:bottom w:val="none" w:sz="0" w:space="0" w:color="auto"/>
                    <w:right w:val="none" w:sz="0" w:space="0" w:color="auto"/>
                  </w:divBdr>
                </w:div>
                <w:div w:id="201799545">
                  <w:marLeft w:val="0"/>
                  <w:marRight w:val="0"/>
                  <w:marTop w:val="60"/>
                  <w:marBottom w:val="30"/>
                  <w:divBdr>
                    <w:top w:val="none" w:sz="0" w:space="0" w:color="auto"/>
                    <w:left w:val="none" w:sz="0" w:space="0" w:color="auto"/>
                    <w:bottom w:val="none" w:sz="0" w:space="0" w:color="auto"/>
                    <w:right w:val="none" w:sz="0" w:space="0" w:color="auto"/>
                  </w:divBdr>
                </w:div>
              </w:divsChild>
            </w:div>
            <w:div w:id="201801415">
              <w:marLeft w:val="0"/>
              <w:marRight w:val="0"/>
              <w:marTop w:val="0"/>
              <w:marBottom w:val="0"/>
              <w:divBdr>
                <w:top w:val="none" w:sz="0" w:space="0" w:color="auto"/>
                <w:left w:val="none" w:sz="0" w:space="0" w:color="auto"/>
                <w:bottom w:val="none" w:sz="0" w:space="0" w:color="auto"/>
                <w:right w:val="none" w:sz="0" w:space="0" w:color="auto"/>
              </w:divBdr>
              <w:divsChild>
                <w:div w:id="20179678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62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44">
              <w:marLeft w:val="75"/>
              <w:marRight w:val="75"/>
              <w:marTop w:val="75"/>
              <w:marBottom w:val="0"/>
              <w:divBdr>
                <w:top w:val="none" w:sz="0" w:space="0" w:color="auto"/>
                <w:left w:val="none" w:sz="0" w:space="0" w:color="auto"/>
                <w:bottom w:val="none" w:sz="0" w:space="0" w:color="auto"/>
                <w:right w:val="none" w:sz="0" w:space="0" w:color="auto"/>
              </w:divBdr>
              <w:divsChild>
                <w:div w:id="201798664">
                  <w:marLeft w:val="0"/>
                  <w:marRight w:val="0"/>
                  <w:marTop w:val="60"/>
                  <w:marBottom w:val="30"/>
                  <w:divBdr>
                    <w:top w:val="none" w:sz="0" w:space="0" w:color="auto"/>
                    <w:left w:val="none" w:sz="0" w:space="0" w:color="auto"/>
                    <w:bottom w:val="none" w:sz="0" w:space="0" w:color="auto"/>
                    <w:right w:val="none" w:sz="0" w:space="0" w:color="auto"/>
                  </w:divBdr>
                </w:div>
                <w:div w:id="201802347">
                  <w:marLeft w:val="0"/>
                  <w:marRight w:val="0"/>
                  <w:marTop w:val="60"/>
                  <w:marBottom w:val="30"/>
                  <w:divBdr>
                    <w:top w:val="none" w:sz="0" w:space="0" w:color="auto"/>
                    <w:left w:val="none" w:sz="0" w:space="0" w:color="auto"/>
                    <w:bottom w:val="none" w:sz="0" w:space="0" w:color="auto"/>
                    <w:right w:val="none" w:sz="0" w:space="0" w:color="auto"/>
                  </w:divBdr>
                </w:div>
                <w:div w:id="20180317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0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57">
              <w:marLeft w:val="0"/>
              <w:marRight w:val="0"/>
              <w:marTop w:val="0"/>
              <w:marBottom w:val="0"/>
              <w:divBdr>
                <w:top w:val="none" w:sz="0" w:space="0" w:color="auto"/>
                <w:left w:val="none" w:sz="0" w:space="0" w:color="auto"/>
                <w:bottom w:val="none" w:sz="0" w:space="0" w:color="auto"/>
                <w:right w:val="none" w:sz="0" w:space="0" w:color="auto"/>
              </w:divBdr>
              <w:divsChild>
                <w:div w:id="20180005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091">
              <w:marLeft w:val="75"/>
              <w:marRight w:val="75"/>
              <w:marTop w:val="75"/>
              <w:marBottom w:val="0"/>
              <w:divBdr>
                <w:top w:val="none" w:sz="0" w:space="0" w:color="auto"/>
                <w:left w:val="none" w:sz="0" w:space="0" w:color="auto"/>
                <w:bottom w:val="none" w:sz="0" w:space="0" w:color="auto"/>
                <w:right w:val="none" w:sz="0" w:space="0" w:color="auto"/>
              </w:divBdr>
              <w:divsChild>
                <w:div w:id="201796117">
                  <w:marLeft w:val="0"/>
                  <w:marRight w:val="0"/>
                  <w:marTop w:val="60"/>
                  <w:marBottom w:val="30"/>
                  <w:divBdr>
                    <w:top w:val="none" w:sz="0" w:space="0" w:color="auto"/>
                    <w:left w:val="none" w:sz="0" w:space="0" w:color="auto"/>
                    <w:bottom w:val="none" w:sz="0" w:space="0" w:color="auto"/>
                    <w:right w:val="none" w:sz="0" w:space="0" w:color="auto"/>
                  </w:divBdr>
                </w:div>
                <w:div w:id="201799525">
                  <w:marLeft w:val="0"/>
                  <w:marRight w:val="0"/>
                  <w:marTop w:val="60"/>
                  <w:marBottom w:val="30"/>
                  <w:divBdr>
                    <w:top w:val="none" w:sz="0" w:space="0" w:color="auto"/>
                    <w:left w:val="none" w:sz="0" w:space="0" w:color="auto"/>
                    <w:bottom w:val="none" w:sz="0" w:space="0" w:color="auto"/>
                    <w:right w:val="none" w:sz="0" w:space="0" w:color="auto"/>
                  </w:divBdr>
                </w:div>
                <w:div w:id="20180276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91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07">
              <w:marLeft w:val="75"/>
              <w:marRight w:val="75"/>
              <w:marTop w:val="75"/>
              <w:marBottom w:val="0"/>
              <w:divBdr>
                <w:top w:val="none" w:sz="0" w:space="0" w:color="auto"/>
                <w:left w:val="none" w:sz="0" w:space="0" w:color="auto"/>
                <w:bottom w:val="none" w:sz="0" w:space="0" w:color="auto"/>
                <w:right w:val="none" w:sz="0" w:space="0" w:color="auto"/>
              </w:divBdr>
              <w:divsChild>
                <w:div w:id="201799673">
                  <w:marLeft w:val="0"/>
                  <w:marRight w:val="0"/>
                  <w:marTop w:val="60"/>
                  <w:marBottom w:val="30"/>
                  <w:divBdr>
                    <w:top w:val="none" w:sz="0" w:space="0" w:color="auto"/>
                    <w:left w:val="none" w:sz="0" w:space="0" w:color="auto"/>
                    <w:bottom w:val="none" w:sz="0" w:space="0" w:color="auto"/>
                    <w:right w:val="none" w:sz="0" w:space="0" w:color="auto"/>
                  </w:divBdr>
                </w:div>
                <w:div w:id="201801706">
                  <w:marLeft w:val="0"/>
                  <w:marRight w:val="0"/>
                  <w:marTop w:val="60"/>
                  <w:marBottom w:val="30"/>
                  <w:divBdr>
                    <w:top w:val="none" w:sz="0" w:space="0" w:color="auto"/>
                    <w:left w:val="none" w:sz="0" w:space="0" w:color="auto"/>
                    <w:bottom w:val="none" w:sz="0" w:space="0" w:color="auto"/>
                    <w:right w:val="none" w:sz="0" w:space="0" w:color="auto"/>
                  </w:divBdr>
                </w:div>
                <w:div w:id="201802513">
                  <w:marLeft w:val="0"/>
                  <w:marRight w:val="0"/>
                  <w:marTop w:val="60"/>
                  <w:marBottom w:val="30"/>
                  <w:divBdr>
                    <w:top w:val="none" w:sz="0" w:space="0" w:color="auto"/>
                    <w:left w:val="none" w:sz="0" w:space="0" w:color="auto"/>
                    <w:bottom w:val="none" w:sz="0" w:space="0" w:color="auto"/>
                    <w:right w:val="none" w:sz="0" w:space="0" w:color="auto"/>
                  </w:divBdr>
                </w:div>
              </w:divsChild>
            </w:div>
            <w:div w:id="201799133">
              <w:marLeft w:val="0"/>
              <w:marRight w:val="0"/>
              <w:marTop w:val="0"/>
              <w:marBottom w:val="0"/>
              <w:divBdr>
                <w:top w:val="none" w:sz="0" w:space="0" w:color="auto"/>
                <w:left w:val="none" w:sz="0" w:space="0" w:color="auto"/>
                <w:bottom w:val="none" w:sz="0" w:space="0" w:color="auto"/>
                <w:right w:val="none" w:sz="0" w:space="0" w:color="auto"/>
              </w:divBdr>
              <w:divsChild>
                <w:div w:id="20179508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320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48">
              <w:marLeft w:val="0"/>
              <w:marRight w:val="0"/>
              <w:marTop w:val="0"/>
              <w:marBottom w:val="0"/>
              <w:divBdr>
                <w:top w:val="none" w:sz="0" w:space="0" w:color="auto"/>
                <w:left w:val="none" w:sz="0" w:space="0" w:color="auto"/>
                <w:bottom w:val="none" w:sz="0" w:space="0" w:color="auto"/>
                <w:right w:val="none" w:sz="0" w:space="0" w:color="auto"/>
              </w:divBdr>
              <w:divsChild>
                <w:div w:id="20179976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986">
              <w:marLeft w:val="75"/>
              <w:marRight w:val="75"/>
              <w:marTop w:val="75"/>
              <w:marBottom w:val="0"/>
              <w:divBdr>
                <w:top w:val="none" w:sz="0" w:space="0" w:color="auto"/>
                <w:left w:val="none" w:sz="0" w:space="0" w:color="auto"/>
                <w:bottom w:val="none" w:sz="0" w:space="0" w:color="auto"/>
                <w:right w:val="none" w:sz="0" w:space="0" w:color="auto"/>
              </w:divBdr>
              <w:divsChild>
                <w:div w:id="201796669">
                  <w:marLeft w:val="0"/>
                  <w:marRight w:val="0"/>
                  <w:marTop w:val="60"/>
                  <w:marBottom w:val="30"/>
                  <w:divBdr>
                    <w:top w:val="none" w:sz="0" w:space="0" w:color="auto"/>
                    <w:left w:val="none" w:sz="0" w:space="0" w:color="auto"/>
                    <w:bottom w:val="none" w:sz="0" w:space="0" w:color="auto"/>
                    <w:right w:val="none" w:sz="0" w:space="0" w:color="auto"/>
                  </w:divBdr>
                </w:div>
                <w:div w:id="201797353">
                  <w:marLeft w:val="0"/>
                  <w:marRight w:val="0"/>
                  <w:marTop w:val="60"/>
                  <w:marBottom w:val="30"/>
                  <w:divBdr>
                    <w:top w:val="none" w:sz="0" w:space="0" w:color="auto"/>
                    <w:left w:val="none" w:sz="0" w:space="0" w:color="auto"/>
                    <w:bottom w:val="none" w:sz="0" w:space="0" w:color="auto"/>
                    <w:right w:val="none" w:sz="0" w:space="0" w:color="auto"/>
                  </w:divBdr>
                </w:div>
                <w:div w:id="20179936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8362">
      <w:marLeft w:val="0"/>
      <w:marRight w:val="0"/>
      <w:marTop w:val="0"/>
      <w:marBottom w:val="0"/>
      <w:divBdr>
        <w:top w:val="none" w:sz="0" w:space="0" w:color="auto"/>
        <w:left w:val="none" w:sz="0" w:space="0" w:color="auto"/>
        <w:bottom w:val="none" w:sz="0" w:space="0" w:color="auto"/>
        <w:right w:val="none" w:sz="0" w:space="0" w:color="auto"/>
      </w:divBdr>
      <w:divsChild>
        <w:div w:id="20179614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73">
              <w:marLeft w:val="75"/>
              <w:marRight w:val="75"/>
              <w:marTop w:val="75"/>
              <w:marBottom w:val="0"/>
              <w:divBdr>
                <w:top w:val="none" w:sz="0" w:space="0" w:color="auto"/>
                <w:left w:val="none" w:sz="0" w:space="0" w:color="auto"/>
                <w:bottom w:val="none" w:sz="0" w:space="0" w:color="auto"/>
                <w:right w:val="none" w:sz="0" w:space="0" w:color="auto"/>
              </w:divBdr>
              <w:divsChild>
                <w:div w:id="201795279">
                  <w:marLeft w:val="0"/>
                  <w:marRight w:val="0"/>
                  <w:marTop w:val="60"/>
                  <w:marBottom w:val="30"/>
                  <w:divBdr>
                    <w:top w:val="none" w:sz="0" w:space="0" w:color="auto"/>
                    <w:left w:val="none" w:sz="0" w:space="0" w:color="auto"/>
                    <w:bottom w:val="none" w:sz="0" w:space="0" w:color="auto"/>
                    <w:right w:val="none" w:sz="0" w:space="0" w:color="auto"/>
                  </w:divBdr>
                </w:div>
                <w:div w:id="201797370">
                  <w:marLeft w:val="0"/>
                  <w:marRight w:val="0"/>
                  <w:marTop w:val="60"/>
                  <w:marBottom w:val="30"/>
                  <w:divBdr>
                    <w:top w:val="none" w:sz="0" w:space="0" w:color="auto"/>
                    <w:left w:val="none" w:sz="0" w:space="0" w:color="auto"/>
                    <w:bottom w:val="none" w:sz="0" w:space="0" w:color="auto"/>
                    <w:right w:val="none" w:sz="0" w:space="0" w:color="auto"/>
                  </w:divBdr>
                </w:div>
                <w:div w:id="201801040">
                  <w:marLeft w:val="0"/>
                  <w:marRight w:val="0"/>
                  <w:marTop w:val="60"/>
                  <w:marBottom w:val="30"/>
                  <w:divBdr>
                    <w:top w:val="none" w:sz="0" w:space="0" w:color="auto"/>
                    <w:left w:val="none" w:sz="0" w:space="0" w:color="auto"/>
                    <w:bottom w:val="none" w:sz="0" w:space="0" w:color="auto"/>
                    <w:right w:val="none" w:sz="0" w:space="0" w:color="auto"/>
                  </w:divBdr>
                </w:div>
              </w:divsChild>
            </w:div>
            <w:div w:id="201802625">
              <w:marLeft w:val="0"/>
              <w:marRight w:val="0"/>
              <w:marTop w:val="0"/>
              <w:marBottom w:val="0"/>
              <w:divBdr>
                <w:top w:val="none" w:sz="0" w:space="0" w:color="auto"/>
                <w:left w:val="none" w:sz="0" w:space="0" w:color="auto"/>
                <w:bottom w:val="none" w:sz="0" w:space="0" w:color="auto"/>
                <w:right w:val="none" w:sz="0" w:space="0" w:color="auto"/>
              </w:divBdr>
              <w:divsChild>
                <w:div w:id="20179662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26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55">
              <w:marLeft w:val="75"/>
              <w:marRight w:val="75"/>
              <w:marTop w:val="75"/>
              <w:marBottom w:val="0"/>
              <w:divBdr>
                <w:top w:val="none" w:sz="0" w:space="0" w:color="auto"/>
                <w:left w:val="none" w:sz="0" w:space="0" w:color="auto"/>
                <w:bottom w:val="none" w:sz="0" w:space="0" w:color="auto"/>
                <w:right w:val="none" w:sz="0" w:space="0" w:color="auto"/>
              </w:divBdr>
              <w:divsChild>
                <w:div w:id="201796509">
                  <w:marLeft w:val="0"/>
                  <w:marRight w:val="0"/>
                  <w:marTop w:val="60"/>
                  <w:marBottom w:val="30"/>
                  <w:divBdr>
                    <w:top w:val="none" w:sz="0" w:space="0" w:color="auto"/>
                    <w:left w:val="none" w:sz="0" w:space="0" w:color="auto"/>
                    <w:bottom w:val="none" w:sz="0" w:space="0" w:color="auto"/>
                    <w:right w:val="none" w:sz="0" w:space="0" w:color="auto"/>
                  </w:divBdr>
                </w:div>
                <w:div w:id="201798580">
                  <w:marLeft w:val="0"/>
                  <w:marRight w:val="0"/>
                  <w:marTop w:val="60"/>
                  <w:marBottom w:val="30"/>
                  <w:divBdr>
                    <w:top w:val="none" w:sz="0" w:space="0" w:color="auto"/>
                    <w:left w:val="none" w:sz="0" w:space="0" w:color="auto"/>
                    <w:bottom w:val="none" w:sz="0" w:space="0" w:color="auto"/>
                    <w:right w:val="none" w:sz="0" w:space="0" w:color="auto"/>
                  </w:divBdr>
                </w:div>
                <w:div w:id="20180063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34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94">
              <w:marLeft w:val="0"/>
              <w:marRight w:val="0"/>
              <w:marTop w:val="0"/>
              <w:marBottom w:val="0"/>
              <w:divBdr>
                <w:top w:val="none" w:sz="0" w:space="0" w:color="auto"/>
                <w:left w:val="none" w:sz="0" w:space="0" w:color="auto"/>
                <w:bottom w:val="none" w:sz="0" w:space="0" w:color="auto"/>
                <w:right w:val="none" w:sz="0" w:space="0" w:color="auto"/>
              </w:divBdr>
              <w:divsChild>
                <w:div w:id="2018031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393">
              <w:marLeft w:val="75"/>
              <w:marRight w:val="75"/>
              <w:marTop w:val="75"/>
              <w:marBottom w:val="0"/>
              <w:divBdr>
                <w:top w:val="none" w:sz="0" w:space="0" w:color="auto"/>
                <w:left w:val="none" w:sz="0" w:space="0" w:color="auto"/>
                <w:bottom w:val="none" w:sz="0" w:space="0" w:color="auto"/>
                <w:right w:val="none" w:sz="0" w:space="0" w:color="auto"/>
              </w:divBdr>
              <w:divsChild>
                <w:div w:id="201796666">
                  <w:marLeft w:val="0"/>
                  <w:marRight w:val="0"/>
                  <w:marTop w:val="60"/>
                  <w:marBottom w:val="30"/>
                  <w:divBdr>
                    <w:top w:val="none" w:sz="0" w:space="0" w:color="auto"/>
                    <w:left w:val="none" w:sz="0" w:space="0" w:color="auto"/>
                    <w:bottom w:val="none" w:sz="0" w:space="0" w:color="auto"/>
                    <w:right w:val="none" w:sz="0" w:space="0" w:color="auto"/>
                  </w:divBdr>
                </w:div>
                <w:div w:id="201801502">
                  <w:marLeft w:val="0"/>
                  <w:marRight w:val="0"/>
                  <w:marTop w:val="60"/>
                  <w:marBottom w:val="30"/>
                  <w:divBdr>
                    <w:top w:val="none" w:sz="0" w:space="0" w:color="auto"/>
                    <w:left w:val="none" w:sz="0" w:space="0" w:color="auto"/>
                    <w:bottom w:val="none" w:sz="0" w:space="0" w:color="auto"/>
                    <w:right w:val="none" w:sz="0" w:space="0" w:color="auto"/>
                  </w:divBdr>
                </w:div>
                <w:div w:id="20180196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670">
          <w:marLeft w:val="0"/>
          <w:marRight w:val="0"/>
          <w:marTop w:val="75"/>
          <w:marBottom w:val="0"/>
          <w:divBdr>
            <w:top w:val="single" w:sz="6" w:space="4" w:color="A6C9E2"/>
            <w:left w:val="single" w:sz="6" w:space="4" w:color="A6C9E2"/>
            <w:bottom w:val="single" w:sz="6" w:space="4" w:color="A6C9E2"/>
            <w:right w:val="single" w:sz="6" w:space="4" w:color="A6C9E2"/>
          </w:divBdr>
          <w:divsChild>
            <w:div w:id="201800337">
              <w:marLeft w:val="0"/>
              <w:marRight w:val="0"/>
              <w:marTop w:val="0"/>
              <w:marBottom w:val="0"/>
              <w:divBdr>
                <w:top w:val="none" w:sz="0" w:space="0" w:color="auto"/>
                <w:left w:val="none" w:sz="0" w:space="0" w:color="auto"/>
                <w:bottom w:val="none" w:sz="0" w:space="0" w:color="auto"/>
                <w:right w:val="none" w:sz="0" w:space="0" w:color="auto"/>
              </w:divBdr>
              <w:divsChild>
                <w:div w:id="2018020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001">
              <w:marLeft w:val="75"/>
              <w:marRight w:val="75"/>
              <w:marTop w:val="75"/>
              <w:marBottom w:val="0"/>
              <w:divBdr>
                <w:top w:val="none" w:sz="0" w:space="0" w:color="auto"/>
                <w:left w:val="none" w:sz="0" w:space="0" w:color="auto"/>
                <w:bottom w:val="none" w:sz="0" w:space="0" w:color="auto"/>
                <w:right w:val="none" w:sz="0" w:space="0" w:color="auto"/>
              </w:divBdr>
              <w:divsChild>
                <w:div w:id="201795775">
                  <w:marLeft w:val="0"/>
                  <w:marRight w:val="0"/>
                  <w:marTop w:val="60"/>
                  <w:marBottom w:val="30"/>
                  <w:divBdr>
                    <w:top w:val="none" w:sz="0" w:space="0" w:color="auto"/>
                    <w:left w:val="none" w:sz="0" w:space="0" w:color="auto"/>
                    <w:bottom w:val="none" w:sz="0" w:space="0" w:color="auto"/>
                    <w:right w:val="none" w:sz="0" w:space="0" w:color="auto"/>
                  </w:divBdr>
                </w:div>
                <w:div w:id="201797302">
                  <w:marLeft w:val="0"/>
                  <w:marRight w:val="0"/>
                  <w:marTop w:val="60"/>
                  <w:marBottom w:val="30"/>
                  <w:divBdr>
                    <w:top w:val="none" w:sz="0" w:space="0" w:color="auto"/>
                    <w:left w:val="none" w:sz="0" w:space="0" w:color="auto"/>
                    <w:bottom w:val="none" w:sz="0" w:space="0" w:color="auto"/>
                    <w:right w:val="none" w:sz="0" w:space="0" w:color="auto"/>
                  </w:divBdr>
                </w:div>
                <w:div w:id="20180186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672">
          <w:marLeft w:val="0"/>
          <w:marRight w:val="0"/>
          <w:marTop w:val="75"/>
          <w:marBottom w:val="0"/>
          <w:divBdr>
            <w:top w:val="single" w:sz="6" w:space="4" w:color="A6C9E2"/>
            <w:left w:val="single" w:sz="6" w:space="4" w:color="A6C9E2"/>
            <w:bottom w:val="single" w:sz="6" w:space="4" w:color="A6C9E2"/>
            <w:right w:val="single" w:sz="6" w:space="4" w:color="A6C9E2"/>
          </w:divBdr>
          <w:divsChild>
            <w:div w:id="201799745">
              <w:marLeft w:val="75"/>
              <w:marRight w:val="75"/>
              <w:marTop w:val="75"/>
              <w:marBottom w:val="0"/>
              <w:divBdr>
                <w:top w:val="none" w:sz="0" w:space="0" w:color="auto"/>
                <w:left w:val="none" w:sz="0" w:space="0" w:color="auto"/>
                <w:bottom w:val="none" w:sz="0" w:space="0" w:color="auto"/>
                <w:right w:val="none" w:sz="0" w:space="0" w:color="auto"/>
              </w:divBdr>
              <w:divsChild>
                <w:div w:id="201795316">
                  <w:marLeft w:val="0"/>
                  <w:marRight w:val="0"/>
                  <w:marTop w:val="60"/>
                  <w:marBottom w:val="30"/>
                  <w:divBdr>
                    <w:top w:val="none" w:sz="0" w:space="0" w:color="auto"/>
                    <w:left w:val="none" w:sz="0" w:space="0" w:color="auto"/>
                    <w:bottom w:val="none" w:sz="0" w:space="0" w:color="auto"/>
                    <w:right w:val="none" w:sz="0" w:space="0" w:color="auto"/>
                  </w:divBdr>
                </w:div>
                <w:div w:id="201796716">
                  <w:marLeft w:val="0"/>
                  <w:marRight w:val="0"/>
                  <w:marTop w:val="60"/>
                  <w:marBottom w:val="30"/>
                  <w:divBdr>
                    <w:top w:val="none" w:sz="0" w:space="0" w:color="auto"/>
                    <w:left w:val="none" w:sz="0" w:space="0" w:color="auto"/>
                    <w:bottom w:val="none" w:sz="0" w:space="0" w:color="auto"/>
                    <w:right w:val="none" w:sz="0" w:space="0" w:color="auto"/>
                  </w:divBdr>
                </w:div>
                <w:div w:id="201802041">
                  <w:marLeft w:val="0"/>
                  <w:marRight w:val="0"/>
                  <w:marTop w:val="60"/>
                  <w:marBottom w:val="30"/>
                  <w:divBdr>
                    <w:top w:val="none" w:sz="0" w:space="0" w:color="auto"/>
                    <w:left w:val="none" w:sz="0" w:space="0" w:color="auto"/>
                    <w:bottom w:val="none" w:sz="0" w:space="0" w:color="auto"/>
                    <w:right w:val="none" w:sz="0" w:space="0" w:color="auto"/>
                  </w:divBdr>
                </w:div>
              </w:divsChild>
            </w:div>
            <w:div w:id="201802089">
              <w:marLeft w:val="0"/>
              <w:marRight w:val="0"/>
              <w:marTop w:val="0"/>
              <w:marBottom w:val="0"/>
              <w:divBdr>
                <w:top w:val="none" w:sz="0" w:space="0" w:color="auto"/>
                <w:left w:val="none" w:sz="0" w:space="0" w:color="auto"/>
                <w:bottom w:val="none" w:sz="0" w:space="0" w:color="auto"/>
                <w:right w:val="none" w:sz="0" w:space="0" w:color="auto"/>
              </w:divBdr>
              <w:divsChild>
                <w:div w:id="20179805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09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615">
              <w:marLeft w:val="75"/>
              <w:marRight w:val="75"/>
              <w:marTop w:val="75"/>
              <w:marBottom w:val="0"/>
              <w:divBdr>
                <w:top w:val="none" w:sz="0" w:space="0" w:color="auto"/>
                <w:left w:val="none" w:sz="0" w:space="0" w:color="auto"/>
                <w:bottom w:val="none" w:sz="0" w:space="0" w:color="auto"/>
                <w:right w:val="none" w:sz="0" w:space="0" w:color="auto"/>
              </w:divBdr>
              <w:divsChild>
                <w:div w:id="201796337">
                  <w:marLeft w:val="0"/>
                  <w:marRight w:val="0"/>
                  <w:marTop w:val="60"/>
                  <w:marBottom w:val="30"/>
                  <w:divBdr>
                    <w:top w:val="none" w:sz="0" w:space="0" w:color="auto"/>
                    <w:left w:val="none" w:sz="0" w:space="0" w:color="auto"/>
                    <w:bottom w:val="none" w:sz="0" w:space="0" w:color="auto"/>
                    <w:right w:val="none" w:sz="0" w:space="0" w:color="auto"/>
                  </w:divBdr>
                </w:div>
                <w:div w:id="201800689">
                  <w:marLeft w:val="0"/>
                  <w:marRight w:val="0"/>
                  <w:marTop w:val="60"/>
                  <w:marBottom w:val="30"/>
                  <w:divBdr>
                    <w:top w:val="none" w:sz="0" w:space="0" w:color="auto"/>
                    <w:left w:val="none" w:sz="0" w:space="0" w:color="auto"/>
                    <w:bottom w:val="none" w:sz="0" w:space="0" w:color="auto"/>
                    <w:right w:val="none" w:sz="0" w:space="0" w:color="auto"/>
                  </w:divBdr>
                </w:div>
                <w:div w:id="201802657">
                  <w:marLeft w:val="0"/>
                  <w:marRight w:val="0"/>
                  <w:marTop w:val="60"/>
                  <w:marBottom w:val="30"/>
                  <w:divBdr>
                    <w:top w:val="none" w:sz="0" w:space="0" w:color="auto"/>
                    <w:left w:val="none" w:sz="0" w:space="0" w:color="auto"/>
                    <w:bottom w:val="none" w:sz="0" w:space="0" w:color="auto"/>
                    <w:right w:val="none" w:sz="0" w:space="0" w:color="auto"/>
                  </w:divBdr>
                </w:div>
              </w:divsChild>
            </w:div>
            <w:div w:id="201802019">
              <w:marLeft w:val="0"/>
              <w:marRight w:val="0"/>
              <w:marTop w:val="0"/>
              <w:marBottom w:val="0"/>
              <w:divBdr>
                <w:top w:val="none" w:sz="0" w:space="0" w:color="auto"/>
                <w:left w:val="none" w:sz="0" w:space="0" w:color="auto"/>
                <w:bottom w:val="none" w:sz="0" w:space="0" w:color="auto"/>
                <w:right w:val="none" w:sz="0" w:space="0" w:color="auto"/>
              </w:divBdr>
              <w:divsChild>
                <w:div w:id="20179831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806">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59">
              <w:marLeft w:val="0"/>
              <w:marRight w:val="0"/>
              <w:marTop w:val="0"/>
              <w:marBottom w:val="0"/>
              <w:divBdr>
                <w:top w:val="none" w:sz="0" w:space="0" w:color="auto"/>
                <w:left w:val="none" w:sz="0" w:space="0" w:color="auto"/>
                <w:bottom w:val="none" w:sz="0" w:space="0" w:color="auto"/>
                <w:right w:val="none" w:sz="0" w:space="0" w:color="auto"/>
              </w:divBdr>
              <w:divsChild>
                <w:div w:id="20180056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667">
              <w:marLeft w:val="75"/>
              <w:marRight w:val="75"/>
              <w:marTop w:val="75"/>
              <w:marBottom w:val="0"/>
              <w:divBdr>
                <w:top w:val="none" w:sz="0" w:space="0" w:color="auto"/>
                <w:left w:val="none" w:sz="0" w:space="0" w:color="auto"/>
                <w:bottom w:val="none" w:sz="0" w:space="0" w:color="auto"/>
                <w:right w:val="none" w:sz="0" w:space="0" w:color="auto"/>
              </w:divBdr>
              <w:divsChild>
                <w:div w:id="201797732">
                  <w:marLeft w:val="0"/>
                  <w:marRight w:val="0"/>
                  <w:marTop w:val="60"/>
                  <w:marBottom w:val="30"/>
                  <w:divBdr>
                    <w:top w:val="none" w:sz="0" w:space="0" w:color="auto"/>
                    <w:left w:val="none" w:sz="0" w:space="0" w:color="auto"/>
                    <w:bottom w:val="none" w:sz="0" w:space="0" w:color="auto"/>
                    <w:right w:val="none" w:sz="0" w:space="0" w:color="auto"/>
                  </w:divBdr>
                </w:div>
                <w:div w:id="201801955">
                  <w:marLeft w:val="0"/>
                  <w:marRight w:val="0"/>
                  <w:marTop w:val="60"/>
                  <w:marBottom w:val="30"/>
                  <w:divBdr>
                    <w:top w:val="none" w:sz="0" w:space="0" w:color="auto"/>
                    <w:left w:val="none" w:sz="0" w:space="0" w:color="auto"/>
                    <w:bottom w:val="none" w:sz="0" w:space="0" w:color="auto"/>
                    <w:right w:val="none" w:sz="0" w:space="0" w:color="auto"/>
                  </w:divBdr>
                </w:div>
                <w:div w:id="20180296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24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92">
              <w:marLeft w:val="75"/>
              <w:marRight w:val="75"/>
              <w:marTop w:val="75"/>
              <w:marBottom w:val="0"/>
              <w:divBdr>
                <w:top w:val="none" w:sz="0" w:space="0" w:color="auto"/>
                <w:left w:val="none" w:sz="0" w:space="0" w:color="auto"/>
                <w:bottom w:val="none" w:sz="0" w:space="0" w:color="auto"/>
                <w:right w:val="none" w:sz="0" w:space="0" w:color="auto"/>
              </w:divBdr>
              <w:divsChild>
                <w:div w:id="201796616">
                  <w:marLeft w:val="0"/>
                  <w:marRight w:val="0"/>
                  <w:marTop w:val="60"/>
                  <w:marBottom w:val="30"/>
                  <w:divBdr>
                    <w:top w:val="none" w:sz="0" w:space="0" w:color="auto"/>
                    <w:left w:val="none" w:sz="0" w:space="0" w:color="auto"/>
                    <w:bottom w:val="none" w:sz="0" w:space="0" w:color="auto"/>
                    <w:right w:val="none" w:sz="0" w:space="0" w:color="auto"/>
                  </w:divBdr>
                </w:div>
                <w:div w:id="201800199">
                  <w:marLeft w:val="0"/>
                  <w:marRight w:val="0"/>
                  <w:marTop w:val="60"/>
                  <w:marBottom w:val="30"/>
                  <w:divBdr>
                    <w:top w:val="none" w:sz="0" w:space="0" w:color="auto"/>
                    <w:left w:val="none" w:sz="0" w:space="0" w:color="auto"/>
                    <w:bottom w:val="none" w:sz="0" w:space="0" w:color="auto"/>
                    <w:right w:val="none" w:sz="0" w:space="0" w:color="auto"/>
                  </w:divBdr>
                </w:div>
                <w:div w:id="201800667">
                  <w:marLeft w:val="0"/>
                  <w:marRight w:val="0"/>
                  <w:marTop w:val="60"/>
                  <w:marBottom w:val="30"/>
                  <w:divBdr>
                    <w:top w:val="none" w:sz="0" w:space="0" w:color="auto"/>
                    <w:left w:val="none" w:sz="0" w:space="0" w:color="auto"/>
                    <w:bottom w:val="none" w:sz="0" w:space="0" w:color="auto"/>
                    <w:right w:val="none" w:sz="0" w:space="0" w:color="auto"/>
                  </w:divBdr>
                </w:div>
              </w:divsChild>
            </w:div>
            <w:div w:id="201802395">
              <w:marLeft w:val="0"/>
              <w:marRight w:val="0"/>
              <w:marTop w:val="0"/>
              <w:marBottom w:val="0"/>
              <w:divBdr>
                <w:top w:val="none" w:sz="0" w:space="0" w:color="auto"/>
                <w:left w:val="none" w:sz="0" w:space="0" w:color="auto"/>
                <w:bottom w:val="none" w:sz="0" w:space="0" w:color="auto"/>
                <w:right w:val="none" w:sz="0" w:space="0" w:color="auto"/>
              </w:divBdr>
              <w:divsChild>
                <w:div w:id="20180010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42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10">
              <w:marLeft w:val="75"/>
              <w:marRight w:val="75"/>
              <w:marTop w:val="75"/>
              <w:marBottom w:val="0"/>
              <w:divBdr>
                <w:top w:val="none" w:sz="0" w:space="0" w:color="auto"/>
                <w:left w:val="none" w:sz="0" w:space="0" w:color="auto"/>
                <w:bottom w:val="none" w:sz="0" w:space="0" w:color="auto"/>
                <w:right w:val="none" w:sz="0" w:space="0" w:color="auto"/>
              </w:divBdr>
              <w:divsChild>
                <w:div w:id="201795383">
                  <w:marLeft w:val="0"/>
                  <w:marRight w:val="0"/>
                  <w:marTop w:val="60"/>
                  <w:marBottom w:val="30"/>
                  <w:divBdr>
                    <w:top w:val="none" w:sz="0" w:space="0" w:color="auto"/>
                    <w:left w:val="none" w:sz="0" w:space="0" w:color="auto"/>
                    <w:bottom w:val="none" w:sz="0" w:space="0" w:color="auto"/>
                    <w:right w:val="none" w:sz="0" w:space="0" w:color="auto"/>
                  </w:divBdr>
                </w:div>
                <w:div w:id="201797021">
                  <w:marLeft w:val="0"/>
                  <w:marRight w:val="0"/>
                  <w:marTop w:val="60"/>
                  <w:marBottom w:val="30"/>
                  <w:divBdr>
                    <w:top w:val="none" w:sz="0" w:space="0" w:color="auto"/>
                    <w:left w:val="none" w:sz="0" w:space="0" w:color="auto"/>
                    <w:bottom w:val="none" w:sz="0" w:space="0" w:color="auto"/>
                    <w:right w:val="none" w:sz="0" w:space="0" w:color="auto"/>
                  </w:divBdr>
                </w:div>
                <w:div w:id="201802786">
                  <w:marLeft w:val="0"/>
                  <w:marRight w:val="0"/>
                  <w:marTop w:val="60"/>
                  <w:marBottom w:val="30"/>
                  <w:divBdr>
                    <w:top w:val="none" w:sz="0" w:space="0" w:color="auto"/>
                    <w:left w:val="none" w:sz="0" w:space="0" w:color="auto"/>
                    <w:bottom w:val="none" w:sz="0" w:space="0" w:color="auto"/>
                    <w:right w:val="none" w:sz="0" w:space="0" w:color="auto"/>
                  </w:divBdr>
                </w:div>
              </w:divsChild>
            </w:div>
            <w:div w:id="201799283">
              <w:marLeft w:val="0"/>
              <w:marRight w:val="0"/>
              <w:marTop w:val="0"/>
              <w:marBottom w:val="0"/>
              <w:divBdr>
                <w:top w:val="none" w:sz="0" w:space="0" w:color="auto"/>
                <w:left w:val="none" w:sz="0" w:space="0" w:color="auto"/>
                <w:bottom w:val="none" w:sz="0" w:space="0" w:color="auto"/>
                <w:right w:val="none" w:sz="0" w:space="0" w:color="auto"/>
              </w:divBdr>
              <w:divsChild>
                <w:div w:id="2018024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29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16">
              <w:marLeft w:val="0"/>
              <w:marRight w:val="0"/>
              <w:marTop w:val="0"/>
              <w:marBottom w:val="0"/>
              <w:divBdr>
                <w:top w:val="none" w:sz="0" w:space="0" w:color="auto"/>
                <w:left w:val="none" w:sz="0" w:space="0" w:color="auto"/>
                <w:bottom w:val="none" w:sz="0" w:space="0" w:color="auto"/>
                <w:right w:val="none" w:sz="0" w:space="0" w:color="auto"/>
              </w:divBdr>
              <w:divsChild>
                <w:div w:id="20179699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367">
              <w:marLeft w:val="75"/>
              <w:marRight w:val="75"/>
              <w:marTop w:val="75"/>
              <w:marBottom w:val="0"/>
              <w:divBdr>
                <w:top w:val="none" w:sz="0" w:space="0" w:color="auto"/>
                <w:left w:val="none" w:sz="0" w:space="0" w:color="auto"/>
                <w:bottom w:val="none" w:sz="0" w:space="0" w:color="auto"/>
                <w:right w:val="none" w:sz="0" w:space="0" w:color="auto"/>
              </w:divBdr>
              <w:divsChild>
                <w:div w:id="201795982">
                  <w:marLeft w:val="0"/>
                  <w:marRight w:val="0"/>
                  <w:marTop w:val="60"/>
                  <w:marBottom w:val="30"/>
                  <w:divBdr>
                    <w:top w:val="none" w:sz="0" w:space="0" w:color="auto"/>
                    <w:left w:val="none" w:sz="0" w:space="0" w:color="auto"/>
                    <w:bottom w:val="none" w:sz="0" w:space="0" w:color="auto"/>
                    <w:right w:val="none" w:sz="0" w:space="0" w:color="auto"/>
                  </w:divBdr>
                </w:div>
                <w:div w:id="201796269">
                  <w:marLeft w:val="0"/>
                  <w:marRight w:val="0"/>
                  <w:marTop w:val="60"/>
                  <w:marBottom w:val="30"/>
                  <w:divBdr>
                    <w:top w:val="none" w:sz="0" w:space="0" w:color="auto"/>
                    <w:left w:val="none" w:sz="0" w:space="0" w:color="auto"/>
                    <w:bottom w:val="none" w:sz="0" w:space="0" w:color="auto"/>
                    <w:right w:val="none" w:sz="0" w:space="0" w:color="auto"/>
                  </w:divBdr>
                </w:div>
                <w:div w:id="20180092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34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15">
              <w:marLeft w:val="0"/>
              <w:marRight w:val="0"/>
              <w:marTop w:val="0"/>
              <w:marBottom w:val="0"/>
              <w:divBdr>
                <w:top w:val="none" w:sz="0" w:space="0" w:color="auto"/>
                <w:left w:val="none" w:sz="0" w:space="0" w:color="auto"/>
                <w:bottom w:val="none" w:sz="0" w:space="0" w:color="auto"/>
                <w:right w:val="none" w:sz="0" w:space="0" w:color="auto"/>
              </w:divBdr>
              <w:divsChild>
                <w:div w:id="2018027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520">
              <w:marLeft w:val="75"/>
              <w:marRight w:val="75"/>
              <w:marTop w:val="75"/>
              <w:marBottom w:val="0"/>
              <w:divBdr>
                <w:top w:val="none" w:sz="0" w:space="0" w:color="auto"/>
                <w:left w:val="none" w:sz="0" w:space="0" w:color="auto"/>
                <w:bottom w:val="none" w:sz="0" w:space="0" w:color="auto"/>
                <w:right w:val="none" w:sz="0" w:space="0" w:color="auto"/>
              </w:divBdr>
              <w:divsChild>
                <w:div w:id="201798705">
                  <w:marLeft w:val="0"/>
                  <w:marRight w:val="0"/>
                  <w:marTop w:val="60"/>
                  <w:marBottom w:val="30"/>
                  <w:divBdr>
                    <w:top w:val="none" w:sz="0" w:space="0" w:color="auto"/>
                    <w:left w:val="none" w:sz="0" w:space="0" w:color="auto"/>
                    <w:bottom w:val="none" w:sz="0" w:space="0" w:color="auto"/>
                    <w:right w:val="none" w:sz="0" w:space="0" w:color="auto"/>
                  </w:divBdr>
                </w:div>
                <w:div w:id="201800471">
                  <w:marLeft w:val="0"/>
                  <w:marRight w:val="0"/>
                  <w:marTop w:val="60"/>
                  <w:marBottom w:val="30"/>
                  <w:divBdr>
                    <w:top w:val="none" w:sz="0" w:space="0" w:color="auto"/>
                    <w:left w:val="none" w:sz="0" w:space="0" w:color="auto"/>
                    <w:bottom w:val="none" w:sz="0" w:space="0" w:color="auto"/>
                    <w:right w:val="none" w:sz="0" w:space="0" w:color="auto"/>
                  </w:divBdr>
                </w:div>
                <w:div w:id="20180266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585">
          <w:marLeft w:val="0"/>
          <w:marRight w:val="0"/>
          <w:marTop w:val="75"/>
          <w:marBottom w:val="0"/>
          <w:divBdr>
            <w:top w:val="single" w:sz="6" w:space="4" w:color="A6C9E2"/>
            <w:left w:val="single" w:sz="6" w:space="4" w:color="A6C9E2"/>
            <w:bottom w:val="single" w:sz="6" w:space="4" w:color="A6C9E2"/>
            <w:right w:val="single" w:sz="6" w:space="4" w:color="A6C9E2"/>
          </w:divBdr>
          <w:divsChild>
            <w:div w:id="201801492">
              <w:marLeft w:val="0"/>
              <w:marRight w:val="0"/>
              <w:marTop w:val="0"/>
              <w:marBottom w:val="0"/>
              <w:divBdr>
                <w:top w:val="none" w:sz="0" w:space="0" w:color="auto"/>
                <w:left w:val="none" w:sz="0" w:space="0" w:color="auto"/>
                <w:bottom w:val="none" w:sz="0" w:space="0" w:color="auto"/>
                <w:right w:val="none" w:sz="0" w:space="0" w:color="auto"/>
              </w:divBdr>
              <w:divsChild>
                <w:div w:id="20180148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512">
              <w:marLeft w:val="75"/>
              <w:marRight w:val="75"/>
              <w:marTop w:val="75"/>
              <w:marBottom w:val="0"/>
              <w:divBdr>
                <w:top w:val="none" w:sz="0" w:space="0" w:color="auto"/>
                <w:left w:val="none" w:sz="0" w:space="0" w:color="auto"/>
                <w:bottom w:val="none" w:sz="0" w:space="0" w:color="auto"/>
                <w:right w:val="none" w:sz="0" w:space="0" w:color="auto"/>
              </w:divBdr>
              <w:divsChild>
                <w:div w:id="201799197">
                  <w:marLeft w:val="0"/>
                  <w:marRight w:val="0"/>
                  <w:marTop w:val="60"/>
                  <w:marBottom w:val="30"/>
                  <w:divBdr>
                    <w:top w:val="none" w:sz="0" w:space="0" w:color="auto"/>
                    <w:left w:val="none" w:sz="0" w:space="0" w:color="auto"/>
                    <w:bottom w:val="none" w:sz="0" w:space="0" w:color="auto"/>
                    <w:right w:val="none" w:sz="0" w:space="0" w:color="auto"/>
                  </w:divBdr>
                </w:div>
                <w:div w:id="201799336">
                  <w:marLeft w:val="0"/>
                  <w:marRight w:val="0"/>
                  <w:marTop w:val="60"/>
                  <w:marBottom w:val="30"/>
                  <w:divBdr>
                    <w:top w:val="none" w:sz="0" w:space="0" w:color="auto"/>
                    <w:left w:val="none" w:sz="0" w:space="0" w:color="auto"/>
                    <w:bottom w:val="none" w:sz="0" w:space="0" w:color="auto"/>
                    <w:right w:val="none" w:sz="0" w:space="0" w:color="auto"/>
                  </w:divBdr>
                </w:div>
                <w:div w:id="20180300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98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53">
              <w:marLeft w:val="0"/>
              <w:marRight w:val="0"/>
              <w:marTop w:val="0"/>
              <w:marBottom w:val="0"/>
              <w:divBdr>
                <w:top w:val="none" w:sz="0" w:space="0" w:color="auto"/>
                <w:left w:val="none" w:sz="0" w:space="0" w:color="auto"/>
                <w:bottom w:val="none" w:sz="0" w:space="0" w:color="auto"/>
                <w:right w:val="none" w:sz="0" w:space="0" w:color="auto"/>
              </w:divBdr>
              <w:divsChild>
                <w:div w:id="20180090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289">
              <w:marLeft w:val="75"/>
              <w:marRight w:val="75"/>
              <w:marTop w:val="75"/>
              <w:marBottom w:val="0"/>
              <w:divBdr>
                <w:top w:val="none" w:sz="0" w:space="0" w:color="auto"/>
                <w:left w:val="none" w:sz="0" w:space="0" w:color="auto"/>
                <w:bottom w:val="none" w:sz="0" w:space="0" w:color="auto"/>
                <w:right w:val="none" w:sz="0" w:space="0" w:color="auto"/>
              </w:divBdr>
              <w:divsChild>
                <w:div w:id="201796816">
                  <w:marLeft w:val="0"/>
                  <w:marRight w:val="0"/>
                  <w:marTop w:val="60"/>
                  <w:marBottom w:val="30"/>
                  <w:divBdr>
                    <w:top w:val="none" w:sz="0" w:space="0" w:color="auto"/>
                    <w:left w:val="none" w:sz="0" w:space="0" w:color="auto"/>
                    <w:bottom w:val="none" w:sz="0" w:space="0" w:color="auto"/>
                    <w:right w:val="none" w:sz="0" w:space="0" w:color="auto"/>
                  </w:divBdr>
                </w:div>
                <w:div w:id="201800211">
                  <w:marLeft w:val="0"/>
                  <w:marRight w:val="0"/>
                  <w:marTop w:val="60"/>
                  <w:marBottom w:val="30"/>
                  <w:divBdr>
                    <w:top w:val="none" w:sz="0" w:space="0" w:color="auto"/>
                    <w:left w:val="none" w:sz="0" w:space="0" w:color="auto"/>
                    <w:bottom w:val="none" w:sz="0" w:space="0" w:color="auto"/>
                    <w:right w:val="none" w:sz="0" w:space="0" w:color="auto"/>
                  </w:divBdr>
                </w:div>
                <w:div w:id="20180319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70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66">
              <w:marLeft w:val="0"/>
              <w:marRight w:val="0"/>
              <w:marTop w:val="0"/>
              <w:marBottom w:val="0"/>
              <w:divBdr>
                <w:top w:val="none" w:sz="0" w:space="0" w:color="auto"/>
                <w:left w:val="none" w:sz="0" w:space="0" w:color="auto"/>
                <w:bottom w:val="none" w:sz="0" w:space="0" w:color="auto"/>
                <w:right w:val="none" w:sz="0" w:space="0" w:color="auto"/>
              </w:divBdr>
              <w:divsChild>
                <w:div w:id="2018011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128">
              <w:marLeft w:val="75"/>
              <w:marRight w:val="75"/>
              <w:marTop w:val="75"/>
              <w:marBottom w:val="0"/>
              <w:divBdr>
                <w:top w:val="none" w:sz="0" w:space="0" w:color="auto"/>
                <w:left w:val="none" w:sz="0" w:space="0" w:color="auto"/>
                <w:bottom w:val="none" w:sz="0" w:space="0" w:color="auto"/>
                <w:right w:val="none" w:sz="0" w:space="0" w:color="auto"/>
              </w:divBdr>
              <w:divsChild>
                <w:div w:id="201796785">
                  <w:marLeft w:val="0"/>
                  <w:marRight w:val="0"/>
                  <w:marTop w:val="60"/>
                  <w:marBottom w:val="30"/>
                  <w:divBdr>
                    <w:top w:val="none" w:sz="0" w:space="0" w:color="auto"/>
                    <w:left w:val="none" w:sz="0" w:space="0" w:color="auto"/>
                    <w:bottom w:val="none" w:sz="0" w:space="0" w:color="auto"/>
                    <w:right w:val="none" w:sz="0" w:space="0" w:color="auto"/>
                  </w:divBdr>
                </w:div>
                <w:div w:id="201798089">
                  <w:marLeft w:val="0"/>
                  <w:marRight w:val="0"/>
                  <w:marTop w:val="60"/>
                  <w:marBottom w:val="30"/>
                  <w:divBdr>
                    <w:top w:val="none" w:sz="0" w:space="0" w:color="auto"/>
                    <w:left w:val="none" w:sz="0" w:space="0" w:color="auto"/>
                    <w:bottom w:val="none" w:sz="0" w:space="0" w:color="auto"/>
                    <w:right w:val="none" w:sz="0" w:space="0" w:color="auto"/>
                  </w:divBdr>
                </w:div>
                <w:div w:id="20180227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8370">
      <w:marLeft w:val="0"/>
      <w:marRight w:val="0"/>
      <w:marTop w:val="0"/>
      <w:marBottom w:val="0"/>
      <w:divBdr>
        <w:top w:val="none" w:sz="0" w:space="0" w:color="auto"/>
        <w:left w:val="none" w:sz="0" w:space="0" w:color="auto"/>
        <w:bottom w:val="none" w:sz="0" w:space="0" w:color="auto"/>
        <w:right w:val="none" w:sz="0" w:space="0" w:color="auto"/>
      </w:divBdr>
      <w:divsChild>
        <w:div w:id="20179589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76">
              <w:marLeft w:val="75"/>
              <w:marRight w:val="75"/>
              <w:marTop w:val="75"/>
              <w:marBottom w:val="0"/>
              <w:divBdr>
                <w:top w:val="none" w:sz="0" w:space="0" w:color="auto"/>
                <w:left w:val="none" w:sz="0" w:space="0" w:color="auto"/>
                <w:bottom w:val="none" w:sz="0" w:space="0" w:color="auto"/>
                <w:right w:val="none" w:sz="0" w:space="0" w:color="auto"/>
              </w:divBdr>
              <w:divsChild>
                <w:div w:id="201797255">
                  <w:marLeft w:val="0"/>
                  <w:marRight w:val="0"/>
                  <w:marTop w:val="60"/>
                  <w:marBottom w:val="30"/>
                  <w:divBdr>
                    <w:top w:val="none" w:sz="0" w:space="0" w:color="auto"/>
                    <w:left w:val="none" w:sz="0" w:space="0" w:color="auto"/>
                    <w:bottom w:val="none" w:sz="0" w:space="0" w:color="auto"/>
                    <w:right w:val="none" w:sz="0" w:space="0" w:color="auto"/>
                  </w:divBdr>
                </w:div>
                <w:div w:id="201800340">
                  <w:marLeft w:val="0"/>
                  <w:marRight w:val="0"/>
                  <w:marTop w:val="60"/>
                  <w:marBottom w:val="30"/>
                  <w:divBdr>
                    <w:top w:val="none" w:sz="0" w:space="0" w:color="auto"/>
                    <w:left w:val="none" w:sz="0" w:space="0" w:color="auto"/>
                    <w:bottom w:val="none" w:sz="0" w:space="0" w:color="auto"/>
                    <w:right w:val="none" w:sz="0" w:space="0" w:color="auto"/>
                  </w:divBdr>
                </w:div>
                <w:div w:id="201801639">
                  <w:marLeft w:val="0"/>
                  <w:marRight w:val="0"/>
                  <w:marTop w:val="60"/>
                  <w:marBottom w:val="30"/>
                  <w:divBdr>
                    <w:top w:val="none" w:sz="0" w:space="0" w:color="auto"/>
                    <w:left w:val="none" w:sz="0" w:space="0" w:color="auto"/>
                    <w:bottom w:val="none" w:sz="0" w:space="0" w:color="auto"/>
                    <w:right w:val="none" w:sz="0" w:space="0" w:color="auto"/>
                  </w:divBdr>
                </w:div>
              </w:divsChild>
            </w:div>
            <w:div w:id="201801647">
              <w:marLeft w:val="0"/>
              <w:marRight w:val="0"/>
              <w:marTop w:val="0"/>
              <w:marBottom w:val="0"/>
              <w:divBdr>
                <w:top w:val="none" w:sz="0" w:space="0" w:color="auto"/>
                <w:left w:val="none" w:sz="0" w:space="0" w:color="auto"/>
                <w:bottom w:val="none" w:sz="0" w:space="0" w:color="auto"/>
                <w:right w:val="none" w:sz="0" w:space="0" w:color="auto"/>
              </w:divBdr>
              <w:divsChild>
                <w:div w:id="20179643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05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57">
              <w:marLeft w:val="75"/>
              <w:marRight w:val="75"/>
              <w:marTop w:val="75"/>
              <w:marBottom w:val="0"/>
              <w:divBdr>
                <w:top w:val="none" w:sz="0" w:space="0" w:color="auto"/>
                <w:left w:val="none" w:sz="0" w:space="0" w:color="auto"/>
                <w:bottom w:val="none" w:sz="0" w:space="0" w:color="auto"/>
                <w:right w:val="none" w:sz="0" w:space="0" w:color="auto"/>
              </w:divBdr>
              <w:divsChild>
                <w:div w:id="201796181">
                  <w:marLeft w:val="0"/>
                  <w:marRight w:val="0"/>
                  <w:marTop w:val="60"/>
                  <w:marBottom w:val="30"/>
                  <w:divBdr>
                    <w:top w:val="none" w:sz="0" w:space="0" w:color="auto"/>
                    <w:left w:val="none" w:sz="0" w:space="0" w:color="auto"/>
                    <w:bottom w:val="none" w:sz="0" w:space="0" w:color="auto"/>
                    <w:right w:val="none" w:sz="0" w:space="0" w:color="auto"/>
                  </w:divBdr>
                </w:div>
                <w:div w:id="201801317">
                  <w:marLeft w:val="0"/>
                  <w:marRight w:val="0"/>
                  <w:marTop w:val="60"/>
                  <w:marBottom w:val="30"/>
                  <w:divBdr>
                    <w:top w:val="none" w:sz="0" w:space="0" w:color="auto"/>
                    <w:left w:val="none" w:sz="0" w:space="0" w:color="auto"/>
                    <w:bottom w:val="none" w:sz="0" w:space="0" w:color="auto"/>
                    <w:right w:val="none" w:sz="0" w:space="0" w:color="auto"/>
                  </w:divBdr>
                </w:div>
                <w:div w:id="201801320">
                  <w:marLeft w:val="0"/>
                  <w:marRight w:val="0"/>
                  <w:marTop w:val="60"/>
                  <w:marBottom w:val="30"/>
                  <w:divBdr>
                    <w:top w:val="none" w:sz="0" w:space="0" w:color="auto"/>
                    <w:left w:val="none" w:sz="0" w:space="0" w:color="auto"/>
                    <w:bottom w:val="none" w:sz="0" w:space="0" w:color="auto"/>
                    <w:right w:val="none" w:sz="0" w:space="0" w:color="auto"/>
                  </w:divBdr>
                </w:div>
              </w:divsChild>
            </w:div>
            <w:div w:id="201802952">
              <w:marLeft w:val="0"/>
              <w:marRight w:val="0"/>
              <w:marTop w:val="0"/>
              <w:marBottom w:val="0"/>
              <w:divBdr>
                <w:top w:val="none" w:sz="0" w:space="0" w:color="auto"/>
                <w:left w:val="none" w:sz="0" w:space="0" w:color="auto"/>
                <w:bottom w:val="none" w:sz="0" w:space="0" w:color="auto"/>
                <w:right w:val="none" w:sz="0" w:space="0" w:color="auto"/>
              </w:divBdr>
              <w:divsChild>
                <w:div w:id="20179862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5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05">
              <w:marLeft w:val="0"/>
              <w:marRight w:val="0"/>
              <w:marTop w:val="0"/>
              <w:marBottom w:val="0"/>
              <w:divBdr>
                <w:top w:val="none" w:sz="0" w:space="0" w:color="auto"/>
                <w:left w:val="none" w:sz="0" w:space="0" w:color="auto"/>
                <w:bottom w:val="none" w:sz="0" w:space="0" w:color="auto"/>
                <w:right w:val="none" w:sz="0" w:space="0" w:color="auto"/>
              </w:divBdr>
              <w:divsChild>
                <w:div w:id="20180252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17">
              <w:marLeft w:val="75"/>
              <w:marRight w:val="75"/>
              <w:marTop w:val="75"/>
              <w:marBottom w:val="0"/>
              <w:divBdr>
                <w:top w:val="none" w:sz="0" w:space="0" w:color="auto"/>
                <w:left w:val="none" w:sz="0" w:space="0" w:color="auto"/>
                <w:bottom w:val="none" w:sz="0" w:space="0" w:color="auto"/>
                <w:right w:val="none" w:sz="0" w:space="0" w:color="auto"/>
              </w:divBdr>
              <w:divsChild>
                <w:div w:id="201800381">
                  <w:marLeft w:val="0"/>
                  <w:marRight w:val="0"/>
                  <w:marTop w:val="60"/>
                  <w:marBottom w:val="30"/>
                  <w:divBdr>
                    <w:top w:val="none" w:sz="0" w:space="0" w:color="auto"/>
                    <w:left w:val="none" w:sz="0" w:space="0" w:color="auto"/>
                    <w:bottom w:val="none" w:sz="0" w:space="0" w:color="auto"/>
                    <w:right w:val="none" w:sz="0" w:space="0" w:color="auto"/>
                  </w:divBdr>
                </w:div>
                <w:div w:id="201802464">
                  <w:marLeft w:val="0"/>
                  <w:marRight w:val="0"/>
                  <w:marTop w:val="60"/>
                  <w:marBottom w:val="30"/>
                  <w:divBdr>
                    <w:top w:val="none" w:sz="0" w:space="0" w:color="auto"/>
                    <w:left w:val="none" w:sz="0" w:space="0" w:color="auto"/>
                    <w:bottom w:val="none" w:sz="0" w:space="0" w:color="auto"/>
                    <w:right w:val="none" w:sz="0" w:space="0" w:color="auto"/>
                  </w:divBdr>
                </w:div>
                <w:div w:id="20180264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822">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91">
              <w:marLeft w:val="0"/>
              <w:marRight w:val="0"/>
              <w:marTop w:val="0"/>
              <w:marBottom w:val="0"/>
              <w:divBdr>
                <w:top w:val="none" w:sz="0" w:space="0" w:color="auto"/>
                <w:left w:val="none" w:sz="0" w:space="0" w:color="auto"/>
                <w:bottom w:val="none" w:sz="0" w:space="0" w:color="auto"/>
                <w:right w:val="none" w:sz="0" w:space="0" w:color="auto"/>
              </w:divBdr>
              <w:divsChild>
                <w:div w:id="20179892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847">
              <w:marLeft w:val="75"/>
              <w:marRight w:val="75"/>
              <w:marTop w:val="75"/>
              <w:marBottom w:val="0"/>
              <w:divBdr>
                <w:top w:val="none" w:sz="0" w:space="0" w:color="auto"/>
                <w:left w:val="none" w:sz="0" w:space="0" w:color="auto"/>
                <w:bottom w:val="none" w:sz="0" w:space="0" w:color="auto"/>
                <w:right w:val="none" w:sz="0" w:space="0" w:color="auto"/>
              </w:divBdr>
              <w:divsChild>
                <w:div w:id="201798799">
                  <w:marLeft w:val="0"/>
                  <w:marRight w:val="0"/>
                  <w:marTop w:val="60"/>
                  <w:marBottom w:val="30"/>
                  <w:divBdr>
                    <w:top w:val="none" w:sz="0" w:space="0" w:color="auto"/>
                    <w:left w:val="none" w:sz="0" w:space="0" w:color="auto"/>
                    <w:bottom w:val="none" w:sz="0" w:space="0" w:color="auto"/>
                    <w:right w:val="none" w:sz="0" w:space="0" w:color="auto"/>
                  </w:divBdr>
                </w:div>
                <w:div w:id="201799637">
                  <w:marLeft w:val="0"/>
                  <w:marRight w:val="0"/>
                  <w:marTop w:val="60"/>
                  <w:marBottom w:val="30"/>
                  <w:divBdr>
                    <w:top w:val="none" w:sz="0" w:space="0" w:color="auto"/>
                    <w:left w:val="none" w:sz="0" w:space="0" w:color="auto"/>
                    <w:bottom w:val="none" w:sz="0" w:space="0" w:color="auto"/>
                    <w:right w:val="none" w:sz="0" w:space="0" w:color="auto"/>
                  </w:divBdr>
                </w:div>
                <w:div w:id="20180037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354">
          <w:marLeft w:val="0"/>
          <w:marRight w:val="0"/>
          <w:marTop w:val="75"/>
          <w:marBottom w:val="0"/>
          <w:divBdr>
            <w:top w:val="single" w:sz="6" w:space="4" w:color="A6C9E2"/>
            <w:left w:val="single" w:sz="6" w:space="4" w:color="A6C9E2"/>
            <w:bottom w:val="single" w:sz="6" w:space="4" w:color="A6C9E2"/>
            <w:right w:val="single" w:sz="6" w:space="4" w:color="A6C9E2"/>
          </w:divBdr>
          <w:divsChild>
            <w:div w:id="201801285">
              <w:marLeft w:val="75"/>
              <w:marRight w:val="75"/>
              <w:marTop w:val="75"/>
              <w:marBottom w:val="0"/>
              <w:divBdr>
                <w:top w:val="none" w:sz="0" w:space="0" w:color="auto"/>
                <w:left w:val="none" w:sz="0" w:space="0" w:color="auto"/>
                <w:bottom w:val="none" w:sz="0" w:space="0" w:color="auto"/>
                <w:right w:val="none" w:sz="0" w:space="0" w:color="auto"/>
              </w:divBdr>
              <w:divsChild>
                <w:div w:id="201795299">
                  <w:marLeft w:val="0"/>
                  <w:marRight w:val="0"/>
                  <w:marTop w:val="60"/>
                  <w:marBottom w:val="30"/>
                  <w:divBdr>
                    <w:top w:val="none" w:sz="0" w:space="0" w:color="auto"/>
                    <w:left w:val="none" w:sz="0" w:space="0" w:color="auto"/>
                    <w:bottom w:val="none" w:sz="0" w:space="0" w:color="auto"/>
                    <w:right w:val="none" w:sz="0" w:space="0" w:color="auto"/>
                  </w:divBdr>
                </w:div>
                <w:div w:id="201796726">
                  <w:marLeft w:val="0"/>
                  <w:marRight w:val="0"/>
                  <w:marTop w:val="60"/>
                  <w:marBottom w:val="30"/>
                  <w:divBdr>
                    <w:top w:val="none" w:sz="0" w:space="0" w:color="auto"/>
                    <w:left w:val="none" w:sz="0" w:space="0" w:color="auto"/>
                    <w:bottom w:val="none" w:sz="0" w:space="0" w:color="auto"/>
                    <w:right w:val="none" w:sz="0" w:space="0" w:color="auto"/>
                  </w:divBdr>
                </w:div>
                <w:div w:id="201796787">
                  <w:marLeft w:val="0"/>
                  <w:marRight w:val="0"/>
                  <w:marTop w:val="60"/>
                  <w:marBottom w:val="30"/>
                  <w:divBdr>
                    <w:top w:val="none" w:sz="0" w:space="0" w:color="auto"/>
                    <w:left w:val="none" w:sz="0" w:space="0" w:color="auto"/>
                    <w:bottom w:val="none" w:sz="0" w:space="0" w:color="auto"/>
                    <w:right w:val="none" w:sz="0" w:space="0" w:color="auto"/>
                  </w:divBdr>
                </w:div>
              </w:divsChild>
            </w:div>
            <w:div w:id="201802551">
              <w:marLeft w:val="0"/>
              <w:marRight w:val="0"/>
              <w:marTop w:val="0"/>
              <w:marBottom w:val="0"/>
              <w:divBdr>
                <w:top w:val="none" w:sz="0" w:space="0" w:color="auto"/>
                <w:left w:val="none" w:sz="0" w:space="0" w:color="auto"/>
                <w:bottom w:val="none" w:sz="0" w:space="0" w:color="auto"/>
                <w:right w:val="none" w:sz="0" w:space="0" w:color="auto"/>
              </w:divBdr>
              <w:divsChild>
                <w:div w:id="20180217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0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88">
              <w:marLeft w:val="75"/>
              <w:marRight w:val="75"/>
              <w:marTop w:val="75"/>
              <w:marBottom w:val="0"/>
              <w:divBdr>
                <w:top w:val="none" w:sz="0" w:space="0" w:color="auto"/>
                <w:left w:val="none" w:sz="0" w:space="0" w:color="auto"/>
                <w:bottom w:val="none" w:sz="0" w:space="0" w:color="auto"/>
                <w:right w:val="none" w:sz="0" w:space="0" w:color="auto"/>
              </w:divBdr>
              <w:divsChild>
                <w:div w:id="201797490">
                  <w:marLeft w:val="0"/>
                  <w:marRight w:val="0"/>
                  <w:marTop w:val="60"/>
                  <w:marBottom w:val="30"/>
                  <w:divBdr>
                    <w:top w:val="none" w:sz="0" w:space="0" w:color="auto"/>
                    <w:left w:val="none" w:sz="0" w:space="0" w:color="auto"/>
                    <w:bottom w:val="none" w:sz="0" w:space="0" w:color="auto"/>
                    <w:right w:val="none" w:sz="0" w:space="0" w:color="auto"/>
                  </w:divBdr>
                </w:div>
                <w:div w:id="201797974">
                  <w:marLeft w:val="0"/>
                  <w:marRight w:val="0"/>
                  <w:marTop w:val="60"/>
                  <w:marBottom w:val="30"/>
                  <w:divBdr>
                    <w:top w:val="none" w:sz="0" w:space="0" w:color="auto"/>
                    <w:left w:val="none" w:sz="0" w:space="0" w:color="auto"/>
                    <w:bottom w:val="none" w:sz="0" w:space="0" w:color="auto"/>
                    <w:right w:val="none" w:sz="0" w:space="0" w:color="auto"/>
                  </w:divBdr>
                </w:div>
                <w:div w:id="201800655">
                  <w:marLeft w:val="0"/>
                  <w:marRight w:val="0"/>
                  <w:marTop w:val="60"/>
                  <w:marBottom w:val="30"/>
                  <w:divBdr>
                    <w:top w:val="none" w:sz="0" w:space="0" w:color="auto"/>
                    <w:left w:val="none" w:sz="0" w:space="0" w:color="auto"/>
                    <w:bottom w:val="none" w:sz="0" w:space="0" w:color="auto"/>
                    <w:right w:val="none" w:sz="0" w:space="0" w:color="auto"/>
                  </w:divBdr>
                </w:div>
              </w:divsChild>
            </w:div>
            <w:div w:id="201803001">
              <w:marLeft w:val="0"/>
              <w:marRight w:val="0"/>
              <w:marTop w:val="0"/>
              <w:marBottom w:val="0"/>
              <w:divBdr>
                <w:top w:val="none" w:sz="0" w:space="0" w:color="auto"/>
                <w:left w:val="none" w:sz="0" w:space="0" w:color="auto"/>
                <w:bottom w:val="none" w:sz="0" w:space="0" w:color="auto"/>
                <w:right w:val="none" w:sz="0" w:space="0" w:color="auto"/>
              </w:divBdr>
              <w:divsChild>
                <w:div w:id="2018001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5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59">
              <w:marLeft w:val="75"/>
              <w:marRight w:val="75"/>
              <w:marTop w:val="75"/>
              <w:marBottom w:val="0"/>
              <w:divBdr>
                <w:top w:val="none" w:sz="0" w:space="0" w:color="auto"/>
                <w:left w:val="none" w:sz="0" w:space="0" w:color="auto"/>
                <w:bottom w:val="none" w:sz="0" w:space="0" w:color="auto"/>
                <w:right w:val="none" w:sz="0" w:space="0" w:color="auto"/>
              </w:divBdr>
              <w:divsChild>
                <w:div w:id="201801992">
                  <w:marLeft w:val="0"/>
                  <w:marRight w:val="0"/>
                  <w:marTop w:val="60"/>
                  <w:marBottom w:val="30"/>
                  <w:divBdr>
                    <w:top w:val="none" w:sz="0" w:space="0" w:color="auto"/>
                    <w:left w:val="none" w:sz="0" w:space="0" w:color="auto"/>
                    <w:bottom w:val="none" w:sz="0" w:space="0" w:color="auto"/>
                    <w:right w:val="none" w:sz="0" w:space="0" w:color="auto"/>
                  </w:divBdr>
                </w:div>
                <w:div w:id="201802762">
                  <w:marLeft w:val="0"/>
                  <w:marRight w:val="0"/>
                  <w:marTop w:val="60"/>
                  <w:marBottom w:val="30"/>
                  <w:divBdr>
                    <w:top w:val="none" w:sz="0" w:space="0" w:color="auto"/>
                    <w:left w:val="none" w:sz="0" w:space="0" w:color="auto"/>
                    <w:bottom w:val="none" w:sz="0" w:space="0" w:color="auto"/>
                    <w:right w:val="none" w:sz="0" w:space="0" w:color="auto"/>
                  </w:divBdr>
                </w:div>
                <w:div w:id="201802802">
                  <w:marLeft w:val="0"/>
                  <w:marRight w:val="0"/>
                  <w:marTop w:val="60"/>
                  <w:marBottom w:val="30"/>
                  <w:divBdr>
                    <w:top w:val="none" w:sz="0" w:space="0" w:color="auto"/>
                    <w:left w:val="none" w:sz="0" w:space="0" w:color="auto"/>
                    <w:bottom w:val="none" w:sz="0" w:space="0" w:color="auto"/>
                    <w:right w:val="none" w:sz="0" w:space="0" w:color="auto"/>
                  </w:divBdr>
                </w:div>
              </w:divsChild>
            </w:div>
            <w:div w:id="201800800">
              <w:marLeft w:val="0"/>
              <w:marRight w:val="0"/>
              <w:marTop w:val="0"/>
              <w:marBottom w:val="0"/>
              <w:divBdr>
                <w:top w:val="none" w:sz="0" w:space="0" w:color="auto"/>
                <w:left w:val="none" w:sz="0" w:space="0" w:color="auto"/>
                <w:bottom w:val="none" w:sz="0" w:space="0" w:color="auto"/>
                <w:right w:val="none" w:sz="0" w:space="0" w:color="auto"/>
              </w:divBdr>
              <w:divsChild>
                <w:div w:id="20180025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105">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20">
              <w:marLeft w:val="0"/>
              <w:marRight w:val="0"/>
              <w:marTop w:val="0"/>
              <w:marBottom w:val="0"/>
              <w:divBdr>
                <w:top w:val="none" w:sz="0" w:space="0" w:color="auto"/>
                <w:left w:val="none" w:sz="0" w:space="0" w:color="auto"/>
                <w:bottom w:val="none" w:sz="0" w:space="0" w:color="auto"/>
                <w:right w:val="none" w:sz="0" w:space="0" w:color="auto"/>
              </w:divBdr>
              <w:divsChild>
                <w:div w:id="20180075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68">
              <w:marLeft w:val="75"/>
              <w:marRight w:val="75"/>
              <w:marTop w:val="75"/>
              <w:marBottom w:val="0"/>
              <w:divBdr>
                <w:top w:val="none" w:sz="0" w:space="0" w:color="auto"/>
                <w:left w:val="none" w:sz="0" w:space="0" w:color="auto"/>
                <w:bottom w:val="none" w:sz="0" w:space="0" w:color="auto"/>
                <w:right w:val="none" w:sz="0" w:space="0" w:color="auto"/>
              </w:divBdr>
              <w:divsChild>
                <w:div w:id="201796786">
                  <w:marLeft w:val="0"/>
                  <w:marRight w:val="0"/>
                  <w:marTop w:val="60"/>
                  <w:marBottom w:val="30"/>
                  <w:divBdr>
                    <w:top w:val="none" w:sz="0" w:space="0" w:color="auto"/>
                    <w:left w:val="none" w:sz="0" w:space="0" w:color="auto"/>
                    <w:bottom w:val="none" w:sz="0" w:space="0" w:color="auto"/>
                    <w:right w:val="none" w:sz="0" w:space="0" w:color="auto"/>
                  </w:divBdr>
                </w:div>
                <w:div w:id="201798214">
                  <w:marLeft w:val="0"/>
                  <w:marRight w:val="0"/>
                  <w:marTop w:val="60"/>
                  <w:marBottom w:val="30"/>
                  <w:divBdr>
                    <w:top w:val="none" w:sz="0" w:space="0" w:color="auto"/>
                    <w:left w:val="none" w:sz="0" w:space="0" w:color="auto"/>
                    <w:bottom w:val="none" w:sz="0" w:space="0" w:color="auto"/>
                    <w:right w:val="none" w:sz="0" w:space="0" w:color="auto"/>
                  </w:divBdr>
                </w:div>
                <w:div w:id="20180130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13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56">
              <w:marLeft w:val="75"/>
              <w:marRight w:val="75"/>
              <w:marTop w:val="75"/>
              <w:marBottom w:val="0"/>
              <w:divBdr>
                <w:top w:val="none" w:sz="0" w:space="0" w:color="auto"/>
                <w:left w:val="none" w:sz="0" w:space="0" w:color="auto"/>
                <w:bottom w:val="none" w:sz="0" w:space="0" w:color="auto"/>
                <w:right w:val="none" w:sz="0" w:space="0" w:color="auto"/>
              </w:divBdr>
              <w:divsChild>
                <w:div w:id="201797335">
                  <w:marLeft w:val="0"/>
                  <w:marRight w:val="0"/>
                  <w:marTop w:val="60"/>
                  <w:marBottom w:val="30"/>
                  <w:divBdr>
                    <w:top w:val="none" w:sz="0" w:space="0" w:color="auto"/>
                    <w:left w:val="none" w:sz="0" w:space="0" w:color="auto"/>
                    <w:bottom w:val="none" w:sz="0" w:space="0" w:color="auto"/>
                    <w:right w:val="none" w:sz="0" w:space="0" w:color="auto"/>
                  </w:divBdr>
                </w:div>
                <w:div w:id="201798454">
                  <w:marLeft w:val="0"/>
                  <w:marRight w:val="0"/>
                  <w:marTop w:val="60"/>
                  <w:marBottom w:val="30"/>
                  <w:divBdr>
                    <w:top w:val="none" w:sz="0" w:space="0" w:color="auto"/>
                    <w:left w:val="none" w:sz="0" w:space="0" w:color="auto"/>
                    <w:bottom w:val="none" w:sz="0" w:space="0" w:color="auto"/>
                    <w:right w:val="none" w:sz="0" w:space="0" w:color="auto"/>
                  </w:divBdr>
                </w:div>
                <w:div w:id="201800806">
                  <w:marLeft w:val="0"/>
                  <w:marRight w:val="0"/>
                  <w:marTop w:val="60"/>
                  <w:marBottom w:val="30"/>
                  <w:divBdr>
                    <w:top w:val="none" w:sz="0" w:space="0" w:color="auto"/>
                    <w:left w:val="none" w:sz="0" w:space="0" w:color="auto"/>
                    <w:bottom w:val="none" w:sz="0" w:space="0" w:color="auto"/>
                    <w:right w:val="none" w:sz="0" w:space="0" w:color="auto"/>
                  </w:divBdr>
                </w:div>
              </w:divsChild>
            </w:div>
            <w:div w:id="201802220">
              <w:marLeft w:val="0"/>
              <w:marRight w:val="0"/>
              <w:marTop w:val="0"/>
              <w:marBottom w:val="0"/>
              <w:divBdr>
                <w:top w:val="none" w:sz="0" w:space="0" w:color="auto"/>
                <w:left w:val="none" w:sz="0" w:space="0" w:color="auto"/>
                <w:bottom w:val="none" w:sz="0" w:space="0" w:color="auto"/>
                <w:right w:val="none" w:sz="0" w:space="0" w:color="auto"/>
              </w:divBdr>
              <w:divsChild>
                <w:div w:id="20179867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351">
          <w:marLeft w:val="0"/>
          <w:marRight w:val="0"/>
          <w:marTop w:val="75"/>
          <w:marBottom w:val="0"/>
          <w:divBdr>
            <w:top w:val="single" w:sz="6" w:space="4" w:color="A6C9E2"/>
            <w:left w:val="single" w:sz="6" w:space="4" w:color="A6C9E2"/>
            <w:bottom w:val="single" w:sz="6" w:space="4" w:color="A6C9E2"/>
            <w:right w:val="single" w:sz="6" w:space="4" w:color="A6C9E2"/>
          </w:divBdr>
          <w:divsChild>
            <w:div w:id="201801587">
              <w:marLeft w:val="75"/>
              <w:marRight w:val="75"/>
              <w:marTop w:val="75"/>
              <w:marBottom w:val="0"/>
              <w:divBdr>
                <w:top w:val="none" w:sz="0" w:space="0" w:color="auto"/>
                <w:left w:val="none" w:sz="0" w:space="0" w:color="auto"/>
                <w:bottom w:val="none" w:sz="0" w:space="0" w:color="auto"/>
                <w:right w:val="none" w:sz="0" w:space="0" w:color="auto"/>
              </w:divBdr>
              <w:divsChild>
                <w:div w:id="201795649">
                  <w:marLeft w:val="0"/>
                  <w:marRight w:val="0"/>
                  <w:marTop w:val="60"/>
                  <w:marBottom w:val="30"/>
                  <w:divBdr>
                    <w:top w:val="none" w:sz="0" w:space="0" w:color="auto"/>
                    <w:left w:val="none" w:sz="0" w:space="0" w:color="auto"/>
                    <w:bottom w:val="none" w:sz="0" w:space="0" w:color="auto"/>
                    <w:right w:val="none" w:sz="0" w:space="0" w:color="auto"/>
                  </w:divBdr>
                </w:div>
                <w:div w:id="201800925">
                  <w:marLeft w:val="0"/>
                  <w:marRight w:val="0"/>
                  <w:marTop w:val="60"/>
                  <w:marBottom w:val="30"/>
                  <w:divBdr>
                    <w:top w:val="none" w:sz="0" w:space="0" w:color="auto"/>
                    <w:left w:val="none" w:sz="0" w:space="0" w:color="auto"/>
                    <w:bottom w:val="none" w:sz="0" w:space="0" w:color="auto"/>
                    <w:right w:val="none" w:sz="0" w:space="0" w:color="auto"/>
                  </w:divBdr>
                </w:div>
                <w:div w:id="20180180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65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88">
              <w:marLeft w:val="75"/>
              <w:marRight w:val="75"/>
              <w:marTop w:val="75"/>
              <w:marBottom w:val="0"/>
              <w:divBdr>
                <w:top w:val="none" w:sz="0" w:space="0" w:color="auto"/>
                <w:left w:val="none" w:sz="0" w:space="0" w:color="auto"/>
                <w:bottom w:val="none" w:sz="0" w:space="0" w:color="auto"/>
                <w:right w:val="none" w:sz="0" w:space="0" w:color="auto"/>
              </w:divBdr>
              <w:divsChild>
                <w:div w:id="201797646">
                  <w:marLeft w:val="0"/>
                  <w:marRight w:val="0"/>
                  <w:marTop w:val="60"/>
                  <w:marBottom w:val="30"/>
                  <w:divBdr>
                    <w:top w:val="none" w:sz="0" w:space="0" w:color="auto"/>
                    <w:left w:val="none" w:sz="0" w:space="0" w:color="auto"/>
                    <w:bottom w:val="none" w:sz="0" w:space="0" w:color="auto"/>
                    <w:right w:val="none" w:sz="0" w:space="0" w:color="auto"/>
                  </w:divBdr>
                </w:div>
                <w:div w:id="201799518">
                  <w:marLeft w:val="0"/>
                  <w:marRight w:val="0"/>
                  <w:marTop w:val="60"/>
                  <w:marBottom w:val="30"/>
                  <w:divBdr>
                    <w:top w:val="none" w:sz="0" w:space="0" w:color="auto"/>
                    <w:left w:val="none" w:sz="0" w:space="0" w:color="auto"/>
                    <w:bottom w:val="none" w:sz="0" w:space="0" w:color="auto"/>
                    <w:right w:val="none" w:sz="0" w:space="0" w:color="auto"/>
                  </w:divBdr>
                </w:div>
                <w:div w:id="201801987">
                  <w:marLeft w:val="0"/>
                  <w:marRight w:val="0"/>
                  <w:marTop w:val="60"/>
                  <w:marBottom w:val="30"/>
                  <w:divBdr>
                    <w:top w:val="none" w:sz="0" w:space="0" w:color="auto"/>
                    <w:left w:val="none" w:sz="0" w:space="0" w:color="auto"/>
                    <w:bottom w:val="none" w:sz="0" w:space="0" w:color="auto"/>
                    <w:right w:val="none" w:sz="0" w:space="0" w:color="auto"/>
                  </w:divBdr>
                </w:div>
              </w:divsChild>
            </w:div>
            <w:div w:id="201799521">
              <w:marLeft w:val="0"/>
              <w:marRight w:val="0"/>
              <w:marTop w:val="0"/>
              <w:marBottom w:val="0"/>
              <w:divBdr>
                <w:top w:val="none" w:sz="0" w:space="0" w:color="auto"/>
                <w:left w:val="none" w:sz="0" w:space="0" w:color="auto"/>
                <w:bottom w:val="none" w:sz="0" w:space="0" w:color="auto"/>
                <w:right w:val="none" w:sz="0" w:space="0" w:color="auto"/>
              </w:divBdr>
              <w:divsChild>
                <w:div w:id="20180222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671">
          <w:marLeft w:val="0"/>
          <w:marRight w:val="0"/>
          <w:marTop w:val="75"/>
          <w:marBottom w:val="0"/>
          <w:divBdr>
            <w:top w:val="single" w:sz="6" w:space="4" w:color="A6C9E2"/>
            <w:left w:val="single" w:sz="6" w:space="4" w:color="A6C9E2"/>
            <w:bottom w:val="single" w:sz="6" w:space="4" w:color="A6C9E2"/>
            <w:right w:val="single" w:sz="6" w:space="4" w:color="A6C9E2"/>
          </w:divBdr>
          <w:divsChild>
            <w:div w:id="201798395">
              <w:marLeft w:val="75"/>
              <w:marRight w:val="75"/>
              <w:marTop w:val="75"/>
              <w:marBottom w:val="0"/>
              <w:divBdr>
                <w:top w:val="none" w:sz="0" w:space="0" w:color="auto"/>
                <w:left w:val="none" w:sz="0" w:space="0" w:color="auto"/>
                <w:bottom w:val="none" w:sz="0" w:space="0" w:color="auto"/>
                <w:right w:val="none" w:sz="0" w:space="0" w:color="auto"/>
              </w:divBdr>
              <w:divsChild>
                <w:div w:id="201797303">
                  <w:marLeft w:val="0"/>
                  <w:marRight w:val="0"/>
                  <w:marTop w:val="60"/>
                  <w:marBottom w:val="30"/>
                  <w:divBdr>
                    <w:top w:val="none" w:sz="0" w:space="0" w:color="auto"/>
                    <w:left w:val="none" w:sz="0" w:space="0" w:color="auto"/>
                    <w:bottom w:val="none" w:sz="0" w:space="0" w:color="auto"/>
                    <w:right w:val="none" w:sz="0" w:space="0" w:color="auto"/>
                  </w:divBdr>
                </w:div>
                <w:div w:id="201797526">
                  <w:marLeft w:val="0"/>
                  <w:marRight w:val="0"/>
                  <w:marTop w:val="60"/>
                  <w:marBottom w:val="30"/>
                  <w:divBdr>
                    <w:top w:val="none" w:sz="0" w:space="0" w:color="auto"/>
                    <w:left w:val="none" w:sz="0" w:space="0" w:color="auto"/>
                    <w:bottom w:val="none" w:sz="0" w:space="0" w:color="auto"/>
                    <w:right w:val="none" w:sz="0" w:space="0" w:color="auto"/>
                  </w:divBdr>
                </w:div>
                <w:div w:id="201798016">
                  <w:marLeft w:val="0"/>
                  <w:marRight w:val="0"/>
                  <w:marTop w:val="60"/>
                  <w:marBottom w:val="30"/>
                  <w:divBdr>
                    <w:top w:val="none" w:sz="0" w:space="0" w:color="auto"/>
                    <w:left w:val="none" w:sz="0" w:space="0" w:color="auto"/>
                    <w:bottom w:val="none" w:sz="0" w:space="0" w:color="auto"/>
                    <w:right w:val="none" w:sz="0" w:space="0" w:color="auto"/>
                  </w:divBdr>
                </w:div>
              </w:divsChild>
            </w:div>
            <w:div w:id="201802885">
              <w:marLeft w:val="0"/>
              <w:marRight w:val="0"/>
              <w:marTop w:val="0"/>
              <w:marBottom w:val="0"/>
              <w:divBdr>
                <w:top w:val="none" w:sz="0" w:space="0" w:color="auto"/>
                <w:left w:val="none" w:sz="0" w:space="0" w:color="auto"/>
                <w:bottom w:val="none" w:sz="0" w:space="0" w:color="auto"/>
                <w:right w:val="none" w:sz="0" w:space="0" w:color="auto"/>
              </w:divBdr>
              <w:divsChild>
                <w:div w:id="20179997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27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36">
              <w:marLeft w:val="75"/>
              <w:marRight w:val="75"/>
              <w:marTop w:val="75"/>
              <w:marBottom w:val="0"/>
              <w:divBdr>
                <w:top w:val="none" w:sz="0" w:space="0" w:color="auto"/>
                <w:left w:val="none" w:sz="0" w:space="0" w:color="auto"/>
                <w:bottom w:val="none" w:sz="0" w:space="0" w:color="auto"/>
                <w:right w:val="none" w:sz="0" w:space="0" w:color="auto"/>
              </w:divBdr>
              <w:divsChild>
                <w:div w:id="201795208">
                  <w:marLeft w:val="0"/>
                  <w:marRight w:val="0"/>
                  <w:marTop w:val="60"/>
                  <w:marBottom w:val="30"/>
                  <w:divBdr>
                    <w:top w:val="none" w:sz="0" w:space="0" w:color="auto"/>
                    <w:left w:val="none" w:sz="0" w:space="0" w:color="auto"/>
                    <w:bottom w:val="none" w:sz="0" w:space="0" w:color="auto"/>
                    <w:right w:val="none" w:sz="0" w:space="0" w:color="auto"/>
                  </w:divBdr>
                </w:div>
                <w:div w:id="201800218">
                  <w:marLeft w:val="0"/>
                  <w:marRight w:val="0"/>
                  <w:marTop w:val="60"/>
                  <w:marBottom w:val="30"/>
                  <w:divBdr>
                    <w:top w:val="none" w:sz="0" w:space="0" w:color="auto"/>
                    <w:left w:val="none" w:sz="0" w:space="0" w:color="auto"/>
                    <w:bottom w:val="none" w:sz="0" w:space="0" w:color="auto"/>
                    <w:right w:val="none" w:sz="0" w:space="0" w:color="auto"/>
                  </w:divBdr>
                </w:div>
                <w:div w:id="201801269">
                  <w:marLeft w:val="0"/>
                  <w:marRight w:val="0"/>
                  <w:marTop w:val="60"/>
                  <w:marBottom w:val="30"/>
                  <w:divBdr>
                    <w:top w:val="none" w:sz="0" w:space="0" w:color="auto"/>
                    <w:left w:val="none" w:sz="0" w:space="0" w:color="auto"/>
                    <w:bottom w:val="none" w:sz="0" w:space="0" w:color="auto"/>
                    <w:right w:val="none" w:sz="0" w:space="0" w:color="auto"/>
                  </w:divBdr>
                </w:div>
              </w:divsChild>
            </w:div>
            <w:div w:id="201798480">
              <w:marLeft w:val="0"/>
              <w:marRight w:val="0"/>
              <w:marTop w:val="0"/>
              <w:marBottom w:val="0"/>
              <w:divBdr>
                <w:top w:val="none" w:sz="0" w:space="0" w:color="auto"/>
                <w:left w:val="none" w:sz="0" w:space="0" w:color="auto"/>
                <w:bottom w:val="none" w:sz="0" w:space="0" w:color="auto"/>
                <w:right w:val="none" w:sz="0" w:space="0" w:color="auto"/>
              </w:divBdr>
              <w:divsChild>
                <w:div w:id="2017974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607">
          <w:marLeft w:val="0"/>
          <w:marRight w:val="0"/>
          <w:marTop w:val="75"/>
          <w:marBottom w:val="0"/>
          <w:divBdr>
            <w:top w:val="single" w:sz="6" w:space="4" w:color="A6C9E2"/>
            <w:left w:val="single" w:sz="6" w:space="4" w:color="A6C9E2"/>
            <w:bottom w:val="single" w:sz="6" w:space="4" w:color="A6C9E2"/>
            <w:right w:val="single" w:sz="6" w:space="4" w:color="A6C9E2"/>
          </w:divBdr>
          <w:divsChild>
            <w:div w:id="201800783">
              <w:marLeft w:val="75"/>
              <w:marRight w:val="75"/>
              <w:marTop w:val="75"/>
              <w:marBottom w:val="0"/>
              <w:divBdr>
                <w:top w:val="none" w:sz="0" w:space="0" w:color="auto"/>
                <w:left w:val="none" w:sz="0" w:space="0" w:color="auto"/>
                <w:bottom w:val="none" w:sz="0" w:space="0" w:color="auto"/>
                <w:right w:val="none" w:sz="0" w:space="0" w:color="auto"/>
              </w:divBdr>
              <w:divsChild>
                <w:div w:id="201799933">
                  <w:marLeft w:val="0"/>
                  <w:marRight w:val="0"/>
                  <w:marTop w:val="60"/>
                  <w:marBottom w:val="30"/>
                  <w:divBdr>
                    <w:top w:val="none" w:sz="0" w:space="0" w:color="auto"/>
                    <w:left w:val="none" w:sz="0" w:space="0" w:color="auto"/>
                    <w:bottom w:val="none" w:sz="0" w:space="0" w:color="auto"/>
                    <w:right w:val="none" w:sz="0" w:space="0" w:color="auto"/>
                  </w:divBdr>
                </w:div>
                <w:div w:id="201801394">
                  <w:marLeft w:val="0"/>
                  <w:marRight w:val="0"/>
                  <w:marTop w:val="60"/>
                  <w:marBottom w:val="30"/>
                  <w:divBdr>
                    <w:top w:val="none" w:sz="0" w:space="0" w:color="auto"/>
                    <w:left w:val="none" w:sz="0" w:space="0" w:color="auto"/>
                    <w:bottom w:val="none" w:sz="0" w:space="0" w:color="auto"/>
                    <w:right w:val="none" w:sz="0" w:space="0" w:color="auto"/>
                  </w:divBdr>
                </w:div>
                <w:div w:id="201802486">
                  <w:marLeft w:val="0"/>
                  <w:marRight w:val="0"/>
                  <w:marTop w:val="60"/>
                  <w:marBottom w:val="30"/>
                  <w:divBdr>
                    <w:top w:val="none" w:sz="0" w:space="0" w:color="auto"/>
                    <w:left w:val="none" w:sz="0" w:space="0" w:color="auto"/>
                    <w:bottom w:val="none" w:sz="0" w:space="0" w:color="auto"/>
                    <w:right w:val="none" w:sz="0" w:space="0" w:color="auto"/>
                  </w:divBdr>
                </w:div>
              </w:divsChild>
            </w:div>
            <w:div w:id="201802124">
              <w:marLeft w:val="0"/>
              <w:marRight w:val="0"/>
              <w:marTop w:val="0"/>
              <w:marBottom w:val="0"/>
              <w:divBdr>
                <w:top w:val="none" w:sz="0" w:space="0" w:color="auto"/>
                <w:left w:val="none" w:sz="0" w:space="0" w:color="auto"/>
                <w:bottom w:val="none" w:sz="0" w:space="0" w:color="auto"/>
                <w:right w:val="none" w:sz="0" w:space="0" w:color="auto"/>
              </w:divBdr>
              <w:divsChild>
                <w:div w:id="20179833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8392">
      <w:marLeft w:val="0"/>
      <w:marRight w:val="0"/>
      <w:marTop w:val="0"/>
      <w:marBottom w:val="0"/>
      <w:divBdr>
        <w:top w:val="none" w:sz="0" w:space="0" w:color="auto"/>
        <w:left w:val="none" w:sz="0" w:space="0" w:color="auto"/>
        <w:bottom w:val="none" w:sz="0" w:space="0" w:color="auto"/>
        <w:right w:val="none" w:sz="0" w:space="0" w:color="auto"/>
      </w:divBdr>
      <w:divsChild>
        <w:div w:id="201795170">
          <w:marLeft w:val="0"/>
          <w:marRight w:val="0"/>
          <w:marTop w:val="75"/>
          <w:marBottom w:val="0"/>
          <w:divBdr>
            <w:top w:val="single" w:sz="6" w:space="4" w:color="A6C9E2"/>
            <w:left w:val="single" w:sz="6" w:space="4" w:color="A6C9E2"/>
            <w:bottom w:val="single" w:sz="6" w:space="4" w:color="A6C9E2"/>
            <w:right w:val="single" w:sz="6" w:space="4" w:color="A6C9E2"/>
          </w:divBdr>
          <w:divsChild>
            <w:div w:id="201800007">
              <w:marLeft w:val="0"/>
              <w:marRight w:val="0"/>
              <w:marTop w:val="0"/>
              <w:marBottom w:val="0"/>
              <w:divBdr>
                <w:top w:val="none" w:sz="0" w:space="0" w:color="auto"/>
                <w:left w:val="none" w:sz="0" w:space="0" w:color="auto"/>
                <w:bottom w:val="none" w:sz="0" w:space="0" w:color="auto"/>
                <w:right w:val="none" w:sz="0" w:space="0" w:color="auto"/>
              </w:divBdr>
              <w:divsChild>
                <w:div w:id="2017955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291">
              <w:marLeft w:val="75"/>
              <w:marRight w:val="75"/>
              <w:marTop w:val="75"/>
              <w:marBottom w:val="0"/>
              <w:divBdr>
                <w:top w:val="none" w:sz="0" w:space="0" w:color="auto"/>
                <w:left w:val="none" w:sz="0" w:space="0" w:color="auto"/>
                <w:bottom w:val="none" w:sz="0" w:space="0" w:color="auto"/>
                <w:right w:val="none" w:sz="0" w:space="0" w:color="auto"/>
              </w:divBdr>
              <w:divsChild>
                <w:div w:id="201798554">
                  <w:marLeft w:val="0"/>
                  <w:marRight w:val="0"/>
                  <w:marTop w:val="60"/>
                  <w:marBottom w:val="30"/>
                  <w:divBdr>
                    <w:top w:val="none" w:sz="0" w:space="0" w:color="auto"/>
                    <w:left w:val="none" w:sz="0" w:space="0" w:color="auto"/>
                    <w:bottom w:val="none" w:sz="0" w:space="0" w:color="auto"/>
                    <w:right w:val="none" w:sz="0" w:space="0" w:color="auto"/>
                  </w:divBdr>
                </w:div>
                <w:div w:id="201800920">
                  <w:marLeft w:val="0"/>
                  <w:marRight w:val="0"/>
                  <w:marTop w:val="60"/>
                  <w:marBottom w:val="30"/>
                  <w:divBdr>
                    <w:top w:val="none" w:sz="0" w:space="0" w:color="auto"/>
                    <w:left w:val="none" w:sz="0" w:space="0" w:color="auto"/>
                    <w:bottom w:val="none" w:sz="0" w:space="0" w:color="auto"/>
                    <w:right w:val="none" w:sz="0" w:space="0" w:color="auto"/>
                  </w:divBdr>
                </w:div>
                <w:div w:id="20180184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6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37">
              <w:marLeft w:val="0"/>
              <w:marRight w:val="0"/>
              <w:marTop w:val="0"/>
              <w:marBottom w:val="0"/>
              <w:divBdr>
                <w:top w:val="none" w:sz="0" w:space="0" w:color="auto"/>
                <w:left w:val="none" w:sz="0" w:space="0" w:color="auto"/>
                <w:bottom w:val="none" w:sz="0" w:space="0" w:color="auto"/>
                <w:right w:val="none" w:sz="0" w:space="0" w:color="auto"/>
              </w:divBdr>
              <w:divsChild>
                <w:div w:id="20180125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488">
              <w:marLeft w:val="75"/>
              <w:marRight w:val="75"/>
              <w:marTop w:val="75"/>
              <w:marBottom w:val="0"/>
              <w:divBdr>
                <w:top w:val="none" w:sz="0" w:space="0" w:color="auto"/>
                <w:left w:val="none" w:sz="0" w:space="0" w:color="auto"/>
                <w:bottom w:val="none" w:sz="0" w:space="0" w:color="auto"/>
                <w:right w:val="none" w:sz="0" w:space="0" w:color="auto"/>
              </w:divBdr>
              <w:divsChild>
                <w:div w:id="201801563">
                  <w:marLeft w:val="0"/>
                  <w:marRight w:val="0"/>
                  <w:marTop w:val="60"/>
                  <w:marBottom w:val="30"/>
                  <w:divBdr>
                    <w:top w:val="none" w:sz="0" w:space="0" w:color="auto"/>
                    <w:left w:val="none" w:sz="0" w:space="0" w:color="auto"/>
                    <w:bottom w:val="none" w:sz="0" w:space="0" w:color="auto"/>
                    <w:right w:val="none" w:sz="0" w:space="0" w:color="auto"/>
                  </w:divBdr>
                </w:div>
                <w:div w:id="201801910">
                  <w:marLeft w:val="0"/>
                  <w:marRight w:val="0"/>
                  <w:marTop w:val="60"/>
                  <w:marBottom w:val="30"/>
                  <w:divBdr>
                    <w:top w:val="none" w:sz="0" w:space="0" w:color="auto"/>
                    <w:left w:val="none" w:sz="0" w:space="0" w:color="auto"/>
                    <w:bottom w:val="none" w:sz="0" w:space="0" w:color="auto"/>
                    <w:right w:val="none" w:sz="0" w:space="0" w:color="auto"/>
                  </w:divBdr>
                </w:div>
                <w:div w:id="20180322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27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85">
              <w:marLeft w:val="0"/>
              <w:marRight w:val="0"/>
              <w:marTop w:val="0"/>
              <w:marBottom w:val="0"/>
              <w:divBdr>
                <w:top w:val="none" w:sz="0" w:space="0" w:color="auto"/>
                <w:left w:val="none" w:sz="0" w:space="0" w:color="auto"/>
                <w:bottom w:val="none" w:sz="0" w:space="0" w:color="auto"/>
                <w:right w:val="none" w:sz="0" w:space="0" w:color="auto"/>
              </w:divBdr>
              <w:divsChild>
                <w:div w:id="20179609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923">
              <w:marLeft w:val="75"/>
              <w:marRight w:val="75"/>
              <w:marTop w:val="75"/>
              <w:marBottom w:val="0"/>
              <w:divBdr>
                <w:top w:val="none" w:sz="0" w:space="0" w:color="auto"/>
                <w:left w:val="none" w:sz="0" w:space="0" w:color="auto"/>
                <w:bottom w:val="none" w:sz="0" w:space="0" w:color="auto"/>
                <w:right w:val="none" w:sz="0" w:space="0" w:color="auto"/>
              </w:divBdr>
              <w:divsChild>
                <w:div w:id="201799301">
                  <w:marLeft w:val="0"/>
                  <w:marRight w:val="0"/>
                  <w:marTop w:val="60"/>
                  <w:marBottom w:val="30"/>
                  <w:divBdr>
                    <w:top w:val="none" w:sz="0" w:space="0" w:color="auto"/>
                    <w:left w:val="none" w:sz="0" w:space="0" w:color="auto"/>
                    <w:bottom w:val="none" w:sz="0" w:space="0" w:color="auto"/>
                    <w:right w:val="none" w:sz="0" w:space="0" w:color="auto"/>
                  </w:divBdr>
                </w:div>
                <w:div w:id="201800172">
                  <w:marLeft w:val="0"/>
                  <w:marRight w:val="0"/>
                  <w:marTop w:val="60"/>
                  <w:marBottom w:val="30"/>
                  <w:divBdr>
                    <w:top w:val="none" w:sz="0" w:space="0" w:color="auto"/>
                    <w:left w:val="none" w:sz="0" w:space="0" w:color="auto"/>
                    <w:bottom w:val="none" w:sz="0" w:space="0" w:color="auto"/>
                    <w:right w:val="none" w:sz="0" w:space="0" w:color="auto"/>
                  </w:divBdr>
                </w:div>
                <w:div w:id="20180062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58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82">
              <w:marLeft w:val="75"/>
              <w:marRight w:val="75"/>
              <w:marTop w:val="75"/>
              <w:marBottom w:val="0"/>
              <w:divBdr>
                <w:top w:val="none" w:sz="0" w:space="0" w:color="auto"/>
                <w:left w:val="none" w:sz="0" w:space="0" w:color="auto"/>
                <w:bottom w:val="none" w:sz="0" w:space="0" w:color="auto"/>
                <w:right w:val="none" w:sz="0" w:space="0" w:color="auto"/>
              </w:divBdr>
              <w:divsChild>
                <w:div w:id="201798329">
                  <w:marLeft w:val="0"/>
                  <w:marRight w:val="0"/>
                  <w:marTop w:val="60"/>
                  <w:marBottom w:val="30"/>
                  <w:divBdr>
                    <w:top w:val="none" w:sz="0" w:space="0" w:color="auto"/>
                    <w:left w:val="none" w:sz="0" w:space="0" w:color="auto"/>
                    <w:bottom w:val="none" w:sz="0" w:space="0" w:color="auto"/>
                    <w:right w:val="none" w:sz="0" w:space="0" w:color="auto"/>
                  </w:divBdr>
                </w:div>
                <w:div w:id="201799068">
                  <w:marLeft w:val="0"/>
                  <w:marRight w:val="0"/>
                  <w:marTop w:val="60"/>
                  <w:marBottom w:val="30"/>
                  <w:divBdr>
                    <w:top w:val="none" w:sz="0" w:space="0" w:color="auto"/>
                    <w:left w:val="none" w:sz="0" w:space="0" w:color="auto"/>
                    <w:bottom w:val="none" w:sz="0" w:space="0" w:color="auto"/>
                    <w:right w:val="none" w:sz="0" w:space="0" w:color="auto"/>
                  </w:divBdr>
                </w:div>
                <w:div w:id="201801144">
                  <w:marLeft w:val="0"/>
                  <w:marRight w:val="0"/>
                  <w:marTop w:val="60"/>
                  <w:marBottom w:val="30"/>
                  <w:divBdr>
                    <w:top w:val="none" w:sz="0" w:space="0" w:color="auto"/>
                    <w:left w:val="none" w:sz="0" w:space="0" w:color="auto"/>
                    <w:bottom w:val="none" w:sz="0" w:space="0" w:color="auto"/>
                    <w:right w:val="none" w:sz="0" w:space="0" w:color="auto"/>
                  </w:divBdr>
                </w:div>
              </w:divsChild>
            </w:div>
            <w:div w:id="201795734">
              <w:marLeft w:val="0"/>
              <w:marRight w:val="0"/>
              <w:marTop w:val="0"/>
              <w:marBottom w:val="0"/>
              <w:divBdr>
                <w:top w:val="none" w:sz="0" w:space="0" w:color="auto"/>
                <w:left w:val="none" w:sz="0" w:space="0" w:color="auto"/>
                <w:bottom w:val="none" w:sz="0" w:space="0" w:color="auto"/>
                <w:right w:val="none" w:sz="0" w:space="0" w:color="auto"/>
              </w:divBdr>
              <w:divsChild>
                <w:div w:id="20179625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810">
          <w:marLeft w:val="0"/>
          <w:marRight w:val="0"/>
          <w:marTop w:val="75"/>
          <w:marBottom w:val="0"/>
          <w:divBdr>
            <w:top w:val="single" w:sz="6" w:space="4" w:color="A6C9E2"/>
            <w:left w:val="single" w:sz="6" w:space="4" w:color="A6C9E2"/>
            <w:bottom w:val="single" w:sz="6" w:space="4" w:color="A6C9E2"/>
            <w:right w:val="single" w:sz="6" w:space="4" w:color="A6C9E2"/>
          </w:divBdr>
          <w:divsChild>
            <w:div w:id="201801083">
              <w:marLeft w:val="75"/>
              <w:marRight w:val="75"/>
              <w:marTop w:val="75"/>
              <w:marBottom w:val="0"/>
              <w:divBdr>
                <w:top w:val="none" w:sz="0" w:space="0" w:color="auto"/>
                <w:left w:val="none" w:sz="0" w:space="0" w:color="auto"/>
                <w:bottom w:val="none" w:sz="0" w:space="0" w:color="auto"/>
                <w:right w:val="none" w:sz="0" w:space="0" w:color="auto"/>
              </w:divBdr>
              <w:divsChild>
                <w:div w:id="201797455">
                  <w:marLeft w:val="0"/>
                  <w:marRight w:val="0"/>
                  <w:marTop w:val="60"/>
                  <w:marBottom w:val="30"/>
                  <w:divBdr>
                    <w:top w:val="none" w:sz="0" w:space="0" w:color="auto"/>
                    <w:left w:val="none" w:sz="0" w:space="0" w:color="auto"/>
                    <w:bottom w:val="none" w:sz="0" w:space="0" w:color="auto"/>
                    <w:right w:val="none" w:sz="0" w:space="0" w:color="auto"/>
                  </w:divBdr>
                </w:div>
                <w:div w:id="201800076">
                  <w:marLeft w:val="0"/>
                  <w:marRight w:val="0"/>
                  <w:marTop w:val="60"/>
                  <w:marBottom w:val="30"/>
                  <w:divBdr>
                    <w:top w:val="none" w:sz="0" w:space="0" w:color="auto"/>
                    <w:left w:val="none" w:sz="0" w:space="0" w:color="auto"/>
                    <w:bottom w:val="none" w:sz="0" w:space="0" w:color="auto"/>
                    <w:right w:val="none" w:sz="0" w:space="0" w:color="auto"/>
                  </w:divBdr>
                </w:div>
                <w:div w:id="20180240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9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87">
              <w:marLeft w:val="0"/>
              <w:marRight w:val="0"/>
              <w:marTop w:val="0"/>
              <w:marBottom w:val="0"/>
              <w:divBdr>
                <w:top w:val="none" w:sz="0" w:space="0" w:color="auto"/>
                <w:left w:val="none" w:sz="0" w:space="0" w:color="auto"/>
                <w:bottom w:val="none" w:sz="0" w:space="0" w:color="auto"/>
                <w:right w:val="none" w:sz="0" w:space="0" w:color="auto"/>
              </w:divBdr>
              <w:divsChild>
                <w:div w:id="20179580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883">
              <w:marLeft w:val="75"/>
              <w:marRight w:val="75"/>
              <w:marTop w:val="75"/>
              <w:marBottom w:val="0"/>
              <w:divBdr>
                <w:top w:val="none" w:sz="0" w:space="0" w:color="auto"/>
                <w:left w:val="none" w:sz="0" w:space="0" w:color="auto"/>
                <w:bottom w:val="none" w:sz="0" w:space="0" w:color="auto"/>
                <w:right w:val="none" w:sz="0" w:space="0" w:color="auto"/>
              </w:divBdr>
              <w:divsChild>
                <w:div w:id="201800480">
                  <w:marLeft w:val="0"/>
                  <w:marRight w:val="0"/>
                  <w:marTop w:val="60"/>
                  <w:marBottom w:val="30"/>
                  <w:divBdr>
                    <w:top w:val="none" w:sz="0" w:space="0" w:color="auto"/>
                    <w:left w:val="none" w:sz="0" w:space="0" w:color="auto"/>
                    <w:bottom w:val="none" w:sz="0" w:space="0" w:color="auto"/>
                    <w:right w:val="none" w:sz="0" w:space="0" w:color="auto"/>
                  </w:divBdr>
                </w:div>
                <w:div w:id="201802211">
                  <w:marLeft w:val="0"/>
                  <w:marRight w:val="0"/>
                  <w:marTop w:val="60"/>
                  <w:marBottom w:val="30"/>
                  <w:divBdr>
                    <w:top w:val="none" w:sz="0" w:space="0" w:color="auto"/>
                    <w:left w:val="none" w:sz="0" w:space="0" w:color="auto"/>
                    <w:bottom w:val="none" w:sz="0" w:space="0" w:color="auto"/>
                    <w:right w:val="none" w:sz="0" w:space="0" w:color="auto"/>
                  </w:divBdr>
                </w:div>
                <w:div w:id="20180254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51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89">
              <w:marLeft w:val="0"/>
              <w:marRight w:val="0"/>
              <w:marTop w:val="0"/>
              <w:marBottom w:val="0"/>
              <w:divBdr>
                <w:top w:val="none" w:sz="0" w:space="0" w:color="auto"/>
                <w:left w:val="none" w:sz="0" w:space="0" w:color="auto"/>
                <w:bottom w:val="none" w:sz="0" w:space="0" w:color="auto"/>
                <w:right w:val="none" w:sz="0" w:space="0" w:color="auto"/>
              </w:divBdr>
              <w:divsChild>
                <w:div w:id="20179794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837">
              <w:marLeft w:val="75"/>
              <w:marRight w:val="75"/>
              <w:marTop w:val="75"/>
              <w:marBottom w:val="0"/>
              <w:divBdr>
                <w:top w:val="none" w:sz="0" w:space="0" w:color="auto"/>
                <w:left w:val="none" w:sz="0" w:space="0" w:color="auto"/>
                <w:bottom w:val="none" w:sz="0" w:space="0" w:color="auto"/>
                <w:right w:val="none" w:sz="0" w:space="0" w:color="auto"/>
              </w:divBdr>
              <w:divsChild>
                <w:div w:id="201796663">
                  <w:marLeft w:val="0"/>
                  <w:marRight w:val="0"/>
                  <w:marTop w:val="60"/>
                  <w:marBottom w:val="30"/>
                  <w:divBdr>
                    <w:top w:val="none" w:sz="0" w:space="0" w:color="auto"/>
                    <w:left w:val="none" w:sz="0" w:space="0" w:color="auto"/>
                    <w:bottom w:val="none" w:sz="0" w:space="0" w:color="auto"/>
                    <w:right w:val="none" w:sz="0" w:space="0" w:color="auto"/>
                  </w:divBdr>
                </w:div>
                <w:div w:id="201797692">
                  <w:marLeft w:val="0"/>
                  <w:marRight w:val="0"/>
                  <w:marTop w:val="60"/>
                  <w:marBottom w:val="30"/>
                  <w:divBdr>
                    <w:top w:val="none" w:sz="0" w:space="0" w:color="auto"/>
                    <w:left w:val="none" w:sz="0" w:space="0" w:color="auto"/>
                    <w:bottom w:val="none" w:sz="0" w:space="0" w:color="auto"/>
                    <w:right w:val="none" w:sz="0" w:space="0" w:color="auto"/>
                  </w:divBdr>
                </w:div>
                <w:div w:id="20179779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60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38">
              <w:marLeft w:val="0"/>
              <w:marRight w:val="0"/>
              <w:marTop w:val="0"/>
              <w:marBottom w:val="0"/>
              <w:divBdr>
                <w:top w:val="none" w:sz="0" w:space="0" w:color="auto"/>
                <w:left w:val="none" w:sz="0" w:space="0" w:color="auto"/>
                <w:bottom w:val="none" w:sz="0" w:space="0" w:color="auto"/>
                <w:right w:val="none" w:sz="0" w:space="0" w:color="auto"/>
              </w:divBdr>
              <w:divsChild>
                <w:div w:id="2017998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48">
              <w:marLeft w:val="75"/>
              <w:marRight w:val="75"/>
              <w:marTop w:val="75"/>
              <w:marBottom w:val="0"/>
              <w:divBdr>
                <w:top w:val="none" w:sz="0" w:space="0" w:color="auto"/>
                <w:left w:val="none" w:sz="0" w:space="0" w:color="auto"/>
                <w:bottom w:val="none" w:sz="0" w:space="0" w:color="auto"/>
                <w:right w:val="none" w:sz="0" w:space="0" w:color="auto"/>
              </w:divBdr>
              <w:divsChild>
                <w:div w:id="201797660">
                  <w:marLeft w:val="0"/>
                  <w:marRight w:val="0"/>
                  <w:marTop w:val="60"/>
                  <w:marBottom w:val="30"/>
                  <w:divBdr>
                    <w:top w:val="none" w:sz="0" w:space="0" w:color="auto"/>
                    <w:left w:val="none" w:sz="0" w:space="0" w:color="auto"/>
                    <w:bottom w:val="none" w:sz="0" w:space="0" w:color="auto"/>
                    <w:right w:val="none" w:sz="0" w:space="0" w:color="auto"/>
                  </w:divBdr>
                </w:div>
                <w:div w:id="201801703">
                  <w:marLeft w:val="0"/>
                  <w:marRight w:val="0"/>
                  <w:marTop w:val="60"/>
                  <w:marBottom w:val="30"/>
                  <w:divBdr>
                    <w:top w:val="none" w:sz="0" w:space="0" w:color="auto"/>
                    <w:left w:val="none" w:sz="0" w:space="0" w:color="auto"/>
                    <w:bottom w:val="none" w:sz="0" w:space="0" w:color="auto"/>
                    <w:right w:val="none" w:sz="0" w:space="0" w:color="auto"/>
                  </w:divBdr>
                </w:div>
                <w:div w:id="20180207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63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36">
              <w:marLeft w:val="75"/>
              <w:marRight w:val="75"/>
              <w:marTop w:val="75"/>
              <w:marBottom w:val="0"/>
              <w:divBdr>
                <w:top w:val="none" w:sz="0" w:space="0" w:color="auto"/>
                <w:left w:val="none" w:sz="0" w:space="0" w:color="auto"/>
                <w:bottom w:val="none" w:sz="0" w:space="0" w:color="auto"/>
                <w:right w:val="none" w:sz="0" w:space="0" w:color="auto"/>
              </w:divBdr>
              <w:divsChild>
                <w:div w:id="201796457">
                  <w:marLeft w:val="0"/>
                  <w:marRight w:val="0"/>
                  <w:marTop w:val="60"/>
                  <w:marBottom w:val="30"/>
                  <w:divBdr>
                    <w:top w:val="none" w:sz="0" w:space="0" w:color="auto"/>
                    <w:left w:val="none" w:sz="0" w:space="0" w:color="auto"/>
                    <w:bottom w:val="none" w:sz="0" w:space="0" w:color="auto"/>
                    <w:right w:val="none" w:sz="0" w:space="0" w:color="auto"/>
                  </w:divBdr>
                </w:div>
                <w:div w:id="201799223">
                  <w:marLeft w:val="0"/>
                  <w:marRight w:val="0"/>
                  <w:marTop w:val="60"/>
                  <w:marBottom w:val="30"/>
                  <w:divBdr>
                    <w:top w:val="none" w:sz="0" w:space="0" w:color="auto"/>
                    <w:left w:val="none" w:sz="0" w:space="0" w:color="auto"/>
                    <w:bottom w:val="none" w:sz="0" w:space="0" w:color="auto"/>
                    <w:right w:val="none" w:sz="0" w:space="0" w:color="auto"/>
                  </w:divBdr>
                </w:div>
                <w:div w:id="201801675">
                  <w:marLeft w:val="0"/>
                  <w:marRight w:val="0"/>
                  <w:marTop w:val="60"/>
                  <w:marBottom w:val="30"/>
                  <w:divBdr>
                    <w:top w:val="none" w:sz="0" w:space="0" w:color="auto"/>
                    <w:left w:val="none" w:sz="0" w:space="0" w:color="auto"/>
                    <w:bottom w:val="none" w:sz="0" w:space="0" w:color="auto"/>
                    <w:right w:val="none" w:sz="0" w:space="0" w:color="auto"/>
                  </w:divBdr>
                </w:div>
              </w:divsChild>
            </w:div>
            <w:div w:id="201801507">
              <w:marLeft w:val="0"/>
              <w:marRight w:val="0"/>
              <w:marTop w:val="0"/>
              <w:marBottom w:val="0"/>
              <w:divBdr>
                <w:top w:val="none" w:sz="0" w:space="0" w:color="auto"/>
                <w:left w:val="none" w:sz="0" w:space="0" w:color="auto"/>
                <w:bottom w:val="none" w:sz="0" w:space="0" w:color="auto"/>
                <w:right w:val="none" w:sz="0" w:space="0" w:color="auto"/>
              </w:divBdr>
              <w:divsChild>
                <w:div w:id="20179653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1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39">
              <w:marLeft w:val="0"/>
              <w:marRight w:val="0"/>
              <w:marTop w:val="0"/>
              <w:marBottom w:val="0"/>
              <w:divBdr>
                <w:top w:val="none" w:sz="0" w:space="0" w:color="auto"/>
                <w:left w:val="none" w:sz="0" w:space="0" w:color="auto"/>
                <w:bottom w:val="none" w:sz="0" w:space="0" w:color="auto"/>
                <w:right w:val="none" w:sz="0" w:space="0" w:color="auto"/>
              </w:divBdr>
              <w:divsChild>
                <w:div w:id="20179587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259">
              <w:marLeft w:val="75"/>
              <w:marRight w:val="75"/>
              <w:marTop w:val="75"/>
              <w:marBottom w:val="0"/>
              <w:divBdr>
                <w:top w:val="none" w:sz="0" w:space="0" w:color="auto"/>
                <w:left w:val="none" w:sz="0" w:space="0" w:color="auto"/>
                <w:bottom w:val="none" w:sz="0" w:space="0" w:color="auto"/>
                <w:right w:val="none" w:sz="0" w:space="0" w:color="auto"/>
              </w:divBdr>
              <w:divsChild>
                <w:div w:id="201795487">
                  <w:marLeft w:val="0"/>
                  <w:marRight w:val="0"/>
                  <w:marTop w:val="60"/>
                  <w:marBottom w:val="30"/>
                  <w:divBdr>
                    <w:top w:val="none" w:sz="0" w:space="0" w:color="auto"/>
                    <w:left w:val="none" w:sz="0" w:space="0" w:color="auto"/>
                    <w:bottom w:val="none" w:sz="0" w:space="0" w:color="auto"/>
                    <w:right w:val="none" w:sz="0" w:space="0" w:color="auto"/>
                  </w:divBdr>
                </w:div>
                <w:div w:id="201796189">
                  <w:marLeft w:val="0"/>
                  <w:marRight w:val="0"/>
                  <w:marTop w:val="60"/>
                  <w:marBottom w:val="30"/>
                  <w:divBdr>
                    <w:top w:val="none" w:sz="0" w:space="0" w:color="auto"/>
                    <w:left w:val="none" w:sz="0" w:space="0" w:color="auto"/>
                    <w:bottom w:val="none" w:sz="0" w:space="0" w:color="auto"/>
                    <w:right w:val="none" w:sz="0" w:space="0" w:color="auto"/>
                  </w:divBdr>
                </w:div>
                <w:div w:id="20180262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538">
          <w:marLeft w:val="0"/>
          <w:marRight w:val="0"/>
          <w:marTop w:val="75"/>
          <w:marBottom w:val="0"/>
          <w:divBdr>
            <w:top w:val="single" w:sz="6" w:space="4" w:color="A6C9E2"/>
            <w:left w:val="single" w:sz="6" w:space="4" w:color="A6C9E2"/>
            <w:bottom w:val="single" w:sz="6" w:space="4" w:color="A6C9E2"/>
            <w:right w:val="single" w:sz="6" w:space="4" w:color="A6C9E2"/>
          </w:divBdr>
          <w:divsChild>
            <w:div w:id="201801358">
              <w:marLeft w:val="75"/>
              <w:marRight w:val="75"/>
              <w:marTop w:val="75"/>
              <w:marBottom w:val="0"/>
              <w:divBdr>
                <w:top w:val="none" w:sz="0" w:space="0" w:color="auto"/>
                <w:left w:val="none" w:sz="0" w:space="0" w:color="auto"/>
                <w:bottom w:val="none" w:sz="0" w:space="0" w:color="auto"/>
                <w:right w:val="none" w:sz="0" w:space="0" w:color="auto"/>
              </w:divBdr>
              <w:divsChild>
                <w:div w:id="201798404">
                  <w:marLeft w:val="0"/>
                  <w:marRight w:val="0"/>
                  <w:marTop w:val="60"/>
                  <w:marBottom w:val="30"/>
                  <w:divBdr>
                    <w:top w:val="none" w:sz="0" w:space="0" w:color="auto"/>
                    <w:left w:val="none" w:sz="0" w:space="0" w:color="auto"/>
                    <w:bottom w:val="none" w:sz="0" w:space="0" w:color="auto"/>
                    <w:right w:val="none" w:sz="0" w:space="0" w:color="auto"/>
                  </w:divBdr>
                </w:div>
                <w:div w:id="201799470">
                  <w:marLeft w:val="0"/>
                  <w:marRight w:val="0"/>
                  <w:marTop w:val="60"/>
                  <w:marBottom w:val="30"/>
                  <w:divBdr>
                    <w:top w:val="none" w:sz="0" w:space="0" w:color="auto"/>
                    <w:left w:val="none" w:sz="0" w:space="0" w:color="auto"/>
                    <w:bottom w:val="none" w:sz="0" w:space="0" w:color="auto"/>
                    <w:right w:val="none" w:sz="0" w:space="0" w:color="auto"/>
                  </w:divBdr>
                </w:div>
                <w:div w:id="201799810">
                  <w:marLeft w:val="0"/>
                  <w:marRight w:val="0"/>
                  <w:marTop w:val="60"/>
                  <w:marBottom w:val="30"/>
                  <w:divBdr>
                    <w:top w:val="none" w:sz="0" w:space="0" w:color="auto"/>
                    <w:left w:val="none" w:sz="0" w:space="0" w:color="auto"/>
                    <w:bottom w:val="none" w:sz="0" w:space="0" w:color="auto"/>
                    <w:right w:val="none" w:sz="0" w:space="0" w:color="auto"/>
                  </w:divBdr>
                </w:div>
              </w:divsChild>
            </w:div>
            <w:div w:id="201802292">
              <w:marLeft w:val="0"/>
              <w:marRight w:val="0"/>
              <w:marTop w:val="0"/>
              <w:marBottom w:val="0"/>
              <w:divBdr>
                <w:top w:val="none" w:sz="0" w:space="0" w:color="auto"/>
                <w:left w:val="none" w:sz="0" w:space="0" w:color="auto"/>
                <w:bottom w:val="none" w:sz="0" w:space="0" w:color="auto"/>
                <w:right w:val="none" w:sz="0" w:space="0" w:color="auto"/>
              </w:divBdr>
              <w:divsChild>
                <w:div w:id="20179990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2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19">
              <w:marLeft w:val="0"/>
              <w:marRight w:val="0"/>
              <w:marTop w:val="0"/>
              <w:marBottom w:val="0"/>
              <w:divBdr>
                <w:top w:val="none" w:sz="0" w:space="0" w:color="auto"/>
                <w:left w:val="none" w:sz="0" w:space="0" w:color="auto"/>
                <w:bottom w:val="none" w:sz="0" w:space="0" w:color="auto"/>
                <w:right w:val="none" w:sz="0" w:space="0" w:color="auto"/>
              </w:divBdr>
              <w:divsChild>
                <w:div w:id="20179978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665">
              <w:marLeft w:val="75"/>
              <w:marRight w:val="75"/>
              <w:marTop w:val="75"/>
              <w:marBottom w:val="0"/>
              <w:divBdr>
                <w:top w:val="none" w:sz="0" w:space="0" w:color="auto"/>
                <w:left w:val="none" w:sz="0" w:space="0" w:color="auto"/>
                <w:bottom w:val="none" w:sz="0" w:space="0" w:color="auto"/>
                <w:right w:val="none" w:sz="0" w:space="0" w:color="auto"/>
              </w:divBdr>
              <w:divsChild>
                <w:div w:id="201796659">
                  <w:marLeft w:val="0"/>
                  <w:marRight w:val="0"/>
                  <w:marTop w:val="60"/>
                  <w:marBottom w:val="30"/>
                  <w:divBdr>
                    <w:top w:val="none" w:sz="0" w:space="0" w:color="auto"/>
                    <w:left w:val="none" w:sz="0" w:space="0" w:color="auto"/>
                    <w:bottom w:val="none" w:sz="0" w:space="0" w:color="auto"/>
                    <w:right w:val="none" w:sz="0" w:space="0" w:color="auto"/>
                  </w:divBdr>
                </w:div>
                <w:div w:id="201797848">
                  <w:marLeft w:val="0"/>
                  <w:marRight w:val="0"/>
                  <w:marTop w:val="60"/>
                  <w:marBottom w:val="30"/>
                  <w:divBdr>
                    <w:top w:val="none" w:sz="0" w:space="0" w:color="auto"/>
                    <w:left w:val="none" w:sz="0" w:space="0" w:color="auto"/>
                    <w:bottom w:val="none" w:sz="0" w:space="0" w:color="auto"/>
                    <w:right w:val="none" w:sz="0" w:space="0" w:color="auto"/>
                  </w:divBdr>
                </w:div>
                <w:div w:id="20180123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21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24">
              <w:marLeft w:val="75"/>
              <w:marRight w:val="75"/>
              <w:marTop w:val="75"/>
              <w:marBottom w:val="0"/>
              <w:divBdr>
                <w:top w:val="none" w:sz="0" w:space="0" w:color="auto"/>
                <w:left w:val="none" w:sz="0" w:space="0" w:color="auto"/>
                <w:bottom w:val="none" w:sz="0" w:space="0" w:color="auto"/>
                <w:right w:val="none" w:sz="0" w:space="0" w:color="auto"/>
              </w:divBdr>
              <w:divsChild>
                <w:div w:id="201796488">
                  <w:marLeft w:val="0"/>
                  <w:marRight w:val="0"/>
                  <w:marTop w:val="60"/>
                  <w:marBottom w:val="30"/>
                  <w:divBdr>
                    <w:top w:val="none" w:sz="0" w:space="0" w:color="auto"/>
                    <w:left w:val="none" w:sz="0" w:space="0" w:color="auto"/>
                    <w:bottom w:val="none" w:sz="0" w:space="0" w:color="auto"/>
                    <w:right w:val="none" w:sz="0" w:space="0" w:color="auto"/>
                  </w:divBdr>
                </w:div>
                <w:div w:id="201798149">
                  <w:marLeft w:val="0"/>
                  <w:marRight w:val="0"/>
                  <w:marTop w:val="60"/>
                  <w:marBottom w:val="30"/>
                  <w:divBdr>
                    <w:top w:val="none" w:sz="0" w:space="0" w:color="auto"/>
                    <w:left w:val="none" w:sz="0" w:space="0" w:color="auto"/>
                    <w:bottom w:val="none" w:sz="0" w:space="0" w:color="auto"/>
                    <w:right w:val="none" w:sz="0" w:space="0" w:color="auto"/>
                  </w:divBdr>
                </w:div>
                <w:div w:id="201799781">
                  <w:marLeft w:val="0"/>
                  <w:marRight w:val="0"/>
                  <w:marTop w:val="60"/>
                  <w:marBottom w:val="30"/>
                  <w:divBdr>
                    <w:top w:val="none" w:sz="0" w:space="0" w:color="auto"/>
                    <w:left w:val="none" w:sz="0" w:space="0" w:color="auto"/>
                    <w:bottom w:val="none" w:sz="0" w:space="0" w:color="auto"/>
                    <w:right w:val="none" w:sz="0" w:space="0" w:color="auto"/>
                  </w:divBdr>
                </w:div>
              </w:divsChild>
            </w:div>
            <w:div w:id="201795760">
              <w:marLeft w:val="0"/>
              <w:marRight w:val="0"/>
              <w:marTop w:val="0"/>
              <w:marBottom w:val="0"/>
              <w:divBdr>
                <w:top w:val="none" w:sz="0" w:space="0" w:color="auto"/>
                <w:left w:val="none" w:sz="0" w:space="0" w:color="auto"/>
                <w:bottom w:val="none" w:sz="0" w:space="0" w:color="auto"/>
                <w:right w:val="none" w:sz="0" w:space="0" w:color="auto"/>
              </w:divBdr>
              <w:divsChild>
                <w:div w:id="20179680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3131">
          <w:marLeft w:val="0"/>
          <w:marRight w:val="0"/>
          <w:marTop w:val="75"/>
          <w:marBottom w:val="0"/>
          <w:divBdr>
            <w:top w:val="single" w:sz="6" w:space="4" w:color="A6C9E2"/>
            <w:left w:val="single" w:sz="6" w:space="4" w:color="A6C9E2"/>
            <w:bottom w:val="single" w:sz="6" w:space="4" w:color="A6C9E2"/>
            <w:right w:val="single" w:sz="6" w:space="4" w:color="A6C9E2"/>
          </w:divBdr>
          <w:divsChild>
            <w:div w:id="201798571">
              <w:marLeft w:val="75"/>
              <w:marRight w:val="75"/>
              <w:marTop w:val="75"/>
              <w:marBottom w:val="0"/>
              <w:divBdr>
                <w:top w:val="none" w:sz="0" w:space="0" w:color="auto"/>
                <w:left w:val="none" w:sz="0" w:space="0" w:color="auto"/>
                <w:bottom w:val="none" w:sz="0" w:space="0" w:color="auto"/>
                <w:right w:val="none" w:sz="0" w:space="0" w:color="auto"/>
              </w:divBdr>
              <w:divsChild>
                <w:div w:id="201795131">
                  <w:marLeft w:val="0"/>
                  <w:marRight w:val="0"/>
                  <w:marTop w:val="60"/>
                  <w:marBottom w:val="30"/>
                  <w:divBdr>
                    <w:top w:val="none" w:sz="0" w:space="0" w:color="auto"/>
                    <w:left w:val="none" w:sz="0" w:space="0" w:color="auto"/>
                    <w:bottom w:val="none" w:sz="0" w:space="0" w:color="auto"/>
                    <w:right w:val="none" w:sz="0" w:space="0" w:color="auto"/>
                  </w:divBdr>
                </w:div>
                <w:div w:id="201798901">
                  <w:marLeft w:val="0"/>
                  <w:marRight w:val="0"/>
                  <w:marTop w:val="60"/>
                  <w:marBottom w:val="30"/>
                  <w:divBdr>
                    <w:top w:val="none" w:sz="0" w:space="0" w:color="auto"/>
                    <w:left w:val="none" w:sz="0" w:space="0" w:color="auto"/>
                    <w:bottom w:val="none" w:sz="0" w:space="0" w:color="auto"/>
                    <w:right w:val="none" w:sz="0" w:space="0" w:color="auto"/>
                  </w:divBdr>
                </w:div>
                <w:div w:id="201801061">
                  <w:marLeft w:val="0"/>
                  <w:marRight w:val="0"/>
                  <w:marTop w:val="60"/>
                  <w:marBottom w:val="30"/>
                  <w:divBdr>
                    <w:top w:val="none" w:sz="0" w:space="0" w:color="auto"/>
                    <w:left w:val="none" w:sz="0" w:space="0" w:color="auto"/>
                    <w:bottom w:val="none" w:sz="0" w:space="0" w:color="auto"/>
                    <w:right w:val="none" w:sz="0" w:space="0" w:color="auto"/>
                  </w:divBdr>
                </w:div>
              </w:divsChild>
            </w:div>
            <w:div w:id="201799859">
              <w:marLeft w:val="0"/>
              <w:marRight w:val="0"/>
              <w:marTop w:val="0"/>
              <w:marBottom w:val="0"/>
              <w:divBdr>
                <w:top w:val="none" w:sz="0" w:space="0" w:color="auto"/>
                <w:left w:val="none" w:sz="0" w:space="0" w:color="auto"/>
                <w:bottom w:val="none" w:sz="0" w:space="0" w:color="auto"/>
                <w:right w:val="none" w:sz="0" w:space="0" w:color="auto"/>
              </w:divBdr>
              <w:divsChild>
                <w:div w:id="2017963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8495">
      <w:marLeft w:val="0"/>
      <w:marRight w:val="0"/>
      <w:marTop w:val="0"/>
      <w:marBottom w:val="0"/>
      <w:divBdr>
        <w:top w:val="none" w:sz="0" w:space="0" w:color="auto"/>
        <w:left w:val="none" w:sz="0" w:space="0" w:color="auto"/>
        <w:bottom w:val="none" w:sz="0" w:space="0" w:color="auto"/>
        <w:right w:val="none" w:sz="0" w:space="0" w:color="auto"/>
      </w:divBdr>
      <w:divsChild>
        <w:div w:id="201800966">
          <w:marLeft w:val="75"/>
          <w:marRight w:val="75"/>
          <w:marTop w:val="75"/>
          <w:marBottom w:val="0"/>
          <w:divBdr>
            <w:top w:val="none" w:sz="0" w:space="0" w:color="auto"/>
            <w:left w:val="none" w:sz="0" w:space="0" w:color="auto"/>
            <w:bottom w:val="none" w:sz="0" w:space="0" w:color="auto"/>
            <w:right w:val="none" w:sz="0" w:space="0" w:color="auto"/>
          </w:divBdr>
          <w:divsChild>
            <w:div w:id="201797950">
              <w:marLeft w:val="0"/>
              <w:marRight w:val="0"/>
              <w:marTop w:val="60"/>
              <w:marBottom w:val="30"/>
              <w:divBdr>
                <w:top w:val="none" w:sz="0" w:space="0" w:color="auto"/>
                <w:left w:val="none" w:sz="0" w:space="0" w:color="auto"/>
                <w:bottom w:val="none" w:sz="0" w:space="0" w:color="auto"/>
                <w:right w:val="none" w:sz="0" w:space="0" w:color="auto"/>
              </w:divBdr>
            </w:div>
            <w:div w:id="201799797">
              <w:marLeft w:val="0"/>
              <w:marRight w:val="0"/>
              <w:marTop w:val="60"/>
              <w:marBottom w:val="30"/>
              <w:divBdr>
                <w:top w:val="none" w:sz="0" w:space="0" w:color="auto"/>
                <w:left w:val="none" w:sz="0" w:space="0" w:color="auto"/>
                <w:bottom w:val="none" w:sz="0" w:space="0" w:color="auto"/>
                <w:right w:val="none" w:sz="0" w:space="0" w:color="auto"/>
              </w:divBdr>
            </w:div>
            <w:div w:id="20180152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523">
      <w:marLeft w:val="0"/>
      <w:marRight w:val="0"/>
      <w:marTop w:val="0"/>
      <w:marBottom w:val="0"/>
      <w:divBdr>
        <w:top w:val="none" w:sz="0" w:space="0" w:color="auto"/>
        <w:left w:val="none" w:sz="0" w:space="0" w:color="auto"/>
        <w:bottom w:val="none" w:sz="0" w:space="0" w:color="auto"/>
        <w:right w:val="none" w:sz="0" w:space="0" w:color="auto"/>
      </w:divBdr>
      <w:divsChild>
        <w:div w:id="201795386">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09">
              <w:marLeft w:val="75"/>
              <w:marRight w:val="75"/>
              <w:marTop w:val="75"/>
              <w:marBottom w:val="0"/>
              <w:divBdr>
                <w:top w:val="none" w:sz="0" w:space="0" w:color="auto"/>
                <w:left w:val="none" w:sz="0" w:space="0" w:color="auto"/>
                <w:bottom w:val="none" w:sz="0" w:space="0" w:color="auto"/>
                <w:right w:val="none" w:sz="0" w:space="0" w:color="auto"/>
              </w:divBdr>
              <w:divsChild>
                <w:div w:id="201799974">
                  <w:marLeft w:val="0"/>
                  <w:marRight w:val="0"/>
                  <w:marTop w:val="60"/>
                  <w:marBottom w:val="30"/>
                  <w:divBdr>
                    <w:top w:val="none" w:sz="0" w:space="0" w:color="auto"/>
                    <w:left w:val="none" w:sz="0" w:space="0" w:color="auto"/>
                    <w:bottom w:val="none" w:sz="0" w:space="0" w:color="auto"/>
                    <w:right w:val="none" w:sz="0" w:space="0" w:color="auto"/>
                  </w:divBdr>
                </w:div>
                <w:div w:id="201800460">
                  <w:marLeft w:val="0"/>
                  <w:marRight w:val="0"/>
                  <w:marTop w:val="60"/>
                  <w:marBottom w:val="30"/>
                  <w:divBdr>
                    <w:top w:val="none" w:sz="0" w:space="0" w:color="auto"/>
                    <w:left w:val="none" w:sz="0" w:space="0" w:color="auto"/>
                    <w:bottom w:val="none" w:sz="0" w:space="0" w:color="auto"/>
                    <w:right w:val="none" w:sz="0" w:space="0" w:color="auto"/>
                  </w:divBdr>
                </w:div>
                <w:div w:id="201801333">
                  <w:marLeft w:val="0"/>
                  <w:marRight w:val="0"/>
                  <w:marTop w:val="60"/>
                  <w:marBottom w:val="30"/>
                  <w:divBdr>
                    <w:top w:val="none" w:sz="0" w:space="0" w:color="auto"/>
                    <w:left w:val="none" w:sz="0" w:space="0" w:color="auto"/>
                    <w:bottom w:val="none" w:sz="0" w:space="0" w:color="auto"/>
                    <w:right w:val="none" w:sz="0" w:space="0" w:color="auto"/>
                  </w:divBdr>
                </w:div>
              </w:divsChild>
            </w:div>
            <w:div w:id="201799523">
              <w:marLeft w:val="0"/>
              <w:marRight w:val="0"/>
              <w:marTop w:val="0"/>
              <w:marBottom w:val="0"/>
              <w:divBdr>
                <w:top w:val="none" w:sz="0" w:space="0" w:color="auto"/>
                <w:left w:val="none" w:sz="0" w:space="0" w:color="auto"/>
                <w:bottom w:val="none" w:sz="0" w:space="0" w:color="auto"/>
                <w:right w:val="none" w:sz="0" w:space="0" w:color="auto"/>
              </w:divBdr>
              <w:divsChild>
                <w:div w:id="20179519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492">
          <w:marLeft w:val="0"/>
          <w:marRight w:val="0"/>
          <w:marTop w:val="75"/>
          <w:marBottom w:val="0"/>
          <w:divBdr>
            <w:top w:val="single" w:sz="6" w:space="4" w:color="A6C9E2"/>
            <w:left w:val="single" w:sz="6" w:space="4" w:color="A6C9E2"/>
            <w:bottom w:val="single" w:sz="6" w:space="4" w:color="A6C9E2"/>
            <w:right w:val="single" w:sz="6" w:space="4" w:color="A6C9E2"/>
          </w:divBdr>
          <w:divsChild>
            <w:div w:id="201801643">
              <w:marLeft w:val="0"/>
              <w:marRight w:val="0"/>
              <w:marTop w:val="0"/>
              <w:marBottom w:val="0"/>
              <w:divBdr>
                <w:top w:val="none" w:sz="0" w:space="0" w:color="auto"/>
                <w:left w:val="none" w:sz="0" w:space="0" w:color="auto"/>
                <w:bottom w:val="none" w:sz="0" w:space="0" w:color="auto"/>
                <w:right w:val="none" w:sz="0" w:space="0" w:color="auto"/>
              </w:divBdr>
              <w:divsChild>
                <w:div w:id="20179909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753">
              <w:marLeft w:val="75"/>
              <w:marRight w:val="75"/>
              <w:marTop w:val="75"/>
              <w:marBottom w:val="0"/>
              <w:divBdr>
                <w:top w:val="none" w:sz="0" w:space="0" w:color="auto"/>
                <w:left w:val="none" w:sz="0" w:space="0" w:color="auto"/>
                <w:bottom w:val="none" w:sz="0" w:space="0" w:color="auto"/>
                <w:right w:val="none" w:sz="0" w:space="0" w:color="auto"/>
              </w:divBdr>
              <w:divsChild>
                <w:div w:id="201797296">
                  <w:marLeft w:val="0"/>
                  <w:marRight w:val="0"/>
                  <w:marTop w:val="60"/>
                  <w:marBottom w:val="30"/>
                  <w:divBdr>
                    <w:top w:val="none" w:sz="0" w:space="0" w:color="auto"/>
                    <w:left w:val="none" w:sz="0" w:space="0" w:color="auto"/>
                    <w:bottom w:val="none" w:sz="0" w:space="0" w:color="auto"/>
                    <w:right w:val="none" w:sz="0" w:space="0" w:color="auto"/>
                  </w:divBdr>
                </w:div>
                <w:div w:id="201800419">
                  <w:marLeft w:val="0"/>
                  <w:marRight w:val="0"/>
                  <w:marTop w:val="60"/>
                  <w:marBottom w:val="30"/>
                  <w:divBdr>
                    <w:top w:val="none" w:sz="0" w:space="0" w:color="auto"/>
                    <w:left w:val="none" w:sz="0" w:space="0" w:color="auto"/>
                    <w:bottom w:val="none" w:sz="0" w:space="0" w:color="auto"/>
                    <w:right w:val="none" w:sz="0" w:space="0" w:color="auto"/>
                  </w:divBdr>
                </w:div>
                <w:div w:id="20180113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5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57">
              <w:marLeft w:val="75"/>
              <w:marRight w:val="75"/>
              <w:marTop w:val="75"/>
              <w:marBottom w:val="0"/>
              <w:divBdr>
                <w:top w:val="none" w:sz="0" w:space="0" w:color="auto"/>
                <w:left w:val="none" w:sz="0" w:space="0" w:color="auto"/>
                <w:bottom w:val="none" w:sz="0" w:space="0" w:color="auto"/>
                <w:right w:val="none" w:sz="0" w:space="0" w:color="auto"/>
              </w:divBdr>
              <w:divsChild>
                <w:div w:id="201798346">
                  <w:marLeft w:val="0"/>
                  <w:marRight w:val="0"/>
                  <w:marTop w:val="60"/>
                  <w:marBottom w:val="30"/>
                  <w:divBdr>
                    <w:top w:val="none" w:sz="0" w:space="0" w:color="auto"/>
                    <w:left w:val="none" w:sz="0" w:space="0" w:color="auto"/>
                    <w:bottom w:val="none" w:sz="0" w:space="0" w:color="auto"/>
                    <w:right w:val="none" w:sz="0" w:space="0" w:color="auto"/>
                  </w:divBdr>
                </w:div>
                <w:div w:id="201802919">
                  <w:marLeft w:val="0"/>
                  <w:marRight w:val="0"/>
                  <w:marTop w:val="60"/>
                  <w:marBottom w:val="30"/>
                  <w:divBdr>
                    <w:top w:val="none" w:sz="0" w:space="0" w:color="auto"/>
                    <w:left w:val="none" w:sz="0" w:space="0" w:color="auto"/>
                    <w:bottom w:val="none" w:sz="0" w:space="0" w:color="auto"/>
                    <w:right w:val="none" w:sz="0" w:space="0" w:color="auto"/>
                  </w:divBdr>
                </w:div>
                <w:div w:id="201802981">
                  <w:marLeft w:val="0"/>
                  <w:marRight w:val="0"/>
                  <w:marTop w:val="60"/>
                  <w:marBottom w:val="30"/>
                  <w:divBdr>
                    <w:top w:val="none" w:sz="0" w:space="0" w:color="auto"/>
                    <w:left w:val="none" w:sz="0" w:space="0" w:color="auto"/>
                    <w:bottom w:val="none" w:sz="0" w:space="0" w:color="auto"/>
                    <w:right w:val="none" w:sz="0" w:space="0" w:color="auto"/>
                  </w:divBdr>
                </w:div>
              </w:divsChild>
            </w:div>
            <w:div w:id="201798708">
              <w:marLeft w:val="0"/>
              <w:marRight w:val="0"/>
              <w:marTop w:val="0"/>
              <w:marBottom w:val="0"/>
              <w:divBdr>
                <w:top w:val="none" w:sz="0" w:space="0" w:color="auto"/>
                <w:left w:val="none" w:sz="0" w:space="0" w:color="auto"/>
                <w:bottom w:val="none" w:sz="0" w:space="0" w:color="auto"/>
                <w:right w:val="none" w:sz="0" w:space="0" w:color="auto"/>
              </w:divBdr>
              <w:divsChild>
                <w:div w:id="20180035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11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11">
              <w:marLeft w:val="0"/>
              <w:marRight w:val="0"/>
              <w:marTop w:val="0"/>
              <w:marBottom w:val="0"/>
              <w:divBdr>
                <w:top w:val="none" w:sz="0" w:space="0" w:color="auto"/>
                <w:left w:val="none" w:sz="0" w:space="0" w:color="auto"/>
                <w:bottom w:val="none" w:sz="0" w:space="0" w:color="auto"/>
                <w:right w:val="none" w:sz="0" w:space="0" w:color="auto"/>
              </w:divBdr>
              <w:divsChild>
                <w:div w:id="20179724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382">
              <w:marLeft w:val="75"/>
              <w:marRight w:val="75"/>
              <w:marTop w:val="75"/>
              <w:marBottom w:val="0"/>
              <w:divBdr>
                <w:top w:val="none" w:sz="0" w:space="0" w:color="auto"/>
                <w:left w:val="none" w:sz="0" w:space="0" w:color="auto"/>
                <w:bottom w:val="none" w:sz="0" w:space="0" w:color="auto"/>
                <w:right w:val="none" w:sz="0" w:space="0" w:color="auto"/>
              </w:divBdr>
              <w:divsChild>
                <w:div w:id="201796196">
                  <w:marLeft w:val="0"/>
                  <w:marRight w:val="0"/>
                  <w:marTop w:val="60"/>
                  <w:marBottom w:val="30"/>
                  <w:divBdr>
                    <w:top w:val="none" w:sz="0" w:space="0" w:color="auto"/>
                    <w:left w:val="none" w:sz="0" w:space="0" w:color="auto"/>
                    <w:bottom w:val="none" w:sz="0" w:space="0" w:color="auto"/>
                    <w:right w:val="none" w:sz="0" w:space="0" w:color="auto"/>
                  </w:divBdr>
                </w:div>
                <w:div w:id="201796856">
                  <w:marLeft w:val="0"/>
                  <w:marRight w:val="0"/>
                  <w:marTop w:val="60"/>
                  <w:marBottom w:val="30"/>
                  <w:divBdr>
                    <w:top w:val="none" w:sz="0" w:space="0" w:color="auto"/>
                    <w:left w:val="none" w:sz="0" w:space="0" w:color="auto"/>
                    <w:bottom w:val="none" w:sz="0" w:space="0" w:color="auto"/>
                    <w:right w:val="none" w:sz="0" w:space="0" w:color="auto"/>
                  </w:divBdr>
                </w:div>
                <w:div w:id="20180071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20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52">
              <w:marLeft w:val="75"/>
              <w:marRight w:val="75"/>
              <w:marTop w:val="75"/>
              <w:marBottom w:val="0"/>
              <w:divBdr>
                <w:top w:val="none" w:sz="0" w:space="0" w:color="auto"/>
                <w:left w:val="none" w:sz="0" w:space="0" w:color="auto"/>
                <w:bottom w:val="none" w:sz="0" w:space="0" w:color="auto"/>
                <w:right w:val="none" w:sz="0" w:space="0" w:color="auto"/>
              </w:divBdr>
              <w:divsChild>
                <w:div w:id="201797213">
                  <w:marLeft w:val="0"/>
                  <w:marRight w:val="0"/>
                  <w:marTop w:val="60"/>
                  <w:marBottom w:val="30"/>
                  <w:divBdr>
                    <w:top w:val="none" w:sz="0" w:space="0" w:color="auto"/>
                    <w:left w:val="none" w:sz="0" w:space="0" w:color="auto"/>
                    <w:bottom w:val="none" w:sz="0" w:space="0" w:color="auto"/>
                    <w:right w:val="none" w:sz="0" w:space="0" w:color="auto"/>
                  </w:divBdr>
                </w:div>
                <w:div w:id="201798429">
                  <w:marLeft w:val="0"/>
                  <w:marRight w:val="0"/>
                  <w:marTop w:val="60"/>
                  <w:marBottom w:val="30"/>
                  <w:divBdr>
                    <w:top w:val="none" w:sz="0" w:space="0" w:color="auto"/>
                    <w:left w:val="none" w:sz="0" w:space="0" w:color="auto"/>
                    <w:bottom w:val="none" w:sz="0" w:space="0" w:color="auto"/>
                    <w:right w:val="none" w:sz="0" w:space="0" w:color="auto"/>
                  </w:divBdr>
                </w:div>
                <w:div w:id="201800905">
                  <w:marLeft w:val="0"/>
                  <w:marRight w:val="0"/>
                  <w:marTop w:val="60"/>
                  <w:marBottom w:val="30"/>
                  <w:divBdr>
                    <w:top w:val="none" w:sz="0" w:space="0" w:color="auto"/>
                    <w:left w:val="none" w:sz="0" w:space="0" w:color="auto"/>
                    <w:bottom w:val="none" w:sz="0" w:space="0" w:color="auto"/>
                    <w:right w:val="none" w:sz="0" w:space="0" w:color="auto"/>
                  </w:divBdr>
                </w:div>
              </w:divsChild>
            </w:div>
            <w:div w:id="201802008">
              <w:marLeft w:val="0"/>
              <w:marRight w:val="0"/>
              <w:marTop w:val="0"/>
              <w:marBottom w:val="0"/>
              <w:divBdr>
                <w:top w:val="none" w:sz="0" w:space="0" w:color="auto"/>
                <w:left w:val="none" w:sz="0" w:space="0" w:color="auto"/>
                <w:bottom w:val="none" w:sz="0" w:space="0" w:color="auto"/>
                <w:right w:val="none" w:sz="0" w:space="0" w:color="auto"/>
              </w:divBdr>
              <w:divsChild>
                <w:div w:id="20180313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31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20">
              <w:marLeft w:val="0"/>
              <w:marRight w:val="0"/>
              <w:marTop w:val="0"/>
              <w:marBottom w:val="0"/>
              <w:divBdr>
                <w:top w:val="none" w:sz="0" w:space="0" w:color="auto"/>
                <w:left w:val="none" w:sz="0" w:space="0" w:color="auto"/>
                <w:bottom w:val="none" w:sz="0" w:space="0" w:color="auto"/>
                <w:right w:val="none" w:sz="0" w:space="0" w:color="auto"/>
              </w:divBdr>
              <w:divsChild>
                <w:div w:id="20179907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793">
              <w:marLeft w:val="75"/>
              <w:marRight w:val="75"/>
              <w:marTop w:val="75"/>
              <w:marBottom w:val="0"/>
              <w:divBdr>
                <w:top w:val="none" w:sz="0" w:space="0" w:color="auto"/>
                <w:left w:val="none" w:sz="0" w:space="0" w:color="auto"/>
                <w:bottom w:val="none" w:sz="0" w:space="0" w:color="auto"/>
                <w:right w:val="none" w:sz="0" w:space="0" w:color="auto"/>
              </w:divBdr>
              <w:divsChild>
                <w:div w:id="201795420">
                  <w:marLeft w:val="0"/>
                  <w:marRight w:val="0"/>
                  <w:marTop w:val="60"/>
                  <w:marBottom w:val="30"/>
                  <w:divBdr>
                    <w:top w:val="none" w:sz="0" w:space="0" w:color="auto"/>
                    <w:left w:val="none" w:sz="0" w:space="0" w:color="auto"/>
                    <w:bottom w:val="none" w:sz="0" w:space="0" w:color="auto"/>
                    <w:right w:val="none" w:sz="0" w:space="0" w:color="auto"/>
                  </w:divBdr>
                </w:div>
                <w:div w:id="201800158">
                  <w:marLeft w:val="0"/>
                  <w:marRight w:val="0"/>
                  <w:marTop w:val="60"/>
                  <w:marBottom w:val="30"/>
                  <w:divBdr>
                    <w:top w:val="none" w:sz="0" w:space="0" w:color="auto"/>
                    <w:left w:val="none" w:sz="0" w:space="0" w:color="auto"/>
                    <w:bottom w:val="none" w:sz="0" w:space="0" w:color="auto"/>
                    <w:right w:val="none" w:sz="0" w:space="0" w:color="auto"/>
                  </w:divBdr>
                </w:div>
                <w:div w:id="20180046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29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61">
              <w:marLeft w:val="75"/>
              <w:marRight w:val="75"/>
              <w:marTop w:val="75"/>
              <w:marBottom w:val="0"/>
              <w:divBdr>
                <w:top w:val="none" w:sz="0" w:space="0" w:color="auto"/>
                <w:left w:val="none" w:sz="0" w:space="0" w:color="auto"/>
                <w:bottom w:val="none" w:sz="0" w:space="0" w:color="auto"/>
                <w:right w:val="none" w:sz="0" w:space="0" w:color="auto"/>
              </w:divBdr>
              <w:divsChild>
                <w:div w:id="201797753">
                  <w:marLeft w:val="0"/>
                  <w:marRight w:val="0"/>
                  <w:marTop w:val="60"/>
                  <w:marBottom w:val="30"/>
                  <w:divBdr>
                    <w:top w:val="none" w:sz="0" w:space="0" w:color="auto"/>
                    <w:left w:val="none" w:sz="0" w:space="0" w:color="auto"/>
                    <w:bottom w:val="none" w:sz="0" w:space="0" w:color="auto"/>
                    <w:right w:val="none" w:sz="0" w:space="0" w:color="auto"/>
                  </w:divBdr>
                </w:div>
                <w:div w:id="201799064">
                  <w:marLeft w:val="0"/>
                  <w:marRight w:val="0"/>
                  <w:marTop w:val="60"/>
                  <w:marBottom w:val="30"/>
                  <w:divBdr>
                    <w:top w:val="none" w:sz="0" w:space="0" w:color="auto"/>
                    <w:left w:val="none" w:sz="0" w:space="0" w:color="auto"/>
                    <w:bottom w:val="none" w:sz="0" w:space="0" w:color="auto"/>
                    <w:right w:val="none" w:sz="0" w:space="0" w:color="auto"/>
                  </w:divBdr>
                </w:div>
                <w:div w:id="201799270">
                  <w:marLeft w:val="0"/>
                  <w:marRight w:val="0"/>
                  <w:marTop w:val="60"/>
                  <w:marBottom w:val="30"/>
                  <w:divBdr>
                    <w:top w:val="none" w:sz="0" w:space="0" w:color="auto"/>
                    <w:left w:val="none" w:sz="0" w:space="0" w:color="auto"/>
                    <w:bottom w:val="none" w:sz="0" w:space="0" w:color="auto"/>
                    <w:right w:val="none" w:sz="0" w:space="0" w:color="auto"/>
                  </w:divBdr>
                </w:div>
              </w:divsChild>
            </w:div>
            <w:div w:id="201800350">
              <w:marLeft w:val="0"/>
              <w:marRight w:val="0"/>
              <w:marTop w:val="0"/>
              <w:marBottom w:val="0"/>
              <w:divBdr>
                <w:top w:val="none" w:sz="0" w:space="0" w:color="auto"/>
                <w:left w:val="none" w:sz="0" w:space="0" w:color="auto"/>
                <w:bottom w:val="none" w:sz="0" w:space="0" w:color="auto"/>
                <w:right w:val="none" w:sz="0" w:space="0" w:color="auto"/>
              </w:divBdr>
              <w:divsChild>
                <w:div w:id="20179965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75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017">
              <w:marLeft w:val="0"/>
              <w:marRight w:val="0"/>
              <w:marTop w:val="0"/>
              <w:marBottom w:val="0"/>
              <w:divBdr>
                <w:top w:val="none" w:sz="0" w:space="0" w:color="auto"/>
                <w:left w:val="none" w:sz="0" w:space="0" w:color="auto"/>
                <w:bottom w:val="none" w:sz="0" w:space="0" w:color="auto"/>
                <w:right w:val="none" w:sz="0" w:space="0" w:color="auto"/>
              </w:divBdr>
              <w:divsChild>
                <w:div w:id="20179830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235">
              <w:marLeft w:val="75"/>
              <w:marRight w:val="75"/>
              <w:marTop w:val="75"/>
              <w:marBottom w:val="0"/>
              <w:divBdr>
                <w:top w:val="none" w:sz="0" w:space="0" w:color="auto"/>
                <w:left w:val="none" w:sz="0" w:space="0" w:color="auto"/>
                <w:bottom w:val="none" w:sz="0" w:space="0" w:color="auto"/>
                <w:right w:val="none" w:sz="0" w:space="0" w:color="auto"/>
              </w:divBdr>
              <w:divsChild>
                <w:div w:id="201795395">
                  <w:marLeft w:val="0"/>
                  <w:marRight w:val="0"/>
                  <w:marTop w:val="60"/>
                  <w:marBottom w:val="30"/>
                  <w:divBdr>
                    <w:top w:val="none" w:sz="0" w:space="0" w:color="auto"/>
                    <w:left w:val="none" w:sz="0" w:space="0" w:color="auto"/>
                    <w:bottom w:val="none" w:sz="0" w:space="0" w:color="auto"/>
                    <w:right w:val="none" w:sz="0" w:space="0" w:color="auto"/>
                  </w:divBdr>
                </w:div>
                <w:div w:id="201796031">
                  <w:marLeft w:val="0"/>
                  <w:marRight w:val="0"/>
                  <w:marTop w:val="60"/>
                  <w:marBottom w:val="30"/>
                  <w:divBdr>
                    <w:top w:val="none" w:sz="0" w:space="0" w:color="auto"/>
                    <w:left w:val="none" w:sz="0" w:space="0" w:color="auto"/>
                    <w:bottom w:val="none" w:sz="0" w:space="0" w:color="auto"/>
                    <w:right w:val="none" w:sz="0" w:space="0" w:color="auto"/>
                  </w:divBdr>
                </w:div>
                <w:div w:id="20179735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9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36">
              <w:marLeft w:val="75"/>
              <w:marRight w:val="75"/>
              <w:marTop w:val="75"/>
              <w:marBottom w:val="0"/>
              <w:divBdr>
                <w:top w:val="none" w:sz="0" w:space="0" w:color="auto"/>
                <w:left w:val="none" w:sz="0" w:space="0" w:color="auto"/>
                <w:bottom w:val="none" w:sz="0" w:space="0" w:color="auto"/>
                <w:right w:val="none" w:sz="0" w:space="0" w:color="auto"/>
              </w:divBdr>
              <w:divsChild>
                <w:div w:id="201795119">
                  <w:marLeft w:val="0"/>
                  <w:marRight w:val="0"/>
                  <w:marTop w:val="60"/>
                  <w:marBottom w:val="30"/>
                  <w:divBdr>
                    <w:top w:val="none" w:sz="0" w:space="0" w:color="auto"/>
                    <w:left w:val="none" w:sz="0" w:space="0" w:color="auto"/>
                    <w:bottom w:val="none" w:sz="0" w:space="0" w:color="auto"/>
                    <w:right w:val="none" w:sz="0" w:space="0" w:color="auto"/>
                  </w:divBdr>
                </w:div>
                <w:div w:id="201797752">
                  <w:marLeft w:val="0"/>
                  <w:marRight w:val="0"/>
                  <w:marTop w:val="60"/>
                  <w:marBottom w:val="30"/>
                  <w:divBdr>
                    <w:top w:val="none" w:sz="0" w:space="0" w:color="auto"/>
                    <w:left w:val="none" w:sz="0" w:space="0" w:color="auto"/>
                    <w:bottom w:val="none" w:sz="0" w:space="0" w:color="auto"/>
                    <w:right w:val="none" w:sz="0" w:space="0" w:color="auto"/>
                  </w:divBdr>
                </w:div>
                <w:div w:id="201798187">
                  <w:marLeft w:val="0"/>
                  <w:marRight w:val="0"/>
                  <w:marTop w:val="60"/>
                  <w:marBottom w:val="30"/>
                  <w:divBdr>
                    <w:top w:val="none" w:sz="0" w:space="0" w:color="auto"/>
                    <w:left w:val="none" w:sz="0" w:space="0" w:color="auto"/>
                    <w:bottom w:val="none" w:sz="0" w:space="0" w:color="auto"/>
                    <w:right w:val="none" w:sz="0" w:space="0" w:color="auto"/>
                  </w:divBdr>
                </w:div>
              </w:divsChild>
            </w:div>
            <w:div w:id="201799844">
              <w:marLeft w:val="0"/>
              <w:marRight w:val="0"/>
              <w:marTop w:val="0"/>
              <w:marBottom w:val="0"/>
              <w:divBdr>
                <w:top w:val="none" w:sz="0" w:space="0" w:color="auto"/>
                <w:left w:val="none" w:sz="0" w:space="0" w:color="auto"/>
                <w:bottom w:val="none" w:sz="0" w:space="0" w:color="auto"/>
                <w:right w:val="none" w:sz="0" w:space="0" w:color="auto"/>
              </w:divBdr>
              <w:divsChild>
                <w:div w:id="20180223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1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645">
              <w:marLeft w:val="75"/>
              <w:marRight w:val="75"/>
              <w:marTop w:val="75"/>
              <w:marBottom w:val="0"/>
              <w:divBdr>
                <w:top w:val="none" w:sz="0" w:space="0" w:color="auto"/>
                <w:left w:val="none" w:sz="0" w:space="0" w:color="auto"/>
                <w:bottom w:val="none" w:sz="0" w:space="0" w:color="auto"/>
                <w:right w:val="none" w:sz="0" w:space="0" w:color="auto"/>
              </w:divBdr>
              <w:divsChild>
                <w:div w:id="201796411">
                  <w:marLeft w:val="0"/>
                  <w:marRight w:val="0"/>
                  <w:marTop w:val="60"/>
                  <w:marBottom w:val="30"/>
                  <w:divBdr>
                    <w:top w:val="none" w:sz="0" w:space="0" w:color="auto"/>
                    <w:left w:val="none" w:sz="0" w:space="0" w:color="auto"/>
                    <w:bottom w:val="none" w:sz="0" w:space="0" w:color="auto"/>
                    <w:right w:val="none" w:sz="0" w:space="0" w:color="auto"/>
                  </w:divBdr>
                </w:div>
                <w:div w:id="201798217">
                  <w:marLeft w:val="0"/>
                  <w:marRight w:val="0"/>
                  <w:marTop w:val="60"/>
                  <w:marBottom w:val="30"/>
                  <w:divBdr>
                    <w:top w:val="none" w:sz="0" w:space="0" w:color="auto"/>
                    <w:left w:val="none" w:sz="0" w:space="0" w:color="auto"/>
                    <w:bottom w:val="none" w:sz="0" w:space="0" w:color="auto"/>
                    <w:right w:val="none" w:sz="0" w:space="0" w:color="auto"/>
                  </w:divBdr>
                </w:div>
                <w:div w:id="201799563">
                  <w:marLeft w:val="0"/>
                  <w:marRight w:val="0"/>
                  <w:marTop w:val="60"/>
                  <w:marBottom w:val="30"/>
                  <w:divBdr>
                    <w:top w:val="none" w:sz="0" w:space="0" w:color="auto"/>
                    <w:left w:val="none" w:sz="0" w:space="0" w:color="auto"/>
                    <w:bottom w:val="none" w:sz="0" w:space="0" w:color="auto"/>
                    <w:right w:val="none" w:sz="0" w:space="0" w:color="auto"/>
                  </w:divBdr>
                </w:div>
              </w:divsChild>
            </w:div>
            <w:div w:id="201802085">
              <w:marLeft w:val="0"/>
              <w:marRight w:val="0"/>
              <w:marTop w:val="0"/>
              <w:marBottom w:val="0"/>
              <w:divBdr>
                <w:top w:val="none" w:sz="0" w:space="0" w:color="auto"/>
                <w:left w:val="none" w:sz="0" w:space="0" w:color="auto"/>
                <w:bottom w:val="none" w:sz="0" w:space="0" w:color="auto"/>
                <w:right w:val="none" w:sz="0" w:space="0" w:color="auto"/>
              </w:divBdr>
              <w:divsChild>
                <w:div w:id="20179901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791">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52">
              <w:marLeft w:val="75"/>
              <w:marRight w:val="75"/>
              <w:marTop w:val="75"/>
              <w:marBottom w:val="0"/>
              <w:divBdr>
                <w:top w:val="none" w:sz="0" w:space="0" w:color="auto"/>
                <w:left w:val="none" w:sz="0" w:space="0" w:color="auto"/>
                <w:bottom w:val="none" w:sz="0" w:space="0" w:color="auto"/>
                <w:right w:val="none" w:sz="0" w:space="0" w:color="auto"/>
              </w:divBdr>
              <w:divsChild>
                <w:div w:id="201798969">
                  <w:marLeft w:val="0"/>
                  <w:marRight w:val="0"/>
                  <w:marTop w:val="60"/>
                  <w:marBottom w:val="30"/>
                  <w:divBdr>
                    <w:top w:val="none" w:sz="0" w:space="0" w:color="auto"/>
                    <w:left w:val="none" w:sz="0" w:space="0" w:color="auto"/>
                    <w:bottom w:val="none" w:sz="0" w:space="0" w:color="auto"/>
                    <w:right w:val="none" w:sz="0" w:space="0" w:color="auto"/>
                  </w:divBdr>
                </w:div>
                <w:div w:id="20180078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138">
          <w:marLeft w:val="0"/>
          <w:marRight w:val="0"/>
          <w:marTop w:val="75"/>
          <w:marBottom w:val="0"/>
          <w:divBdr>
            <w:top w:val="single" w:sz="6" w:space="4" w:color="A6C9E2"/>
            <w:left w:val="single" w:sz="6" w:space="4" w:color="A6C9E2"/>
            <w:bottom w:val="single" w:sz="6" w:space="4" w:color="A6C9E2"/>
            <w:right w:val="single" w:sz="6" w:space="4" w:color="A6C9E2"/>
          </w:divBdr>
          <w:divsChild>
            <w:div w:id="201798377">
              <w:marLeft w:val="0"/>
              <w:marRight w:val="0"/>
              <w:marTop w:val="0"/>
              <w:marBottom w:val="0"/>
              <w:divBdr>
                <w:top w:val="none" w:sz="0" w:space="0" w:color="auto"/>
                <w:left w:val="none" w:sz="0" w:space="0" w:color="auto"/>
                <w:bottom w:val="none" w:sz="0" w:space="0" w:color="auto"/>
                <w:right w:val="none" w:sz="0" w:space="0" w:color="auto"/>
              </w:divBdr>
              <w:divsChild>
                <w:div w:id="2017982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747">
              <w:marLeft w:val="75"/>
              <w:marRight w:val="75"/>
              <w:marTop w:val="75"/>
              <w:marBottom w:val="0"/>
              <w:divBdr>
                <w:top w:val="none" w:sz="0" w:space="0" w:color="auto"/>
                <w:left w:val="none" w:sz="0" w:space="0" w:color="auto"/>
                <w:bottom w:val="none" w:sz="0" w:space="0" w:color="auto"/>
                <w:right w:val="none" w:sz="0" w:space="0" w:color="auto"/>
              </w:divBdr>
              <w:divsChild>
                <w:div w:id="201795720">
                  <w:marLeft w:val="0"/>
                  <w:marRight w:val="0"/>
                  <w:marTop w:val="60"/>
                  <w:marBottom w:val="30"/>
                  <w:divBdr>
                    <w:top w:val="none" w:sz="0" w:space="0" w:color="auto"/>
                    <w:left w:val="none" w:sz="0" w:space="0" w:color="auto"/>
                    <w:bottom w:val="none" w:sz="0" w:space="0" w:color="auto"/>
                    <w:right w:val="none" w:sz="0" w:space="0" w:color="auto"/>
                  </w:divBdr>
                </w:div>
                <w:div w:id="201796651">
                  <w:marLeft w:val="0"/>
                  <w:marRight w:val="0"/>
                  <w:marTop w:val="60"/>
                  <w:marBottom w:val="30"/>
                  <w:divBdr>
                    <w:top w:val="none" w:sz="0" w:space="0" w:color="auto"/>
                    <w:left w:val="none" w:sz="0" w:space="0" w:color="auto"/>
                    <w:bottom w:val="none" w:sz="0" w:space="0" w:color="auto"/>
                    <w:right w:val="none" w:sz="0" w:space="0" w:color="auto"/>
                  </w:divBdr>
                </w:div>
                <w:div w:id="20179976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04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56">
              <w:marLeft w:val="0"/>
              <w:marRight w:val="0"/>
              <w:marTop w:val="0"/>
              <w:marBottom w:val="0"/>
              <w:divBdr>
                <w:top w:val="none" w:sz="0" w:space="0" w:color="auto"/>
                <w:left w:val="none" w:sz="0" w:space="0" w:color="auto"/>
                <w:bottom w:val="none" w:sz="0" w:space="0" w:color="auto"/>
                <w:right w:val="none" w:sz="0" w:space="0" w:color="auto"/>
              </w:divBdr>
              <w:divsChild>
                <w:div w:id="2017954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49">
              <w:marLeft w:val="75"/>
              <w:marRight w:val="75"/>
              <w:marTop w:val="75"/>
              <w:marBottom w:val="0"/>
              <w:divBdr>
                <w:top w:val="none" w:sz="0" w:space="0" w:color="auto"/>
                <w:left w:val="none" w:sz="0" w:space="0" w:color="auto"/>
                <w:bottom w:val="none" w:sz="0" w:space="0" w:color="auto"/>
                <w:right w:val="none" w:sz="0" w:space="0" w:color="auto"/>
              </w:divBdr>
              <w:divsChild>
                <w:div w:id="201795615">
                  <w:marLeft w:val="0"/>
                  <w:marRight w:val="0"/>
                  <w:marTop w:val="60"/>
                  <w:marBottom w:val="30"/>
                  <w:divBdr>
                    <w:top w:val="none" w:sz="0" w:space="0" w:color="auto"/>
                    <w:left w:val="none" w:sz="0" w:space="0" w:color="auto"/>
                    <w:bottom w:val="none" w:sz="0" w:space="0" w:color="auto"/>
                    <w:right w:val="none" w:sz="0" w:space="0" w:color="auto"/>
                  </w:divBdr>
                </w:div>
                <w:div w:id="201800721">
                  <w:marLeft w:val="0"/>
                  <w:marRight w:val="0"/>
                  <w:marTop w:val="60"/>
                  <w:marBottom w:val="30"/>
                  <w:divBdr>
                    <w:top w:val="none" w:sz="0" w:space="0" w:color="auto"/>
                    <w:left w:val="none" w:sz="0" w:space="0" w:color="auto"/>
                    <w:bottom w:val="none" w:sz="0" w:space="0" w:color="auto"/>
                    <w:right w:val="none" w:sz="0" w:space="0" w:color="auto"/>
                  </w:divBdr>
                </w:div>
                <w:div w:id="20180244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061">
          <w:marLeft w:val="0"/>
          <w:marRight w:val="0"/>
          <w:marTop w:val="75"/>
          <w:marBottom w:val="0"/>
          <w:divBdr>
            <w:top w:val="single" w:sz="6" w:space="4" w:color="A6C9E2"/>
            <w:left w:val="single" w:sz="6" w:space="4" w:color="A6C9E2"/>
            <w:bottom w:val="single" w:sz="6" w:space="4" w:color="A6C9E2"/>
            <w:right w:val="single" w:sz="6" w:space="4" w:color="A6C9E2"/>
          </w:divBdr>
          <w:divsChild>
            <w:div w:id="201798509">
              <w:marLeft w:val="0"/>
              <w:marRight w:val="0"/>
              <w:marTop w:val="0"/>
              <w:marBottom w:val="0"/>
              <w:divBdr>
                <w:top w:val="none" w:sz="0" w:space="0" w:color="auto"/>
                <w:left w:val="none" w:sz="0" w:space="0" w:color="auto"/>
                <w:bottom w:val="none" w:sz="0" w:space="0" w:color="auto"/>
                <w:right w:val="none" w:sz="0" w:space="0" w:color="auto"/>
              </w:divBdr>
              <w:divsChild>
                <w:div w:id="20179991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574">
              <w:marLeft w:val="75"/>
              <w:marRight w:val="75"/>
              <w:marTop w:val="75"/>
              <w:marBottom w:val="0"/>
              <w:divBdr>
                <w:top w:val="none" w:sz="0" w:space="0" w:color="auto"/>
                <w:left w:val="none" w:sz="0" w:space="0" w:color="auto"/>
                <w:bottom w:val="none" w:sz="0" w:space="0" w:color="auto"/>
                <w:right w:val="none" w:sz="0" w:space="0" w:color="auto"/>
              </w:divBdr>
              <w:divsChild>
                <w:div w:id="201798947">
                  <w:marLeft w:val="0"/>
                  <w:marRight w:val="0"/>
                  <w:marTop w:val="60"/>
                  <w:marBottom w:val="30"/>
                  <w:divBdr>
                    <w:top w:val="none" w:sz="0" w:space="0" w:color="auto"/>
                    <w:left w:val="none" w:sz="0" w:space="0" w:color="auto"/>
                    <w:bottom w:val="none" w:sz="0" w:space="0" w:color="auto"/>
                    <w:right w:val="none" w:sz="0" w:space="0" w:color="auto"/>
                  </w:divBdr>
                </w:div>
                <w:div w:id="201799023">
                  <w:marLeft w:val="0"/>
                  <w:marRight w:val="0"/>
                  <w:marTop w:val="60"/>
                  <w:marBottom w:val="30"/>
                  <w:divBdr>
                    <w:top w:val="none" w:sz="0" w:space="0" w:color="auto"/>
                    <w:left w:val="none" w:sz="0" w:space="0" w:color="auto"/>
                    <w:bottom w:val="none" w:sz="0" w:space="0" w:color="auto"/>
                    <w:right w:val="none" w:sz="0" w:space="0" w:color="auto"/>
                  </w:divBdr>
                </w:div>
                <w:div w:id="20180155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8569">
      <w:marLeft w:val="0"/>
      <w:marRight w:val="0"/>
      <w:marTop w:val="0"/>
      <w:marBottom w:val="0"/>
      <w:divBdr>
        <w:top w:val="none" w:sz="0" w:space="0" w:color="auto"/>
        <w:left w:val="none" w:sz="0" w:space="0" w:color="auto"/>
        <w:bottom w:val="none" w:sz="0" w:space="0" w:color="auto"/>
        <w:right w:val="none" w:sz="0" w:space="0" w:color="auto"/>
      </w:divBdr>
      <w:divsChild>
        <w:div w:id="20179853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46">
              <w:marLeft w:val="75"/>
              <w:marRight w:val="75"/>
              <w:marTop w:val="75"/>
              <w:marBottom w:val="0"/>
              <w:divBdr>
                <w:top w:val="none" w:sz="0" w:space="0" w:color="auto"/>
                <w:left w:val="none" w:sz="0" w:space="0" w:color="auto"/>
                <w:bottom w:val="none" w:sz="0" w:space="0" w:color="auto"/>
                <w:right w:val="none" w:sz="0" w:space="0" w:color="auto"/>
              </w:divBdr>
              <w:divsChild>
                <w:div w:id="201797547">
                  <w:marLeft w:val="0"/>
                  <w:marRight w:val="0"/>
                  <w:marTop w:val="60"/>
                  <w:marBottom w:val="30"/>
                  <w:divBdr>
                    <w:top w:val="none" w:sz="0" w:space="0" w:color="auto"/>
                    <w:left w:val="none" w:sz="0" w:space="0" w:color="auto"/>
                    <w:bottom w:val="none" w:sz="0" w:space="0" w:color="auto"/>
                    <w:right w:val="none" w:sz="0" w:space="0" w:color="auto"/>
                  </w:divBdr>
                </w:div>
                <w:div w:id="201797941">
                  <w:marLeft w:val="0"/>
                  <w:marRight w:val="0"/>
                  <w:marTop w:val="60"/>
                  <w:marBottom w:val="30"/>
                  <w:divBdr>
                    <w:top w:val="none" w:sz="0" w:space="0" w:color="auto"/>
                    <w:left w:val="none" w:sz="0" w:space="0" w:color="auto"/>
                    <w:bottom w:val="none" w:sz="0" w:space="0" w:color="auto"/>
                    <w:right w:val="none" w:sz="0" w:space="0" w:color="auto"/>
                  </w:divBdr>
                </w:div>
                <w:div w:id="20179980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8592">
      <w:marLeft w:val="0"/>
      <w:marRight w:val="0"/>
      <w:marTop w:val="0"/>
      <w:marBottom w:val="0"/>
      <w:divBdr>
        <w:top w:val="none" w:sz="0" w:space="0" w:color="auto"/>
        <w:left w:val="none" w:sz="0" w:space="0" w:color="auto"/>
        <w:bottom w:val="none" w:sz="0" w:space="0" w:color="auto"/>
        <w:right w:val="none" w:sz="0" w:space="0" w:color="auto"/>
      </w:divBdr>
      <w:divsChild>
        <w:div w:id="201798233">
          <w:marLeft w:val="75"/>
          <w:marRight w:val="75"/>
          <w:marTop w:val="75"/>
          <w:marBottom w:val="0"/>
          <w:divBdr>
            <w:top w:val="none" w:sz="0" w:space="0" w:color="auto"/>
            <w:left w:val="none" w:sz="0" w:space="0" w:color="auto"/>
            <w:bottom w:val="none" w:sz="0" w:space="0" w:color="auto"/>
            <w:right w:val="none" w:sz="0" w:space="0" w:color="auto"/>
          </w:divBdr>
          <w:divsChild>
            <w:div w:id="201797052">
              <w:marLeft w:val="0"/>
              <w:marRight w:val="0"/>
              <w:marTop w:val="60"/>
              <w:marBottom w:val="30"/>
              <w:divBdr>
                <w:top w:val="none" w:sz="0" w:space="0" w:color="auto"/>
                <w:left w:val="none" w:sz="0" w:space="0" w:color="auto"/>
                <w:bottom w:val="none" w:sz="0" w:space="0" w:color="auto"/>
                <w:right w:val="none" w:sz="0" w:space="0" w:color="auto"/>
              </w:divBdr>
            </w:div>
            <w:div w:id="201798167">
              <w:marLeft w:val="0"/>
              <w:marRight w:val="0"/>
              <w:marTop w:val="60"/>
              <w:marBottom w:val="30"/>
              <w:divBdr>
                <w:top w:val="none" w:sz="0" w:space="0" w:color="auto"/>
                <w:left w:val="none" w:sz="0" w:space="0" w:color="auto"/>
                <w:bottom w:val="none" w:sz="0" w:space="0" w:color="auto"/>
                <w:right w:val="none" w:sz="0" w:space="0" w:color="auto"/>
              </w:divBdr>
            </w:div>
            <w:div w:id="20179930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770">
      <w:marLeft w:val="0"/>
      <w:marRight w:val="0"/>
      <w:marTop w:val="0"/>
      <w:marBottom w:val="0"/>
      <w:divBdr>
        <w:top w:val="none" w:sz="0" w:space="0" w:color="auto"/>
        <w:left w:val="none" w:sz="0" w:space="0" w:color="auto"/>
        <w:bottom w:val="none" w:sz="0" w:space="0" w:color="auto"/>
        <w:right w:val="none" w:sz="0" w:space="0" w:color="auto"/>
      </w:divBdr>
      <w:divsChild>
        <w:div w:id="20179517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04">
              <w:marLeft w:val="75"/>
              <w:marRight w:val="75"/>
              <w:marTop w:val="75"/>
              <w:marBottom w:val="0"/>
              <w:divBdr>
                <w:top w:val="none" w:sz="0" w:space="0" w:color="auto"/>
                <w:left w:val="none" w:sz="0" w:space="0" w:color="auto"/>
                <w:bottom w:val="none" w:sz="0" w:space="0" w:color="auto"/>
                <w:right w:val="none" w:sz="0" w:space="0" w:color="auto"/>
              </w:divBdr>
              <w:divsChild>
                <w:div w:id="201795923">
                  <w:marLeft w:val="0"/>
                  <w:marRight w:val="0"/>
                  <w:marTop w:val="60"/>
                  <w:marBottom w:val="30"/>
                  <w:divBdr>
                    <w:top w:val="none" w:sz="0" w:space="0" w:color="auto"/>
                    <w:left w:val="none" w:sz="0" w:space="0" w:color="auto"/>
                    <w:bottom w:val="none" w:sz="0" w:space="0" w:color="auto"/>
                    <w:right w:val="none" w:sz="0" w:space="0" w:color="auto"/>
                  </w:divBdr>
                </w:div>
                <w:div w:id="201798541">
                  <w:marLeft w:val="0"/>
                  <w:marRight w:val="0"/>
                  <w:marTop w:val="60"/>
                  <w:marBottom w:val="30"/>
                  <w:divBdr>
                    <w:top w:val="none" w:sz="0" w:space="0" w:color="auto"/>
                    <w:left w:val="none" w:sz="0" w:space="0" w:color="auto"/>
                    <w:bottom w:val="none" w:sz="0" w:space="0" w:color="auto"/>
                    <w:right w:val="none" w:sz="0" w:space="0" w:color="auto"/>
                  </w:divBdr>
                </w:div>
                <w:div w:id="201800251">
                  <w:marLeft w:val="0"/>
                  <w:marRight w:val="0"/>
                  <w:marTop w:val="60"/>
                  <w:marBottom w:val="30"/>
                  <w:divBdr>
                    <w:top w:val="none" w:sz="0" w:space="0" w:color="auto"/>
                    <w:left w:val="none" w:sz="0" w:space="0" w:color="auto"/>
                    <w:bottom w:val="none" w:sz="0" w:space="0" w:color="auto"/>
                    <w:right w:val="none" w:sz="0" w:space="0" w:color="auto"/>
                  </w:divBdr>
                </w:div>
              </w:divsChild>
            </w:div>
            <w:div w:id="201798162">
              <w:marLeft w:val="0"/>
              <w:marRight w:val="0"/>
              <w:marTop w:val="0"/>
              <w:marBottom w:val="0"/>
              <w:divBdr>
                <w:top w:val="none" w:sz="0" w:space="0" w:color="auto"/>
                <w:left w:val="none" w:sz="0" w:space="0" w:color="auto"/>
                <w:bottom w:val="none" w:sz="0" w:space="0" w:color="auto"/>
                <w:right w:val="none" w:sz="0" w:space="0" w:color="auto"/>
              </w:divBdr>
              <w:divsChild>
                <w:div w:id="20179867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822">
          <w:marLeft w:val="0"/>
          <w:marRight w:val="0"/>
          <w:marTop w:val="75"/>
          <w:marBottom w:val="0"/>
          <w:divBdr>
            <w:top w:val="single" w:sz="6" w:space="4" w:color="A6C9E2"/>
            <w:left w:val="single" w:sz="6" w:space="4" w:color="A6C9E2"/>
            <w:bottom w:val="single" w:sz="6" w:space="4" w:color="A6C9E2"/>
            <w:right w:val="single" w:sz="6" w:space="4" w:color="A6C9E2"/>
          </w:divBdr>
          <w:divsChild>
            <w:div w:id="201801929">
              <w:marLeft w:val="75"/>
              <w:marRight w:val="75"/>
              <w:marTop w:val="75"/>
              <w:marBottom w:val="0"/>
              <w:divBdr>
                <w:top w:val="none" w:sz="0" w:space="0" w:color="auto"/>
                <w:left w:val="none" w:sz="0" w:space="0" w:color="auto"/>
                <w:bottom w:val="none" w:sz="0" w:space="0" w:color="auto"/>
                <w:right w:val="none" w:sz="0" w:space="0" w:color="auto"/>
              </w:divBdr>
              <w:divsChild>
                <w:div w:id="201796271">
                  <w:marLeft w:val="0"/>
                  <w:marRight w:val="0"/>
                  <w:marTop w:val="60"/>
                  <w:marBottom w:val="30"/>
                  <w:divBdr>
                    <w:top w:val="none" w:sz="0" w:space="0" w:color="auto"/>
                    <w:left w:val="none" w:sz="0" w:space="0" w:color="auto"/>
                    <w:bottom w:val="none" w:sz="0" w:space="0" w:color="auto"/>
                    <w:right w:val="none" w:sz="0" w:space="0" w:color="auto"/>
                  </w:divBdr>
                </w:div>
                <w:div w:id="201798841">
                  <w:marLeft w:val="0"/>
                  <w:marRight w:val="0"/>
                  <w:marTop w:val="60"/>
                  <w:marBottom w:val="30"/>
                  <w:divBdr>
                    <w:top w:val="none" w:sz="0" w:space="0" w:color="auto"/>
                    <w:left w:val="none" w:sz="0" w:space="0" w:color="auto"/>
                    <w:bottom w:val="none" w:sz="0" w:space="0" w:color="auto"/>
                    <w:right w:val="none" w:sz="0" w:space="0" w:color="auto"/>
                  </w:divBdr>
                </w:div>
                <w:div w:id="201800760">
                  <w:marLeft w:val="0"/>
                  <w:marRight w:val="0"/>
                  <w:marTop w:val="60"/>
                  <w:marBottom w:val="30"/>
                  <w:divBdr>
                    <w:top w:val="none" w:sz="0" w:space="0" w:color="auto"/>
                    <w:left w:val="none" w:sz="0" w:space="0" w:color="auto"/>
                    <w:bottom w:val="none" w:sz="0" w:space="0" w:color="auto"/>
                    <w:right w:val="none" w:sz="0" w:space="0" w:color="auto"/>
                  </w:divBdr>
                </w:div>
              </w:divsChild>
            </w:div>
            <w:div w:id="201802809">
              <w:marLeft w:val="0"/>
              <w:marRight w:val="0"/>
              <w:marTop w:val="0"/>
              <w:marBottom w:val="0"/>
              <w:divBdr>
                <w:top w:val="none" w:sz="0" w:space="0" w:color="auto"/>
                <w:left w:val="none" w:sz="0" w:space="0" w:color="auto"/>
                <w:bottom w:val="none" w:sz="0" w:space="0" w:color="auto"/>
                <w:right w:val="none" w:sz="0" w:space="0" w:color="auto"/>
              </w:divBdr>
              <w:divsChild>
                <w:div w:id="2017999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01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08">
              <w:marLeft w:val="0"/>
              <w:marRight w:val="0"/>
              <w:marTop w:val="0"/>
              <w:marBottom w:val="0"/>
              <w:divBdr>
                <w:top w:val="none" w:sz="0" w:space="0" w:color="auto"/>
                <w:left w:val="none" w:sz="0" w:space="0" w:color="auto"/>
                <w:bottom w:val="none" w:sz="0" w:space="0" w:color="auto"/>
                <w:right w:val="none" w:sz="0" w:space="0" w:color="auto"/>
              </w:divBdr>
              <w:divsChild>
                <w:div w:id="20179600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980">
              <w:marLeft w:val="75"/>
              <w:marRight w:val="75"/>
              <w:marTop w:val="75"/>
              <w:marBottom w:val="0"/>
              <w:divBdr>
                <w:top w:val="none" w:sz="0" w:space="0" w:color="auto"/>
                <w:left w:val="none" w:sz="0" w:space="0" w:color="auto"/>
                <w:bottom w:val="none" w:sz="0" w:space="0" w:color="auto"/>
                <w:right w:val="none" w:sz="0" w:space="0" w:color="auto"/>
              </w:divBdr>
              <w:divsChild>
                <w:div w:id="201795714">
                  <w:marLeft w:val="0"/>
                  <w:marRight w:val="0"/>
                  <w:marTop w:val="60"/>
                  <w:marBottom w:val="30"/>
                  <w:divBdr>
                    <w:top w:val="none" w:sz="0" w:space="0" w:color="auto"/>
                    <w:left w:val="none" w:sz="0" w:space="0" w:color="auto"/>
                    <w:bottom w:val="none" w:sz="0" w:space="0" w:color="auto"/>
                    <w:right w:val="none" w:sz="0" w:space="0" w:color="auto"/>
                  </w:divBdr>
                </w:div>
                <w:div w:id="201800701">
                  <w:marLeft w:val="0"/>
                  <w:marRight w:val="0"/>
                  <w:marTop w:val="60"/>
                  <w:marBottom w:val="30"/>
                  <w:divBdr>
                    <w:top w:val="none" w:sz="0" w:space="0" w:color="auto"/>
                    <w:left w:val="none" w:sz="0" w:space="0" w:color="auto"/>
                    <w:bottom w:val="none" w:sz="0" w:space="0" w:color="auto"/>
                    <w:right w:val="none" w:sz="0" w:space="0" w:color="auto"/>
                  </w:divBdr>
                </w:div>
                <w:div w:id="20180113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12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02">
              <w:marLeft w:val="0"/>
              <w:marRight w:val="0"/>
              <w:marTop w:val="0"/>
              <w:marBottom w:val="0"/>
              <w:divBdr>
                <w:top w:val="none" w:sz="0" w:space="0" w:color="auto"/>
                <w:left w:val="none" w:sz="0" w:space="0" w:color="auto"/>
                <w:bottom w:val="none" w:sz="0" w:space="0" w:color="auto"/>
                <w:right w:val="none" w:sz="0" w:space="0" w:color="auto"/>
              </w:divBdr>
              <w:divsChild>
                <w:div w:id="20180126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213">
              <w:marLeft w:val="75"/>
              <w:marRight w:val="75"/>
              <w:marTop w:val="75"/>
              <w:marBottom w:val="0"/>
              <w:divBdr>
                <w:top w:val="none" w:sz="0" w:space="0" w:color="auto"/>
                <w:left w:val="none" w:sz="0" w:space="0" w:color="auto"/>
                <w:bottom w:val="none" w:sz="0" w:space="0" w:color="auto"/>
                <w:right w:val="none" w:sz="0" w:space="0" w:color="auto"/>
              </w:divBdr>
              <w:divsChild>
                <w:div w:id="201800514">
                  <w:marLeft w:val="0"/>
                  <w:marRight w:val="0"/>
                  <w:marTop w:val="60"/>
                  <w:marBottom w:val="30"/>
                  <w:divBdr>
                    <w:top w:val="none" w:sz="0" w:space="0" w:color="auto"/>
                    <w:left w:val="none" w:sz="0" w:space="0" w:color="auto"/>
                    <w:bottom w:val="none" w:sz="0" w:space="0" w:color="auto"/>
                    <w:right w:val="none" w:sz="0" w:space="0" w:color="auto"/>
                  </w:divBdr>
                </w:div>
                <w:div w:id="201800962">
                  <w:marLeft w:val="0"/>
                  <w:marRight w:val="0"/>
                  <w:marTop w:val="60"/>
                  <w:marBottom w:val="30"/>
                  <w:divBdr>
                    <w:top w:val="none" w:sz="0" w:space="0" w:color="auto"/>
                    <w:left w:val="none" w:sz="0" w:space="0" w:color="auto"/>
                    <w:bottom w:val="none" w:sz="0" w:space="0" w:color="auto"/>
                    <w:right w:val="none" w:sz="0" w:space="0" w:color="auto"/>
                  </w:divBdr>
                </w:div>
                <w:div w:id="20180117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23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099">
              <w:marLeft w:val="0"/>
              <w:marRight w:val="0"/>
              <w:marTop w:val="0"/>
              <w:marBottom w:val="0"/>
              <w:divBdr>
                <w:top w:val="none" w:sz="0" w:space="0" w:color="auto"/>
                <w:left w:val="none" w:sz="0" w:space="0" w:color="auto"/>
                <w:bottom w:val="none" w:sz="0" w:space="0" w:color="auto"/>
                <w:right w:val="none" w:sz="0" w:space="0" w:color="auto"/>
              </w:divBdr>
              <w:divsChild>
                <w:div w:id="20179854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417">
              <w:marLeft w:val="75"/>
              <w:marRight w:val="75"/>
              <w:marTop w:val="75"/>
              <w:marBottom w:val="0"/>
              <w:divBdr>
                <w:top w:val="none" w:sz="0" w:space="0" w:color="auto"/>
                <w:left w:val="none" w:sz="0" w:space="0" w:color="auto"/>
                <w:bottom w:val="none" w:sz="0" w:space="0" w:color="auto"/>
                <w:right w:val="none" w:sz="0" w:space="0" w:color="auto"/>
              </w:divBdr>
              <w:divsChild>
                <w:div w:id="201798173">
                  <w:marLeft w:val="0"/>
                  <w:marRight w:val="0"/>
                  <w:marTop w:val="60"/>
                  <w:marBottom w:val="30"/>
                  <w:divBdr>
                    <w:top w:val="none" w:sz="0" w:space="0" w:color="auto"/>
                    <w:left w:val="none" w:sz="0" w:space="0" w:color="auto"/>
                    <w:bottom w:val="none" w:sz="0" w:space="0" w:color="auto"/>
                    <w:right w:val="none" w:sz="0" w:space="0" w:color="auto"/>
                  </w:divBdr>
                </w:div>
                <w:div w:id="201801049">
                  <w:marLeft w:val="0"/>
                  <w:marRight w:val="0"/>
                  <w:marTop w:val="60"/>
                  <w:marBottom w:val="30"/>
                  <w:divBdr>
                    <w:top w:val="none" w:sz="0" w:space="0" w:color="auto"/>
                    <w:left w:val="none" w:sz="0" w:space="0" w:color="auto"/>
                    <w:bottom w:val="none" w:sz="0" w:space="0" w:color="auto"/>
                    <w:right w:val="none" w:sz="0" w:space="0" w:color="auto"/>
                  </w:divBdr>
                </w:div>
                <w:div w:id="20180170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286">
          <w:marLeft w:val="0"/>
          <w:marRight w:val="0"/>
          <w:marTop w:val="75"/>
          <w:marBottom w:val="0"/>
          <w:divBdr>
            <w:top w:val="single" w:sz="6" w:space="4" w:color="A6C9E2"/>
            <w:left w:val="single" w:sz="6" w:space="4" w:color="A6C9E2"/>
            <w:bottom w:val="single" w:sz="6" w:space="4" w:color="A6C9E2"/>
            <w:right w:val="single" w:sz="6" w:space="4" w:color="A6C9E2"/>
          </w:divBdr>
          <w:divsChild>
            <w:div w:id="201803038">
              <w:marLeft w:val="0"/>
              <w:marRight w:val="0"/>
              <w:marTop w:val="0"/>
              <w:marBottom w:val="0"/>
              <w:divBdr>
                <w:top w:val="none" w:sz="0" w:space="0" w:color="auto"/>
                <w:left w:val="none" w:sz="0" w:space="0" w:color="auto"/>
                <w:bottom w:val="none" w:sz="0" w:space="0" w:color="auto"/>
                <w:right w:val="none" w:sz="0" w:space="0" w:color="auto"/>
              </w:divBdr>
              <w:divsChild>
                <w:div w:id="2017964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230">
              <w:marLeft w:val="75"/>
              <w:marRight w:val="75"/>
              <w:marTop w:val="75"/>
              <w:marBottom w:val="0"/>
              <w:divBdr>
                <w:top w:val="none" w:sz="0" w:space="0" w:color="auto"/>
                <w:left w:val="none" w:sz="0" w:space="0" w:color="auto"/>
                <w:bottom w:val="none" w:sz="0" w:space="0" w:color="auto"/>
                <w:right w:val="none" w:sz="0" w:space="0" w:color="auto"/>
              </w:divBdr>
              <w:divsChild>
                <w:div w:id="201796545">
                  <w:marLeft w:val="0"/>
                  <w:marRight w:val="0"/>
                  <w:marTop w:val="60"/>
                  <w:marBottom w:val="30"/>
                  <w:divBdr>
                    <w:top w:val="none" w:sz="0" w:space="0" w:color="auto"/>
                    <w:left w:val="none" w:sz="0" w:space="0" w:color="auto"/>
                    <w:bottom w:val="none" w:sz="0" w:space="0" w:color="auto"/>
                    <w:right w:val="none" w:sz="0" w:space="0" w:color="auto"/>
                  </w:divBdr>
                </w:div>
                <w:div w:id="201798485">
                  <w:marLeft w:val="0"/>
                  <w:marRight w:val="0"/>
                  <w:marTop w:val="60"/>
                  <w:marBottom w:val="30"/>
                  <w:divBdr>
                    <w:top w:val="none" w:sz="0" w:space="0" w:color="auto"/>
                    <w:left w:val="none" w:sz="0" w:space="0" w:color="auto"/>
                    <w:bottom w:val="none" w:sz="0" w:space="0" w:color="auto"/>
                    <w:right w:val="none" w:sz="0" w:space="0" w:color="auto"/>
                  </w:divBdr>
                </w:div>
                <w:div w:id="20180320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5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25">
              <w:marLeft w:val="75"/>
              <w:marRight w:val="75"/>
              <w:marTop w:val="75"/>
              <w:marBottom w:val="0"/>
              <w:divBdr>
                <w:top w:val="none" w:sz="0" w:space="0" w:color="auto"/>
                <w:left w:val="none" w:sz="0" w:space="0" w:color="auto"/>
                <w:bottom w:val="none" w:sz="0" w:space="0" w:color="auto"/>
                <w:right w:val="none" w:sz="0" w:space="0" w:color="auto"/>
              </w:divBdr>
              <w:divsChild>
                <w:div w:id="201795623">
                  <w:marLeft w:val="0"/>
                  <w:marRight w:val="0"/>
                  <w:marTop w:val="60"/>
                  <w:marBottom w:val="30"/>
                  <w:divBdr>
                    <w:top w:val="none" w:sz="0" w:space="0" w:color="auto"/>
                    <w:left w:val="none" w:sz="0" w:space="0" w:color="auto"/>
                    <w:bottom w:val="none" w:sz="0" w:space="0" w:color="auto"/>
                    <w:right w:val="none" w:sz="0" w:space="0" w:color="auto"/>
                  </w:divBdr>
                </w:div>
                <w:div w:id="201797155">
                  <w:marLeft w:val="0"/>
                  <w:marRight w:val="0"/>
                  <w:marTop w:val="60"/>
                  <w:marBottom w:val="30"/>
                  <w:divBdr>
                    <w:top w:val="none" w:sz="0" w:space="0" w:color="auto"/>
                    <w:left w:val="none" w:sz="0" w:space="0" w:color="auto"/>
                    <w:bottom w:val="none" w:sz="0" w:space="0" w:color="auto"/>
                    <w:right w:val="none" w:sz="0" w:space="0" w:color="auto"/>
                  </w:divBdr>
                </w:div>
                <w:div w:id="201799395">
                  <w:marLeft w:val="0"/>
                  <w:marRight w:val="0"/>
                  <w:marTop w:val="60"/>
                  <w:marBottom w:val="30"/>
                  <w:divBdr>
                    <w:top w:val="none" w:sz="0" w:space="0" w:color="auto"/>
                    <w:left w:val="none" w:sz="0" w:space="0" w:color="auto"/>
                    <w:bottom w:val="none" w:sz="0" w:space="0" w:color="auto"/>
                    <w:right w:val="none" w:sz="0" w:space="0" w:color="auto"/>
                  </w:divBdr>
                </w:div>
              </w:divsChild>
            </w:div>
            <w:div w:id="201798440">
              <w:marLeft w:val="0"/>
              <w:marRight w:val="0"/>
              <w:marTop w:val="0"/>
              <w:marBottom w:val="0"/>
              <w:divBdr>
                <w:top w:val="none" w:sz="0" w:space="0" w:color="auto"/>
                <w:left w:val="none" w:sz="0" w:space="0" w:color="auto"/>
                <w:bottom w:val="none" w:sz="0" w:space="0" w:color="auto"/>
                <w:right w:val="none" w:sz="0" w:space="0" w:color="auto"/>
              </w:divBdr>
              <w:divsChild>
                <w:div w:id="20180291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11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14">
              <w:marLeft w:val="0"/>
              <w:marRight w:val="0"/>
              <w:marTop w:val="0"/>
              <w:marBottom w:val="0"/>
              <w:divBdr>
                <w:top w:val="none" w:sz="0" w:space="0" w:color="auto"/>
                <w:left w:val="none" w:sz="0" w:space="0" w:color="auto"/>
                <w:bottom w:val="none" w:sz="0" w:space="0" w:color="auto"/>
                <w:right w:val="none" w:sz="0" w:space="0" w:color="auto"/>
              </w:divBdr>
              <w:divsChild>
                <w:div w:id="2017981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172">
              <w:marLeft w:val="75"/>
              <w:marRight w:val="75"/>
              <w:marTop w:val="75"/>
              <w:marBottom w:val="0"/>
              <w:divBdr>
                <w:top w:val="none" w:sz="0" w:space="0" w:color="auto"/>
                <w:left w:val="none" w:sz="0" w:space="0" w:color="auto"/>
                <w:bottom w:val="none" w:sz="0" w:space="0" w:color="auto"/>
                <w:right w:val="none" w:sz="0" w:space="0" w:color="auto"/>
              </w:divBdr>
              <w:divsChild>
                <w:div w:id="201800945">
                  <w:marLeft w:val="0"/>
                  <w:marRight w:val="0"/>
                  <w:marTop w:val="60"/>
                  <w:marBottom w:val="30"/>
                  <w:divBdr>
                    <w:top w:val="none" w:sz="0" w:space="0" w:color="auto"/>
                    <w:left w:val="none" w:sz="0" w:space="0" w:color="auto"/>
                    <w:bottom w:val="none" w:sz="0" w:space="0" w:color="auto"/>
                    <w:right w:val="none" w:sz="0" w:space="0" w:color="auto"/>
                  </w:divBdr>
                </w:div>
                <w:div w:id="201801557">
                  <w:marLeft w:val="0"/>
                  <w:marRight w:val="0"/>
                  <w:marTop w:val="60"/>
                  <w:marBottom w:val="30"/>
                  <w:divBdr>
                    <w:top w:val="none" w:sz="0" w:space="0" w:color="auto"/>
                    <w:left w:val="none" w:sz="0" w:space="0" w:color="auto"/>
                    <w:bottom w:val="none" w:sz="0" w:space="0" w:color="auto"/>
                    <w:right w:val="none" w:sz="0" w:space="0" w:color="auto"/>
                  </w:divBdr>
                </w:div>
                <w:div w:id="20180174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176">
          <w:marLeft w:val="0"/>
          <w:marRight w:val="0"/>
          <w:marTop w:val="75"/>
          <w:marBottom w:val="0"/>
          <w:divBdr>
            <w:top w:val="single" w:sz="6" w:space="4" w:color="A6C9E2"/>
            <w:left w:val="single" w:sz="6" w:space="4" w:color="A6C9E2"/>
            <w:bottom w:val="single" w:sz="6" w:space="4" w:color="A6C9E2"/>
            <w:right w:val="single" w:sz="6" w:space="4" w:color="A6C9E2"/>
          </w:divBdr>
          <w:divsChild>
            <w:div w:id="201799700">
              <w:marLeft w:val="75"/>
              <w:marRight w:val="75"/>
              <w:marTop w:val="75"/>
              <w:marBottom w:val="0"/>
              <w:divBdr>
                <w:top w:val="none" w:sz="0" w:space="0" w:color="auto"/>
                <w:left w:val="none" w:sz="0" w:space="0" w:color="auto"/>
                <w:bottom w:val="none" w:sz="0" w:space="0" w:color="auto"/>
                <w:right w:val="none" w:sz="0" w:space="0" w:color="auto"/>
              </w:divBdr>
              <w:divsChild>
                <w:div w:id="201796307">
                  <w:marLeft w:val="0"/>
                  <w:marRight w:val="0"/>
                  <w:marTop w:val="60"/>
                  <w:marBottom w:val="30"/>
                  <w:divBdr>
                    <w:top w:val="none" w:sz="0" w:space="0" w:color="auto"/>
                    <w:left w:val="none" w:sz="0" w:space="0" w:color="auto"/>
                    <w:bottom w:val="none" w:sz="0" w:space="0" w:color="auto"/>
                    <w:right w:val="none" w:sz="0" w:space="0" w:color="auto"/>
                  </w:divBdr>
                </w:div>
                <w:div w:id="201797450">
                  <w:marLeft w:val="0"/>
                  <w:marRight w:val="0"/>
                  <w:marTop w:val="60"/>
                  <w:marBottom w:val="30"/>
                  <w:divBdr>
                    <w:top w:val="none" w:sz="0" w:space="0" w:color="auto"/>
                    <w:left w:val="none" w:sz="0" w:space="0" w:color="auto"/>
                    <w:bottom w:val="none" w:sz="0" w:space="0" w:color="auto"/>
                    <w:right w:val="none" w:sz="0" w:space="0" w:color="auto"/>
                  </w:divBdr>
                </w:div>
                <w:div w:id="201801254">
                  <w:marLeft w:val="0"/>
                  <w:marRight w:val="0"/>
                  <w:marTop w:val="60"/>
                  <w:marBottom w:val="30"/>
                  <w:divBdr>
                    <w:top w:val="none" w:sz="0" w:space="0" w:color="auto"/>
                    <w:left w:val="none" w:sz="0" w:space="0" w:color="auto"/>
                    <w:bottom w:val="none" w:sz="0" w:space="0" w:color="auto"/>
                    <w:right w:val="none" w:sz="0" w:space="0" w:color="auto"/>
                  </w:divBdr>
                </w:div>
              </w:divsChild>
            </w:div>
            <w:div w:id="201799950">
              <w:marLeft w:val="0"/>
              <w:marRight w:val="0"/>
              <w:marTop w:val="0"/>
              <w:marBottom w:val="0"/>
              <w:divBdr>
                <w:top w:val="none" w:sz="0" w:space="0" w:color="auto"/>
                <w:left w:val="none" w:sz="0" w:space="0" w:color="auto"/>
                <w:bottom w:val="none" w:sz="0" w:space="0" w:color="auto"/>
                <w:right w:val="none" w:sz="0" w:space="0" w:color="auto"/>
              </w:divBdr>
              <w:divsChild>
                <w:div w:id="20180259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642">
          <w:marLeft w:val="0"/>
          <w:marRight w:val="0"/>
          <w:marTop w:val="75"/>
          <w:marBottom w:val="0"/>
          <w:divBdr>
            <w:top w:val="single" w:sz="6" w:space="4" w:color="A6C9E2"/>
            <w:left w:val="single" w:sz="6" w:space="4" w:color="A6C9E2"/>
            <w:bottom w:val="single" w:sz="6" w:space="4" w:color="A6C9E2"/>
            <w:right w:val="single" w:sz="6" w:space="4" w:color="A6C9E2"/>
          </w:divBdr>
          <w:divsChild>
            <w:div w:id="201802850">
              <w:marLeft w:val="0"/>
              <w:marRight w:val="0"/>
              <w:marTop w:val="0"/>
              <w:marBottom w:val="0"/>
              <w:divBdr>
                <w:top w:val="none" w:sz="0" w:space="0" w:color="auto"/>
                <w:left w:val="none" w:sz="0" w:space="0" w:color="auto"/>
                <w:bottom w:val="none" w:sz="0" w:space="0" w:color="auto"/>
                <w:right w:val="none" w:sz="0" w:space="0" w:color="auto"/>
              </w:divBdr>
              <w:divsChild>
                <w:div w:id="20180111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73">
              <w:marLeft w:val="75"/>
              <w:marRight w:val="75"/>
              <w:marTop w:val="75"/>
              <w:marBottom w:val="0"/>
              <w:divBdr>
                <w:top w:val="none" w:sz="0" w:space="0" w:color="auto"/>
                <w:left w:val="none" w:sz="0" w:space="0" w:color="auto"/>
                <w:bottom w:val="none" w:sz="0" w:space="0" w:color="auto"/>
                <w:right w:val="none" w:sz="0" w:space="0" w:color="auto"/>
              </w:divBdr>
              <w:divsChild>
                <w:div w:id="201796150">
                  <w:marLeft w:val="0"/>
                  <w:marRight w:val="0"/>
                  <w:marTop w:val="60"/>
                  <w:marBottom w:val="30"/>
                  <w:divBdr>
                    <w:top w:val="none" w:sz="0" w:space="0" w:color="auto"/>
                    <w:left w:val="none" w:sz="0" w:space="0" w:color="auto"/>
                    <w:bottom w:val="none" w:sz="0" w:space="0" w:color="auto"/>
                    <w:right w:val="none" w:sz="0" w:space="0" w:color="auto"/>
                  </w:divBdr>
                </w:div>
                <w:div w:id="201802688">
                  <w:marLeft w:val="0"/>
                  <w:marRight w:val="0"/>
                  <w:marTop w:val="60"/>
                  <w:marBottom w:val="30"/>
                  <w:divBdr>
                    <w:top w:val="none" w:sz="0" w:space="0" w:color="auto"/>
                    <w:left w:val="none" w:sz="0" w:space="0" w:color="auto"/>
                    <w:bottom w:val="none" w:sz="0" w:space="0" w:color="auto"/>
                    <w:right w:val="none" w:sz="0" w:space="0" w:color="auto"/>
                  </w:divBdr>
                </w:div>
                <w:div w:id="20180295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71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33">
              <w:marLeft w:val="75"/>
              <w:marRight w:val="75"/>
              <w:marTop w:val="75"/>
              <w:marBottom w:val="0"/>
              <w:divBdr>
                <w:top w:val="none" w:sz="0" w:space="0" w:color="auto"/>
                <w:left w:val="none" w:sz="0" w:space="0" w:color="auto"/>
                <w:bottom w:val="none" w:sz="0" w:space="0" w:color="auto"/>
                <w:right w:val="none" w:sz="0" w:space="0" w:color="auto"/>
              </w:divBdr>
              <w:divsChild>
                <w:div w:id="201798863">
                  <w:marLeft w:val="0"/>
                  <w:marRight w:val="0"/>
                  <w:marTop w:val="60"/>
                  <w:marBottom w:val="30"/>
                  <w:divBdr>
                    <w:top w:val="none" w:sz="0" w:space="0" w:color="auto"/>
                    <w:left w:val="none" w:sz="0" w:space="0" w:color="auto"/>
                    <w:bottom w:val="none" w:sz="0" w:space="0" w:color="auto"/>
                    <w:right w:val="none" w:sz="0" w:space="0" w:color="auto"/>
                  </w:divBdr>
                </w:div>
                <w:div w:id="201800762">
                  <w:marLeft w:val="0"/>
                  <w:marRight w:val="0"/>
                  <w:marTop w:val="60"/>
                  <w:marBottom w:val="30"/>
                  <w:divBdr>
                    <w:top w:val="none" w:sz="0" w:space="0" w:color="auto"/>
                    <w:left w:val="none" w:sz="0" w:space="0" w:color="auto"/>
                    <w:bottom w:val="none" w:sz="0" w:space="0" w:color="auto"/>
                    <w:right w:val="none" w:sz="0" w:space="0" w:color="auto"/>
                  </w:divBdr>
                </w:div>
                <w:div w:id="201801848">
                  <w:marLeft w:val="0"/>
                  <w:marRight w:val="0"/>
                  <w:marTop w:val="60"/>
                  <w:marBottom w:val="30"/>
                  <w:divBdr>
                    <w:top w:val="none" w:sz="0" w:space="0" w:color="auto"/>
                    <w:left w:val="none" w:sz="0" w:space="0" w:color="auto"/>
                    <w:bottom w:val="none" w:sz="0" w:space="0" w:color="auto"/>
                    <w:right w:val="none" w:sz="0" w:space="0" w:color="auto"/>
                  </w:divBdr>
                </w:div>
              </w:divsChild>
            </w:div>
            <w:div w:id="201797314">
              <w:marLeft w:val="0"/>
              <w:marRight w:val="0"/>
              <w:marTop w:val="0"/>
              <w:marBottom w:val="0"/>
              <w:divBdr>
                <w:top w:val="none" w:sz="0" w:space="0" w:color="auto"/>
                <w:left w:val="none" w:sz="0" w:space="0" w:color="auto"/>
                <w:bottom w:val="none" w:sz="0" w:space="0" w:color="auto"/>
                <w:right w:val="none" w:sz="0" w:space="0" w:color="auto"/>
              </w:divBdr>
              <w:divsChild>
                <w:div w:id="20179948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19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80">
              <w:marLeft w:val="0"/>
              <w:marRight w:val="0"/>
              <w:marTop w:val="0"/>
              <w:marBottom w:val="0"/>
              <w:divBdr>
                <w:top w:val="none" w:sz="0" w:space="0" w:color="auto"/>
                <w:left w:val="none" w:sz="0" w:space="0" w:color="auto"/>
                <w:bottom w:val="none" w:sz="0" w:space="0" w:color="auto"/>
                <w:right w:val="none" w:sz="0" w:space="0" w:color="auto"/>
              </w:divBdr>
              <w:divsChild>
                <w:div w:id="20179990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866">
              <w:marLeft w:val="75"/>
              <w:marRight w:val="75"/>
              <w:marTop w:val="75"/>
              <w:marBottom w:val="0"/>
              <w:divBdr>
                <w:top w:val="none" w:sz="0" w:space="0" w:color="auto"/>
                <w:left w:val="none" w:sz="0" w:space="0" w:color="auto"/>
                <w:bottom w:val="none" w:sz="0" w:space="0" w:color="auto"/>
                <w:right w:val="none" w:sz="0" w:space="0" w:color="auto"/>
              </w:divBdr>
              <w:divsChild>
                <w:div w:id="201799586">
                  <w:marLeft w:val="0"/>
                  <w:marRight w:val="0"/>
                  <w:marTop w:val="60"/>
                  <w:marBottom w:val="30"/>
                  <w:divBdr>
                    <w:top w:val="none" w:sz="0" w:space="0" w:color="auto"/>
                    <w:left w:val="none" w:sz="0" w:space="0" w:color="auto"/>
                    <w:bottom w:val="none" w:sz="0" w:space="0" w:color="auto"/>
                    <w:right w:val="none" w:sz="0" w:space="0" w:color="auto"/>
                  </w:divBdr>
                </w:div>
                <w:div w:id="201801424">
                  <w:marLeft w:val="0"/>
                  <w:marRight w:val="0"/>
                  <w:marTop w:val="60"/>
                  <w:marBottom w:val="30"/>
                  <w:divBdr>
                    <w:top w:val="none" w:sz="0" w:space="0" w:color="auto"/>
                    <w:left w:val="none" w:sz="0" w:space="0" w:color="auto"/>
                    <w:bottom w:val="none" w:sz="0" w:space="0" w:color="auto"/>
                    <w:right w:val="none" w:sz="0" w:space="0" w:color="auto"/>
                  </w:divBdr>
                </w:div>
                <w:div w:id="20180285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423">
          <w:marLeft w:val="0"/>
          <w:marRight w:val="0"/>
          <w:marTop w:val="75"/>
          <w:marBottom w:val="0"/>
          <w:divBdr>
            <w:top w:val="single" w:sz="6" w:space="4" w:color="A6C9E2"/>
            <w:left w:val="single" w:sz="6" w:space="4" w:color="A6C9E2"/>
            <w:bottom w:val="single" w:sz="6" w:space="4" w:color="A6C9E2"/>
            <w:right w:val="single" w:sz="6" w:space="4" w:color="A6C9E2"/>
          </w:divBdr>
          <w:divsChild>
            <w:div w:id="201801737">
              <w:marLeft w:val="75"/>
              <w:marRight w:val="75"/>
              <w:marTop w:val="75"/>
              <w:marBottom w:val="0"/>
              <w:divBdr>
                <w:top w:val="none" w:sz="0" w:space="0" w:color="auto"/>
                <w:left w:val="none" w:sz="0" w:space="0" w:color="auto"/>
                <w:bottom w:val="none" w:sz="0" w:space="0" w:color="auto"/>
                <w:right w:val="none" w:sz="0" w:space="0" w:color="auto"/>
              </w:divBdr>
              <w:divsChild>
                <w:div w:id="201798432">
                  <w:marLeft w:val="0"/>
                  <w:marRight w:val="0"/>
                  <w:marTop w:val="60"/>
                  <w:marBottom w:val="30"/>
                  <w:divBdr>
                    <w:top w:val="none" w:sz="0" w:space="0" w:color="auto"/>
                    <w:left w:val="none" w:sz="0" w:space="0" w:color="auto"/>
                    <w:bottom w:val="none" w:sz="0" w:space="0" w:color="auto"/>
                    <w:right w:val="none" w:sz="0" w:space="0" w:color="auto"/>
                  </w:divBdr>
                </w:div>
                <w:div w:id="201800753">
                  <w:marLeft w:val="0"/>
                  <w:marRight w:val="0"/>
                  <w:marTop w:val="60"/>
                  <w:marBottom w:val="30"/>
                  <w:divBdr>
                    <w:top w:val="none" w:sz="0" w:space="0" w:color="auto"/>
                    <w:left w:val="none" w:sz="0" w:space="0" w:color="auto"/>
                    <w:bottom w:val="none" w:sz="0" w:space="0" w:color="auto"/>
                    <w:right w:val="none" w:sz="0" w:space="0" w:color="auto"/>
                  </w:divBdr>
                </w:div>
                <w:div w:id="20180264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47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39">
              <w:marLeft w:val="0"/>
              <w:marRight w:val="0"/>
              <w:marTop w:val="0"/>
              <w:marBottom w:val="0"/>
              <w:divBdr>
                <w:top w:val="none" w:sz="0" w:space="0" w:color="auto"/>
                <w:left w:val="none" w:sz="0" w:space="0" w:color="auto"/>
                <w:bottom w:val="none" w:sz="0" w:space="0" w:color="auto"/>
                <w:right w:val="none" w:sz="0" w:space="0" w:color="auto"/>
              </w:divBdr>
              <w:divsChild>
                <w:div w:id="20180277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712">
              <w:marLeft w:val="75"/>
              <w:marRight w:val="75"/>
              <w:marTop w:val="75"/>
              <w:marBottom w:val="0"/>
              <w:divBdr>
                <w:top w:val="none" w:sz="0" w:space="0" w:color="auto"/>
                <w:left w:val="none" w:sz="0" w:space="0" w:color="auto"/>
                <w:bottom w:val="none" w:sz="0" w:space="0" w:color="auto"/>
                <w:right w:val="none" w:sz="0" w:space="0" w:color="auto"/>
              </w:divBdr>
              <w:divsChild>
                <w:div w:id="201796513">
                  <w:marLeft w:val="0"/>
                  <w:marRight w:val="0"/>
                  <w:marTop w:val="60"/>
                  <w:marBottom w:val="30"/>
                  <w:divBdr>
                    <w:top w:val="none" w:sz="0" w:space="0" w:color="auto"/>
                    <w:left w:val="none" w:sz="0" w:space="0" w:color="auto"/>
                    <w:bottom w:val="none" w:sz="0" w:space="0" w:color="auto"/>
                    <w:right w:val="none" w:sz="0" w:space="0" w:color="auto"/>
                  </w:divBdr>
                </w:div>
                <w:div w:id="201800362">
                  <w:marLeft w:val="0"/>
                  <w:marRight w:val="0"/>
                  <w:marTop w:val="60"/>
                  <w:marBottom w:val="30"/>
                  <w:divBdr>
                    <w:top w:val="none" w:sz="0" w:space="0" w:color="auto"/>
                    <w:left w:val="none" w:sz="0" w:space="0" w:color="auto"/>
                    <w:bottom w:val="none" w:sz="0" w:space="0" w:color="auto"/>
                    <w:right w:val="none" w:sz="0" w:space="0" w:color="auto"/>
                  </w:divBdr>
                </w:div>
                <w:div w:id="20180179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8921">
      <w:marLeft w:val="0"/>
      <w:marRight w:val="0"/>
      <w:marTop w:val="0"/>
      <w:marBottom w:val="0"/>
      <w:divBdr>
        <w:top w:val="none" w:sz="0" w:space="0" w:color="auto"/>
        <w:left w:val="none" w:sz="0" w:space="0" w:color="auto"/>
        <w:bottom w:val="none" w:sz="0" w:space="0" w:color="auto"/>
        <w:right w:val="none" w:sz="0" w:space="0" w:color="auto"/>
      </w:divBdr>
      <w:divsChild>
        <w:div w:id="201800126">
          <w:marLeft w:val="75"/>
          <w:marRight w:val="75"/>
          <w:marTop w:val="75"/>
          <w:marBottom w:val="0"/>
          <w:divBdr>
            <w:top w:val="none" w:sz="0" w:space="0" w:color="auto"/>
            <w:left w:val="none" w:sz="0" w:space="0" w:color="auto"/>
            <w:bottom w:val="none" w:sz="0" w:space="0" w:color="auto"/>
            <w:right w:val="none" w:sz="0" w:space="0" w:color="auto"/>
          </w:divBdr>
          <w:divsChild>
            <w:div w:id="201799496">
              <w:marLeft w:val="0"/>
              <w:marRight w:val="0"/>
              <w:marTop w:val="60"/>
              <w:marBottom w:val="30"/>
              <w:divBdr>
                <w:top w:val="none" w:sz="0" w:space="0" w:color="auto"/>
                <w:left w:val="none" w:sz="0" w:space="0" w:color="auto"/>
                <w:bottom w:val="none" w:sz="0" w:space="0" w:color="auto"/>
                <w:right w:val="none" w:sz="0" w:space="0" w:color="auto"/>
              </w:divBdr>
            </w:div>
            <w:div w:id="201801230">
              <w:marLeft w:val="0"/>
              <w:marRight w:val="0"/>
              <w:marTop w:val="60"/>
              <w:marBottom w:val="30"/>
              <w:divBdr>
                <w:top w:val="none" w:sz="0" w:space="0" w:color="auto"/>
                <w:left w:val="none" w:sz="0" w:space="0" w:color="auto"/>
                <w:bottom w:val="none" w:sz="0" w:space="0" w:color="auto"/>
                <w:right w:val="none" w:sz="0" w:space="0" w:color="auto"/>
              </w:divBdr>
            </w:div>
            <w:div w:id="20180234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024">
      <w:marLeft w:val="0"/>
      <w:marRight w:val="0"/>
      <w:marTop w:val="0"/>
      <w:marBottom w:val="0"/>
      <w:divBdr>
        <w:top w:val="none" w:sz="0" w:space="0" w:color="auto"/>
        <w:left w:val="none" w:sz="0" w:space="0" w:color="auto"/>
        <w:bottom w:val="none" w:sz="0" w:space="0" w:color="auto"/>
        <w:right w:val="none" w:sz="0" w:space="0" w:color="auto"/>
      </w:divBdr>
      <w:divsChild>
        <w:div w:id="201799288">
          <w:marLeft w:val="75"/>
          <w:marRight w:val="75"/>
          <w:marTop w:val="75"/>
          <w:marBottom w:val="0"/>
          <w:divBdr>
            <w:top w:val="none" w:sz="0" w:space="0" w:color="auto"/>
            <w:left w:val="none" w:sz="0" w:space="0" w:color="auto"/>
            <w:bottom w:val="none" w:sz="0" w:space="0" w:color="auto"/>
            <w:right w:val="none" w:sz="0" w:space="0" w:color="auto"/>
          </w:divBdr>
          <w:divsChild>
            <w:div w:id="201795656">
              <w:marLeft w:val="0"/>
              <w:marRight w:val="0"/>
              <w:marTop w:val="60"/>
              <w:marBottom w:val="30"/>
              <w:divBdr>
                <w:top w:val="none" w:sz="0" w:space="0" w:color="auto"/>
                <w:left w:val="none" w:sz="0" w:space="0" w:color="auto"/>
                <w:bottom w:val="none" w:sz="0" w:space="0" w:color="auto"/>
                <w:right w:val="none" w:sz="0" w:space="0" w:color="auto"/>
              </w:divBdr>
            </w:div>
            <w:div w:id="201795721">
              <w:marLeft w:val="0"/>
              <w:marRight w:val="0"/>
              <w:marTop w:val="60"/>
              <w:marBottom w:val="30"/>
              <w:divBdr>
                <w:top w:val="none" w:sz="0" w:space="0" w:color="auto"/>
                <w:left w:val="none" w:sz="0" w:space="0" w:color="auto"/>
                <w:bottom w:val="none" w:sz="0" w:space="0" w:color="auto"/>
                <w:right w:val="none" w:sz="0" w:space="0" w:color="auto"/>
              </w:divBdr>
            </w:div>
            <w:div w:id="20179821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083">
      <w:marLeft w:val="0"/>
      <w:marRight w:val="0"/>
      <w:marTop w:val="0"/>
      <w:marBottom w:val="0"/>
      <w:divBdr>
        <w:top w:val="none" w:sz="0" w:space="0" w:color="auto"/>
        <w:left w:val="none" w:sz="0" w:space="0" w:color="auto"/>
        <w:bottom w:val="none" w:sz="0" w:space="0" w:color="auto"/>
        <w:right w:val="none" w:sz="0" w:space="0" w:color="auto"/>
      </w:divBdr>
      <w:divsChild>
        <w:div w:id="201798906">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08">
              <w:marLeft w:val="75"/>
              <w:marRight w:val="75"/>
              <w:marTop w:val="75"/>
              <w:marBottom w:val="0"/>
              <w:divBdr>
                <w:top w:val="none" w:sz="0" w:space="0" w:color="auto"/>
                <w:left w:val="none" w:sz="0" w:space="0" w:color="auto"/>
                <w:bottom w:val="none" w:sz="0" w:space="0" w:color="auto"/>
                <w:right w:val="none" w:sz="0" w:space="0" w:color="auto"/>
              </w:divBdr>
              <w:divsChild>
                <w:div w:id="201796702">
                  <w:marLeft w:val="0"/>
                  <w:marRight w:val="0"/>
                  <w:marTop w:val="60"/>
                  <w:marBottom w:val="30"/>
                  <w:divBdr>
                    <w:top w:val="none" w:sz="0" w:space="0" w:color="auto"/>
                    <w:left w:val="none" w:sz="0" w:space="0" w:color="auto"/>
                    <w:bottom w:val="none" w:sz="0" w:space="0" w:color="auto"/>
                    <w:right w:val="none" w:sz="0" w:space="0" w:color="auto"/>
                  </w:divBdr>
                </w:div>
                <w:div w:id="201798283">
                  <w:marLeft w:val="0"/>
                  <w:marRight w:val="0"/>
                  <w:marTop w:val="60"/>
                  <w:marBottom w:val="30"/>
                  <w:divBdr>
                    <w:top w:val="none" w:sz="0" w:space="0" w:color="auto"/>
                    <w:left w:val="none" w:sz="0" w:space="0" w:color="auto"/>
                    <w:bottom w:val="none" w:sz="0" w:space="0" w:color="auto"/>
                    <w:right w:val="none" w:sz="0" w:space="0" w:color="auto"/>
                  </w:divBdr>
                </w:div>
                <w:div w:id="20179920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9148">
      <w:marLeft w:val="0"/>
      <w:marRight w:val="0"/>
      <w:marTop w:val="0"/>
      <w:marBottom w:val="0"/>
      <w:divBdr>
        <w:top w:val="none" w:sz="0" w:space="0" w:color="auto"/>
        <w:left w:val="none" w:sz="0" w:space="0" w:color="auto"/>
        <w:bottom w:val="none" w:sz="0" w:space="0" w:color="auto"/>
        <w:right w:val="none" w:sz="0" w:space="0" w:color="auto"/>
      </w:divBdr>
      <w:divsChild>
        <w:div w:id="201800170">
          <w:marLeft w:val="75"/>
          <w:marRight w:val="75"/>
          <w:marTop w:val="75"/>
          <w:marBottom w:val="0"/>
          <w:divBdr>
            <w:top w:val="none" w:sz="0" w:space="0" w:color="auto"/>
            <w:left w:val="none" w:sz="0" w:space="0" w:color="auto"/>
            <w:bottom w:val="none" w:sz="0" w:space="0" w:color="auto"/>
            <w:right w:val="none" w:sz="0" w:space="0" w:color="auto"/>
          </w:divBdr>
          <w:divsChild>
            <w:div w:id="201795657">
              <w:marLeft w:val="0"/>
              <w:marRight w:val="0"/>
              <w:marTop w:val="60"/>
              <w:marBottom w:val="30"/>
              <w:divBdr>
                <w:top w:val="none" w:sz="0" w:space="0" w:color="auto"/>
                <w:left w:val="none" w:sz="0" w:space="0" w:color="auto"/>
                <w:bottom w:val="none" w:sz="0" w:space="0" w:color="auto"/>
                <w:right w:val="none" w:sz="0" w:space="0" w:color="auto"/>
              </w:divBdr>
            </w:div>
            <w:div w:id="201795661">
              <w:marLeft w:val="0"/>
              <w:marRight w:val="0"/>
              <w:marTop w:val="60"/>
              <w:marBottom w:val="30"/>
              <w:divBdr>
                <w:top w:val="none" w:sz="0" w:space="0" w:color="auto"/>
                <w:left w:val="none" w:sz="0" w:space="0" w:color="auto"/>
                <w:bottom w:val="none" w:sz="0" w:space="0" w:color="auto"/>
                <w:right w:val="none" w:sz="0" w:space="0" w:color="auto"/>
              </w:divBdr>
            </w:div>
            <w:div w:id="20180248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178">
      <w:marLeft w:val="0"/>
      <w:marRight w:val="0"/>
      <w:marTop w:val="0"/>
      <w:marBottom w:val="0"/>
      <w:divBdr>
        <w:top w:val="none" w:sz="0" w:space="0" w:color="auto"/>
        <w:left w:val="none" w:sz="0" w:space="0" w:color="auto"/>
        <w:bottom w:val="none" w:sz="0" w:space="0" w:color="auto"/>
        <w:right w:val="none" w:sz="0" w:space="0" w:color="auto"/>
      </w:divBdr>
      <w:divsChild>
        <w:div w:id="20179614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57">
              <w:marLeft w:val="0"/>
              <w:marRight w:val="0"/>
              <w:marTop w:val="0"/>
              <w:marBottom w:val="0"/>
              <w:divBdr>
                <w:top w:val="none" w:sz="0" w:space="0" w:color="auto"/>
                <w:left w:val="none" w:sz="0" w:space="0" w:color="auto"/>
                <w:bottom w:val="none" w:sz="0" w:space="0" w:color="auto"/>
                <w:right w:val="none" w:sz="0" w:space="0" w:color="auto"/>
              </w:divBdr>
              <w:divsChild>
                <w:div w:id="2017963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228">
              <w:marLeft w:val="75"/>
              <w:marRight w:val="75"/>
              <w:marTop w:val="75"/>
              <w:marBottom w:val="0"/>
              <w:divBdr>
                <w:top w:val="none" w:sz="0" w:space="0" w:color="auto"/>
                <w:left w:val="none" w:sz="0" w:space="0" w:color="auto"/>
                <w:bottom w:val="none" w:sz="0" w:space="0" w:color="auto"/>
                <w:right w:val="none" w:sz="0" w:space="0" w:color="auto"/>
              </w:divBdr>
              <w:divsChild>
                <w:div w:id="201799089">
                  <w:marLeft w:val="0"/>
                  <w:marRight w:val="0"/>
                  <w:marTop w:val="60"/>
                  <w:marBottom w:val="30"/>
                  <w:divBdr>
                    <w:top w:val="none" w:sz="0" w:space="0" w:color="auto"/>
                    <w:left w:val="none" w:sz="0" w:space="0" w:color="auto"/>
                    <w:bottom w:val="none" w:sz="0" w:space="0" w:color="auto"/>
                    <w:right w:val="none" w:sz="0" w:space="0" w:color="auto"/>
                  </w:divBdr>
                </w:div>
                <w:div w:id="201799175">
                  <w:marLeft w:val="0"/>
                  <w:marRight w:val="0"/>
                  <w:marTop w:val="60"/>
                  <w:marBottom w:val="30"/>
                  <w:divBdr>
                    <w:top w:val="none" w:sz="0" w:space="0" w:color="auto"/>
                    <w:left w:val="none" w:sz="0" w:space="0" w:color="auto"/>
                    <w:bottom w:val="none" w:sz="0" w:space="0" w:color="auto"/>
                    <w:right w:val="none" w:sz="0" w:space="0" w:color="auto"/>
                  </w:divBdr>
                </w:div>
                <w:div w:id="20180186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24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56">
              <w:marLeft w:val="0"/>
              <w:marRight w:val="0"/>
              <w:marTop w:val="0"/>
              <w:marBottom w:val="0"/>
              <w:divBdr>
                <w:top w:val="none" w:sz="0" w:space="0" w:color="auto"/>
                <w:left w:val="none" w:sz="0" w:space="0" w:color="auto"/>
                <w:bottom w:val="none" w:sz="0" w:space="0" w:color="auto"/>
                <w:right w:val="none" w:sz="0" w:space="0" w:color="auto"/>
              </w:divBdr>
              <w:divsChild>
                <w:div w:id="20179564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978">
              <w:marLeft w:val="75"/>
              <w:marRight w:val="75"/>
              <w:marTop w:val="75"/>
              <w:marBottom w:val="0"/>
              <w:divBdr>
                <w:top w:val="none" w:sz="0" w:space="0" w:color="auto"/>
                <w:left w:val="none" w:sz="0" w:space="0" w:color="auto"/>
                <w:bottom w:val="none" w:sz="0" w:space="0" w:color="auto"/>
                <w:right w:val="none" w:sz="0" w:space="0" w:color="auto"/>
              </w:divBdr>
              <w:divsChild>
                <w:div w:id="201799333">
                  <w:marLeft w:val="0"/>
                  <w:marRight w:val="0"/>
                  <w:marTop w:val="60"/>
                  <w:marBottom w:val="30"/>
                  <w:divBdr>
                    <w:top w:val="none" w:sz="0" w:space="0" w:color="auto"/>
                    <w:left w:val="none" w:sz="0" w:space="0" w:color="auto"/>
                    <w:bottom w:val="none" w:sz="0" w:space="0" w:color="auto"/>
                    <w:right w:val="none" w:sz="0" w:space="0" w:color="auto"/>
                  </w:divBdr>
                </w:div>
                <w:div w:id="201800230">
                  <w:marLeft w:val="0"/>
                  <w:marRight w:val="0"/>
                  <w:marTop w:val="60"/>
                  <w:marBottom w:val="30"/>
                  <w:divBdr>
                    <w:top w:val="none" w:sz="0" w:space="0" w:color="auto"/>
                    <w:left w:val="none" w:sz="0" w:space="0" w:color="auto"/>
                    <w:bottom w:val="none" w:sz="0" w:space="0" w:color="auto"/>
                    <w:right w:val="none" w:sz="0" w:space="0" w:color="auto"/>
                  </w:divBdr>
                </w:div>
                <w:div w:id="20180144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50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92">
              <w:marLeft w:val="75"/>
              <w:marRight w:val="75"/>
              <w:marTop w:val="75"/>
              <w:marBottom w:val="0"/>
              <w:divBdr>
                <w:top w:val="none" w:sz="0" w:space="0" w:color="auto"/>
                <w:left w:val="none" w:sz="0" w:space="0" w:color="auto"/>
                <w:bottom w:val="none" w:sz="0" w:space="0" w:color="auto"/>
                <w:right w:val="none" w:sz="0" w:space="0" w:color="auto"/>
              </w:divBdr>
              <w:divsChild>
                <w:div w:id="201798782">
                  <w:marLeft w:val="0"/>
                  <w:marRight w:val="0"/>
                  <w:marTop w:val="60"/>
                  <w:marBottom w:val="30"/>
                  <w:divBdr>
                    <w:top w:val="none" w:sz="0" w:space="0" w:color="auto"/>
                    <w:left w:val="none" w:sz="0" w:space="0" w:color="auto"/>
                    <w:bottom w:val="none" w:sz="0" w:space="0" w:color="auto"/>
                    <w:right w:val="none" w:sz="0" w:space="0" w:color="auto"/>
                  </w:divBdr>
                </w:div>
                <w:div w:id="201800648">
                  <w:marLeft w:val="0"/>
                  <w:marRight w:val="0"/>
                  <w:marTop w:val="60"/>
                  <w:marBottom w:val="30"/>
                  <w:divBdr>
                    <w:top w:val="none" w:sz="0" w:space="0" w:color="auto"/>
                    <w:left w:val="none" w:sz="0" w:space="0" w:color="auto"/>
                    <w:bottom w:val="none" w:sz="0" w:space="0" w:color="auto"/>
                    <w:right w:val="none" w:sz="0" w:space="0" w:color="auto"/>
                  </w:divBdr>
                </w:div>
                <w:div w:id="201802434">
                  <w:marLeft w:val="0"/>
                  <w:marRight w:val="0"/>
                  <w:marTop w:val="60"/>
                  <w:marBottom w:val="30"/>
                  <w:divBdr>
                    <w:top w:val="none" w:sz="0" w:space="0" w:color="auto"/>
                    <w:left w:val="none" w:sz="0" w:space="0" w:color="auto"/>
                    <w:bottom w:val="none" w:sz="0" w:space="0" w:color="auto"/>
                    <w:right w:val="none" w:sz="0" w:space="0" w:color="auto"/>
                  </w:divBdr>
                </w:div>
              </w:divsChild>
            </w:div>
            <w:div w:id="201802618">
              <w:marLeft w:val="0"/>
              <w:marRight w:val="0"/>
              <w:marTop w:val="0"/>
              <w:marBottom w:val="0"/>
              <w:divBdr>
                <w:top w:val="none" w:sz="0" w:space="0" w:color="auto"/>
                <w:left w:val="none" w:sz="0" w:space="0" w:color="auto"/>
                <w:bottom w:val="none" w:sz="0" w:space="0" w:color="auto"/>
                <w:right w:val="none" w:sz="0" w:space="0" w:color="auto"/>
              </w:divBdr>
              <w:divsChild>
                <w:div w:id="20180212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524">
          <w:marLeft w:val="0"/>
          <w:marRight w:val="0"/>
          <w:marTop w:val="75"/>
          <w:marBottom w:val="0"/>
          <w:divBdr>
            <w:top w:val="single" w:sz="6" w:space="4" w:color="A6C9E2"/>
            <w:left w:val="single" w:sz="6" w:space="4" w:color="A6C9E2"/>
            <w:bottom w:val="single" w:sz="6" w:space="4" w:color="A6C9E2"/>
            <w:right w:val="single" w:sz="6" w:space="4" w:color="A6C9E2"/>
          </w:divBdr>
          <w:divsChild>
            <w:div w:id="201802893">
              <w:marLeft w:val="75"/>
              <w:marRight w:val="75"/>
              <w:marTop w:val="75"/>
              <w:marBottom w:val="0"/>
              <w:divBdr>
                <w:top w:val="none" w:sz="0" w:space="0" w:color="auto"/>
                <w:left w:val="none" w:sz="0" w:space="0" w:color="auto"/>
                <w:bottom w:val="none" w:sz="0" w:space="0" w:color="auto"/>
                <w:right w:val="none" w:sz="0" w:space="0" w:color="auto"/>
              </w:divBdr>
              <w:divsChild>
                <w:div w:id="201796095">
                  <w:marLeft w:val="0"/>
                  <w:marRight w:val="0"/>
                  <w:marTop w:val="60"/>
                  <w:marBottom w:val="30"/>
                  <w:divBdr>
                    <w:top w:val="none" w:sz="0" w:space="0" w:color="auto"/>
                    <w:left w:val="none" w:sz="0" w:space="0" w:color="auto"/>
                    <w:bottom w:val="none" w:sz="0" w:space="0" w:color="auto"/>
                    <w:right w:val="none" w:sz="0" w:space="0" w:color="auto"/>
                  </w:divBdr>
                </w:div>
                <w:div w:id="201798893">
                  <w:marLeft w:val="0"/>
                  <w:marRight w:val="0"/>
                  <w:marTop w:val="60"/>
                  <w:marBottom w:val="30"/>
                  <w:divBdr>
                    <w:top w:val="none" w:sz="0" w:space="0" w:color="auto"/>
                    <w:left w:val="none" w:sz="0" w:space="0" w:color="auto"/>
                    <w:bottom w:val="none" w:sz="0" w:space="0" w:color="auto"/>
                    <w:right w:val="none" w:sz="0" w:space="0" w:color="auto"/>
                  </w:divBdr>
                </w:div>
                <w:div w:id="20180100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367">
          <w:marLeft w:val="0"/>
          <w:marRight w:val="0"/>
          <w:marTop w:val="75"/>
          <w:marBottom w:val="0"/>
          <w:divBdr>
            <w:top w:val="single" w:sz="6" w:space="4" w:color="A6C9E2"/>
            <w:left w:val="single" w:sz="6" w:space="4" w:color="A6C9E2"/>
            <w:bottom w:val="single" w:sz="6" w:space="4" w:color="A6C9E2"/>
            <w:right w:val="single" w:sz="6" w:space="4" w:color="A6C9E2"/>
          </w:divBdr>
          <w:divsChild>
            <w:div w:id="201801792">
              <w:marLeft w:val="0"/>
              <w:marRight w:val="0"/>
              <w:marTop w:val="0"/>
              <w:marBottom w:val="0"/>
              <w:divBdr>
                <w:top w:val="none" w:sz="0" w:space="0" w:color="auto"/>
                <w:left w:val="none" w:sz="0" w:space="0" w:color="auto"/>
                <w:bottom w:val="none" w:sz="0" w:space="0" w:color="auto"/>
                <w:right w:val="none" w:sz="0" w:space="0" w:color="auto"/>
              </w:divBdr>
              <w:divsChild>
                <w:div w:id="2018016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213">
              <w:marLeft w:val="75"/>
              <w:marRight w:val="75"/>
              <w:marTop w:val="75"/>
              <w:marBottom w:val="0"/>
              <w:divBdr>
                <w:top w:val="none" w:sz="0" w:space="0" w:color="auto"/>
                <w:left w:val="none" w:sz="0" w:space="0" w:color="auto"/>
                <w:bottom w:val="none" w:sz="0" w:space="0" w:color="auto"/>
                <w:right w:val="none" w:sz="0" w:space="0" w:color="auto"/>
              </w:divBdr>
              <w:divsChild>
                <w:div w:id="201797023">
                  <w:marLeft w:val="0"/>
                  <w:marRight w:val="0"/>
                  <w:marTop w:val="60"/>
                  <w:marBottom w:val="30"/>
                  <w:divBdr>
                    <w:top w:val="none" w:sz="0" w:space="0" w:color="auto"/>
                    <w:left w:val="none" w:sz="0" w:space="0" w:color="auto"/>
                    <w:bottom w:val="none" w:sz="0" w:space="0" w:color="auto"/>
                    <w:right w:val="none" w:sz="0" w:space="0" w:color="auto"/>
                  </w:divBdr>
                </w:div>
                <w:div w:id="201798079">
                  <w:marLeft w:val="0"/>
                  <w:marRight w:val="0"/>
                  <w:marTop w:val="60"/>
                  <w:marBottom w:val="30"/>
                  <w:divBdr>
                    <w:top w:val="none" w:sz="0" w:space="0" w:color="auto"/>
                    <w:left w:val="none" w:sz="0" w:space="0" w:color="auto"/>
                    <w:bottom w:val="none" w:sz="0" w:space="0" w:color="auto"/>
                    <w:right w:val="none" w:sz="0" w:space="0" w:color="auto"/>
                  </w:divBdr>
                </w:div>
                <w:div w:id="20179916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91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88">
              <w:marLeft w:val="0"/>
              <w:marRight w:val="0"/>
              <w:marTop w:val="0"/>
              <w:marBottom w:val="0"/>
              <w:divBdr>
                <w:top w:val="none" w:sz="0" w:space="0" w:color="auto"/>
                <w:left w:val="none" w:sz="0" w:space="0" w:color="auto"/>
                <w:bottom w:val="none" w:sz="0" w:space="0" w:color="auto"/>
                <w:right w:val="none" w:sz="0" w:space="0" w:color="auto"/>
              </w:divBdr>
              <w:divsChild>
                <w:div w:id="2017964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589">
              <w:marLeft w:val="75"/>
              <w:marRight w:val="75"/>
              <w:marTop w:val="75"/>
              <w:marBottom w:val="0"/>
              <w:divBdr>
                <w:top w:val="none" w:sz="0" w:space="0" w:color="auto"/>
                <w:left w:val="none" w:sz="0" w:space="0" w:color="auto"/>
                <w:bottom w:val="none" w:sz="0" w:space="0" w:color="auto"/>
                <w:right w:val="none" w:sz="0" w:space="0" w:color="auto"/>
              </w:divBdr>
              <w:divsChild>
                <w:div w:id="201796260">
                  <w:marLeft w:val="0"/>
                  <w:marRight w:val="0"/>
                  <w:marTop w:val="60"/>
                  <w:marBottom w:val="30"/>
                  <w:divBdr>
                    <w:top w:val="none" w:sz="0" w:space="0" w:color="auto"/>
                    <w:left w:val="none" w:sz="0" w:space="0" w:color="auto"/>
                    <w:bottom w:val="none" w:sz="0" w:space="0" w:color="auto"/>
                    <w:right w:val="none" w:sz="0" w:space="0" w:color="auto"/>
                  </w:divBdr>
                </w:div>
                <w:div w:id="201797223">
                  <w:marLeft w:val="0"/>
                  <w:marRight w:val="0"/>
                  <w:marTop w:val="60"/>
                  <w:marBottom w:val="30"/>
                  <w:divBdr>
                    <w:top w:val="none" w:sz="0" w:space="0" w:color="auto"/>
                    <w:left w:val="none" w:sz="0" w:space="0" w:color="auto"/>
                    <w:bottom w:val="none" w:sz="0" w:space="0" w:color="auto"/>
                    <w:right w:val="none" w:sz="0" w:space="0" w:color="auto"/>
                  </w:divBdr>
                </w:div>
                <w:div w:id="20180232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9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97">
              <w:marLeft w:val="0"/>
              <w:marRight w:val="0"/>
              <w:marTop w:val="0"/>
              <w:marBottom w:val="0"/>
              <w:divBdr>
                <w:top w:val="none" w:sz="0" w:space="0" w:color="auto"/>
                <w:left w:val="none" w:sz="0" w:space="0" w:color="auto"/>
                <w:bottom w:val="none" w:sz="0" w:space="0" w:color="auto"/>
                <w:right w:val="none" w:sz="0" w:space="0" w:color="auto"/>
              </w:divBdr>
              <w:divsChild>
                <w:div w:id="2017977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371">
              <w:marLeft w:val="75"/>
              <w:marRight w:val="75"/>
              <w:marTop w:val="75"/>
              <w:marBottom w:val="0"/>
              <w:divBdr>
                <w:top w:val="none" w:sz="0" w:space="0" w:color="auto"/>
                <w:left w:val="none" w:sz="0" w:space="0" w:color="auto"/>
                <w:bottom w:val="none" w:sz="0" w:space="0" w:color="auto"/>
                <w:right w:val="none" w:sz="0" w:space="0" w:color="auto"/>
              </w:divBdr>
              <w:divsChild>
                <w:div w:id="201797816">
                  <w:marLeft w:val="0"/>
                  <w:marRight w:val="0"/>
                  <w:marTop w:val="60"/>
                  <w:marBottom w:val="30"/>
                  <w:divBdr>
                    <w:top w:val="none" w:sz="0" w:space="0" w:color="auto"/>
                    <w:left w:val="none" w:sz="0" w:space="0" w:color="auto"/>
                    <w:bottom w:val="none" w:sz="0" w:space="0" w:color="auto"/>
                    <w:right w:val="none" w:sz="0" w:space="0" w:color="auto"/>
                  </w:divBdr>
                </w:div>
                <w:div w:id="201798367">
                  <w:marLeft w:val="0"/>
                  <w:marRight w:val="0"/>
                  <w:marTop w:val="60"/>
                  <w:marBottom w:val="30"/>
                  <w:divBdr>
                    <w:top w:val="none" w:sz="0" w:space="0" w:color="auto"/>
                    <w:left w:val="none" w:sz="0" w:space="0" w:color="auto"/>
                    <w:bottom w:val="none" w:sz="0" w:space="0" w:color="auto"/>
                    <w:right w:val="none" w:sz="0" w:space="0" w:color="auto"/>
                  </w:divBdr>
                </w:div>
                <w:div w:id="20180009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89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63">
              <w:marLeft w:val="75"/>
              <w:marRight w:val="75"/>
              <w:marTop w:val="75"/>
              <w:marBottom w:val="0"/>
              <w:divBdr>
                <w:top w:val="none" w:sz="0" w:space="0" w:color="auto"/>
                <w:left w:val="none" w:sz="0" w:space="0" w:color="auto"/>
                <w:bottom w:val="none" w:sz="0" w:space="0" w:color="auto"/>
                <w:right w:val="none" w:sz="0" w:space="0" w:color="auto"/>
              </w:divBdr>
              <w:divsChild>
                <w:div w:id="201796871">
                  <w:marLeft w:val="0"/>
                  <w:marRight w:val="0"/>
                  <w:marTop w:val="60"/>
                  <w:marBottom w:val="30"/>
                  <w:divBdr>
                    <w:top w:val="none" w:sz="0" w:space="0" w:color="auto"/>
                    <w:left w:val="none" w:sz="0" w:space="0" w:color="auto"/>
                    <w:bottom w:val="none" w:sz="0" w:space="0" w:color="auto"/>
                    <w:right w:val="none" w:sz="0" w:space="0" w:color="auto"/>
                  </w:divBdr>
                </w:div>
                <w:div w:id="201797619">
                  <w:marLeft w:val="0"/>
                  <w:marRight w:val="0"/>
                  <w:marTop w:val="60"/>
                  <w:marBottom w:val="30"/>
                  <w:divBdr>
                    <w:top w:val="none" w:sz="0" w:space="0" w:color="auto"/>
                    <w:left w:val="none" w:sz="0" w:space="0" w:color="auto"/>
                    <w:bottom w:val="none" w:sz="0" w:space="0" w:color="auto"/>
                    <w:right w:val="none" w:sz="0" w:space="0" w:color="auto"/>
                  </w:divBdr>
                </w:div>
                <w:div w:id="201799211">
                  <w:marLeft w:val="0"/>
                  <w:marRight w:val="0"/>
                  <w:marTop w:val="60"/>
                  <w:marBottom w:val="30"/>
                  <w:divBdr>
                    <w:top w:val="none" w:sz="0" w:space="0" w:color="auto"/>
                    <w:left w:val="none" w:sz="0" w:space="0" w:color="auto"/>
                    <w:bottom w:val="none" w:sz="0" w:space="0" w:color="auto"/>
                    <w:right w:val="none" w:sz="0" w:space="0" w:color="auto"/>
                  </w:divBdr>
                </w:div>
              </w:divsChild>
            </w:div>
            <w:div w:id="201797767">
              <w:marLeft w:val="0"/>
              <w:marRight w:val="0"/>
              <w:marTop w:val="0"/>
              <w:marBottom w:val="0"/>
              <w:divBdr>
                <w:top w:val="none" w:sz="0" w:space="0" w:color="auto"/>
                <w:left w:val="none" w:sz="0" w:space="0" w:color="auto"/>
                <w:bottom w:val="none" w:sz="0" w:space="0" w:color="auto"/>
                <w:right w:val="none" w:sz="0" w:space="0" w:color="auto"/>
              </w:divBdr>
              <w:divsChild>
                <w:div w:id="20180202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40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06">
              <w:marLeft w:val="0"/>
              <w:marRight w:val="0"/>
              <w:marTop w:val="0"/>
              <w:marBottom w:val="0"/>
              <w:divBdr>
                <w:top w:val="none" w:sz="0" w:space="0" w:color="auto"/>
                <w:left w:val="none" w:sz="0" w:space="0" w:color="auto"/>
                <w:bottom w:val="none" w:sz="0" w:space="0" w:color="auto"/>
                <w:right w:val="none" w:sz="0" w:space="0" w:color="auto"/>
              </w:divBdr>
              <w:divsChild>
                <w:div w:id="2018021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588">
              <w:marLeft w:val="75"/>
              <w:marRight w:val="75"/>
              <w:marTop w:val="75"/>
              <w:marBottom w:val="0"/>
              <w:divBdr>
                <w:top w:val="none" w:sz="0" w:space="0" w:color="auto"/>
                <w:left w:val="none" w:sz="0" w:space="0" w:color="auto"/>
                <w:bottom w:val="none" w:sz="0" w:space="0" w:color="auto"/>
                <w:right w:val="none" w:sz="0" w:space="0" w:color="auto"/>
              </w:divBdr>
              <w:divsChild>
                <w:div w:id="201800467">
                  <w:marLeft w:val="0"/>
                  <w:marRight w:val="0"/>
                  <w:marTop w:val="60"/>
                  <w:marBottom w:val="30"/>
                  <w:divBdr>
                    <w:top w:val="none" w:sz="0" w:space="0" w:color="auto"/>
                    <w:left w:val="none" w:sz="0" w:space="0" w:color="auto"/>
                    <w:bottom w:val="none" w:sz="0" w:space="0" w:color="auto"/>
                    <w:right w:val="none" w:sz="0" w:space="0" w:color="auto"/>
                  </w:divBdr>
                </w:div>
                <w:div w:id="201800597">
                  <w:marLeft w:val="0"/>
                  <w:marRight w:val="0"/>
                  <w:marTop w:val="60"/>
                  <w:marBottom w:val="30"/>
                  <w:divBdr>
                    <w:top w:val="none" w:sz="0" w:space="0" w:color="auto"/>
                    <w:left w:val="none" w:sz="0" w:space="0" w:color="auto"/>
                    <w:bottom w:val="none" w:sz="0" w:space="0" w:color="auto"/>
                    <w:right w:val="none" w:sz="0" w:space="0" w:color="auto"/>
                  </w:divBdr>
                </w:div>
                <w:div w:id="20180087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5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65">
              <w:marLeft w:val="0"/>
              <w:marRight w:val="0"/>
              <w:marTop w:val="0"/>
              <w:marBottom w:val="0"/>
              <w:divBdr>
                <w:top w:val="none" w:sz="0" w:space="0" w:color="auto"/>
                <w:left w:val="none" w:sz="0" w:space="0" w:color="auto"/>
                <w:bottom w:val="none" w:sz="0" w:space="0" w:color="auto"/>
                <w:right w:val="none" w:sz="0" w:space="0" w:color="auto"/>
              </w:divBdr>
              <w:divsChild>
                <w:div w:id="20180290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669">
              <w:marLeft w:val="75"/>
              <w:marRight w:val="75"/>
              <w:marTop w:val="75"/>
              <w:marBottom w:val="0"/>
              <w:divBdr>
                <w:top w:val="none" w:sz="0" w:space="0" w:color="auto"/>
                <w:left w:val="none" w:sz="0" w:space="0" w:color="auto"/>
                <w:bottom w:val="none" w:sz="0" w:space="0" w:color="auto"/>
                <w:right w:val="none" w:sz="0" w:space="0" w:color="auto"/>
              </w:divBdr>
              <w:divsChild>
                <w:div w:id="201800276">
                  <w:marLeft w:val="0"/>
                  <w:marRight w:val="0"/>
                  <w:marTop w:val="60"/>
                  <w:marBottom w:val="30"/>
                  <w:divBdr>
                    <w:top w:val="none" w:sz="0" w:space="0" w:color="auto"/>
                    <w:left w:val="none" w:sz="0" w:space="0" w:color="auto"/>
                    <w:bottom w:val="none" w:sz="0" w:space="0" w:color="auto"/>
                    <w:right w:val="none" w:sz="0" w:space="0" w:color="auto"/>
                  </w:divBdr>
                </w:div>
                <w:div w:id="201801110">
                  <w:marLeft w:val="0"/>
                  <w:marRight w:val="0"/>
                  <w:marTop w:val="60"/>
                  <w:marBottom w:val="30"/>
                  <w:divBdr>
                    <w:top w:val="none" w:sz="0" w:space="0" w:color="auto"/>
                    <w:left w:val="none" w:sz="0" w:space="0" w:color="auto"/>
                    <w:bottom w:val="none" w:sz="0" w:space="0" w:color="auto"/>
                    <w:right w:val="none" w:sz="0" w:space="0" w:color="auto"/>
                  </w:divBdr>
                </w:div>
                <w:div w:id="20180316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9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04">
              <w:marLeft w:val="0"/>
              <w:marRight w:val="0"/>
              <w:marTop w:val="0"/>
              <w:marBottom w:val="0"/>
              <w:divBdr>
                <w:top w:val="none" w:sz="0" w:space="0" w:color="auto"/>
                <w:left w:val="none" w:sz="0" w:space="0" w:color="auto"/>
                <w:bottom w:val="none" w:sz="0" w:space="0" w:color="auto"/>
                <w:right w:val="none" w:sz="0" w:space="0" w:color="auto"/>
              </w:divBdr>
              <w:divsChild>
                <w:div w:id="2017969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498">
              <w:marLeft w:val="75"/>
              <w:marRight w:val="75"/>
              <w:marTop w:val="75"/>
              <w:marBottom w:val="0"/>
              <w:divBdr>
                <w:top w:val="none" w:sz="0" w:space="0" w:color="auto"/>
                <w:left w:val="none" w:sz="0" w:space="0" w:color="auto"/>
                <w:bottom w:val="none" w:sz="0" w:space="0" w:color="auto"/>
                <w:right w:val="none" w:sz="0" w:space="0" w:color="auto"/>
              </w:divBdr>
              <w:divsChild>
                <w:div w:id="201796042">
                  <w:marLeft w:val="0"/>
                  <w:marRight w:val="0"/>
                  <w:marTop w:val="60"/>
                  <w:marBottom w:val="30"/>
                  <w:divBdr>
                    <w:top w:val="none" w:sz="0" w:space="0" w:color="auto"/>
                    <w:left w:val="none" w:sz="0" w:space="0" w:color="auto"/>
                    <w:bottom w:val="none" w:sz="0" w:space="0" w:color="auto"/>
                    <w:right w:val="none" w:sz="0" w:space="0" w:color="auto"/>
                  </w:divBdr>
                </w:div>
                <w:div w:id="201800741">
                  <w:marLeft w:val="0"/>
                  <w:marRight w:val="0"/>
                  <w:marTop w:val="60"/>
                  <w:marBottom w:val="30"/>
                  <w:divBdr>
                    <w:top w:val="none" w:sz="0" w:space="0" w:color="auto"/>
                    <w:left w:val="none" w:sz="0" w:space="0" w:color="auto"/>
                    <w:bottom w:val="none" w:sz="0" w:space="0" w:color="auto"/>
                    <w:right w:val="none" w:sz="0" w:space="0" w:color="auto"/>
                  </w:divBdr>
                </w:div>
                <w:div w:id="20180260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90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34">
              <w:marLeft w:val="75"/>
              <w:marRight w:val="75"/>
              <w:marTop w:val="75"/>
              <w:marBottom w:val="0"/>
              <w:divBdr>
                <w:top w:val="none" w:sz="0" w:space="0" w:color="auto"/>
                <w:left w:val="none" w:sz="0" w:space="0" w:color="auto"/>
                <w:bottom w:val="none" w:sz="0" w:space="0" w:color="auto"/>
                <w:right w:val="none" w:sz="0" w:space="0" w:color="auto"/>
              </w:divBdr>
              <w:divsChild>
                <w:div w:id="201795801">
                  <w:marLeft w:val="0"/>
                  <w:marRight w:val="0"/>
                  <w:marTop w:val="60"/>
                  <w:marBottom w:val="30"/>
                  <w:divBdr>
                    <w:top w:val="none" w:sz="0" w:space="0" w:color="auto"/>
                    <w:left w:val="none" w:sz="0" w:space="0" w:color="auto"/>
                    <w:bottom w:val="none" w:sz="0" w:space="0" w:color="auto"/>
                    <w:right w:val="none" w:sz="0" w:space="0" w:color="auto"/>
                  </w:divBdr>
                </w:div>
                <w:div w:id="201795866">
                  <w:marLeft w:val="0"/>
                  <w:marRight w:val="0"/>
                  <w:marTop w:val="60"/>
                  <w:marBottom w:val="30"/>
                  <w:divBdr>
                    <w:top w:val="none" w:sz="0" w:space="0" w:color="auto"/>
                    <w:left w:val="none" w:sz="0" w:space="0" w:color="auto"/>
                    <w:bottom w:val="none" w:sz="0" w:space="0" w:color="auto"/>
                    <w:right w:val="none" w:sz="0" w:space="0" w:color="auto"/>
                  </w:divBdr>
                </w:div>
                <w:div w:id="201796971">
                  <w:marLeft w:val="0"/>
                  <w:marRight w:val="0"/>
                  <w:marTop w:val="60"/>
                  <w:marBottom w:val="30"/>
                  <w:divBdr>
                    <w:top w:val="none" w:sz="0" w:space="0" w:color="auto"/>
                    <w:left w:val="none" w:sz="0" w:space="0" w:color="auto"/>
                    <w:bottom w:val="none" w:sz="0" w:space="0" w:color="auto"/>
                    <w:right w:val="none" w:sz="0" w:space="0" w:color="auto"/>
                  </w:divBdr>
                </w:div>
              </w:divsChild>
            </w:div>
            <w:div w:id="201802835">
              <w:marLeft w:val="0"/>
              <w:marRight w:val="0"/>
              <w:marTop w:val="0"/>
              <w:marBottom w:val="0"/>
              <w:divBdr>
                <w:top w:val="none" w:sz="0" w:space="0" w:color="auto"/>
                <w:left w:val="none" w:sz="0" w:space="0" w:color="auto"/>
                <w:bottom w:val="none" w:sz="0" w:space="0" w:color="auto"/>
                <w:right w:val="none" w:sz="0" w:space="0" w:color="auto"/>
              </w:divBdr>
              <w:divsChild>
                <w:div w:id="20179729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41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12">
              <w:marLeft w:val="75"/>
              <w:marRight w:val="75"/>
              <w:marTop w:val="75"/>
              <w:marBottom w:val="0"/>
              <w:divBdr>
                <w:top w:val="none" w:sz="0" w:space="0" w:color="auto"/>
                <w:left w:val="none" w:sz="0" w:space="0" w:color="auto"/>
                <w:bottom w:val="none" w:sz="0" w:space="0" w:color="auto"/>
                <w:right w:val="none" w:sz="0" w:space="0" w:color="auto"/>
              </w:divBdr>
              <w:divsChild>
                <w:div w:id="201795542">
                  <w:marLeft w:val="0"/>
                  <w:marRight w:val="0"/>
                  <w:marTop w:val="60"/>
                  <w:marBottom w:val="30"/>
                  <w:divBdr>
                    <w:top w:val="none" w:sz="0" w:space="0" w:color="auto"/>
                    <w:left w:val="none" w:sz="0" w:space="0" w:color="auto"/>
                    <w:bottom w:val="none" w:sz="0" w:space="0" w:color="auto"/>
                    <w:right w:val="none" w:sz="0" w:space="0" w:color="auto"/>
                  </w:divBdr>
                </w:div>
                <w:div w:id="201800816">
                  <w:marLeft w:val="0"/>
                  <w:marRight w:val="0"/>
                  <w:marTop w:val="60"/>
                  <w:marBottom w:val="30"/>
                  <w:divBdr>
                    <w:top w:val="none" w:sz="0" w:space="0" w:color="auto"/>
                    <w:left w:val="none" w:sz="0" w:space="0" w:color="auto"/>
                    <w:bottom w:val="none" w:sz="0" w:space="0" w:color="auto"/>
                    <w:right w:val="none" w:sz="0" w:space="0" w:color="auto"/>
                  </w:divBdr>
                </w:div>
                <w:div w:id="201802603">
                  <w:marLeft w:val="0"/>
                  <w:marRight w:val="0"/>
                  <w:marTop w:val="60"/>
                  <w:marBottom w:val="30"/>
                  <w:divBdr>
                    <w:top w:val="none" w:sz="0" w:space="0" w:color="auto"/>
                    <w:left w:val="none" w:sz="0" w:space="0" w:color="auto"/>
                    <w:bottom w:val="none" w:sz="0" w:space="0" w:color="auto"/>
                    <w:right w:val="none" w:sz="0" w:space="0" w:color="auto"/>
                  </w:divBdr>
                </w:div>
              </w:divsChild>
            </w:div>
            <w:div w:id="201801916">
              <w:marLeft w:val="0"/>
              <w:marRight w:val="0"/>
              <w:marTop w:val="0"/>
              <w:marBottom w:val="0"/>
              <w:divBdr>
                <w:top w:val="none" w:sz="0" w:space="0" w:color="auto"/>
                <w:left w:val="none" w:sz="0" w:space="0" w:color="auto"/>
                <w:bottom w:val="none" w:sz="0" w:space="0" w:color="auto"/>
                <w:right w:val="none" w:sz="0" w:space="0" w:color="auto"/>
              </w:divBdr>
              <w:divsChild>
                <w:div w:id="20179724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74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73">
              <w:marLeft w:val="75"/>
              <w:marRight w:val="75"/>
              <w:marTop w:val="75"/>
              <w:marBottom w:val="0"/>
              <w:divBdr>
                <w:top w:val="none" w:sz="0" w:space="0" w:color="auto"/>
                <w:left w:val="none" w:sz="0" w:space="0" w:color="auto"/>
                <w:bottom w:val="none" w:sz="0" w:space="0" w:color="auto"/>
                <w:right w:val="none" w:sz="0" w:space="0" w:color="auto"/>
              </w:divBdr>
              <w:divsChild>
                <w:div w:id="201798126">
                  <w:marLeft w:val="0"/>
                  <w:marRight w:val="0"/>
                  <w:marTop w:val="60"/>
                  <w:marBottom w:val="30"/>
                  <w:divBdr>
                    <w:top w:val="none" w:sz="0" w:space="0" w:color="auto"/>
                    <w:left w:val="none" w:sz="0" w:space="0" w:color="auto"/>
                    <w:bottom w:val="none" w:sz="0" w:space="0" w:color="auto"/>
                    <w:right w:val="none" w:sz="0" w:space="0" w:color="auto"/>
                  </w:divBdr>
                </w:div>
                <w:div w:id="201799519">
                  <w:marLeft w:val="0"/>
                  <w:marRight w:val="0"/>
                  <w:marTop w:val="60"/>
                  <w:marBottom w:val="30"/>
                  <w:divBdr>
                    <w:top w:val="none" w:sz="0" w:space="0" w:color="auto"/>
                    <w:left w:val="none" w:sz="0" w:space="0" w:color="auto"/>
                    <w:bottom w:val="none" w:sz="0" w:space="0" w:color="auto"/>
                    <w:right w:val="none" w:sz="0" w:space="0" w:color="auto"/>
                  </w:divBdr>
                </w:div>
                <w:div w:id="201800221">
                  <w:marLeft w:val="0"/>
                  <w:marRight w:val="0"/>
                  <w:marTop w:val="60"/>
                  <w:marBottom w:val="30"/>
                  <w:divBdr>
                    <w:top w:val="none" w:sz="0" w:space="0" w:color="auto"/>
                    <w:left w:val="none" w:sz="0" w:space="0" w:color="auto"/>
                    <w:bottom w:val="none" w:sz="0" w:space="0" w:color="auto"/>
                    <w:right w:val="none" w:sz="0" w:space="0" w:color="auto"/>
                  </w:divBdr>
                </w:div>
              </w:divsChild>
            </w:div>
            <w:div w:id="201799393">
              <w:marLeft w:val="0"/>
              <w:marRight w:val="0"/>
              <w:marTop w:val="0"/>
              <w:marBottom w:val="0"/>
              <w:divBdr>
                <w:top w:val="none" w:sz="0" w:space="0" w:color="auto"/>
                <w:left w:val="none" w:sz="0" w:space="0" w:color="auto"/>
                <w:bottom w:val="none" w:sz="0" w:space="0" w:color="auto"/>
                <w:right w:val="none" w:sz="0" w:space="0" w:color="auto"/>
              </w:divBdr>
              <w:divsChild>
                <w:div w:id="20179957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799200">
      <w:marLeft w:val="0"/>
      <w:marRight w:val="0"/>
      <w:marTop w:val="0"/>
      <w:marBottom w:val="0"/>
      <w:divBdr>
        <w:top w:val="none" w:sz="0" w:space="0" w:color="auto"/>
        <w:left w:val="none" w:sz="0" w:space="0" w:color="auto"/>
        <w:bottom w:val="none" w:sz="0" w:space="0" w:color="auto"/>
        <w:right w:val="none" w:sz="0" w:space="0" w:color="auto"/>
      </w:divBdr>
      <w:divsChild>
        <w:div w:id="20179572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72">
              <w:marLeft w:val="75"/>
              <w:marRight w:val="75"/>
              <w:marTop w:val="75"/>
              <w:marBottom w:val="0"/>
              <w:divBdr>
                <w:top w:val="none" w:sz="0" w:space="0" w:color="auto"/>
                <w:left w:val="none" w:sz="0" w:space="0" w:color="auto"/>
                <w:bottom w:val="none" w:sz="0" w:space="0" w:color="auto"/>
                <w:right w:val="none" w:sz="0" w:space="0" w:color="auto"/>
              </w:divBdr>
              <w:divsChild>
                <w:div w:id="201796737">
                  <w:marLeft w:val="0"/>
                  <w:marRight w:val="0"/>
                  <w:marTop w:val="60"/>
                  <w:marBottom w:val="30"/>
                  <w:divBdr>
                    <w:top w:val="none" w:sz="0" w:space="0" w:color="auto"/>
                    <w:left w:val="none" w:sz="0" w:space="0" w:color="auto"/>
                    <w:bottom w:val="none" w:sz="0" w:space="0" w:color="auto"/>
                    <w:right w:val="none" w:sz="0" w:space="0" w:color="auto"/>
                  </w:divBdr>
                </w:div>
                <w:div w:id="201797061">
                  <w:marLeft w:val="0"/>
                  <w:marRight w:val="0"/>
                  <w:marTop w:val="60"/>
                  <w:marBottom w:val="30"/>
                  <w:divBdr>
                    <w:top w:val="none" w:sz="0" w:space="0" w:color="auto"/>
                    <w:left w:val="none" w:sz="0" w:space="0" w:color="auto"/>
                    <w:bottom w:val="none" w:sz="0" w:space="0" w:color="auto"/>
                    <w:right w:val="none" w:sz="0" w:space="0" w:color="auto"/>
                  </w:divBdr>
                </w:div>
                <w:div w:id="20179865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88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10">
              <w:marLeft w:val="0"/>
              <w:marRight w:val="0"/>
              <w:marTop w:val="0"/>
              <w:marBottom w:val="0"/>
              <w:divBdr>
                <w:top w:val="none" w:sz="0" w:space="0" w:color="auto"/>
                <w:left w:val="none" w:sz="0" w:space="0" w:color="auto"/>
                <w:bottom w:val="none" w:sz="0" w:space="0" w:color="auto"/>
                <w:right w:val="none" w:sz="0" w:space="0" w:color="auto"/>
              </w:divBdr>
              <w:divsChild>
                <w:div w:id="20179633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833">
              <w:marLeft w:val="75"/>
              <w:marRight w:val="75"/>
              <w:marTop w:val="75"/>
              <w:marBottom w:val="0"/>
              <w:divBdr>
                <w:top w:val="none" w:sz="0" w:space="0" w:color="auto"/>
                <w:left w:val="none" w:sz="0" w:space="0" w:color="auto"/>
                <w:bottom w:val="none" w:sz="0" w:space="0" w:color="auto"/>
                <w:right w:val="none" w:sz="0" w:space="0" w:color="auto"/>
              </w:divBdr>
              <w:divsChild>
                <w:div w:id="201798752">
                  <w:marLeft w:val="0"/>
                  <w:marRight w:val="0"/>
                  <w:marTop w:val="60"/>
                  <w:marBottom w:val="30"/>
                  <w:divBdr>
                    <w:top w:val="none" w:sz="0" w:space="0" w:color="auto"/>
                    <w:left w:val="none" w:sz="0" w:space="0" w:color="auto"/>
                    <w:bottom w:val="none" w:sz="0" w:space="0" w:color="auto"/>
                    <w:right w:val="none" w:sz="0" w:space="0" w:color="auto"/>
                  </w:divBdr>
                </w:div>
                <w:div w:id="201800229">
                  <w:marLeft w:val="0"/>
                  <w:marRight w:val="0"/>
                  <w:marTop w:val="60"/>
                  <w:marBottom w:val="30"/>
                  <w:divBdr>
                    <w:top w:val="none" w:sz="0" w:space="0" w:color="auto"/>
                    <w:left w:val="none" w:sz="0" w:space="0" w:color="auto"/>
                    <w:bottom w:val="none" w:sz="0" w:space="0" w:color="auto"/>
                    <w:right w:val="none" w:sz="0" w:space="0" w:color="auto"/>
                  </w:divBdr>
                </w:div>
                <w:div w:id="20180220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62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41">
              <w:marLeft w:val="75"/>
              <w:marRight w:val="75"/>
              <w:marTop w:val="75"/>
              <w:marBottom w:val="0"/>
              <w:divBdr>
                <w:top w:val="none" w:sz="0" w:space="0" w:color="auto"/>
                <w:left w:val="none" w:sz="0" w:space="0" w:color="auto"/>
                <w:bottom w:val="none" w:sz="0" w:space="0" w:color="auto"/>
                <w:right w:val="none" w:sz="0" w:space="0" w:color="auto"/>
              </w:divBdr>
              <w:divsChild>
                <w:div w:id="201796953">
                  <w:marLeft w:val="0"/>
                  <w:marRight w:val="0"/>
                  <w:marTop w:val="60"/>
                  <w:marBottom w:val="30"/>
                  <w:divBdr>
                    <w:top w:val="none" w:sz="0" w:space="0" w:color="auto"/>
                    <w:left w:val="none" w:sz="0" w:space="0" w:color="auto"/>
                    <w:bottom w:val="none" w:sz="0" w:space="0" w:color="auto"/>
                    <w:right w:val="none" w:sz="0" w:space="0" w:color="auto"/>
                  </w:divBdr>
                </w:div>
                <w:div w:id="201798818">
                  <w:marLeft w:val="0"/>
                  <w:marRight w:val="0"/>
                  <w:marTop w:val="60"/>
                  <w:marBottom w:val="30"/>
                  <w:divBdr>
                    <w:top w:val="none" w:sz="0" w:space="0" w:color="auto"/>
                    <w:left w:val="none" w:sz="0" w:space="0" w:color="auto"/>
                    <w:bottom w:val="none" w:sz="0" w:space="0" w:color="auto"/>
                    <w:right w:val="none" w:sz="0" w:space="0" w:color="auto"/>
                  </w:divBdr>
                </w:div>
                <w:div w:id="201802841">
                  <w:marLeft w:val="0"/>
                  <w:marRight w:val="0"/>
                  <w:marTop w:val="60"/>
                  <w:marBottom w:val="30"/>
                  <w:divBdr>
                    <w:top w:val="none" w:sz="0" w:space="0" w:color="auto"/>
                    <w:left w:val="none" w:sz="0" w:space="0" w:color="auto"/>
                    <w:bottom w:val="none" w:sz="0" w:space="0" w:color="auto"/>
                    <w:right w:val="none" w:sz="0" w:space="0" w:color="auto"/>
                  </w:divBdr>
                </w:div>
              </w:divsChild>
            </w:div>
            <w:div w:id="201801380">
              <w:marLeft w:val="0"/>
              <w:marRight w:val="0"/>
              <w:marTop w:val="0"/>
              <w:marBottom w:val="0"/>
              <w:divBdr>
                <w:top w:val="none" w:sz="0" w:space="0" w:color="auto"/>
                <w:left w:val="none" w:sz="0" w:space="0" w:color="auto"/>
                <w:bottom w:val="none" w:sz="0" w:space="0" w:color="auto"/>
                <w:right w:val="none" w:sz="0" w:space="0" w:color="auto"/>
              </w:divBdr>
              <w:divsChild>
                <w:div w:id="20179582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010">
          <w:marLeft w:val="0"/>
          <w:marRight w:val="0"/>
          <w:marTop w:val="75"/>
          <w:marBottom w:val="0"/>
          <w:divBdr>
            <w:top w:val="single" w:sz="6" w:space="4" w:color="A6C9E2"/>
            <w:left w:val="single" w:sz="6" w:space="4" w:color="A6C9E2"/>
            <w:bottom w:val="single" w:sz="6" w:space="4" w:color="A6C9E2"/>
            <w:right w:val="single" w:sz="6" w:space="4" w:color="A6C9E2"/>
          </w:divBdr>
          <w:divsChild>
            <w:div w:id="201799966">
              <w:marLeft w:val="75"/>
              <w:marRight w:val="75"/>
              <w:marTop w:val="75"/>
              <w:marBottom w:val="0"/>
              <w:divBdr>
                <w:top w:val="none" w:sz="0" w:space="0" w:color="auto"/>
                <w:left w:val="none" w:sz="0" w:space="0" w:color="auto"/>
                <w:bottom w:val="none" w:sz="0" w:space="0" w:color="auto"/>
                <w:right w:val="none" w:sz="0" w:space="0" w:color="auto"/>
              </w:divBdr>
              <w:divsChild>
                <w:div w:id="201795576">
                  <w:marLeft w:val="0"/>
                  <w:marRight w:val="0"/>
                  <w:marTop w:val="60"/>
                  <w:marBottom w:val="30"/>
                  <w:divBdr>
                    <w:top w:val="none" w:sz="0" w:space="0" w:color="auto"/>
                    <w:left w:val="none" w:sz="0" w:space="0" w:color="auto"/>
                    <w:bottom w:val="none" w:sz="0" w:space="0" w:color="auto"/>
                    <w:right w:val="none" w:sz="0" w:space="0" w:color="auto"/>
                  </w:divBdr>
                </w:div>
                <w:div w:id="201796111">
                  <w:marLeft w:val="0"/>
                  <w:marRight w:val="0"/>
                  <w:marTop w:val="60"/>
                  <w:marBottom w:val="30"/>
                  <w:divBdr>
                    <w:top w:val="none" w:sz="0" w:space="0" w:color="auto"/>
                    <w:left w:val="none" w:sz="0" w:space="0" w:color="auto"/>
                    <w:bottom w:val="none" w:sz="0" w:space="0" w:color="auto"/>
                    <w:right w:val="none" w:sz="0" w:space="0" w:color="auto"/>
                  </w:divBdr>
                </w:div>
                <w:div w:id="201800302">
                  <w:marLeft w:val="0"/>
                  <w:marRight w:val="0"/>
                  <w:marTop w:val="60"/>
                  <w:marBottom w:val="30"/>
                  <w:divBdr>
                    <w:top w:val="none" w:sz="0" w:space="0" w:color="auto"/>
                    <w:left w:val="none" w:sz="0" w:space="0" w:color="auto"/>
                    <w:bottom w:val="none" w:sz="0" w:space="0" w:color="auto"/>
                    <w:right w:val="none" w:sz="0" w:space="0" w:color="auto"/>
                  </w:divBdr>
                </w:div>
              </w:divsChild>
            </w:div>
            <w:div w:id="201801941">
              <w:marLeft w:val="0"/>
              <w:marRight w:val="0"/>
              <w:marTop w:val="0"/>
              <w:marBottom w:val="0"/>
              <w:divBdr>
                <w:top w:val="none" w:sz="0" w:space="0" w:color="auto"/>
                <w:left w:val="none" w:sz="0" w:space="0" w:color="auto"/>
                <w:bottom w:val="none" w:sz="0" w:space="0" w:color="auto"/>
                <w:right w:val="none" w:sz="0" w:space="0" w:color="auto"/>
              </w:divBdr>
              <w:divsChild>
                <w:div w:id="20179651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076">
          <w:marLeft w:val="0"/>
          <w:marRight w:val="0"/>
          <w:marTop w:val="75"/>
          <w:marBottom w:val="0"/>
          <w:divBdr>
            <w:top w:val="single" w:sz="6" w:space="4" w:color="A6C9E2"/>
            <w:left w:val="single" w:sz="6" w:space="4" w:color="A6C9E2"/>
            <w:bottom w:val="single" w:sz="6" w:space="4" w:color="A6C9E2"/>
            <w:right w:val="single" w:sz="6" w:space="4" w:color="A6C9E2"/>
          </w:divBdr>
          <w:divsChild>
            <w:div w:id="201801751">
              <w:marLeft w:val="75"/>
              <w:marRight w:val="75"/>
              <w:marTop w:val="75"/>
              <w:marBottom w:val="0"/>
              <w:divBdr>
                <w:top w:val="none" w:sz="0" w:space="0" w:color="auto"/>
                <w:left w:val="none" w:sz="0" w:space="0" w:color="auto"/>
                <w:bottom w:val="none" w:sz="0" w:space="0" w:color="auto"/>
                <w:right w:val="none" w:sz="0" w:space="0" w:color="auto"/>
              </w:divBdr>
              <w:divsChild>
                <w:div w:id="201796629">
                  <w:marLeft w:val="0"/>
                  <w:marRight w:val="0"/>
                  <w:marTop w:val="60"/>
                  <w:marBottom w:val="30"/>
                  <w:divBdr>
                    <w:top w:val="none" w:sz="0" w:space="0" w:color="auto"/>
                    <w:left w:val="none" w:sz="0" w:space="0" w:color="auto"/>
                    <w:bottom w:val="none" w:sz="0" w:space="0" w:color="auto"/>
                    <w:right w:val="none" w:sz="0" w:space="0" w:color="auto"/>
                  </w:divBdr>
                </w:div>
                <w:div w:id="201797142">
                  <w:marLeft w:val="0"/>
                  <w:marRight w:val="0"/>
                  <w:marTop w:val="60"/>
                  <w:marBottom w:val="30"/>
                  <w:divBdr>
                    <w:top w:val="none" w:sz="0" w:space="0" w:color="auto"/>
                    <w:left w:val="none" w:sz="0" w:space="0" w:color="auto"/>
                    <w:bottom w:val="none" w:sz="0" w:space="0" w:color="auto"/>
                    <w:right w:val="none" w:sz="0" w:space="0" w:color="auto"/>
                  </w:divBdr>
                </w:div>
                <w:div w:id="201802709">
                  <w:marLeft w:val="0"/>
                  <w:marRight w:val="0"/>
                  <w:marTop w:val="60"/>
                  <w:marBottom w:val="30"/>
                  <w:divBdr>
                    <w:top w:val="none" w:sz="0" w:space="0" w:color="auto"/>
                    <w:left w:val="none" w:sz="0" w:space="0" w:color="auto"/>
                    <w:bottom w:val="none" w:sz="0" w:space="0" w:color="auto"/>
                    <w:right w:val="none" w:sz="0" w:space="0" w:color="auto"/>
                  </w:divBdr>
                </w:div>
              </w:divsChild>
            </w:div>
            <w:div w:id="201801817">
              <w:marLeft w:val="0"/>
              <w:marRight w:val="0"/>
              <w:marTop w:val="0"/>
              <w:marBottom w:val="0"/>
              <w:divBdr>
                <w:top w:val="none" w:sz="0" w:space="0" w:color="auto"/>
                <w:left w:val="none" w:sz="0" w:space="0" w:color="auto"/>
                <w:bottom w:val="none" w:sz="0" w:space="0" w:color="auto"/>
                <w:right w:val="none" w:sz="0" w:space="0" w:color="auto"/>
              </w:divBdr>
              <w:divsChild>
                <w:div w:id="2018028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25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682">
              <w:marLeft w:val="0"/>
              <w:marRight w:val="0"/>
              <w:marTop w:val="0"/>
              <w:marBottom w:val="0"/>
              <w:divBdr>
                <w:top w:val="none" w:sz="0" w:space="0" w:color="auto"/>
                <w:left w:val="none" w:sz="0" w:space="0" w:color="auto"/>
                <w:bottom w:val="none" w:sz="0" w:space="0" w:color="auto"/>
                <w:right w:val="none" w:sz="0" w:space="0" w:color="auto"/>
              </w:divBdr>
              <w:divsChild>
                <w:div w:id="20180160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37">
              <w:marLeft w:val="75"/>
              <w:marRight w:val="75"/>
              <w:marTop w:val="75"/>
              <w:marBottom w:val="0"/>
              <w:divBdr>
                <w:top w:val="none" w:sz="0" w:space="0" w:color="auto"/>
                <w:left w:val="none" w:sz="0" w:space="0" w:color="auto"/>
                <w:bottom w:val="none" w:sz="0" w:space="0" w:color="auto"/>
                <w:right w:val="none" w:sz="0" w:space="0" w:color="auto"/>
              </w:divBdr>
              <w:divsChild>
                <w:div w:id="201796126">
                  <w:marLeft w:val="0"/>
                  <w:marRight w:val="0"/>
                  <w:marTop w:val="60"/>
                  <w:marBottom w:val="30"/>
                  <w:divBdr>
                    <w:top w:val="none" w:sz="0" w:space="0" w:color="auto"/>
                    <w:left w:val="none" w:sz="0" w:space="0" w:color="auto"/>
                    <w:bottom w:val="none" w:sz="0" w:space="0" w:color="auto"/>
                    <w:right w:val="none" w:sz="0" w:space="0" w:color="auto"/>
                  </w:divBdr>
                </w:div>
                <w:div w:id="201796502">
                  <w:marLeft w:val="0"/>
                  <w:marRight w:val="0"/>
                  <w:marTop w:val="60"/>
                  <w:marBottom w:val="30"/>
                  <w:divBdr>
                    <w:top w:val="none" w:sz="0" w:space="0" w:color="auto"/>
                    <w:left w:val="none" w:sz="0" w:space="0" w:color="auto"/>
                    <w:bottom w:val="none" w:sz="0" w:space="0" w:color="auto"/>
                    <w:right w:val="none" w:sz="0" w:space="0" w:color="auto"/>
                  </w:divBdr>
                </w:div>
                <w:div w:id="20179881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35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15">
              <w:marLeft w:val="0"/>
              <w:marRight w:val="0"/>
              <w:marTop w:val="0"/>
              <w:marBottom w:val="0"/>
              <w:divBdr>
                <w:top w:val="none" w:sz="0" w:space="0" w:color="auto"/>
                <w:left w:val="none" w:sz="0" w:space="0" w:color="auto"/>
                <w:bottom w:val="none" w:sz="0" w:space="0" w:color="auto"/>
                <w:right w:val="none" w:sz="0" w:space="0" w:color="auto"/>
              </w:divBdr>
              <w:divsChild>
                <w:div w:id="20179733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989">
              <w:marLeft w:val="75"/>
              <w:marRight w:val="75"/>
              <w:marTop w:val="75"/>
              <w:marBottom w:val="0"/>
              <w:divBdr>
                <w:top w:val="none" w:sz="0" w:space="0" w:color="auto"/>
                <w:left w:val="none" w:sz="0" w:space="0" w:color="auto"/>
                <w:bottom w:val="none" w:sz="0" w:space="0" w:color="auto"/>
                <w:right w:val="none" w:sz="0" w:space="0" w:color="auto"/>
              </w:divBdr>
              <w:divsChild>
                <w:div w:id="201796013">
                  <w:marLeft w:val="0"/>
                  <w:marRight w:val="0"/>
                  <w:marTop w:val="60"/>
                  <w:marBottom w:val="30"/>
                  <w:divBdr>
                    <w:top w:val="none" w:sz="0" w:space="0" w:color="auto"/>
                    <w:left w:val="none" w:sz="0" w:space="0" w:color="auto"/>
                    <w:bottom w:val="none" w:sz="0" w:space="0" w:color="auto"/>
                    <w:right w:val="none" w:sz="0" w:space="0" w:color="auto"/>
                  </w:divBdr>
                </w:div>
                <w:div w:id="201798637">
                  <w:marLeft w:val="0"/>
                  <w:marRight w:val="0"/>
                  <w:marTop w:val="60"/>
                  <w:marBottom w:val="30"/>
                  <w:divBdr>
                    <w:top w:val="none" w:sz="0" w:space="0" w:color="auto"/>
                    <w:left w:val="none" w:sz="0" w:space="0" w:color="auto"/>
                    <w:bottom w:val="none" w:sz="0" w:space="0" w:color="auto"/>
                    <w:right w:val="none" w:sz="0" w:space="0" w:color="auto"/>
                  </w:divBdr>
                </w:div>
                <w:div w:id="20180194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7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89">
              <w:marLeft w:val="75"/>
              <w:marRight w:val="75"/>
              <w:marTop w:val="75"/>
              <w:marBottom w:val="0"/>
              <w:divBdr>
                <w:top w:val="none" w:sz="0" w:space="0" w:color="auto"/>
                <w:left w:val="none" w:sz="0" w:space="0" w:color="auto"/>
                <w:bottom w:val="none" w:sz="0" w:space="0" w:color="auto"/>
                <w:right w:val="none" w:sz="0" w:space="0" w:color="auto"/>
              </w:divBdr>
              <w:divsChild>
                <w:div w:id="201798744">
                  <w:marLeft w:val="0"/>
                  <w:marRight w:val="0"/>
                  <w:marTop w:val="60"/>
                  <w:marBottom w:val="30"/>
                  <w:divBdr>
                    <w:top w:val="none" w:sz="0" w:space="0" w:color="auto"/>
                    <w:left w:val="none" w:sz="0" w:space="0" w:color="auto"/>
                    <w:bottom w:val="none" w:sz="0" w:space="0" w:color="auto"/>
                    <w:right w:val="none" w:sz="0" w:space="0" w:color="auto"/>
                  </w:divBdr>
                </w:div>
                <w:div w:id="201801078">
                  <w:marLeft w:val="0"/>
                  <w:marRight w:val="0"/>
                  <w:marTop w:val="60"/>
                  <w:marBottom w:val="30"/>
                  <w:divBdr>
                    <w:top w:val="none" w:sz="0" w:space="0" w:color="auto"/>
                    <w:left w:val="none" w:sz="0" w:space="0" w:color="auto"/>
                    <w:bottom w:val="none" w:sz="0" w:space="0" w:color="auto"/>
                    <w:right w:val="none" w:sz="0" w:space="0" w:color="auto"/>
                  </w:divBdr>
                </w:div>
                <w:div w:id="201801692">
                  <w:marLeft w:val="0"/>
                  <w:marRight w:val="0"/>
                  <w:marTop w:val="60"/>
                  <w:marBottom w:val="30"/>
                  <w:divBdr>
                    <w:top w:val="none" w:sz="0" w:space="0" w:color="auto"/>
                    <w:left w:val="none" w:sz="0" w:space="0" w:color="auto"/>
                    <w:bottom w:val="none" w:sz="0" w:space="0" w:color="auto"/>
                    <w:right w:val="none" w:sz="0" w:space="0" w:color="auto"/>
                  </w:divBdr>
                </w:div>
              </w:divsChild>
            </w:div>
            <w:div w:id="201801693">
              <w:marLeft w:val="0"/>
              <w:marRight w:val="0"/>
              <w:marTop w:val="0"/>
              <w:marBottom w:val="0"/>
              <w:divBdr>
                <w:top w:val="none" w:sz="0" w:space="0" w:color="auto"/>
                <w:left w:val="none" w:sz="0" w:space="0" w:color="auto"/>
                <w:bottom w:val="none" w:sz="0" w:space="0" w:color="auto"/>
                <w:right w:val="none" w:sz="0" w:space="0" w:color="auto"/>
              </w:divBdr>
              <w:divsChild>
                <w:div w:id="20179841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95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24">
              <w:marLeft w:val="75"/>
              <w:marRight w:val="75"/>
              <w:marTop w:val="75"/>
              <w:marBottom w:val="0"/>
              <w:divBdr>
                <w:top w:val="none" w:sz="0" w:space="0" w:color="auto"/>
                <w:left w:val="none" w:sz="0" w:space="0" w:color="auto"/>
                <w:bottom w:val="none" w:sz="0" w:space="0" w:color="auto"/>
                <w:right w:val="none" w:sz="0" w:space="0" w:color="auto"/>
              </w:divBdr>
              <w:divsChild>
                <w:div w:id="201796462">
                  <w:marLeft w:val="0"/>
                  <w:marRight w:val="0"/>
                  <w:marTop w:val="60"/>
                  <w:marBottom w:val="30"/>
                  <w:divBdr>
                    <w:top w:val="none" w:sz="0" w:space="0" w:color="auto"/>
                    <w:left w:val="none" w:sz="0" w:space="0" w:color="auto"/>
                    <w:bottom w:val="none" w:sz="0" w:space="0" w:color="auto"/>
                    <w:right w:val="none" w:sz="0" w:space="0" w:color="auto"/>
                  </w:divBdr>
                </w:div>
                <w:div w:id="201796962">
                  <w:marLeft w:val="0"/>
                  <w:marRight w:val="0"/>
                  <w:marTop w:val="60"/>
                  <w:marBottom w:val="30"/>
                  <w:divBdr>
                    <w:top w:val="none" w:sz="0" w:space="0" w:color="auto"/>
                    <w:left w:val="none" w:sz="0" w:space="0" w:color="auto"/>
                    <w:bottom w:val="none" w:sz="0" w:space="0" w:color="auto"/>
                    <w:right w:val="none" w:sz="0" w:space="0" w:color="auto"/>
                  </w:divBdr>
                </w:div>
                <w:div w:id="201800577">
                  <w:marLeft w:val="0"/>
                  <w:marRight w:val="0"/>
                  <w:marTop w:val="60"/>
                  <w:marBottom w:val="30"/>
                  <w:divBdr>
                    <w:top w:val="none" w:sz="0" w:space="0" w:color="auto"/>
                    <w:left w:val="none" w:sz="0" w:space="0" w:color="auto"/>
                    <w:bottom w:val="none" w:sz="0" w:space="0" w:color="auto"/>
                    <w:right w:val="none" w:sz="0" w:space="0" w:color="auto"/>
                  </w:divBdr>
                </w:div>
              </w:divsChild>
            </w:div>
            <w:div w:id="201800152">
              <w:marLeft w:val="0"/>
              <w:marRight w:val="0"/>
              <w:marTop w:val="0"/>
              <w:marBottom w:val="0"/>
              <w:divBdr>
                <w:top w:val="none" w:sz="0" w:space="0" w:color="auto"/>
                <w:left w:val="none" w:sz="0" w:space="0" w:color="auto"/>
                <w:bottom w:val="none" w:sz="0" w:space="0" w:color="auto"/>
                <w:right w:val="none" w:sz="0" w:space="0" w:color="auto"/>
              </w:divBdr>
              <w:divsChild>
                <w:div w:id="20179971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98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556">
              <w:marLeft w:val="75"/>
              <w:marRight w:val="75"/>
              <w:marTop w:val="75"/>
              <w:marBottom w:val="0"/>
              <w:divBdr>
                <w:top w:val="none" w:sz="0" w:space="0" w:color="auto"/>
                <w:left w:val="none" w:sz="0" w:space="0" w:color="auto"/>
                <w:bottom w:val="none" w:sz="0" w:space="0" w:color="auto"/>
                <w:right w:val="none" w:sz="0" w:space="0" w:color="auto"/>
              </w:divBdr>
              <w:divsChild>
                <w:div w:id="201799069">
                  <w:marLeft w:val="0"/>
                  <w:marRight w:val="0"/>
                  <w:marTop w:val="60"/>
                  <w:marBottom w:val="30"/>
                  <w:divBdr>
                    <w:top w:val="none" w:sz="0" w:space="0" w:color="auto"/>
                    <w:left w:val="none" w:sz="0" w:space="0" w:color="auto"/>
                    <w:bottom w:val="none" w:sz="0" w:space="0" w:color="auto"/>
                    <w:right w:val="none" w:sz="0" w:space="0" w:color="auto"/>
                  </w:divBdr>
                </w:div>
                <w:div w:id="201799284">
                  <w:marLeft w:val="0"/>
                  <w:marRight w:val="0"/>
                  <w:marTop w:val="60"/>
                  <w:marBottom w:val="30"/>
                  <w:divBdr>
                    <w:top w:val="none" w:sz="0" w:space="0" w:color="auto"/>
                    <w:left w:val="none" w:sz="0" w:space="0" w:color="auto"/>
                    <w:bottom w:val="none" w:sz="0" w:space="0" w:color="auto"/>
                    <w:right w:val="none" w:sz="0" w:space="0" w:color="auto"/>
                  </w:divBdr>
                </w:div>
                <w:div w:id="201800820">
                  <w:marLeft w:val="0"/>
                  <w:marRight w:val="0"/>
                  <w:marTop w:val="60"/>
                  <w:marBottom w:val="30"/>
                  <w:divBdr>
                    <w:top w:val="none" w:sz="0" w:space="0" w:color="auto"/>
                    <w:left w:val="none" w:sz="0" w:space="0" w:color="auto"/>
                    <w:bottom w:val="none" w:sz="0" w:space="0" w:color="auto"/>
                    <w:right w:val="none" w:sz="0" w:space="0" w:color="auto"/>
                  </w:divBdr>
                </w:div>
              </w:divsChild>
            </w:div>
            <w:div w:id="201799601">
              <w:marLeft w:val="0"/>
              <w:marRight w:val="0"/>
              <w:marTop w:val="0"/>
              <w:marBottom w:val="0"/>
              <w:divBdr>
                <w:top w:val="none" w:sz="0" w:space="0" w:color="auto"/>
                <w:left w:val="none" w:sz="0" w:space="0" w:color="auto"/>
                <w:bottom w:val="none" w:sz="0" w:space="0" w:color="auto"/>
                <w:right w:val="none" w:sz="0" w:space="0" w:color="auto"/>
              </w:divBdr>
              <w:divsChild>
                <w:div w:id="2017966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40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24">
              <w:marLeft w:val="75"/>
              <w:marRight w:val="75"/>
              <w:marTop w:val="75"/>
              <w:marBottom w:val="0"/>
              <w:divBdr>
                <w:top w:val="none" w:sz="0" w:space="0" w:color="auto"/>
                <w:left w:val="none" w:sz="0" w:space="0" w:color="auto"/>
                <w:bottom w:val="none" w:sz="0" w:space="0" w:color="auto"/>
                <w:right w:val="none" w:sz="0" w:space="0" w:color="auto"/>
              </w:divBdr>
              <w:divsChild>
                <w:div w:id="201797248">
                  <w:marLeft w:val="0"/>
                  <w:marRight w:val="0"/>
                  <w:marTop w:val="60"/>
                  <w:marBottom w:val="30"/>
                  <w:divBdr>
                    <w:top w:val="none" w:sz="0" w:space="0" w:color="auto"/>
                    <w:left w:val="none" w:sz="0" w:space="0" w:color="auto"/>
                    <w:bottom w:val="none" w:sz="0" w:space="0" w:color="auto"/>
                    <w:right w:val="none" w:sz="0" w:space="0" w:color="auto"/>
                  </w:divBdr>
                </w:div>
                <w:div w:id="201798168">
                  <w:marLeft w:val="0"/>
                  <w:marRight w:val="0"/>
                  <w:marTop w:val="60"/>
                  <w:marBottom w:val="30"/>
                  <w:divBdr>
                    <w:top w:val="none" w:sz="0" w:space="0" w:color="auto"/>
                    <w:left w:val="none" w:sz="0" w:space="0" w:color="auto"/>
                    <w:bottom w:val="none" w:sz="0" w:space="0" w:color="auto"/>
                    <w:right w:val="none" w:sz="0" w:space="0" w:color="auto"/>
                  </w:divBdr>
                </w:div>
                <w:div w:id="201802800">
                  <w:marLeft w:val="0"/>
                  <w:marRight w:val="0"/>
                  <w:marTop w:val="60"/>
                  <w:marBottom w:val="30"/>
                  <w:divBdr>
                    <w:top w:val="none" w:sz="0" w:space="0" w:color="auto"/>
                    <w:left w:val="none" w:sz="0" w:space="0" w:color="auto"/>
                    <w:bottom w:val="none" w:sz="0" w:space="0" w:color="auto"/>
                    <w:right w:val="none" w:sz="0" w:space="0" w:color="auto"/>
                  </w:divBdr>
                </w:div>
              </w:divsChild>
            </w:div>
            <w:div w:id="201800145">
              <w:marLeft w:val="0"/>
              <w:marRight w:val="0"/>
              <w:marTop w:val="0"/>
              <w:marBottom w:val="0"/>
              <w:divBdr>
                <w:top w:val="none" w:sz="0" w:space="0" w:color="auto"/>
                <w:left w:val="none" w:sz="0" w:space="0" w:color="auto"/>
                <w:bottom w:val="none" w:sz="0" w:space="0" w:color="auto"/>
                <w:right w:val="none" w:sz="0" w:space="0" w:color="auto"/>
              </w:divBdr>
              <w:divsChild>
                <w:div w:id="20179885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42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61">
              <w:marLeft w:val="0"/>
              <w:marRight w:val="0"/>
              <w:marTop w:val="0"/>
              <w:marBottom w:val="0"/>
              <w:divBdr>
                <w:top w:val="none" w:sz="0" w:space="0" w:color="auto"/>
                <w:left w:val="none" w:sz="0" w:space="0" w:color="auto"/>
                <w:bottom w:val="none" w:sz="0" w:space="0" w:color="auto"/>
                <w:right w:val="none" w:sz="0" w:space="0" w:color="auto"/>
              </w:divBdr>
              <w:divsChild>
                <w:div w:id="20180010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64">
              <w:marLeft w:val="75"/>
              <w:marRight w:val="75"/>
              <w:marTop w:val="75"/>
              <w:marBottom w:val="0"/>
              <w:divBdr>
                <w:top w:val="none" w:sz="0" w:space="0" w:color="auto"/>
                <w:left w:val="none" w:sz="0" w:space="0" w:color="auto"/>
                <w:bottom w:val="none" w:sz="0" w:space="0" w:color="auto"/>
                <w:right w:val="none" w:sz="0" w:space="0" w:color="auto"/>
              </w:divBdr>
              <w:divsChild>
                <w:div w:id="201795833">
                  <w:marLeft w:val="0"/>
                  <w:marRight w:val="0"/>
                  <w:marTop w:val="60"/>
                  <w:marBottom w:val="30"/>
                  <w:divBdr>
                    <w:top w:val="none" w:sz="0" w:space="0" w:color="auto"/>
                    <w:left w:val="none" w:sz="0" w:space="0" w:color="auto"/>
                    <w:bottom w:val="none" w:sz="0" w:space="0" w:color="auto"/>
                    <w:right w:val="none" w:sz="0" w:space="0" w:color="auto"/>
                  </w:divBdr>
                </w:div>
                <w:div w:id="201796369">
                  <w:marLeft w:val="0"/>
                  <w:marRight w:val="0"/>
                  <w:marTop w:val="60"/>
                  <w:marBottom w:val="30"/>
                  <w:divBdr>
                    <w:top w:val="none" w:sz="0" w:space="0" w:color="auto"/>
                    <w:left w:val="none" w:sz="0" w:space="0" w:color="auto"/>
                    <w:bottom w:val="none" w:sz="0" w:space="0" w:color="auto"/>
                    <w:right w:val="none" w:sz="0" w:space="0" w:color="auto"/>
                  </w:divBdr>
                </w:div>
                <w:div w:id="20180085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07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67">
              <w:marLeft w:val="0"/>
              <w:marRight w:val="0"/>
              <w:marTop w:val="0"/>
              <w:marBottom w:val="0"/>
              <w:divBdr>
                <w:top w:val="none" w:sz="0" w:space="0" w:color="auto"/>
                <w:left w:val="none" w:sz="0" w:space="0" w:color="auto"/>
                <w:bottom w:val="none" w:sz="0" w:space="0" w:color="auto"/>
                <w:right w:val="none" w:sz="0" w:space="0" w:color="auto"/>
              </w:divBdr>
              <w:divsChild>
                <w:div w:id="20179795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878">
              <w:marLeft w:val="75"/>
              <w:marRight w:val="75"/>
              <w:marTop w:val="75"/>
              <w:marBottom w:val="0"/>
              <w:divBdr>
                <w:top w:val="none" w:sz="0" w:space="0" w:color="auto"/>
                <w:left w:val="none" w:sz="0" w:space="0" w:color="auto"/>
                <w:bottom w:val="none" w:sz="0" w:space="0" w:color="auto"/>
                <w:right w:val="none" w:sz="0" w:space="0" w:color="auto"/>
              </w:divBdr>
              <w:divsChild>
                <w:div w:id="201797839">
                  <w:marLeft w:val="0"/>
                  <w:marRight w:val="0"/>
                  <w:marTop w:val="60"/>
                  <w:marBottom w:val="30"/>
                  <w:divBdr>
                    <w:top w:val="none" w:sz="0" w:space="0" w:color="auto"/>
                    <w:left w:val="none" w:sz="0" w:space="0" w:color="auto"/>
                    <w:bottom w:val="none" w:sz="0" w:space="0" w:color="auto"/>
                    <w:right w:val="none" w:sz="0" w:space="0" w:color="auto"/>
                  </w:divBdr>
                </w:div>
                <w:div w:id="201798842">
                  <w:marLeft w:val="0"/>
                  <w:marRight w:val="0"/>
                  <w:marTop w:val="60"/>
                  <w:marBottom w:val="30"/>
                  <w:divBdr>
                    <w:top w:val="none" w:sz="0" w:space="0" w:color="auto"/>
                    <w:left w:val="none" w:sz="0" w:space="0" w:color="auto"/>
                    <w:bottom w:val="none" w:sz="0" w:space="0" w:color="auto"/>
                    <w:right w:val="none" w:sz="0" w:space="0" w:color="auto"/>
                  </w:divBdr>
                </w:div>
                <w:div w:id="20179973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21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71">
              <w:marLeft w:val="0"/>
              <w:marRight w:val="0"/>
              <w:marTop w:val="0"/>
              <w:marBottom w:val="0"/>
              <w:divBdr>
                <w:top w:val="none" w:sz="0" w:space="0" w:color="auto"/>
                <w:left w:val="none" w:sz="0" w:space="0" w:color="auto"/>
                <w:bottom w:val="none" w:sz="0" w:space="0" w:color="auto"/>
                <w:right w:val="none" w:sz="0" w:space="0" w:color="auto"/>
              </w:divBdr>
              <w:divsChild>
                <w:div w:id="20179627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334">
              <w:marLeft w:val="75"/>
              <w:marRight w:val="75"/>
              <w:marTop w:val="75"/>
              <w:marBottom w:val="0"/>
              <w:divBdr>
                <w:top w:val="none" w:sz="0" w:space="0" w:color="auto"/>
                <w:left w:val="none" w:sz="0" w:space="0" w:color="auto"/>
                <w:bottom w:val="none" w:sz="0" w:space="0" w:color="auto"/>
                <w:right w:val="none" w:sz="0" w:space="0" w:color="auto"/>
              </w:divBdr>
              <w:divsChild>
                <w:div w:id="201798226">
                  <w:marLeft w:val="0"/>
                  <w:marRight w:val="0"/>
                  <w:marTop w:val="60"/>
                  <w:marBottom w:val="30"/>
                  <w:divBdr>
                    <w:top w:val="none" w:sz="0" w:space="0" w:color="auto"/>
                    <w:left w:val="none" w:sz="0" w:space="0" w:color="auto"/>
                    <w:bottom w:val="none" w:sz="0" w:space="0" w:color="auto"/>
                    <w:right w:val="none" w:sz="0" w:space="0" w:color="auto"/>
                  </w:divBdr>
                </w:div>
                <w:div w:id="201801829">
                  <w:marLeft w:val="0"/>
                  <w:marRight w:val="0"/>
                  <w:marTop w:val="60"/>
                  <w:marBottom w:val="30"/>
                  <w:divBdr>
                    <w:top w:val="none" w:sz="0" w:space="0" w:color="auto"/>
                    <w:left w:val="none" w:sz="0" w:space="0" w:color="auto"/>
                    <w:bottom w:val="none" w:sz="0" w:space="0" w:color="auto"/>
                    <w:right w:val="none" w:sz="0" w:space="0" w:color="auto"/>
                  </w:divBdr>
                </w:div>
                <w:div w:id="20180261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9445">
      <w:marLeft w:val="0"/>
      <w:marRight w:val="0"/>
      <w:marTop w:val="0"/>
      <w:marBottom w:val="0"/>
      <w:divBdr>
        <w:top w:val="none" w:sz="0" w:space="0" w:color="auto"/>
        <w:left w:val="none" w:sz="0" w:space="0" w:color="auto"/>
        <w:bottom w:val="none" w:sz="0" w:space="0" w:color="auto"/>
        <w:right w:val="none" w:sz="0" w:space="0" w:color="auto"/>
      </w:divBdr>
      <w:divsChild>
        <w:div w:id="201797364">
          <w:marLeft w:val="0"/>
          <w:marRight w:val="0"/>
          <w:marTop w:val="75"/>
          <w:marBottom w:val="0"/>
          <w:divBdr>
            <w:top w:val="single" w:sz="6" w:space="4" w:color="A6C9E2"/>
            <w:left w:val="single" w:sz="6" w:space="4" w:color="A6C9E2"/>
            <w:bottom w:val="single" w:sz="6" w:space="4" w:color="A6C9E2"/>
            <w:right w:val="single" w:sz="6" w:space="4" w:color="A6C9E2"/>
          </w:divBdr>
          <w:divsChild>
            <w:div w:id="201801785">
              <w:marLeft w:val="75"/>
              <w:marRight w:val="75"/>
              <w:marTop w:val="75"/>
              <w:marBottom w:val="0"/>
              <w:divBdr>
                <w:top w:val="none" w:sz="0" w:space="0" w:color="auto"/>
                <w:left w:val="none" w:sz="0" w:space="0" w:color="auto"/>
                <w:bottom w:val="none" w:sz="0" w:space="0" w:color="auto"/>
                <w:right w:val="none" w:sz="0" w:space="0" w:color="auto"/>
              </w:divBdr>
              <w:divsChild>
                <w:div w:id="201798703">
                  <w:marLeft w:val="0"/>
                  <w:marRight w:val="0"/>
                  <w:marTop w:val="60"/>
                  <w:marBottom w:val="30"/>
                  <w:divBdr>
                    <w:top w:val="none" w:sz="0" w:space="0" w:color="auto"/>
                    <w:left w:val="none" w:sz="0" w:space="0" w:color="auto"/>
                    <w:bottom w:val="none" w:sz="0" w:space="0" w:color="auto"/>
                    <w:right w:val="none" w:sz="0" w:space="0" w:color="auto"/>
                  </w:divBdr>
                </w:div>
                <w:div w:id="201799142">
                  <w:marLeft w:val="0"/>
                  <w:marRight w:val="0"/>
                  <w:marTop w:val="60"/>
                  <w:marBottom w:val="30"/>
                  <w:divBdr>
                    <w:top w:val="none" w:sz="0" w:space="0" w:color="auto"/>
                    <w:left w:val="none" w:sz="0" w:space="0" w:color="auto"/>
                    <w:bottom w:val="none" w:sz="0" w:space="0" w:color="auto"/>
                    <w:right w:val="none" w:sz="0" w:space="0" w:color="auto"/>
                  </w:divBdr>
                </w:div>
                <w:div w:id="20179990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9475">
      <w:marLeft w:val="0"/>
      <w:marRight w:val="0"/>
      <w:marTop w:val="0"/>
      <w:marBottom w:val="0"/>
      <w:divBdr>
        <w:top w:val="none" w:sz="0" w:space="0" w:color="auto"/>
        <w:left w:val="none" w:sz="0" w:space="0" w:color="auto"/>
        <w:bottom w:val="none" w:sz="0" w:space="0" w:color="auto"/>
        <w:right w:val="none" w:sz="0" w:space="0" w:color="auto"/>
      </w:divBdr>
      <w:divsChild>
        <w:div w:id="201800607">
          <w:marLeft w:val="75"/>
          <w:marRight w:val="75"/>
          <w:marTop w:val="75"/>
          <w:marBottom w:val="0"/>
          <w:divBdr>
            <w:top w:val="none" w:sz="0" w:space="0" w:color="auto"/>
            <w:left w:val="none" w:sz="0" w:space="0" w:color="auto"/>
            <w:bottom w:val="none" w:sz="0" w:space="0" w:color="auto"/>
            <w:right w:val="none" w:sz="0" w:space="0" w:color="auto"/>
          </w:divBdr>
          <w:divsChild>
            <w:div w:id="201796437">
              <w:marLeft w:val="0"/>
              <w:marRight w:val="0"/>
              <w:marTop w:val="60"/>
              <w:marBottom w:val="30"/>
              <w:divBdr>
                <w:top w:val="none" w:sz="0" w:space="0" w:color="auto"/>
                <w:left w:val="none" w:sz="0" w:space="0" w:color="auto"/>
                <w:bottom w:val="none" w:sz="0" w:space="0" w:color="auto"/>
                <w:right w:val="none" w:sz="0" w:space="0" w:color="auto"/>
              </w:divBdr>
            </w:div>
            <w:div w:id="201801090">
              <w:marLeft w:val="0"/>
              <w:marRight w:val="0"/>
              <w:marTop w:val="60"/>
              <w:marBottom w:val="30"/>
              <w:divBdr>
                <w:top w:val="none" w:sz="0" w:space="0" w:color="auto"/>
                <w:left w:val="none" w:sz="0" w:space="0" w:color="auto"/>
                <w:bottom w:val="none" w:sz="0" w:space="0" w:color="auto"/>
                <w:right w:val="none" w:sz="0" w:space="0" w:color="auto"/>
              </w:divBdr>
            </w:div>
            <w:div w:id="20180204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538">
      <w:marLeft w:val="0"/>
      <w:marRight w:val="0"/>
      <w:marTop w:val="0"/>
      <w:marBottom w:val="0"/>
      <w:divBdr>
        <w:top w:val="none" w:sz="0" w:space="0" w:color="auto"/>
        <w:left w:val="none" w:sz="0" w:space="0" w:color="auto"/>
        <w:bottom w:val="none" w:sz="0" w:space="0" w:color="auto"/>
        <w:right w:val="none" w:sz="0" w:space="0" w:color="auto"/>
      </w:divBdr>
      <w:divsChild>
        <w:div w:id="201795317">
          <w:marLeft w:val="0"/>
          <w:marRight w:val="0"/>
          <w:marTop w:val="75"/>
          <w:marBottom w:val="0"/>
          <w:divBdr>
            <w:top w:val="single" w:sz="6" w:space="4" w:color="A6C9E2"/>
            <w:left w:val="single" w:sz="6" w:space="4" w:color="A6C9E2"/>
            <w:bottom w:val="single" w:sz="6" w:space="4" w:color="A6C9E2"/>
            <w:right w:val="single" w:sz="6" w:space="4" w:color="A6C9E2"/>
          </w:divBdr>
          <w:divsChild>
            <w:div w:id="201801014">
              <w:marLeft w:val="75"/>
              <w:marRight w:val="75"/>
              <w:marTop w:val="75"/>
              <w:marBottom w:val="0"/>
              <w:divBdr>
                <w:top w:val="none" w:sz="0" w:space="0" w:color="auto"/>
                <w:left w:val="none" w:sz="0" w:space="0" w:color="auto"/>
                <w:bottom w:val="none" w:sz="0" w:space="0" w:color="auto"/>
                <w:right w:val="none" w:sz="0" w:space="0" w:color="auto"/>
              </w:divBdr>
              <w:divsChild>
                <w:div w:id="201797437">
                  <w:marLeft w:val="0"/>
                  <w:marRight w:val="0"/>
                  <w:marTop w:val="60"/>
                  <w:marBottom w:val="30"/>
                  <w:divBdr>
                    <w:top w:val="none" w:sz="0" w:space="0" w:color="auto"/>
                    <w:left w:val="none" w:sz="0" w:space="0" w:color="auto"/>
                    <w:bottom w:val="none" w:sz="0" w:space="0" w:color="auto"/>
                    <w:right w:val="none" w:sz="0" w:space="0" w:color="auto"/>
                  </w:divBdr>
                </w:div>
                <w:div w:id="201800089">
                  <w:marLeft w:val="0"/>
                  <w:marRight w:val="0"/>
                  <w:marTop w:val="60"/>
                  <w:marBottom w:val="30"/>
                  <w:divBdr>
                    <w:top w:val="none" w:sz="0" w:space="0" w:color="auto"/>
                    <w:left w:val="none" w:sz="0" w:space="0" w:color="auto"/>
                    <w:bottom w:val="none" w:sz="0" w:space="0" w:color="auto"/>
                    <w:right w:val="none" w:sz="0" w:space="0" w:color="auto"/>
                  </w:divBdr>
                </w:div>
                <w:div w:id="201800880">
                  <w:marLeft w:val="0"/>
                  <w:marRight w:val="0"/>
                  <w:marTop w:val="60"/>
                  <w:marBottom w:val="30"/>
                  <w:divBdr>
                    <w:top w:val="none" w:sz="0" w:space="0" w:color="auto"/>
                    <w:left w:val="none" w:sz="0" w:space="0" w:color="auto"/>
                    <w:bottom w:val="none" w:sz="0" w:space="0" w:color="auto"/>
                    <w:right w:val="none" w:sz="0" w:space="0" w:color="auto"/>
                  </w:divBdr>
                </w:div>
              </w:divsChild>
            </w:div>
            <w:div w:id="201801905">
              <w:marLeft w:val="0"/>
              <w:marRight w:val="0"/>
              <w:marTop w:val="0"/>
              <w:marBottom w:val="0"/>
              <w:divBdr>
                <w:top w:val="none" w:sz="0" w:space="0" w:color="auto"/>
                <w:left w:val="none" w:sz="0" w:space="0" w:color="auto"/>
                <w:bottom w:val="none" w:sz="0" w:space="0" w:color="auto"/>
                <w:right w:val="none" w:sz="0" w:space="0" w:color="auto"/>
              </w:divBdr>
              <w:divsChild>
                <w:div w:id="20179612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373">
          <w:marLeft w:val="0"/>
          <w:marRight w:val="0"/>
          <w:marTop w:val="75"/>
          <w:marBottom w:val="0"/>
          <w:divBdr>
            <w:top w:val="single" w:sz="6" w:space="4" w:color="A6C9E2"/>
            <w:left w:val="single" w:sz="6" w:space="4" w:color="A6C9E2"/>
            <w:bottom w:val="single" w:sz="6" w:space="4" w:color="A6C9E2"/>
            <w:right w:val="single" w:sz="6" w:space="4" w:color="A6C9E2"/>
          </w:divBdr>
          <w:divsChild>
            <w:div w:id="201800292">
              <w:marLeft w:val="0"/>
              <w:marRight w:val="0"/>
              <w:marTop w:val="0"/>
              <w:marBottom w:val="0"/>
              <w:divBdr>
                <w:top w:val="none" w:sz="0" w:space="0" w:color="auto"/>
                <w:left w:val="none" w:sz="0" w:space="0" w:color="auto"/>
                <w:bottom w:val="none" w:sz="0" w:space="0" w:color="auto"/>
                <w:right w:val="none" w:sz="0" w:space="0" w:color="auto"/>
              </w:divBdr>
              <w:divsChild>
                <w:div w:id="20179874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894">
              <w:marLeft w:val="75"/>
              <w:marRight w:val="75"/>
              <w:marTop w:val="75"/>
              <w:marBottom w:val="0"/>
              <w:divBdr>
                <w:top w:val="none" w:sz="0" w:space="0" w:color="auto"/>
                <w:left w:val="none" w:sz="0" w:space="0" w:color="auto"/>
                <w:bottom w:val="none" w:sz="0" w:space="0" w:color="auto"/>
                <w:right w:val="none" w:sz="0" w:space="0" w:color="auto"/>
              </w:divBdr>
              <w:divsChild>
                <w:div w:id="201799499">
                  <w:marLeft w:val="0"/>
                  <w:marRight w:val="0"/>
                  <w:marTop w:val="60"/>
                  <w:marBottom w:val="30"/>
                  <w:divBdr>
                    <w:top w:val="none" w:sz="0" w:space="0" w:color="auto"/>
                    <w:left w:val="none" w:sz="0" w:space="0" w:color="auto"/>
                    <w:bottom w:val="none" w:sz="0" w:space="0" w:color="auto"/>
                    <w:right w:val="none" w:sz="0" w:space="0" w:color="auto"/>
                  </w:divBdr>
                </w:div>
                <w:div w:id="201799881">
                  <w:marLeft w:val="0"/>
                  <w:marRight w:val="0"/>
                  <w:marTop w:val="60"/>
                  <w:marBottom w:val="30"/>
                  <w:divBdr>
                    <w:top w:val="none" w:sz="0" w:space="0" w:color="auto"/>
                    <w:left w:val="none" w:sz="0" w:space="0" w:color="auto"/>
                    <w:bottom w:val="none" w:sz="0" w:space="0" w:color="auto"/>
                    <w:right w:val="none" w:sz="0" w:space="0" w:color="auto"/>
                  </w:divBdr>
                </w:div>
                <w:div w:id="20180288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51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66">
              <w:marLeft w:val="75"/>
              <w:marRight w:val="75"/>
              <w:marTop w:val="75"/>
              <w:marBottom w:val="0"/>
              <w:divBdr>
                <w:top w:val="none" w:sz="0" w:space="0" w:color="auto"/>
                <w:left w:val="none" w:sz="0" w:space="0" w:color="auto"/>
                <w:bottom w:val="none" w:sz="0" w:space="0" w:color="auto"/>
                <w:right w:val="none" w:sz="0" w:space="0" w:color="auto"/>
              </w:divBdr>
              <w:divsChild>
                <w:div w:id="201796300">
                  <w:marLeft w:val="0"/>
                  <w:marRight w:val="0"/>
                  <w:marTop w:val="60"/>
                  <w:marBottom w:val="30"/>
                  <w:divBdr>
                    <w:top w:val="none" w:sz="0" w:space="0" w:color="auto"/>
                    <w:left w:val="none" w:sz="0" w:space="0" w:color="auto"/>
                    <w:bottom w:val="none" w:sz="0" w:space="0" w:color="auto"/>
                    <w:right w:val="none" w:sz="0" w:space="0" w:color="auto"/>
                  </w:divBdr>
                </w:div>
                <w:div w:id="201798610">
                  <w:marLeft w:val="0"/>
                  <w:marRight w:val="0"/>
                  <w:marTop w:val="60"/>
                  <w:marBottom w:val="30"/>
                  <w:divBdr>
                    <w:top w:val="none" w:sz="0" w:space="0" w:color="auto"/>
                    <w:left w:val="none" w:sz="0" w:space="0" w:color="auto"/>
                    <w:bottom w:val="none" w:sz="0" w:space="0" w:color="auto"/>
                    <w:right w:val="none" w:sz="0" w:space="0" w:color="auto"/>
                  </w:divBdr>
                </w:div>
                <w:div w:id="201801765">
                  <w:marLeft w:val="0"/>
                  <w:marRight w:val="0"/>
                  <w:marTop w:val="60"/>
                  <w:marBottom w:val="30"/>
                  <w:divBdr>
                    <w:top w:val="none" w:sz="0" w:space="0" w:color="auto"/>
                    <w:left w:val="none" w:sz="0" w:space="0" w:color="auto"/>
                    <w:bottom w:val="none" w:sz="0" w:space="0" w:color="auto"/>
                    <w:right w:val="none" w:sz="0" w:space="0" w:color="auto"/>
                  </w:divBdr>
                </w:div>
              </w:divsChild>
            </w:div>
            <w:div w:id="201797843">
              <w:marLeft w:val="0"/>
              <w:marRight w:val="0"/>
              <w:marTop w:val="0"/>
              <w:marBottom w:val="0"/>
              <w:divBdr>
                <w:top w:val="none" w:sz="0" w:space="0" w:color="auto"/>
                <w:left w:val="none" w:sz="0" w:space="0" w:color="auto"/>
                <w:bottom w:val="none" w:sz="0" w:space="0" w:color="auto"/>
                <w:right w:val="none" w:sz="0" w:space="0" w:color="auto"/>
              </w:divBdr>
              <w:divsChild>
                <w:div w:id="20180167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58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89">
              <w:marLeft w:val="75"/>
              <w:marRight w:val="75"/>
              <w:marTop w:val="75"/>
              <w:marBottom w:val="0"/>
              <w:divBdr>
                <w:top w:val="none" w:sz="0" w:space="0" w:color="auto"/>
                <w:left w:val="none" w:sz="0" w:space="0" w:color="auto"/>
                <w:bottom w:val="none" w:sz="0" w:space="0" w:color="auto"/>
                <w:right w:val="none" w:sz="0" w:space="0" w:color="auto"/>
              </w:divBdr>
              <w:divsChild>
                <w:div w:id="201800969">
                  <w:marLeft w:val="0"/>
                  <w:marRight w:val="0"/>
                  <w:marTop w:val="60"/>
                  <w:marBottom w:val="30"/>
                  <w:divBdr>
                    <w:top w:val="none" w:sz="0" w:space="0" w:color="auto"/>
                    <w:left w:val="none" w:sz="0" w:space="0" w:color="auto"/>
                    <w:bottom w:val="none" w:sz="0" w:space="0" w:color="auto"/>
                    <w:right w:val="none" w:sz="0" w:space="0" w:color="auto"/>
                  </w:divBdr>
                </w:div>
                <w:div w:id="201801235">
                  <w:marLeft w:val="0"/>
                  <w:marRight w:val="0"/>
                  <w:marTop w:val="60"/>
                  <w:marBottom w:val="30"/>
                  <w:divBdr>
                    <w:top w:val="none" w:sz="0" w:space="0" w:color="auto"/>
                    <w:left w:val="none" w:sz="0" w:space="0" w:color="auto"/>
                    <w:bottom w:val="none" w:sz="0" w:space="0" w:color="auto"/>
                    <w:right w:val="none" w:sz="0" w:space="0" w:color="auto"/>
                  </w:divBdr>
                </w:div>
                <w:div w:id="20180127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826">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80">
              <w:marLeft w:val="0"/>
              <w:marRight w:val="0"/>
              <w:marTop w:val="0"/>
              <w:marBottom w:val="0"/>
              <w:divBdr>
                <w:top w:val="none" w:sz="0" w:space="0" w:color="auto"/>
                <w:left w:val="none" w:sz="0" w:space="0" w:color="auto"/>
                <w:bottom w:val="none" w:sz="0" w:space="0" w:color="auto"/>
                <w:right w:val="none" w:sz="0" w:space="0" w:color="auto"/>
              </w:divBdr>
              <w:divsChild>
                <w:div w:id="20179586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326">
              <w:marLeft w:val="75"/>
              <w:marRight w:val="75"/>
              <w:marTop w:val="75"/>
              <w:marBottom w:val="0"/>
              <w:divBdr>
                <w:top w:val="none" w:sz="0" w:space="0" w:color="auto"/>
                <w:left w:val="none" w:sz="0" w:space="0" w:color="auto"/>
                <w:bottom w:val="none" w:sz="0" w:space="0" w:color="auto"/>
                <w:right w:val="none" w:sz="0" w:space="0" w:color="auto"/>
              </w:divBdr>
              <w:divsChild>
                <w:div w:id="201795689">
                  <w:marLeft w:val="0"/>
                  <w:marRight w:val="0"/>
                  <w:marTop w:val="60"/>
                  <w:marBottom w:val="30"/>
                  <w:divBdr>
                    <w:top w:val="none" w:sz="0" w:space="0" w:color="auto"/>
                    <w:left w:val="none" w:sz="0" w:space="0" w:color="auto"/>
                    <w:bottom w:val="none" w:sz="0" w:space="0" w:color="auto"/>
                    <w:right w:val="none" w:sz="0" w:space="0" w:color="auto"/>
                  </w:divBdr>
                </w:div>
                <w:div w:id="201800066">
                  <w:marLeft w:val="0"/>
                  <w:marRight w:val="0"/>
                  <w:marTop w:val="60"/>
                  <w:marBottom w:val="30"/>
                  <w:divBdr>
                    <w:top w:val="none" w:sz="0" w:space="0" w:color="auto"/>
                    <w:left w:val="none" w:sz="0" w:space="0" w:color="auto"/>
                    <w:bottom w:val="none" w:sz="0" w:space="0" w:color="auto"/>
                    <w:right w:val="none" w:sz="0" w:space="0" w:color="auto"/>
                  </w:divBdr>
                </w:div>
                <w:div w:id="20180075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51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83">
              <w:marLeft w:val="75"/>
              <w:marRight w:val="75"/>
              <w:marTop w:val="75"/>
              <w:marBottom w:val="0"/>
              <w:divBdr>
                <w:top w:val="none" w:sz="0" w:space="0" w:color="auto"/>
                <w:left w:val="none" w:sz="0" w:space="0" w:color="auto"/>
                <w:bottom w:val="none" w:sz="0" w:space="0" w:color="auto"/>
                <w:right w:val="none" w:sz="0" w:space="0" w:color="auto"/>
              </w:divBdr>
              <w:divsChild>
                <w:div w:id="201796668">
                  <w:marLeft w:val="0"/>
                  <w:marRight w:val="0"/>
                  <w:marTop w:val="60"/>
                  <w:marBottom w:val="30"/>
                  <w:divBdr>
                    <w:top w:val="none" w:sz="0" w:space="0" w:color="auto"/>
                    <w:left w:val="none" w:sz="0" w:space="0" w:color="auto"/>
                    <w:bottom w:val="none" w:sz="0" w:space="0" w:color="auto"/>
                    <w:right w:val="none" w:sz="0" w:space="0" w:color="auto"/>
                  </w:divBdr>
                </w:div>
                <w:div w:id="201796900">
                  <w:marLeft w:val="0"/>
                  <w:marRight w:val="0"/>
                  <w:marTop w:val="60"/>
                  <w:marBottom w:val="30"/>
                  <w:divBdr>
                    <w:top w:val="none" w:sz="0" w:space="0" w:color="auto"/>
                    <w:left w:val="none" w:sz="0" w:space="0" w:color="auto"/>
                    <w:bottom w:val="none" w:sz="0" w:space="0" w:color="auto"/>
                    <w:right w:val="none" w:sz="0" w:space="0" w:color="auto"/>
                  </w:divBdr>
                </w:div>
                <w:div w:id="201801865">
                  <w:marLeft w:val="0"/>
                  <w:marRight w:val="0"/>
                  <w:marTop w:val="60"/>
                  <w:marBottom w:val="30"/>
                  <w:divBdr>
                    <w:top w:val="none" w:sz="0" w:space="0" w:color="auto"/>
                    <w:left w:val="none" w:sz="0" w:space="0" w:color="auto"/>
                    <w:bottom w:val="none" w:sz="0" w:space="0" w:color="auto"/>
                    <w:right w:val="none" w:sz="0" w:space="0" w:color="auto"/>
                  </w:divBdr>
                </w:div>
              </w:divsChild>
            </w:div>
            <w:div w:id="201801092">
              <w:marLeft w:val="0"/>
              <w:marRight w:val="0"/>
              <w:marTop w:val="0"/>
              <w:marBottom w:val="0"/>
              <w:divBdr>
                <w:top w:val="none" w:sz="0" w:space="0" w:color="auto"/>
                <w:left w:val="none" w:sz="0" w:space="0" w:color="auto"/>
                <w:bottom w:val="none" w:sz="0" w:space="0" w:color="auto"/>
                <w:right w:val="none" w:sz="0" w:space="0" w:color="auto"/>
              </w:divBdr>
              <w:divsChild>
                <w:div w:id="20180154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65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55">
              <w:marLeft w:val="0"/>
              <w:marRight w:val="0"/>
              <w:marTop w:val="0"/>
              <w:marBottom w:val="0"/>
              <w:divBdr>
                <w:top w:val="none" w:sz="0" w:space="0" w:color="auto"/>
                <w:left w:val="none" w:sz="0" w:space="0" w:color="auto"/>
                <w:bottom w:val="none" w:sz="0" w:space="0" w:color="auto"/>
                <w:right w:val="none" w:sz="0" w:space="0" w:color="auto"/>
              </w:divBdr>
              <w:divsChild>
                <w:div w:id="20179945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24">
              <w:marLeft w:val="75"/>
              <w:marRight w:val="75"/>
              <w:marTop w:val="75"/>
              <w:marBottom w:val="0"/>
              <w:divBdr>
                <w:top w:val="none" w:sz="0" w:space="0" w:color="auto"/>
                <w:left w:val="none" w:sz="0" w:space="0" w:color="auto"/>
                <w:bottom w:val="none" w:sz="0" w:space="0" w:color="auto"/>
                <w:right w:val="none" w:sz="0" w:space="0" w:color="auto"/>
              </w:divBdr>
              <w:divsChild>
                <w:div w:id="201796926">
                  <w:marLeft w:val="0"/>
                  <w:marRight w:val="0"/>
                  <w:marTop w:val="60"/>
                  <w:marBottom w:val="30"/>
                  <w:divBdr>
                    <w:top w:val="none" w:sz="0" w:space="0" w:color="auto"/>
                    <w:left w:val="none" w:sz="0" w:space="0" w:color="auto"/>
                    <w:bottom w:val="none" w:sz="0" w:space="0" w:color="auto"/>
                    <w:right w:val="none" w:sz="0" w:space="0" w:color="auto"/>
                  </w:divBdr>
                </w:div>
                <w:div w:id="201800148">
                  <w:marLeft w:val="0"/>
                  <w:marRight w:val="0"/>
                  <w:marTop w:val="60"/>
                  <w:marBottom w:val="30"/>
                  <w:divBdr>
                    <w:top w:val="none" w:sz="0" w:space="0" w:color="auto"/>
                    <w:left w:val="none" w:sz="0" w:space="0" w:color="auto"/>
                    <w:bottom w:val="none" w:sz="0" w:space="0" w:color="auto"/>
                    <w:right w:val="none" w:sz="0" w:space="0" w:color="auto"/>
                  </w:divBdr>
                </w:div>
                <w:div w:id="20180132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071">
          <w:marLeft w:val="0"/>
          <w:marRight w:val="0"/>
          <w:marTop w:val="75"/>
          <w:marBottom w:val="0"/>
          <w:divBdr>
            <w:top w:val="single" w:sz="6" w:space="4" w:color="A6C9E2"/>
            <w:left w:val="single" w:sz="6" w:space="4" w:color="A6C9E2"/>
            <w:bottom w:val="single" w:sz="6" w:space="4" w:color="A6C9E2"/>
            <w:right w:val="single" w:sz="6" w:space="4" w:color="A6C9E2"/>
          </w:divBdr>
          <w:divsChild>
            <w:div w:id="201801537">
              <w:marLeft w:val="0"/>
              <w:marRight w:val="0"/>
              <w:marTop w:val="0"/>
              <w:marBottom w:val="0"/>
              <w:divBdr>
                <w:top w:val="none" w:sz="0" w:space="0" w:color="auto"/>
                <w:left w:val="none" w:sz="0" w:space="0" w:color="auto"/>
                <w:bottom w:val="none" w:sz="0" w:space="0" w:color="auto"/>
                <w:right w:val="none" w:sz="0" w:space="0" w:color="auto"/>
              </w:divBdr>
              <w:divsChild>
                <w:div w:id="20180233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576">
              <w:marLeft w:val="75"/>
              <w:marRight w:val="75"/>
              <w:marTop w:val="75"/>
              <w:marBottom w:val="0"/>
              <w:divBdr>
                <w:top w:val="none" w:sz="0" w:space="0" w:color="auto"/>
                <w:left w:val="none" w:sz="0" w:space="0" w:color="auto"/>
                <w:bottom w:val="none" w:sz="0" w:space="0" w:color="auto"/>
                <w:right w:val="none" w:sz="0" w:space="0" w:color="auto"/>
              </w:divBdr>
              <w:divsChild>
                <w:div w:id="201795985">
                  <w:marLeft w:val="0"/>
                  <w:marRight w:val="0"/>
                  <w:marTop w:val="60"/>
                  <w:marBottom w:val="30"/>
                  <w:divBdr>
                    <w:top w:val="none" w:sz="0" w:space="0" w:color="auto"/>
                    <w:left w:val="none" w:sz="0" w:space="0" w:color="auto"/>
                    <w:bottom w:val="none" w:sz="0" w:space="0" w:color="auto"/>
                    <w:right w:val="none" w:sz="0" w:space="0" w:color="auto"/>
                  </w:divBdr>
                </w:div>
                <w:div w:id="201799813">
                  <w:marLeft w:val="0"/>
                  <w:marRight w:val="0"/>
                  <w:marTop w:val="60"/>
                  <w:marBottom w:val="30"/>
                  <w:divBdr>
                    <w:top w:val="none" w:sz="0" w:space="0" w:color="auto"/>
                    <w:left w:val="none" w:sz="0" w:space="0" w:color="auto"/>
                    <w:bottom w:val="none" w:sz="0" w:space="0" w:color="auto"/>
                    <w:right w:val="none" w:sz="0" w:space="0" w:color="auto"/>
                  </w:divBdr>
                </w:div>
                <w:div w:id="20180115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5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66">
              <w:marLeft w:val="0"/>
              <w:marRight w:val="0"/>
              <w:marTop w:val="0"/>
              <w:marBottom w:val="0"/>
              <w:divBdr>
                <w:top w:val="none" w:sz="0" w:space="0" w:color="auto"/>
                <w:left w:val="none" w:sz="0" w:space="0" w:color="auto"/>
                <w:bottom w:val="none" w:sz="0" w:space="0" w:color="auto"/>
                <w:right w:val="none" w:sz="0" w:space="0" w:color="auto"/>
              </w:divBdr>
              <w:divsChild>
                <w:div w:id="2018031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219">
              <w:marLeft w:val="75"/>
              <w:marRight w:val="75"/>
              <w:marTop w:val="75"/>
              <w:marBottom w:val="0"/>
              <w:divBdr>
                <w:top w:val="none" w:sz="0" w:space="0" w:color="auto"/>
                <w:left w:val="none" w:sz="0" w:space="0" w:color="auto"/>
                <w:bottom w:val="none" w:sz="0" w:space="0" w:color="auto"/>
                <w:right w:val="none" w:sz="0" w:space="0" w:color="auto"/>
              </w:divBdr>
              <w:divsChild>
                <w:div w:id="201796336">
                  <w:marLeft w:val="0"/>
                  <w:marRight w:val="0"/>
                  <w:marTop w:val="60"/>
                  <w:marBottom w:val="30"/>
                  <w:divBdr>
                    <w:top w:val="none" w:sz="0" w:space="0" w:color="auto"/>
                    <w:left w:val="none" w:sz="0" w:space="0" w:color="auto"/>
                    <w:bottom w:val="none" w:sz="0" w:space="0" w:color="auto"/>
                    <w:right w:val="none" w:sz="0" w:space="0" w:color="auto"/>
                  </w:divBdr>
                </w:div>
                <w:div w:id="201798084">
                  <w:marLeft w:val="0"/>
                  <w:marRight w:val="0"/>
                  <w:marTop w:val="60"/>
                  <w:marBottom w:val="30"/>
                  <w:divBdr>
                    <w:top w:val="none" w:sz="0" w:space="0" w:color="auto"/>
                    <w:left w:val="none" w:sz="0" w:space="0" w:color="auto"/>
                    <w:bottom w:val="none" w:sz="0" w:space="0" w:color="auto"/>
                    <w:right w:val="none" w:sz="0" w:space="0" w:color="auto"/>
                  </w:divBdr>
                </w:div>
                <w:div w:id="20180031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63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49">
              <w:marLeft w:val="75"/>
              <w:marRight w:val="75"/>
              <w:marTop w:val="75"/>
              <w:marBottom w:val="0"/>
              <w:divBdr>
                <w:top w:val="none" w:sz="0" w:space="0" w:color="auto"/>
                <w:left w:val="none" w:sz="0" w:space="0" w:color="auto"/>
                <w:bottom w:val="none" w:sz="0" w:space="0" w:color="auto"/>
                <w:right w:val="none" w:sz="0" w:space="0" w:color="auto"/>
              </w:divBdr>
              <w:divsChild>
                <w:div w:id="201795930">
                  <w:marLeft w:val="0"/>
                  <w:marRight w:val="0"/>
                  <w:marTop w:val="60"/>
                  <w:marBottom w:val="30"/>
                  <w:divBdr>
                    <w:top w:val="none" w:sz="0" w:space="0" w:color="auto"/>
                    <w:left w:val="none" w:sz="0" w:space="0" w:color="auto"/>
                    <w:bottom w:val="none" w:sz="0" w:space="0" w:color="auto"/>
                    <w:right w:val="none" w:sz="0" w:space="0" w:color="auto"/>
                  </w:divBdr>
                </w:div>
                <w:div w:id="201800598">
                  <w:marLeft w:val="0"/>
                  <w:marRight w:val="0"/>
                  <w:marTop w:val="60"/>
                  <w:marBottom w:val="30"/>
                  <w:divBdr>
                    <w:top w:val="none" w:sz="0" w:space="0" w:color="auto"/>
                    <w:left w:val="none" w:sz="0" w:space="0" w:color="auto"/>
                    <w:bottom w:val="none" w:sz="0" w:space="0" w:color="auto"/>
                    <w:right w:val="none" w:sz="0" w:space="0" w:color="auto"/>
                  </w:divBdr>
                </w:div>
                <w:div w:id="201802801">
                  <w:marLeft w:val="0"/>
                  <w:marRight w:val="0"/>
                  <w:marTop w:val="60"/>
                  <w:marBottom w:val="30"/>
                  <w:divBdr>
                    <w:top w:val="none" w:sz="0" w:space="0" w:color="auto"/>
                    <w:left w:val="none" w:sz="0" w:space="0" w:color="auto"/>
                    <w:bottom w:val="none" w:sz="0" w:space="0" w:color="auto"/>
                    <w:right w:val="none" w:sz="0" w:space="0" w:color="auto"/>
                  </w:divBdr>
                </w:div>
              </w:divsChild>
            </w:div>
            <w:div w:id="201798501">
              <w:marLeft w:val="0"/>
              <w:marRight w:val="0"/>
              <w:marTop w:val="0"/>
              <w:marBottom w:val="0"/>
              <w:divBdr>
                <w:top w:val="none" w:sz="0" w:space="0" w:color="auto"/>
                <w:left w:val="none" w:sz="0" w:space="0" w:color="auto"/>
                <w:bottom w:val="none" w:sz="0" w:space="0" w:color="auto"/>
                <w:right w:val="none" w:sz="0" w:space="0" w:color="auto"/>
              </w:divBdr>
              <w:divsChild>
                <w:div w:id="2018016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90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34">
              <w:marLeft w:val="0"/>
              <w:marRight w:val="0"/>
              <w:marTop w:val="0"/>
              <w:marBottom w:val="0"/>
              <w:divBdr>
                <w:top w:val="none" w:sz="0" w:space="0" w:color="auto"/>
                <w:left w:val="none" w:sz="0" w:space="0" w:color="auto"/>
                <w:bottom w:val="none" w:sz="0" w:space="0" w:color="auto"/>
                <w:right w:val="none" w:sz="0" w:space="0" w:color="auto"/>
              </w:divBdr>
              <w:divsChild>
                <w:div w:id="20180069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40">
              <w:marLeft w:val="75"/>
              <w:marRight w:val="75"/>
              <w:marTop w:val="75"/>
              <w:marBottom w:val="0"/>
              <w:divBdr>
                <w:top w:val="none" w:sz="0" w:space="0" w:color="auto"/>
                <w:left w:val="none" w:sz="0" w:space="0" w:color="auto"/>
                <w:bottom w:val="none" w:sz="0" w:space="0" w:color="auto"/>
                <w:right w:val="none" w:sz="0" w:space="0" w:color="auto"/>
              </w:divBdr>
              <w:divsChild>
                <w:div w:id="201798311">
                  <w:marLeft w:val="0"/>
                  <w:marRight w:val="0"/>
                  <w:marTop w:val="60"/>
                  <w:marBottom w:val="30"/>
                  <w:divBdr>
                    <w:top w:val="none" w:sz="0" w:space="0" w:color="auto"/>
                    <w:left w:val="none" w:sz="0" w:space="0" w:color="auto"/>
                    <w:bottom w:val="none" w:sz="0" w:space="0" w:color="auto"/>
                    <w:right w:val="none" w:sz="0" w:space="0" w:color="auto"/>
                  </w:divBdr>
                </w:div>
                <w:div w:id="201801362">
                  <w:marLeft w:val="0"/>
                  <w:marRight w:val="0"/>
                  <w:marTop w:val="60"/>
                  <w:marBottom w:val="30"/>
                  <w:divBdr>
                    <w:top w:val="none" w:sz="0" w:space="0" w:color="auto"/>
                    <w:left w:val="none" w:sz="0" w:space="0" w:color="auto"/>
                    <w:bottom w:val="none" w:sz="0" w:space="0" w:color="auto"/>
                    <w:right w:val="none" w:sz="0" w:space="0" w:color="auto"/>
                  </w:divBdr>
                </w:div>
                <w:div w:id="20180302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832">
          <w:marLeft w:val="0"/>
          <w:marRight w:val="0"/>
          <w:marTop w:val="75"/>
          <w:marBottom w:val="0"/>
          <w:divBdr>
            <w:top w:val="single" w:sz="6" w:space="4" w:color="A6C9E2"/>
            <w:left w:val="single" w:sz="6" w:space="4" w:color="A6C9E2"/>
            <w:bottom w:val="single" w:sz="6" w:space="4" w:color="A6C9E2"/>
            <w:right w:val="single" w:sz="6" w:space="4" w:color="A6C9E2"/>
          </w:divBdr>
          <w:divsChild>
            <w:div w:id="201801186">
              <w:marLeft w:val="75"/>
              <w:marRight w:val="75"/>
              <w:marTop w:val="75"/>
              <w:marBottom w:val="0"/>
              <w:divBdr>
                <w:top w:val="none" w:sz="0" w:space="0" w:color="auto"/>
                <w:left w:val="none" w:sz="0" w:space="0" w:color="auto"/>
                <w:bottom w:val="none" w:sz="0" w:space="0" w:color="auto"/>
                <w:right w:val="none" w:sz="0" w:space="0" w:color="auto"/>
              </w:divBdr>
              <w:divsChild>
                <w:div w:id="201798888">
                  <w:marLeft w:val="0"/>
                  <w:marRight w:val="0"/>
                  <w:marTop w:val="60"/>
                  <w:marBottom w:val="30"/>
                  <w:divBdr>
                    <w:top w:val="none" w:sz="0" w:space="0" w:color="auto"/>
                    <w:left w:val="none" w:sz="0" w:space="0" w:color="auto"/>
                    <w:bottom w:val="none" w:sz="0" w:space="0" w:color="auto"/>
                    <w:right w:val="none" w:sz="0" w:space="0" w:color="auto"/>
                  </w:divBdr>
                </w:div>
                <w:div w:id="201799108">
                  <w:marLeft w:val="0"/>
                  <w:marRight w:val="0"/>
                  <w:marTop w:val="60"/>
                  <w:marBottom w:val="30"/>
                  <w:divBdr>
                    <w:top w:val="none" w:sz="0" w:space="0" w:color="auto"/>
                    <w:left w:val="none" w:sz="0" w:space="0" w:color="auto"/>
                    <w:bottom w:val="none" w:sz="0" w:space="0" w:color="auto"/>
                    <w:right w:val="none" w:sz="0" w:space="0" w:color="auto"/>
                  </w:divBdr>
                </w:div>
                <w:div w:id="201801634">
                  <w:marLeft w:val="0"/>
                  <w:marRight w:val="0"/>
                  <w:marTop w:val="60"/>
                  <w:marBottom w:val="30"/>
                  <w:divBdr>
                    <w:top w:val="none" w:sz="0" w:space="0" w:color="auto"/>
                    <w:left w:val="none" w:sz="0" w:space="0" w:color="auto"/>
                    <w:bottom w:val="none" w:sz="0" w:space="0" w:color="auto"/>
                    <w:right w:val="none" w:sz="0" w:space="0" w:color="auto"/>
                  </w:divBdr>
                </w:div>
              </w:divsChild>
            </w:div>
            <w:div w:id="201801395">
              <w:marLeft w:val="0"/>
              <w:marRight w:val="0"/>
              <w:marTop w:val="0"/>
              <w:marBottom w:val="0"/>
              <w:divBdr>
                <w:top w:val="none" w:sz="0" w:space="0" w:color="auto"/>
                <w:left w:val="none" w:sz="0" w:space="0" w:color="auto"/>
                <w:bottom w:val="none" w:sz="0" w:space="0" w:color="auto"/>
                <w:right w:val="none" w:sz="0" w:space="0" w:color="auto"/>
              </w:divBdr>
              <w:divsChild>
                <w:div w:id="2017985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16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07">
              <w:marLeft w:val="75"/>
              <w:marRight w:val="75"/>
              <w:marTop w:val="75"/>
              <w:marBottom w:val="0"/>
              <w:divBdr>
                <w:top w:val="none" w:sz="0" w:space="0" w:color="auto"/>
                <w:left w:val="none" w:sz="0" w:space="0" w:color="auto"/>
                <w:bottom w:val="none" w:sz="0" w:space="0" w:color="auto"/>
                <w:right w:val="none" w:sz="0" w:space="0" w:color="auto"/>
              </w:divBdr>
              <w:divsChild>
                <w:div w:id="201799782">
                  <w:marLeft w:val="0"/>
                  <w:marRight w:val="0"/>
                  <w:marTop w:val="60"/>
                  <w:marBottom w:val="30"/>
                  <w:divBdr>
                    <w:top w:val="none" w:sz="0" w:space="0" w:color="auto"/>
                    <w:left w:val="none" w:sz="0" w:space="0" w:color="auto"/>
                    <w:bottom w:val="none" w:sz="0" w:space="0" w:color="auto"/>
                    <w:right w:val="none" w:sz="0" w:space="0" w:color="auto"/>
                  </w:divBdr>
                </w:div>
                <w:div w:id="201800984">
                  <w:marLeft w:val="0"/>
                  <w:marRight w:val="0"/>
                  <w:marTop w:val="60"/>
                  <w:marBottom w:val="30"/>
                  <w:divBdr>
                    <w:top w:val="none" w:sz="0" w:space="0" w:color="auto"/>
                    <w:left w:val="none" w:sz="0" w:space="0" w:color="auto"/>
                    <w:bottom w:val="none" w:sz="0" w:space="0" w:color="auto"/>
                    <w:right w:val="none" w:sz="0" w:space="0" w:color="auto"/>
                  </w:divBdr>
                </w:div>
                <w:div w:id="201801583">
                  <w:marLeft w:val="0"/>
                  <w:marRight w:val="0"/>
                  <w:marTop w:val="60"/>
                  <w:marBottom w:val="30"/>
                  <w:divBdr>
                    <w:top w:val="none" w:sz="0" w:space="0" w:color="auto"/>
                    <w:left w:val="none" w:sz="0" w:space="0" w:color="auto"/>
                    <w:bottom w:val="none" w:sz="0" w:space="0" w:color="auto"/>
                    <w:right w:val="none" w:sz="0" w:space="0" w:color="auto"/>
                  </w:divBdr>
                </w:div>
              </w:divsChild>
            </w:div>
            <w:div w:id="201799997">
              <w:marLeft w:val="0"/>
              <w:marRight w:val="0"/>
              <w:marTop w:val="0"/>
              <w:marBottom w:val="0"/>
              <w:divBdr>
                <w:top w:val="none" w:sz="0" w:space="0" w:color="auto"/>
                <w:left w:val="none" w:sz="0" w:space="0" w:color="auto"/>
                <w:bottom w:val="none" w:sz="0" w:space="0" w:color="auto"/>
                <w:right w:val="none" w:sz="0" w:space="0" w:color="auto"/>
              </w:divBdr>
              <w:divsChild>
                <w:div w:id="20180310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13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94">
              <w:marLeft w:val="0"/>
              <w:marRight w:val="0"/>
              <w:marTop w:val="0"/>
              <w:marBottom w:val="0"/>
              <w:divBdr>
                <w:top w:val="none" w:sz="0" w:space="0" w:color="auto"/>
                <w:left w:val="none" w:sz="0" w:space="0" w:color="auto"/>
                <w:bottom w:val="none" w:sz="0" w:space="0" w:color="auto"/>
                <w:right w:val="none" w:sz="0" w:space="0" w:color="auto"/>
              </w:divBdr>
              <w:divsChild>
                <w:div w:id="20180005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53">
              <w:marLeft w:val="75"/>
              <w:marRight w:val="75"/>
              <w:marTop w:val="75"/>
              <w:marBottom w:val="0"/>
              <w:divBdr>
                <w:top w:val="none" w:sz="0" w:space="0" w:color="auto"/>
                <w:left w:val="none" w:sz="0" w:space="0" w:color="auto"/>
                <w:bottom w:val="none" w:sz="0" w:space="0" w:color="auto"/>
                <w:right w:val="none" w:sz="0" w:space="0" w:color="auto"/>
              </w:divBdr>
              <w:divsChild>
                <w:div w:id="201797282">
                  <w:marLeft w:val="0"/>
                  <w:marRight w:val="0"/>
                  <w:marTop w:val="60"/>
                  <w:marBottom w:val="30"/>
                  <w:divBdr>
                    <w:top w:val="none" w:sz="0" w:space="0" w:color="auto"/>
                    <w:left w:val="none" w:sz="0" w:space="0" w:color="auto"/>
                    <w:bottom w:val="none" w:sz="0" w:space="0" w:color="auto"/>
                    <w:right w:val="none" w:sz="0" w:space="0" w:color="auto"/>
                  </w:divBdr>
                </w:div>
                <w:div w:id="201801701">
                  <w:marLeft w:val="0"/>
                  <w:marRight w:val="0"/>
                  <w:marTop w:val="60"/>
                  <w:marBottom w:val="30"/>
                  <w:divBdr>
                    <w:top w:val="none" w:sz="0" w:space="0" w:color="auto"/>
                    <w:left w:val="none" w:sz="0" w:space="0" w:color="auto"/>
                    <w:bottom w:val="none" w:sz="0" w:space="0" w:color="auto"/>
                    <w:right w:val="none" w:sz="0" w:space="0" w:color="auto"/>
                  </w:divBdr>
                </w:div>
                <w:div w:id="20180289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9568">
      <w:marLeft w:val="0"/>
      <w:marRight w:val="0"/>
      <w:marTop w:val="0"/>
      <w:marBottom w:val="0"/>
      <w:divBdr>
        <w:top w:val="none" w:sz="0" w:space="0" w:color="auto"/>
        <w:left w:val="none" w:sz="0" w:space="0" w:color="auto"/>
        <w:bottom w:val="none" w:sz="0" w:space="0" w:color="auto"/>
        <w:right w:val="none" w:sz="0" w:space="0" w:color="auto"/>
      </w:divBdr>
      <w:divsChild>
        <w:div w:id="201800653">
          <w:marLeft w:val="75"/>
          <w:marRight w:val="75"/>
          <w:marTop w:val="75"/>
          <w:marBottom w:val="0"/>
          <w:divBdr>
            <w:top w:val="none" w:sz="0" w:space="0" w:color="auto"/>
            <w:left w:val="none" w:sz="0" w:space="0" w:color="auto"/>
            <w:bottom w:val="none" w:sz="0" w:space="0" w:color="auto"/>
            <w:right w:val="none" w:sz="0" w:space="0" w:color="auto"/>
          </w:divBdr>
          <w:divsChild>
            <w:div w:id="201796982">
              <w:marLeft w:val="0"/>
              <w:marRight w:val="0"/>
              <w:marTop w:val="60"/>
              <w:marBottom w:val="30"/>
              <w:divBdr>
                <w:top w:val="none" w:sz="0" w:space="0" w:color="auto"/>
                <w:left w:val="none" w:sz="0" w:space="0" w:color="auto"/>
                <w:bottom w:val="none" w:sz="0" w:space="0" w:color="auto"/>
                <w:right w:val="none" w:sz="0" w:space="0" w:color="auto"/>
              </w:divBdr>
            </w:div>
            <w:div w:id="201799837">
              <w:marLeft w:val="0"/>
              <w:marRight w:val="0"/>
              <w:marTop w:val="60"/>
              <w:marBottom w:val="30"/>
              <w:divBdr>
                <w:top w:val="none" w:sz="0" w:space="0" w:color="auto"/>
                <w:left w:val="none" w:sz="0" w:space="0" w:color="auto"/>
                <w:bottom w:val="none" w:sz="0" w:space="0" w:color="auto"/>
                <w:right w:val="none" w:sz="0" w:space="0" w:color="auto"/>
              </w:divBdr>
            </w:div>
            <w:div w:id="20180116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683">
      <w:marLeft w:val="0"/>
      <w:marRight w:val="0"/>
      <w:marTop w:val="0"/>
      <w:marBottom w:val="0"/>
      <w:divBdr>
        <w:top w:val="none" w:sz="0" w:space="0" w:color="auto"/>
        <w:left w:val="none" w:sz="0" w:space="0" w:color="auto"/>
        <w:bottom w:val="none" w:sz="0" w:space="0" w:color="auto"/>
        <w:right w:val="none" w:sz="0" w:space="0" w:color="auto"/>
      </w:divBdr>
      <w:divsChild>
        <w:div w:id="201796139">
          <w:marLeft w:val="0"/>
          <w:marRight w:val="0"/>
          <w:marTop w:val="75"/>
          <w:marBottom w:val="0"/>
          <w:divBdr>
            <w:top w:val="single" w:sz="6" w:space="4" w:color="A6C9E2"/>
            <w:left w:val="single" w:sz="6" w:space="4" w:color="A6C9E2"/>
            <w:bottom w:val="single" w:sz="6" w:space="4" w:color="A6C9E2"/>
            <w:right w:val="single" w:sz="6" w:space="4" w:color="A6C9E2"/>
          </w:divBdr>
          <w:divsChild>
            <w:div w:id="201801612">
              <w:marLeft w:val="75"/>
              <w:marRight w:val="75"/>
              <w:marTop w:val="75"/>
              <w:marBottom w:val="0"/>
              <w:divBdr>
                <w:top w:val="none" w:sz="0" w:space="0" w:color="auto"/>
                <w:left w:val="none" w:sz="0" w:space="0" w:color="auto"/>
                <w:bottom w:val="none" w:sz="0" w:space="0" w:color="auto"/>
                <w:right w:val="none" w:sz="0" w:space="0" w:color="auto"/>
              </w:divBdr>
              <w:divsChild>
                <w:div w:id="201798951">
                  <w:marLeft w:val="0"/>
                  <w:marRight w:val="0"/>
                  <w:marTop w:val="60"/>
                  <w:marBottom w:val="30"/>
                  <w:divBdr>
                    <w:top w:val="none" w:sz="0" w:space="0" w:color="auto"/>
                    <w:left w:val="none" w:sz="0" w:space="0" w:color="auto"/>
                    <w:bottom w:val="none" w:sz="0" w:space="0" w:color="auto"/>
                    <w:right w:val="none" w:sz="0" w:space="0" w:color="auto"/>
                  </w:divBdr>
                </w:div>
                <w:div w:id="201800404">
                  <w:marLeft w:val="0"/>
                  <w:marRight w:val="0"/>
                  <w:marTop w:val="60"/>
                  <w:marBottom w:val="30"/>
                  <w:divBdr>
                    <w:top w:val="none" w:sz="0" w:space="0" w:color="auto"/>
                    <w:left w:val="none" w:sz="0" w:space="0" w:color="auto"/>
                    <w:bottom w:val="none" w:sz="0" w:space="0" w:color="auto"/>
                    <w:right w:val="none" w:sz="0" w:space="0" w:color="auto"/>
                  </w:divBdr>
                </w:div>
                <w:div w:id="201800424">
                  <w:marLeft w:val="0"/>
                  <w:marRight w:val="0"/>
                  <w:marTop w:val="60"/>
                  <w:marBottom w:val="30"/>
                  <w:divBdr>
                    <w:top w:val="none" w:sz="0" w:space="0" w:color="auto"/>
                    <w:left w:val="none" w:sz="0" w:space="0" w:color="auto"/>
                    <w:bottom w:val="none" w:sz="0" w:space="0" w:color="auto"/>
                    <w:right w:val="none" w:sz="0" w:space="0" w:color="auto"/>
                  </w:divBdr>
                </w:div>
              </w:divsChild>
            </w:div>
            <w:div w:id="201801799">
              <w:marLeft w:val="0"/>
              <w:marRight w:val="0"/>
              <w:marTop w:val="0"/>
              <w:marBottom w:val="0"/>
              <w:divBdr>
                <w:top w:val="none" w:sz="0" w:space="0" w:color="auto"/>
                <w:left w:val="none" w:sz="0" w:space="0" w:color="auto"/>
                <w:bottom w:val="none" w:sz="0" w:space="0" w:color="auto"/>
                <w:right w:val="none" w:sz="0" w:space="0" w:color="auto"/>
              </w:divBdr>
              <w:divsChild>
                <w:div w:id="20179787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76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20">
              <w:marLeft w:val="75"/>
              <w:marRight w:val="75"/>
              <w:marTop w:val="75"/>
              <w:marBottom w:val="0"/>
              <w:divBdr>
                <w:top w:val="none" w:sz="0" w:space="0" w:color="auto"/>
                <w:left w:val="none" w:sz="0" w:space="0" w:color="auto"/>
                <w:bottom w:val="none" w:sz="0" w:space="0" w:color="auto"/>
                <w:right w:val="none" w:sz="0" w:space="0" w:color="auto"/>
              </w:divBdr>
              <w:divsChild>
                <w:div w:id="201802533">
                  <w:marLeft w:val="0"/>
                  <w:marRight w:val="0"/>
                  <w:marTop w:val="60"/>
                  <w:marBottom w:val="30"/>
                  <w:divBdr>
                    <w:top w:val="none" w:sz="0" w:space="0" w:color="auto"/>
                    <w:left w:val="none" w:sz="0" w:space="0" w:color="auto"/>
                    <w:bottom w:val="none" w:sz="0" w:space="0" w:color="auto"/>
                    <w:right w:val="none" w:sz="0" w:space="0" w:color="auto"/>
                  </w:divBdr>
                </w:div>
                <w:div w:id="201802861">
                  <w:marLeft w:val="0"/>
                  <w:marRight w:val="0"/>
                  <w:marTop w:val="60"/>
                  <w:marBottom w:val="30"/>
                  <w:divBdr>
                    <w:top w:val="none" w:sz="0" w:space="0" w:color="auto"/>
                    <w:left w:val="none" w:sz="0" w:space="0" w:color="auto"/>
                    <w:bottom w:val="none" w:sz="0" w:space="0" w:color="auto"/>
                    <w:right w:val="none" w:sz="0" w:space="0" w:color="auto"/>
                  </w:divBdr>
                </w:div>
                <w:div w:id="201802980">
                  <w:marLeft w:val="0"/>
                  <w:marRight w:val="0"/>
                  <w:marTop w:val="60"/>
                  <w:marBottom w:val="30"/>
                  <w:divBdr>
                    <w:top w:val="none" w:sz="0" w:space="0" w:color="auto"/>
                    <w:left w:val="none" w:sz="0" w:space="0" w:color="auto"/>
                    <w:bottom w:val="none" w:sz="0" w:space="0" w:color="auto"/>
                    <w:right w:val="none" w:sz="0" w:space="0" w:color="auto"/>
                  </w:divBdr>
                </w:div>
              </w:divsChild>
            </w:div>
            <w:div w:id="201797837">
              <w:marLeft w:val="0"/>
              <w:marRight w:val="0"/>
              <w:marTop w:val="0"/>
              <w:marBottom w:val="0"/>
              <w:divBdr>
                <w:top w:val="none" w:sz="0" w:space="0" w:color="auto"/>
                <w:left w:val="none" w:sz="0" w:space="0" w:color="auto"/>
                <w:bottom w:val="none" w:sz="0" w:space="0" w:color="auto"/>
                <w:right w:val="none" w:sz="0" w:space="0" w:color="auto"/>
              </w:divBdr>
              <w:divsChild>
                <w:div w:id="20179710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93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51">
              <w:marLeft w:val="75"/>
              <w:marRight w:val="75"/>
              <w:marTop w:val="75"/>
              <w:marBottom w:val="0"/>
              <w:divBdr>
                <w:top w:val="none" w:sz="0" w:space="0" w:color="auto"/>
                <w:left w:val="none" w:sz="0" w:space="0" w:color="auto"/>
                <w:bottom w:val="none" w:sz="0" w:space="0" w:color="auto"/>
                <w:right w:val="none" w:sz="0" w:space="0" w:color="auto"/>
              </w:divBdr>
              <w:divsChild>
                <w:div w:id="201799869">
                  <w:marLeft w:val="0"/>
                  <w:marRight w:val="0"/>
                  <w:marTop w:val="60"/>
                  <w:marBottom w:val="30"/>
                  <w:divBdr>
                    <w:top w:val="none" w:sz="0" w:space="0" w:color="auto"/>
                    <w:left w:val="none" w:sz="0" w:space="0" w:color="auto"/>
                    <w:bottom w:val="none" w:sz="0" w:space="0" w:color="auto"/>
                    <w:right w:val="none" w:sz="0" w:space="0" w:color="auto"/>
                  </w:divBdr>
                </w:div>
                <w:div w:id="201802066">
                  <w:marLeft w:val="0"/>
                  <w:marRight w:val="0"/>
                  <w:marTop w:val="60"/>
                  <w:marBottom w:val="30"/>
                  <w:divBdr>
                    <w:top w:val="none" w:sz="0" w:space="0" w:color="auto"/>
                    <w:left w:val="none" w:sz="0" w:space="0" w:color="auto"/>
                    <w:bottom w:val="none" w:sz="0" w:space="0" w:color="auto"/>
                    <w:right w:val="none" w:sz="0" w:space="0" w:color="auto"/>
                  </w:divBdr>
                </w:div>
                <w:div w:id="201802638">
                  <w:marLeft w:val="0"/>
                  <w:marRight w:val="0"/>
                  <w:marTop w:val="60"/>
                  <w:marBottom w:val="30"/>
                  <w:divBdr>
                    <w:top w:val="none" w:sz="0" w:space="0" w:color="auto"/>
                    <w:left w:val="none" w:sz="0" w:space="0" w:color="auto"/>
                    <w:bottom w:val="none" w:sz="0" w:space="0" w:color="auto"/>
                    <w:right w:val="none" w:sz="0" w:space="0" w:color="auto"/>
                  </w:divBdr>
                </w:div>
              </w:divsChild>
            </w:div>
            <w:div w:id="201797199">
              <w:marLeft w:val="0"/>
              <w:marRight w:val="0"/>
              <w:marTop w:val="0"/>
              <w:marBottom w:val="0"/>
              <w:divBdr>
                <w:top w:val="none" w:sz="0" w:space="0" w:color="auto"/>
                <w:left w:val="none" w:sz="0" w:space="0" w:color="auto"/>
                <w:bottom w:val="none" w:sz="0" w:space="0" w:color="auto"/>
                <w:right w:val="none" w:sz="0" w:space="0" w:color="auto"/>
              </w:divBdr>
              <w:divsChild>
                <w:div w:id="20179698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204">
          <w:marLeft w:val="0"/>
          <w:marRight w:val="0"/>
          <w:marTop w:val="75"/>
          <w:marBottom w:val="0"/>
          <w:divBdr>
            <w:top w:val="single" w:sz="6" w:space="4" w:color="A6C9E2"/>
            <w:left w:val="single" w:sz="6" w:space="4" w:color="A6C9E2"/>
            <w:bottom w:val="single" w:sz="6" w:space="4" w:color="A6C9E2"/>
            <w:right w:val="single" w:sz="6" w:space="4" w:color="A6C9E2"/>
          </w:divBdr>
          <w:divsChild>
            <w:div w:id="201801721">
              <w:marLeft w:val="0"/>
              <w:marRight w:val="0"/>
              <w:marTop w:val="0"/>
              <w:marBottom w:val="0"/>
              <w:divBdr>
                <w:top w:val="none" w:sz="0" w:space="0" w:color="auto"/>
                <w:left w:val="none" w:sz="0" w:space="0" w:color="auto"/>
                <w:bottom w:val="none" w:sz="0" w:space="0" w:color="auto"/>
                <w:right w:val="none" w:sz="0" w:space="0" w:color="auto"/>
              </w:divBdr>
              <w:divsChild>
                <w:div w:id="20179672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080">
              <w:marLeft w:val="75"/>
              <w:marRight w:val="75"/>
              <w:marTop w:val="75"/>
              <w:marBottom w:val="0"/>
              <w:divBdr>
                <w:top w:val="none" w:sz="0" w:space="0" w:color="auto"/>
                <w:left w:val="none" w:sz="0" w:space="0" w:color="auto"/>
                <w:bottom w:val="none" w:sz="0" w:space="0" w:color="auto"/>
                <w:right w:val="none" w:sz="0" w:space="0" w:color="auto"/>
              </w:divBdr>
              <w:divsChild>
                <w:div w:id="201796815">
                  <w:marLeft w:val="0"/>
                  <w:marRight w:val="0"/>
                  <w:marTop w:val="60"/>
                  <w:marBottom w:val="30"/>
                  <w:divBdr>
                    <w:top w:val="none" w:sz="0" w:space="0" w:color="auto"/>
                    <w:left w:val="none" w:sz="0" w:space="0" w:color="auto"/>
                    <w:bottom w:val="none" w:sz="0" w:space="0" w:color="auto"/>
                    <w:right w:val="none" w:sz="0" w:space="0" w:color="auto"/>
                  </w:divBdr>
                </w:div>
                <w:div w:id="201798998">
                  <w:marLeft w:val="0"/>
                  <w:marRight w:val="0"/>
                  <w:marTop w:val="60"/>
                  <w:marBottom w:val="30"/>
                  <w:divBdr>
                    <w:top w:val="none" w:sz="0" w:space="0" w:color="auto"/>
                    <w:left w:val="none" w:sz="0" w:space="0" w:color="auto"/>
                    <w:bottom w:val="none" w:sz="0" w:space="0" w:color="auto"/>
                    <w:right w:val="none" w:sz="0" w:space="0" w:color="auto"/>
                  </w:divBdr>
                </w:div>
                <w:div w:id="20180278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39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33">
              <w:marLeft w:val="75"/>
              <w:marRight w:val="75"/>
              <w:marTop w:val="75"/>
              <w:marBottom w:val="0"/>
              <w:divBdr>
                <w:top w:val="none" w:sz="0" w:space="0" w:color="auto"/>
                <w:left w:val="none" w:sz="0" w:space="0" w:color="auto"/>
                <w:bottom w:val="none" w:sz="0" w:space="0" w:color="auto"/>
                <w:right w:val="none" w:sz="0" w:space="0" w:color="auto"/>
              </w:divBdr>
              <w:divsChild>
                <w:div w:id="201796227">
                  <w:marLeft w:val="0"/>
                  <w:marRight w:val="0"/>
                  <w:marTop w:val="60"/>
                  <w:marBottom w:val="30"/>
                  <w:divBdr>
                    <w:top w:val="none" w:sz="0" w:space="0" w:color="auto"/>
                    <w:left w:val="none" w:sz="0" w:space="0" w:color="auto"/>
                    <w:bottom w:val="none" w:sz="0" w:space="0" w:color="auto"/>
                    <w:right w:val="none" w:sz="0" w:space="0" w:color="auto"/>
                  </w:divBdr>
                </w:div>
                <w:div w:id="201798109">
                  <w:marLeft w:val="0"/>
                  <w:marRight w:val="0"/>
                  <w:marTop w:val="60"/>
                  <w:marBottom w:val="30"/>
                  <w:divBdr>
                    <w:top w:val="none" w:sz="0" w:space="0" w:color="auto"/>
                    <w:left w:val="none" w:sz="0" w:space="0" w:color="auto"/>
                    <w:bottom w:val="none" w:sz="0" w:space="0" w:color="auto"/>
                    <w:right w:val="none" w:sz="0" w:space="0" w:color="auto"/>
                  </w:divBdr>
                </w:div>
                <w:div w:id="201802949">
                  <w:marLeft w:val="0"/>
                  <w:marRight w:val="0"/>
                  <w:marTop w:val="60"/>
                  <w:marBottom w:val="30"/>
                  <w:divBdr>
                    <w:top w:val="none" w:sz="0" w:space="0" w:color="auto"/>
                    <w:left w:val="none" w:sz="0" w:space="0" w:color="auto"/>
                    <w:bottom w:val="none" w:sz="0" w:space="0" w:color="auto"/>
                    <w:right w:val="none" w:sz="0" w:space="0" w:color="auto"/>
                  </w:divBdr>
                </w:div>
              </w:divsChild>
            </w:div>
            <w:div w:id="201800552">
              <w:marLeft w:val="0"/>
              <w:marRight w:val="0"/>
              <w:marTop w:val="0"/>
              <w:marBottom w:val="0"/>
              <w:divBdr>
                <w:top w:val="none" w:sz="0" w:space="0" w:color="auto"/>
                <w:left w:val="none" w:sz="0" w:space="0" w:color="auto"/>
                <w:bottom w:val="none" w:sz="0" w:space="0" w:color="auto"/>
                <w:right w:val="none" w:sz="0" w:space="0" w:color="auto"/>
              </w:divBdr>
              <w:divsChild>
                <w:div w:id="2017991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48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86">
              <w:marLeft w:val="75"/>
              <w:marRight w:val="75"/>
              <w:marTop w:val="75"/>
              <w:marBottom w:val="0"/>
              <w:divBdr>
                <w:top w:val="none" w:sz="0" w:space="0" w:color="auto"/>
                <w:left w:val="none" w:sz="0" w:space="0" w:color="auto"/>
                <w:bottom w:val="none" w:sz="0" w:space="0" w:color="auto"/>
                <w:right w:val="none" w:sz="0" w:space="0" w:color="auto"/>
              </w:divBdr>
              <w:divsChild>
                <w:div w:id="201795950">
                  <w:marLeft w:val="0"/>
                  <w:marRight w:val="0"/>
                  <w:marTop w:val="60"/>
                  <w:marBottom w:val="30"/>
                  <w:divBdr>
                    <w:top w:val="none" w:sz="0" w:space="0" w:color="auto"/>
                    <w:left w:val="none" w:sz="0" w:space="0" w:color="auto"/>
                    <w:bottom w:val="none" w:sz="0" w:space="0" w:color="auto"/>
                    <w:right w:val="none" w:sz="0" w:space="0" w:color="auto"/>
                  </w:divBdr>
                </w:div>
                <w:div w:id="201798784">
                  <w:marLeft w:val="0"/>
                  <w:marRight w:val="0"/>
                  <w:marTop w:val="60"/>
                  <w:marBottom w:val="30"/>
                  <w:divBdr>
                    <w:top w:val="none" w:sz="0" w:space="0" w:color="auto"/>
                    <w:left w:val="none" w:sz="0" w:space="0" w:color="auto"/>
                    <w:bottom w:val="none" w:sz="0" w:space="0" w:color="auto"/>
                    <w:right w:val="none" w:sz="0" w:space="0" w:color="auto"/>
                  </w:divBdr>
                </w:div>
                <w:div w:id="201800137">
                  <w:marLeft w:val="0"/>
                  <w:marRight w:val="0"/>
                  <w:marTop w:val="60"/>
                  <w:marBottom w:val="30"/>
                  <w:divBdr>
                    <w:top w:val="none" w:sz="0" w:space="0" w:color="auto"/>
                    <w:left w:val="none" w:sz="0" w:space="0" w:color="auto"/>
                    <w:bottom w:val="none" w:sz="0" w:space="0" w:color="auto"/>
                    <w:right w:val="none" w:sz="0" w:space="0" w:color="auto"/>
                  </w:divBdr>
                </w:div>
              </w:divsChild>
            </w:div>
            <w:div w:id="201797420">
              <w:marLeft w:val="0"/>
              <w:marRight w:val="0"/>
              <w:marTop w:val="0"/>
              <w:marBottom w:val="0"/>
              <w:divBdr>
                <w:top w:val="none" w:sz="0" w:space="0" w:color="auto"/>
                <w:left w:val="none" w:sz="0" w:space="0" w:color="auto"/>
                <w:bottom w:val="none" w:sz="0" w:space="0" w:color="auto"/>
                <w:right w:val="none" w:sz="0" w:space="0" w:color="auto"/>
              </w:divBdr>
              <w:divsChild>
                <w:div w:id="20179802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72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97">
              <w:marLeft w:val="75"/>
              <w:marRight w:val="75"/>
              <w:marTop w:val="75"/>
              <w:marBottom w:val="0"/>
              <w:divBdr>
                <w:top w:val="none" w:sz="0" w:space="0" w:color="auto"/>
                <w:left w:val="none" w:sz="0" w:space="0" w:color="auto"/>
                <w:bottom w:val="none" w:sz="0" w:space="0" w:color="auto"/>
                <w:right w:val="none" w:sz="0" w:space="0" w:color="auto"/>
              </w:divBdr>
              <w:divsChild>
                <w:div w:id="201798385">
                  <w:marLeft w:val="0"/>
                  <w:marRight w:val="0"/>
                  <w:marTop w:val="60"/>
                  <w:marBottom w:val="30"/>
                  <w:divBdr>
                    <w:top w:val="none" w:sz="0" w:space="0" w:color="auto"/>
                    <w:left w:val="none" w:sz="0" w:space="0" w:color="auto"/>
                    <w:bottom w:val="none" w:sz="0" w:space="0" w:color="auto"/>
                    <w:right w:val="none" w:sz="0" w:space="0" w:color="auto"/>
                  </w:divBdr>
                </w:div>
                <w:div w:id="201801123">
                  <w:marLeft w:val="0"/>
                  <w:marRight w:val="0"/>
                  <w:marTop w:val="60"/>
                  <w:marBottom w:val="30"/>
                  <w:divBdr>
                    <w:top w:val="none" w:sz="0" w:space="0" w:color="auto"/>
                    <w:left w:val="none" w:sz="0" w:space="0" w:color="auto"/>
                    <w:bottom w:val="none" w:sz="0" w:space="0" w:color="auto"/>
                    <w:right w:val="none" w:sz="0" w:space="0" w:color="auto"/>
                  </w:divBdr>
                </w:div>
                <w:div w:id="201802770">
                  <w:marLeft w:val="0"/>
                  <w:marRight w:val="0"/>
                  <w:marTop w:val="60"/>
                  <w:marBottom w:val="30"/>
                  <w:divBdr>
                    <w:top w:val="none" w:sz="0" w:space="0" w:color="auto"/>
                    <w:left w:val="none" w:sz="0" w:space="0" w:color="auto"/>
                    <w:bottom w:val="none" w:sz="0" w:space="0" w:color="auto"/>
                    <w:right w:val="none" w:sz="0" w:space="0" w:color="auto"/>
                  </w:divBdr>
                </w:div>
              </w:divsChild>
            </w:div>
            <w:div w:id="201797265">
              <w:marLeft w:val="0"/>
              <w:marRight w:val="0"/>
              <w:marTop w:val="0"/>
              <w:marBottom w:val="0"/>
              <w:divBdr>
                <w:top w:val="none" w:sz="0" w:space="0" w:color="auto"/>
                <w:left w:val="none" w:sz="0" w:space="0" w:color="auto"/>
                <w:bottom w:val="none" w:sz="0" w:space="0" w:color="auto"/>
                <w:right w:val="none" w:sz="0" w:space="0" w:color="auto"/>
              </w:divBdr>
              <w:divsChild>
                <w:div w:id="20180068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746">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92">
              <w:marLeft w:val="75"/>
              <w:marRight w:val="75"/>
              <w:marTop w:val="75"/>
              <w:marBottom w:val="0"/>
              <w:divBdr>
                <w:top w:val="none" w:sz="0" w:space="0" w:color="auto"/>
                <w:left w:val="none" w:sz="0" w:space="0" w:color="auto"/>
                <w:bottom w:val="none" w:sz="0" w:space="0" w:color="auto"/>
                <w:right w:val="none" w:sz="0" w:space="0" w:color="auto"/>
              </w:divBdr>
              <w:divsChild>
                <w:div w:id="201800347">
                  <w:marLeft w:val="0"/>
                  <w:marRight w:val="0"/>
                  <w:marTop w:val="60"/>
                  <w:marBottom w:val="30"/>
                  <w:divBdr>
                    <w:top w:val="none" w:sz="0" w:space="0" w:color="auto"/>
                    <w:left w:val="none" w:sz="0" w:space="0" w:color="auto"/>
                    <w:bottom w:val="none" w:sz="0" w:space="0" w:color="auto"/>
                    <w:right w:val="none" w:sz="0" w:space="0" w:color="auto"/>
                  </w:divBdr>
                </w:div>
                <w:div w:id="201801506">
                  <w:marLeft w:val="0"/>
                  <w:marRight w:val="0"/>
                  <w:marTop w:val="60"/>
                  <w:marBottom w:val="30"/>
                  <w:divBdr>
                    <w:top w:val="none" w:sz="0" w:space="0" w:color="auto"/>
                    <w:left w:val="none" w:sz="0" w:space="0" w:color="auto"/>
                    <w:bottom w:val="none" w:sz="0" w:space="0" w:color="auto"/>
                    <w:right w:val="none" w:sz="0" w:space="0" w:color="auto"/>
                  </w:divBdr>
                </w:div>
                <w:div w:id="201802779">
                  <w:marLeft w:val="0"/>
                  <w:marRight w:val="0"/>
                  <w:marTop w:val="60"/>
                  <w:marBottom w:val="30"/>
                  <w:divBdr>
                    <w:top w:val="none" w:sz="0" w:space="0" w:color="auto"/>
                    <w:left w:val="none" w:sz="0" w:space="0" w:color="auto"/>
                    <w:bottom w:val="none" w:sz="0" w:space="0" w:color="auto"/>
                    <w:right w:val="none" w:sz="0" w:space="0" w:color="auto"/>
                  </w:divBdr>
                </w:div>
              </w:divsChild>
            </w:div>
            <w:div w:id="201802355">
              <w:marLeft w:val="0"/>
              <w:marRight w:val="0"/>
              <w:marTop w:val="0"/>
              <w:marBottom w:val="0"/>
              <w:divBdr>
                <w:top w:val="none" w:sz="0" w:space="0" w:color="auto"/>
                <w:left w:val="none" w:sz="0" w:space="0" w:color="auto"/>
                <w:bottom w:val="none" w:sz="0" w:space="0" w:color="auto"/>
                <w:right w:val="none" w:sz="0" w:space="0" w:color="auto"/>
              </w:divBdr>
              <w:divsChild>
                <w:div w:id="20179710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9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31">
              <w:marLeft w:val="0"/>
              <w:marRight w:val="0"/>
              <w:marTop w:val="0"/>
              <w:marBottom w:val="0"/>
              <w:divBdr>
                <w:top w:val="none" w:sz="0" w:space="0" w:color="auto"/>
                <w:left w:val="none" w:sz="0" w:space="0" w:color="auto"/>
                <w:bottom w:val="none" w:sz="0" w:space="0" w:color="auto"/>
                <w:right w:val="none" w:sz="0" w:space="0" w:color="auto"/>
              </w:divBdr>
              <w:divsChild>
                <w:div w:id="20180156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443">
              <w:marLeft w:val="75"/>
              <w:marRight w:val="75"/>
              <w:marTop w:val="75"/>
              <w:marBottom w:val="0"/>
              <w:divBdr>
                <w:top w:val="none" w:sz="0" w:space="0" w:color="auto"/>
                <w:left w:val="none" w:sz="0" w:space="0" w:color="auto"/>
                <w:bottom w:val="none" w:sz="0" w:space="0" w:color="auto"/>
                <w:right w:val="none" w:sz="0" w:space="0" w:color="auto"/>
              </w:divBdr>
              <w:divsChild>
                <w:div w:id="201799371">
                  <w:marLeft w:val="0"/>
                  <w:marRight w:val="0"/>
                  <w:marTop w:val="60"/>
                  <w:marBottom w:val="30"/>
                  <w:divBdr>
                    <w:top w:val="none" w:sz="0" w:space="0" w:color="auto"/>
                    <w:left w:val="none" w:sz="0" w:space="0" w:color="auto"/>
                    <w:bottom w:val="none" w:sz="0" w:space="0" w:color="auto"/>
                    <w:right w:val="none" w:sz="0" w:space="0" w:color="auto"/>
                  </w:divBdr>
                </w:div>
                <w:div w:id="201800272">
                  <w:marLeft w:val="0"/>
                  <w:marRight w:val="0"/>
                  <w:marTop w:val="60"/>
                  <w:marBottom w:val="30"/>
                  <w:divBdr>
                    <w:top w:val="none" w:sz="0" w:space="0" w:color="auto"/>
                    <w:left w:val="none" w:sz="0" w:space="0" w:color="auto"/>
                    <w:bottom w:val="none" w:sz="0" w:space="0" w:color="auto"/>
                    <w:right w:val="none" w:sz="0" w:space="0" w:color="auto"/>
                  </w:divBdr>
                </w:div>
                <w:div w:id="20180165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97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59">
              <w:marLeft w:val="75"/>
              <w:marRight w:val="75"/>
              <w:marTop w:val="75"/>
              <w:marBottom w:val="0"/>
              <w:divBdr>
                <w:top w:val="none" w:sz="0" w:space="0" w:color="auto"/>
                <w:left w:val="none" w:sz="0" w:space="0" w:color="auto"/>
                <w:bottom w:val="none" w:sz="0" w:space="0" w:color="auto"/>
                <w:right w:val="none" w:sz="0" w:space="0" w:color="auto"/>
              </w:divBdr>
              <w:divsChild>
                <w:div w:id="201795883">
                  <w:marLeft w:val="0"/>
                  <w:marRight w:val="0"/>
                  <w:marTop w:val="60"/>
                  <w:marBottom w:val="30"/>
                  <w:divBdr>
                    <w:top w:val="none" w:sz="0" w:space="0" w:color="auto"/>
                    <w:left w:val="none" w:sz="0" w:space="0" w:color="auto"/>
                    <w:bottom w:val="none" w:sz="0" w:space="0" w:color="auto"/>
                    <w:right w:val="none" w:sz="0" w:space="0" w:color="auto"/>
                  </w:divBdr>
                </w:div>
                <w:div w:id="201797196">
                  <w:marLeft w:val="0"/>
                  <w:marRight w:val="0"/>
                  <w:marTop w:val="60"/>
                  <w:marBottom w:val="30"/>
                  <w:divBdr>
                    <w:top w:val="none" w:sz="0" w:space="0" w:color="auto"/>
                    <w:left w:val="none" w:sz="0" w:space="0" w:color="auto"/>
                    <w:bottom w:val="none" w:sz="0" w:space="0" w:color="auto"/>
                    <w:right w:val="none" w:sz="0" w:space="0" w:color="auto"/>
                  </w:divBdr>
                </w:div>
                <w:div w:id="201802526">
                  <w:marLeft w:val="0"/>
                  <w:marRight w:val="0"/>
                  <w:marTop w:val="60"/>
                  <w:marBottom w:val="30"/>
                  <w:divBdr>
                    <w:top w:val="none" w:sz="0" w:space="0" w:color="auto"/>
                    <w:left w:val="none" w:sz="0" w:space="0" w:color="auto"/>
                    <w:bottom w:val="none" w:sz="0" w:space="0" w:color="auto"/>
                    <w:right w:val="none" w:sz="0" w:space="0" w:color="auto"/>
                  </w:divBdr>
                </w:div>
              </w:divsChild>
            </w:div>
            <w:div w:id="201798317">
              <w:marLeft w:val="0"/>
              <w:marRight w:val="0"/>
              <w:marTop w:val="0"/>
              <w:marBottom w:val="0"/>
              <w:divBdr>
                <w:top w:val="none" w:sz="0" w:space="0" w:color="auto"/>
                <w:left w:val="none" w:sz="0" w:space="0" w:color="auto"/>
                <w:bottom w:val="none" w:sz="0" w:space="0" w:color="auto"/>
                <w:right w:val="none" w:sz="0" w:space="0" w:color="auto"/>
              </w:divBdr>
              <w:divsChild>
                <w:div w:id="20179778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099">
          <w:marLeft w:val="0"/>
          <w:marRight w:val="0"/>
          <w:marTop w:val="75"/>
          <w:marBottom w:val="0"/>
          <w:divBdr>
            <w:top w:val="single" w:sz="6" w:space="4" w:color="A6C9E2"/>
            <w:left w:val="single" w:sz="6" w:space="4" w:color="A6C9E2"/>
            <w:bottom w:val="single" w:sz="6" w:space="4" w:color="A6C9E2"/>
            <w:right w:val="single" w:sz="6" w:space="4" w:color="A6C9E2"/>
          </w:divBdr>
          <w:divsChild>
            <w:div w:id="201801716">
              <w:marLeft w:val="75"/>
              <w:marRight w:val="75"/>
              <w:marTop w:val="75"/>
              <w:marBottom w:val="0"/>
              <w:divBdr>
                <w:top w:val="none" w:sz="0" w:space="0" w:color="auto"/>
                <w:left w:val="none" w:sz="0" w:space="0" w:color="auto"/>
                <w:bottom w:val="none" w:sz="0" w:space="0" w:color="auto"/>
                <w:right w:val="none" w:sz="0" w:space="0" w:color="auto"/>
              </w:divBdr>
              <w:divsChild>
                <w:div w:id="201796493">
                  <w:marLeft w:val="0"/>
                  <w:marRight w:val="0"/>
                  <w:marTop w:val="60"/>
                  <w:marBottom w:val="30"/>
                  <w:divBdr>
                    <w:top w:val="none" w:sz="0" w:space="0" w:color="auto"/>
                    <w:left w:val="none" w:sz="0" w:space="0" w:color="auto"/>
                    <w:bottom w:val="none" w:sz="0" w:space="0" w:color="auto"/>
                    <w:right w:val="none" w:sz="0" w:space="0" w:color="auto"/>
                  </w:divBdr>
                </w:div>
                <w:div w:id="201801546">
                  <w:marLeft w:val="0"/>
                  <w:marRight w:val="0"/>
                  <w:marTop w:val="60"/>
                  <w:marBottom w:val="30"/>
                  <w:divBdr>
                    <w:top w:val="none" w:sz="0" w:space="0" w:color="auto"/>
                    <w:left w:val="none" w:sz="0" w:space="0" w:color="auto"/>
                    <w:bottom w:val="none" w:sz="0" w:space="0" w:color="auto"/>
                    <w:right w:val="none" w:sz="0" w:space="0" w:color="auto"/>
                  </w:divBdr>
                </w:div>
                <w:div w:id="20180177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01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20">
              <w:marLeft w:val="75"/>
              <w:marRight w:val="75"/>
              <w:marTop w:val="75"/>
              <w:marBottom w:val="0"/>
              <w:divBdr>
                <w:top w:val="none" w:sz="0" w:space="0" w:color="auto"/>
                <w:left w:val="none" w:sz="0" w:space="0" w:color="auto"/>
                <w:bottom w:val="none" w:sz="0" w:space="0" w:color="auto"/>
                <w:right w:val="none" w:sz="0" w:space="0" w:color="auto"/>
              </w:divBdr>
              <w:divsChild>
                <w:div w:id="201796771">
                  <w:marLeft w:val="0"/>
                  <w:marRight w:val="0"/>
                  <w:marTop w:val="60"/>
                  <w:marBottom w:val="30"/>
                  <w:divBdr>
                    <w:top w:val="none" w:sz="0" w:space="0" w:color="auto"/>
                    <w:left w:val="none" w:sz="0" w:space="0" w:color="auto"/>
                    <w:bottom w:val="none" w:sz="0" w:space="0" w:color="auto"/>
                    <w:right w:val="none" w:sz="0" w:space="0" w:color="auto"/>
                  </w:divBdr>
                </w:div>
                <w:div w:id="201797710">
                  <w:marLeft w:val="0"/>
                  <w:marRight w:val="0"/>
                  <w:marTop w:val="60"/>
                  <w:marBottom w:val="30"/>
                  <w:divBdr>
                    <w:top w:val="none" w:sz="0" w:space="0" w:color="auto"/>
                    <w:left w:val="none" w:sz="0" w:space="0" w:color="auto"/>
                    <w:bottom w:val="none" w:sz="0" w:space="0" w:color="auto"/>
                    <w:right w:val="none" w:sz="0" w:space="0" w:color="auto"/>
                  </w:divBdr>
                </w:div>
                <w:div w:id="201799059">
                  <w:marLeft w:val="0"/>
                  <w:marRight w:val="0"/>
                  <w:marTop w:val="60"/>
                  <w:marBottom w:val="30"/>
                  <w:divBdr>
                    <w:top w:val="none" w:sz="0" w:space="0" w:color="auto"/>
                    <w:left w:val="none" w:sz="0" w:space="0" w:color="auto"/>
                    <w:bottom w:val="none" w:sz="0" w:space="0" w:color="auto"/>
                    <w:right w:val="none" w:sz="0" w:space="0" w:color="auto"/>
                  </w:divBdr>
                </w:div>
              </w:divsChild>
            </w:div>
            <w:div w:id="201799032">
              <w:marLeft w:val="0"/>
              <w:marRight w:val="0"/>
              <w:marTop w:val="0"/>
              <w:marBottom w:val="0"/>
              <w:divBdr>
                <w:top w:val="none" w:sz="0" w:space="0" w:color="auto"/>
                <w:left w:val="none" w:sz="0" w:space="0" w:color="auto"/>
                <w:bottom w:val="none" w:sz="0" w:space="0" w:color="auto"/>
                <w:right w:val="none" w:sz="0" w:space="0" w:color="auto"/>
              </w:divBdr>
              <w:divsChild>
                <w:div w:id="20179777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4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74">
              <w:marLeft w:val="75"/>
              <w:marRight w:val="75"/>
              <w:marTop w:val="75"/>
              <w:marBottom w:val="0"/>
              <w:divBdr>
                <w:top w:val="none" w:sz="0" w:space="0" w:color="auto"/>
                <w:left w:val="none" w:sz="0" w:space="0" w:color="auto"/>
                <w:bottom w:val="none" w:sz="0" w:space="0" w:color="auto"/>
                <w:right w:val="none" w:sz="0" w:space="0" w:color="auto"/>
              </w:divBdr>
              <w:divsChild>
                <w:div w:id="201797365">
                  <w:marLeft w:val="0"/>
                  <w:marRight w:val="0"/>
                  <w:marTop w:val="60"/>
                  <w:marBottom w:val="30"/>
                  <w:divBdr>
                    <w:top w:val="none" w:sz="0" w:space="0" w:color="auto"/>
                    <w:left w:val="none" w:sz="0" w:space="0" w:color="auto"/>
                    <w:bottom w:val="none" w:sz="0" w:space="0" w:color="auto"/>
                    <w:right w:val="none" w:sz="0" w:space="0" w:color="auto"/>
                  </w:divBdr>
                </w:div>
                <w:div w:id="201797635">
                  <w:marLeft w:val="0"/>
                  <w:marRight w:val="0"/>
                  <w:marTop w:val="60"/>
                  <w:marBottom w:val="30"/>
                  <w:divBdr>
                    <w:top w:val="none" w:sz="0" w:space="0" w:color="auto"/>
                    <w:left w:val="none" w:sz="0" w:space="0" w:color="auto"/>
                    <w:bottom w:val="none" w:sz="0" w:space="0" w:color="auto"/>
                    <w:right w:val="none" w:sz="0" w:space="0" w:color="auto"/>
                  </w:divBdr>
                </w:div>
                <w:div w:id="201797769">
                  <w:marLeft w:val="0"/>
                  <w:marRight w:val="0"/>
                  <w:marTop w:val="60"/>
                  <w:marBottom w:val="30"/>
                  <w:divBdr>
                    <w:top w:val="none" w:sz="0" w:space="0" w:color="auto"/>
                    <w:left w:val="none" w:sz="0" w:space="0" w:color="auto"/>
                    <w:bottom w:val="none" w:sz="0" w:space="0" w:color="auto"/>
                    <w:right w:val="none" w:sz="0" w:space="0" w:color="auto"/>
                  </w:divBdr>
                </w:div>
              </w:divsChild>
            </w:div>
            <w:div w:id="201802846">
              <w:marLeft w:val="0"/>
              <w:marRight w:val="0"/>
              <w:marTop w:val="0"/>
              <w:marBottom w:val="0"/>
              <w:divBdr>
                <w:top w:val="none" w:sz="0" w:space="0" w:color="auto"/>
                <w:left w:val="none" w:sz="0" w:space="0" w:color="auto"/>
                <w:bottom w:val="none" w:sz="0" w:space="0" w:color="auto"/>
                <w:right w:val="none" w:sz="0" w:space="0" w:color="auto"/>
              </w:divBdr>
              <w:divsChild>
                <w:div w:id="2018028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96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39">
              <w:marLeft w:val="0"/>
              <w:marRight w:val="0"/>
              <w:marTop w:val="0"/>
              <w:marBottom w:val="0"/>
              <w:divBdr>
                <w:top w:val="none" w:sz="0" w:space="0" w:color="auto"/>
                <w:left w:val="none" w:sz="0" w:space="0" w:color="auto"/>
                <w:bottom w:val="none" w:sz="0" w:space="0" w:color="auto"/>
                <w:right w:val="none" w:sz="0" w:space="0" w:color="auto"/>
              </w:divBdr>
              <w:divsChild>
                <w:div w:id="20180105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158">
              <w:marLeft w:val="75"/>
              <w:marRight w:val="75"/>
              <w:marTop w:val="75"/>
              <w:marBottom w:val="0"/>
              <w:divBdr>
                <w:top w:val="none" w:sz="0" w:space="0" w:color="auto"/>
                <w:left w:val="none" w:sz="0" w:space="0" w:color="auto"/>
                <w:bottom w:val="none" w:sz="0" w:space="0" w:color="auto"/>
                <w:right w:val="none" w:sz="0" w:space="0" w:color="auto"/>
              </w:divBdr>
              <w:divsChild>
                <w:div w:id="201798505">
                  <w:marLeft w:val="0"/>
                  <w:marRight w:val="0"/>
                  <w:marTop w:val="60"/>
                  <w:marBottom w:val="30"/>
                  <w:divBdr>
                    <w:top w:val="none" w:sz="0" w:space="0" w:color="auto"/>
                    <w:left w:val="none" w:sz="0" w:space="0" w:color="auto"/>
                    <w:bottom w:val="none" w:sz="0" w:space="0" w:color="auto"/>
                    <w:right w:val="none" w:sz="0" w:space="0" w:color="auto"/>
                  </w:divBdr>
                </w:div>
                <w:div w:id="201802141">
                  <w:marLeft w:val="0"/>
                  <w:marRight w:val="0"/>
                  <w:marTop w:val="60"/>
                  <w:marBottom w:val="30"/>
                  <w:divBdr>
                    <w:top w:val="none" w:sz="0" w:space="0" w:color="auto"/>
                    <w:left w:val="none" w:sz="0" w:space="0" w:color="auto"/>
                    <w:bottom w:val="none" w:sz="0" w:space="0" w:color="auto"/>
                    <w:right w:val="none" w:sz="0" w:space="0" w:color="auto"/>
                  </w:divBdr>
                </w:div>
                <w:div w:id="20180305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9688">
      <w:marLeft w:val="0"/>
      <w:marRight w:val="0"/>
      <w:marTop w:val="0"/>
      <w:marBottom w:val="0"/>
      <w:divBdr>
        <w:top w:val="none" w:sz="0" w:space="0" w:color="auto"/>
        <w:left w:val="none" w:sz="0" w:space="0" w:color="auto"/>
        <w:bottom w:val="none" w:sz="0" w:space="0" w:color="auto"/>
        <w:right w:val="none" w:sz="0" w:space="0" w:color="auto"/>
      </w:divBdr>
      <w:divsChild>
        <w:div w:id="201795486">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06">
              <w:marLeft w:val="0"/>
              <w:marRight w:val="0"/>
              <w:marTop w:val="0"/>
              <w:marBottom w:val="0"/>
              <w:divBdr>
                <w:top w:val="none" w:sz="0" w:space="0" w:color="auto"/>
                <w:left w:val="none" w:sz="0" w:space="0" w:color="auto"/>
                <w:bottom w:val="none" w:sz="0" w:space="0" w:color="auto"/>
                <w:right w:val="none" w:sz="0" w:space="0" w:color="auto"/>
              </w:divBdr>
              <w:divsChild>
                <w:div w:id="20180183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538">
              <w:marLeft w:val="75"/>
              <w:marRight w:val="75"/>
              <w:marTop w:val="75"/>
              <w:marBottom w:val="0"/>
              <w:divBdr>
                <w:top w:val="none" w:sz="0" w:space="0" w:color="auto"/>
                <w:left w:val="none" w:sz="0" w:space="0" w:color="auto"/>
                <w:bottom w:val="none" w:sz="0" w:space="0" w:color="auto"/>
                <w:right w:val="none" w:sz="0" w:space="0" w:color="auto"/>
              </w:divBdr>
              <w:divsChild>
                <w:div w:id="201796699">
                  <w:marLeft w:val="0"/>
                  <w:marRight w:val="0"/>
                  <w:marTop w:val="60"/>
                  <w:marBottom w:val="30"/>
                  <w:divBdr>
                    <w:top w:val="none" w:sz="0" w:space="0" w:color="auto"/>
                    <w:left w:val="none" w:sz="0" w:space="0" w:color="auto"/>
                    <w:bottom w:val="none" w:sz="0" w:space="0" w:color="auto"/>
                    <w:right w:val="none" w:sz="0" w:space="0" w:color="auto"/>
                  </w:divBdr>
                </w:div>
                <w:div w:id="201796935">
                  <w:marLeft w:val="0"/>
                  <w:marRight w:val="0"/>
                  <w:marTop w:val="60"/>
                  <w:marBottom w:val="30"/>
                  <w:divBdr>
                    <w:top w:val="none" w:sz="0" w:space="0" w:color="auto"/>
                    <w:left w:val="none" w:sz="0" w:space="0" w:color="auto"/>
                    <w:bottom w:val="none" w:sz="0" w:space="0" w:color="auto"/>
                    <w:right w:val="none" w:sz="0" w:space="0" w:color="auto"/>
                  </w:divBdr>
                </w:div>
                <w:div w:id="20180005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85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438">
              <w:marLeft w:val="0"/>
              <w:marRight w:val="0"/>
              <w:marTop w:val="0"/>
              <w:marBottom w:val="0"/>
              <w:divBdr>
                <w:top w:val="none" w:sz="0" w:space="0" w:color="auto"/>
                <w:left w:val="none" w:sz="0" w:space="0" w:color="auto"/>
                <w:bottom w:val="none" w:sz="0" w:space="0" w:color="auto"/>
                <w:right w:val="none" w:sz="0" w:space="0" w:color="auto"/>
              </w:divBdr>
              <w:divsChild>
                <w:div w:id="20179739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539">
              <w:marLeft w:val="75"/>
              <w:marRight w:val="75"/>
              <w:marTop w:val="75"/>
              <w:marBottom w:val="0"/>
              <w:divBdr>
                <w:top w:val="none" w:sz="0" w:space="0" w:color="auto"/>
                <w:left w:val="none" w:sz="0" w:space="0" w:color="auto"/>
                <w:bottom w:val="none" w:sz="0" w:space="0" w:color="auto"/>
                <w:right w:val="none" w:sz="0" w:space="0" w:color="auto"/>
              </w:divBdr>
              <w:divsChild>
                <w:div w:id="201796687">
                  <w:marLeft w:val="0"/>
                  <w:marRight w:val="0"/>
                  <w:marTop w:val="60"/>
                  <w:marBottom w:val="30"/>
                  <w:divBdr>
                    <w:top w:val="none" w:sz="0" w:space="0" w:color="auto"/>
                    <w:left w:val="none" w:sz="0" w:space="0" w:color="auto"/>
                    <w:bottom w:val="none" w:sz="0" w:space="0" w:color="auto"/>
                    <w:right w:val="none" w:sz="0" w:space="0" w:color="auto"/>
                  </w:divBdr>
                </w:div>
                <w:div w:id="201798364">
                  <w:marLeft w:val="0"/>
                  <w:marRight w:val="0"/>
                  <w:marTop w:val="60"/>
                  <w:marBottom w:val="30"/>
                  <w:divBdr>
                    <w:top w:val="none" w:sz="0" w:space="0" w:color="auto"/>
                    <w:left w:val="none" w:sz="0" w:space="0" w:color="auto"/>
                    <w:bottom w:val="none" w:sz="0" w:space="0" w:color="auto"/>
                    <w:right w:val="none" w:sz="0" w:space="0" w:color="auto"/>
                  </w:divBdr>
                </w:div>
                <w:div w:id="20180316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31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67">
              <w:marLeft w:val="0"/>
              <w:marRight w:val="0"/>
              <w:marTop w:val="0"/>
              <w:marBottom w:val="0"/>
              <w:divBdr>
                <w:top w:val="none" w:sz="0" w:space="0" w:color="auto"/>
                <w:left w:val="none" w:sz="0" w:space="0" w:color="auto"/>
                <w:bottom w:val="none" w:sz="0" w:space="0" w:color="auto"/>
                <w:right w:val="none" w:sz="0" w:space="0" w:color="auto"/>
              </w:divBdr>
              <w:divsChild>
                <w:div w:id="20180108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299">
              <w:marLeft w:val="75"/>
              <w:marRight w:val="75"/>
              <w:marTop w:val="75"/>
              <w:marBottom w:val="0"/>
              <w:divBdr>
                <w:top w:val="none" w:sz="0" w:space="0" w:color="auto"/>
                <w:left w:val="none" w:sz="0" w:space="0" w:color="auto"/>
                <w:bottom w:val="none" w:sz="0" w:space="0" w:color="auto"/>
                <w:right w:val="none" w:sz="0" w:space="0" w:color="auto"/>
              </w:divBdr>
              <w:divsChild>
                <w:div w:id="201796160">
                  <w:marLeft w:val="0"/>
                  <w:marRight w:val="0"/>
                  <w:marTop w:val="60"/>
                  <w:marBottom w:val="30"/>
                  <w:divBdr>
                    <w:top w:val="none" w:sz="0" w:space="0" w:color="auto"/>
                    <w:left w:val="none" w:sz="0" w:space="0" w:color="auto"/>
                    <w:bottom w:val="none" w:sz="0" w:space="0" w:color="auto"/>
                    <w:right w:val="none" w:sz="0" w:space="0" w:color="auto"/>
                  </w:divBdr>
                </w:div>
                <w:div w:id="201796809">
                  <w:marLeft w:val="0"/>
                  <w:marRight w:val="0"/>
                  <w:marTop w:val="60"/>
                  <w:marBottom w:val="30"/>
                  <w:divBdr>
                    <w:top w:val="none" w:sz="0" w:space="0" w:color="auto"/>
                    <w:left w:val="none" w:sz="0" w:space="0" w:color="auto"/>
                    <w:bottom w:val="none" w:sz="0" w:space="0" w:color="auto"/>
                    <w:right w:val="none" w:sz="0" w:space="0" w:color="auto"/>
                  </w:divBdr>
                </w:div>
                <w:div w:id="20180268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48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560">
              <w:marLeft w:val="0"/>
              <w:marRight w:val="0"/>
              <w:marTop w:val="0"/>
              <w:marBottom w:val="0"/>
              <w:divBdr>
                <w:top w:val="none" w:sz="0" w:space="0" w:color="auto"/>
                <w:left w:val="none" w:sz="0" w:space="0" w:color="auto"/>
                <w:bottom w:val="none" w:sz="0" w:space="0" w:color="auto"/>
                <w:right w:val="none" w:sz="0" w:space="0" w:color="auto"/>
              </w:divBdr>
              <w:divsChild>
                <w:div w:id="2018000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83">
              <w:marLeft w:val="75"/>
              <w:marRight w:val="75"/>
              <w:marTop w:val="75"/>
              <w:marBottom w:val="0"/>
              <w:divBdr>
                <w:top w:val="none" w:sz="0" w:space="0" w:color="auto"/>
                <w:left w:val="none" w:sz="0" w:space="0" w:color="auto"/>
                <w:bottom w:val="none" w:sz="0" w:space="0" w:color="auto"/>
                <w:right w:val="none" w:sz="0" w:space="0" w:color="auto"/>
              </w:divBdr>
              <w:divsChild>
                <w:div w:id="201796340">
                  <w:marLeft w:val="0"/>
                  <w:marRight w:val="0"/>
                  <w:marTop w:val="60"/>
                  <w:marBottom w:val="30"/>
                  <w:divBdr>
                    <w:top w:val="none" w:sz="0" w:space="0" w:color="auto"/>
                    <w:left w:val="none" w:sz="0" w:space="0" w:color="auto"/>
                    <w:bottom w:val="none" w:sz="0" w:space="0" w:color="auto"/>
                    <w:right w:val="none" w:sz="0" w:space="0" w:color="auto"/>
                  </w:divBdr>
                </w:div>
                <w:div w:id="201801933">
                  <w:marLeft w:val="0"/>
                  <w:marRight w:val="0"/>
                  <w:marTop w:val="60"/>
                  <w:marBottom w:val="30"/>
                  <w:divBdr>
                    <w:top w:val="none" w:sz="0" w:space="0" w:color="auto"/>
                    <w:left w:val="none" w:sz="0" w:space="0" w:color="auto"/>
                    <w:bottom w:val="none" w:sz="0" w:space="0" w:color="auto"/>
                    <w:right w:val="none" w:sz="0" w:space="0" w:color="auto"/>
                  </w:divBdr>
                </w:div>
                <w:div w:id="20180309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61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64">
              <w:marLeft w:val="0"/>
              <w:marRight w:val="0"/>
              <w:marTop w:val="0"/>
              <w:marBottom w:val="0"/>
              <w:divBdr>
                <w:top w:val="none" w:sz="0" w:space="0" w:color="auto"/>
                <w:left w:val="none" w:sz="0" w:space="0" w:color="auto"/>
                <w:bottom w:val="none" w:sz="0" w:space="0" w:color="auto"/>
                <w:right w:val="none" w:sz="0" w:space="0" w:color="auto"/>
              </w:divBdr>
              <w:divsChild>
                <w:div w:id="20179972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22">
              <w:marLeft w:val="75"/>
              <w:marRight w:val="75"/>
              <w:marTop w:val="75"/>
              <w:marBottom w:val="0"/>
              <w:divBdr>
                <w:top w:val="none" w:sz="0" w:space="0" w:color="auto"/>
                <w:left w:val="none" w:sz="0" w:space="0" w:color="auto"/>
                <w:bottom w:val="none" w:sz="0" w:space="0" w:color="auto"/>
                <w:right w:val="none" w:sz="0" w:space="0" w:color="auto"/>
              </w:divBdr>
              <w:divsChild>
                <w:div w:id="201798872">
                  <w:marLeft w:val="0"/>
                  <w:marRight w:val="0"/>
                  <w:marTop w:val="60"/>
                  <w:marBottom w:val="30"/>
                  <w:divBdr>
                    <w:top w:val="none" w:sz="0" w:space="0" w:color="auto"/>
                    <w:left w:val="none" w:sz="0" w:space="0" w:color="auto"/>
                    <w:bottom w:val="none" w:sz="0" w:space="0" w:color="auto"/>
                    <w:right w:val="none" w:sz="0" w:space="0" w:color="auto"/>
                  </w:divBdr>
                </w:div>
                <w:div w:id="201799779">
                  <w:marLeft w:val="0"/>
                  <w:marRight w:val="0"/>
                  <w:marTop w:val="60"/>
                  <w:marBottom w:val="30"/>
                  <w:divBdr>
                    <w:top w:val="none" w:sz="0" w:space="0" w:color="auto"/>
                    <w:left w:val="none" w:sz="0" w:space="0" w:color="auto"/>
                    <w:bottom w:val="none" w:sz="0" w:space="0" w:color="auto"/>
                    <w:right w:val="none" w:sz="0" w:space="0" w:color="auto"/>
                  </w:divBdr>
                </w:div>
                <w:div w:id="20180309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6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84">
              <w:marLeft w:val="0"/>
              <w:marRight w:val="0"/>
              <w:marTop w:val="0"/>
              <w:marBottom w:val="0"/>
              <w:divBdr>
                <w:top w:val="none" w:sz="0" w:space="0" w:color="auto"/>
                <w:left w:val="none" w:sz="0" w:space="0" w:color="auto"/>
                <w:bottom w:val="none" w:sz="0" w:space="0" w:color="auto"/>
                <w:right w:val="none" w:sz="0" w:space="0" w:color="auto"/>
              </w:divBdr>
              <w:divsChild>
                <w:div w:id="20179961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491">
              <w:marLeft w:val="75"/>
              <w:marRight w:val="75"/>
              <w:marTop w:val="75"/>
              <w:marBottom w:val="0"/>
              <w:divBdr>
                <w:top w:val="none" w:sz="0" w:space="0" w:color="auto"/>
                <w:left w:val="none" w:sz="0" w:space="0" w:color="auto"/>
                <w:bottom w:val="none" w:sz="0" w:space="0" w:color="auto"/>
                <w:right w:val="none" w:sz="0" w:space="0" w:color="auto"/>
              </w:divBdr>
              <w:divsChild>
                <w:div w:id="201801710">
                  <w:marLeft w:val="0"/>
                  <w:marRight w:val="0"/>
                  <w:marTop w:val="60"/>
                  <w:marBottom w:val="30"/>
                  <w:divBdr>
                    <w:top w:val="none" w:sz="0" w:space="0" w:color="auto"/>
                    <w:left w:val="none" w:sz="0" w:space="0" w:color="auto"/>
                    <w:bottom w:val="none" w:sz="0" w:space="0" w:color="auto"/>
                    <w:right w:val="none" w:sz="0" w:space="0" w:color="auto"/>
                  </w:divBdr>
                </w:div>
                <w:div w:id="201802237">
                  <w:marLeft w:val="0"/>
                  <w:marRight w:val="0"/>
                  <w:marTop w:val="60"/>
                  <w:marBottom w:val="30"/>
                  <w:divBdr>
                    <w:top w:val="none" w:sz="0" w:space="0" w:color="auto"/>
                    <w:left w:val="none" w:sz="0" w:space="0" w:color="auto"/>
                    <w:bottom w:val="none" w:sz="0" w:space="0" w:color="auto"/>
                    <w:right w:val="none" w:sz="0" w:space="0" w:color="auto"/>
                  </w:divBdr>
                </w:div>
                <w:div w:id="20180263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908">
          <w:marLeft w:val="0"/>
          <w:marRight w:val="0"/>
          <w:marTop w:val="75"/>
          <w:marBottom w:val="0"/>
          <w:divBdr>
            <w:top w:val="single" w:sz="6" w:space="4" w:color="A6C9E2"/>
            <w:left w:val="single" w:sz="6" w:space="4" w:color="A6C9E2"/>
            <w:bottom w:val="single" w:sz="6" w:space="4" w:color="A6C9E2"/>
            <w:right w:val="single" w:sz="6" w:space="4" w:color="A6C9E2"/>
          </w:divBdr>
          <w:divsChild>
            <w:div w:id="201801538">
              <w:marLeft w:val="75"/>
              <w:marRight w:val="75"/>
              <w:marTop w:val="75"/>
              <w:marBottom w:val="0"/>
              <w:divBdr>
                <w:top w:val="none" w:sz="0" w:space="0" w:color="auto"/>
                <w:left w:val="none" w:sz="0" w:space="0" w:color="auto"/>
                <w:bottom w:val="none" w:sz="0" w:space="0" w:color="auto"/>
                <w:right w:val="none" w:sz="0" w:space="0" w:color="auto"/>
              </w:divBdr>
              <w:divsChild>
                <w:div w:id="201797463">
                  <w:marLeft w:val="0"/>
                  <w:marRight w:val="0"/>
                  <w:marTop w:val="60"/>
                  <w:marBottom w:val="30"/>
                  <w:divBdr>
                    <w:top w:val="none" w:sz="0" w:space="0" w:color="auto"/>
                    <w:left w:val="none" w:sz="0" w:space="0" w:color="auto"/>
                    <w:bottom w:val="none" w:sz="0" w:space="0" w:color="auto"/>
                    <w:right w:val="none" w:sz="0" w:space="0" w:color="auto"/>
                  </w:divBdr>
                </w:div>
                <w:div w:id="201799678">
                  <w:marLeft w:val="0"/>
                  <w:marRight w:val="0"/>
                  <w:marTop w:val="60"/>
                  <w:marBottom w:val="30"/>
                  <w:divBdr>
                    <w:top w:val="none" w:sz="0" w:space="0" w:color="auto"/>
                    <w:left w:val="none" w:sz="0" w:space="0" w:color="auto"/>
                    <w:bottom w:val="none" w:sz="0" w:space="0" w:color="auto"/>
                    <w:right w:val="none" w:sz="0" w:space="0" w:color="auto"/>
                  </w:divBdr>
                </w:div>
                <w:div w:id="201802257">
                  <w:marLeft w:val="0"/>
                  <w:marRight w:val="0"/>
                  <w:marTop w:val="60"/>
                  <w:marBottom w:val="30"/>
                  <w:divBdr>
                    <w:top w:val="none" w:sz="0" w:space="0" w:color="auto"/>
                    <w:left w:val="none" w:sz="0" w:space="0" w:color="auto"/>
                    <w:bottom w:val="none" w:sz="0" w:space="0" w:color="auto"/>
                    <w:right w:val="none" w:sz="0" w:space="0" w:color="auto"/>
                  </w:divBdr>
                </w:div>
              </w:divsChild>
            </w:div>
            <w:div w:id="201803166">
              <w:marLeft w:val="0"/>
              <w:marRight w:val="0"/>
              <w:marTop w:val="0"/>
              <w:marBottom w:val="0"/>
              <w:divBdr>
                <w:top w:val="none" w:sz="0" w:space="0" w:color="auto"/>
                <w:left w:val="none" w:sz="0" w:space="0" w:color="auto"/>
                <w:bottom w:val="none" w:sz="0" w:space="0" w:color="auto"/>
                <w:right w:val="none" w:sz="0" w:space="0" w:color="auto"/>
              </w:divBdr>
              <w:divsChild>
                <w:div w:id="20180210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10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78">
              <w:marLeft w:val="75"/>
              <w:marRight w:val="75"/>
              <w:marTop w:val="75"/>
              <w:marBottom w:val="0"/>
              <w:divBdr>
                <w:top w:val="none" w:sz="0" w:space="0" w:color="auto"/>
                <w:left w:val="none" w:sz="0" w:space="0" w:color="auto"/>
                <w:bottom w:val="none" w:sz="0" w:space="0" w:color="auto"/>
                <w:right w:val="none" w:sz="0" w:space="0" w:color="auto"/>
              </w:divBdr>
              <w:divsChild>
                <w:div w:id="201797841">
                  <w:marLeft w:val="0"/>
                  <w:marRight w:val="0"/>
                  <w:marTop w:val="60"/>
                  <w:marBottom w:val="30"/>
                  <w:divBdr>
                    <w:top w:val="none" w:sz="0" w:space="0" w:color="auto"/>
                    <w:left w:val="none" w:sz="0" w:space="0" w:color="auto"/>
                    <w:bottom w:val="none" w:sz="0" w:space="0" w:color="auto"/>
                    <w:right w:val="none" w:sz="0" w:space="0" w:color="auto"/>
                  </w:divBdr>
                </w:div>
                <w:div w:id="201800602">
                  <w:marLeft w:val="0"/>
                  <w:marRight w:val="0"/>
                  <w:marTop w:val="60"/>
                  <w:marBottom w:val="30"/>
                  <w:divBdr>
                    <w:top w:val="none" w:sz="0" w:space="0" w:color="auto"/>
                    <w:left w:val="none" w:sz="0" w:space="0" w:color="auto"/>
                    <w:bottom w:val="none" w:sz="0" w:space="0" w:color="auto"/>
                    <w:right w:val="none" w:sz="0" w:space="0" w:color="auto"/>
                  </w:divBdr>
                </w:div>
                <w:div w:id="201800996">
                  <w:marLeft w:val="0"/>
                  <w:marRight w:val="0"/>
                  <w:marTop w:val="60"/>
                  <w:marBottom w:val="30"/>
                  <w:divBdr>
                    <w:top w:val="none" w:sz="0" w:space="0" w:color="auto"/>
                    <w:left w:val="none" w:sz="0" w:space="0" w:color="auto"/>
                    <w:bottom w:val="none" w:sz="0" w:space="0" w:color="auto"/>
                    <w:right w:val="none" w:sz="0" w:space="0" w:color="auto"/>
                  </w:divBdr>
                </w:div>
              </w:divsChild>
            </w:div>
            <w:div w:id="201798779">
              <w:marLeft w:val="0"/>
              <w:marRight w:val="0"/>
              <w:marTop w:val="0"/>
              <w:marBottom w:val="0"/>
              <w:divBdr>
                <w:top w:val="none" w:sz="0" w:space="0" w:color="auto"/>
                <w:left w:val="none" w:sz="0" w:space="0" w:color="auto"/>
                <w:bottom w:val="none" w:sz="0" w:space="0" w:color="auto"/>
                <w:right w:val="none" w:sz="0" w:space="0" w:color="auto"/>
              </w:divBdr>
              <w:divsChild>
                <w:div w:id="20179793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17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21">
              <w:marLeft w:val="75"/>
              <w:marRight w:val="75"/>
              <w:marTop w:val="75"/>
              <w:marBottom w:val="0"/>
              <w:divBdr>
                <w:top w:val="none" w:sz="0" w:space="0" w:color="auto"/>
                <w:left w:val="none" w:sz="0" w:space="0" w:color="auto"/>
                <w:bottom w:val="none" w:sz="0" w:space="0" w:color="auto"/>
                <w:right w:val="none" w:sz="0" w:space="0" w:color="auto"/>
              </w:divBdr>
              <w:divsChild>
                <w:div w:id="201796214">
                  <w:marLeft w:val="0"/>
                  <w:marRight w:val="0"/>
                  <w:marTop w:val="60"/>
                  <w:marBottom w:val="30"/>
                  <w:divBdr>
                    <w:top w:val="none" w:sz="0" w:space="0" w:color="auto"/>
                    <w:left w:val="none" w:sz="0" w:space="0" w:color="auto"/>
                    <w:bottom w:val="none" w:sz="0" w:space="0" w:color="auto"/>
                    <w:right w:val="none" w:sz="0" w:space="0" w:color="auto"/>
                  </w:divBdr>
                </w:div>
                <w:div w:id="201799693">
                  <w:marLeft w:val="0"/>
                  <w:marRight w:val="0"/>
                  <w:marTop w:val="60"/>
                  <w:marBottom w:val="30"/>
                  <w:divBdr>
                    <w:top w:val="none" w:sz="0" w:space="0" w:color="auto"/>
                    <w:left w:val="none" w:sz="0" w:space="0" w:color="auto"/>
                    <w:bottom w:val="none" w:sz="0" w:space="0" w:color="auto"/>
                    <w:right w:val="none" w:sz="0" w:space="0" w:color="auto"/>
                  </w:divBdr>
                </w:div>
                <w:div w:id="201801776">
                  <w:marLeft w:val="0"/>
                  <w:marRight w:val="0"/>
                  <w:marTop w:val="60"/>
                  <w:marBottom w:val="30"/>
                  <w:divBdr>
                    <w:top w:val="none" w:sz="0" w:space="0" w:color="auto"/>
                    <w:left w:val="none" w:sz="0" w:space="0" w:color="auto"/>
                    <w:bottom w:val="none" w:sz="0" w:space="0" w:color="auto"/>
                    <w:right w:val="none" w:sz="0" w:space="0" w:color="auto"/>
                  </w:divBdr>
                </w:div>
              </w:divsChild>
            </w:div>
            <w:div w:id="201798228">
              <w:marLeft w:val="0"/>
              <w:marRight w:val="0"/>
              <w:marTop w:val="0"/>
              <w:marBottom w:val="0"/>
              <w:divBdr>
                <w:top w:val="none" w:sz="0" w:space="0" w:color="auto"/>
                <w:left w:val="none" w:sz="0" w:space="0" w:color="auto"/>
                <w:bottom w:val="none" w:sz="0" w:space="0" w:color="auto"/>
                <w:right w:val="none" w:sz="0" w:space="0" w:color="auto"/>
              </w:divBdr>
              <w:divsChild>
                <w:div w:id="20179971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295">
          <w:marLeft w:val="0"/>
          <w:marRight w:val="0"/>
          <w:marTop w:val="75"/>
          <w:marBottom w:val="0"/>
          <w:divBdr>
            <w:top w:val="single" w:sz="6" w:space="4" w:color="A6C9E2"/>
            <w:left w:val="single" w:sz="6" w:space="4" w:color="A6C9E2"/>
            <w:bottom w:val="single" w:sz="6" w:space="4" w:color="A6C9E2"/>
            <w:right w:val="single" w:sz="6" w:space="4" w:color="A6C9E2"/>
          </w:divBdr>
          <w:divsChild>
            <w:div w:id="201801842">
              <w:marLeft w:val="75"/>
              <w:marRight w:val="75"/>
              <w:marTop w:val="75"/>
              <w:marBottom w:val="0"/>
              <w:divBdr>
                <w:top w:val="none" w:sz="0" w:space="0" w:color="auto"/>
                <w:left w:val="none" w:sz="0" w:space="0" w:color="auto"/>
                <w:bottom w:val="none" w:sz="0" w:space="0" w:color="auto"/>
                <w:right w:val="none" w:sz="0" w:space="0" w:color="auto"/>
              </w:divBdr>
              <w:divsChild>
                <w:div w:id="201796833">
                  <w:marLeft w:val="0"/>
                  <w:marRight w:val="0"/>
                  <w:marTop w:val="60"/>
                  <w:marBottom w:val="30"/>
                  <w:divBdr>
                    <w:top w:val="none" w:sz="0" w:space="0" w:color="auto"/>
                    <w:left w:val="none" w:sz="0" w:space="0" w:color="auto"/>
                    <w:bottom w:val="none" w:sz="0" w:space="0" w:color="auto"/>
                    <w:right w:val="none" w:sz="0" w:space="0" w:color="auto"/>
                  </w:divBdr>
                </w:div>
                <w:div w:id="201797657">
                  <w:marLeft w:val="0"/>
                  <w:marRight w:val="0"/>
                  <w:marTop w:val="60"/>
                  <w:marBottom w:val="30"/>
                  <w:divBdr>
                    <w:top w:val="none" w:sz="0" w:space="0" w:color="auto"/>
                    <w:left w:val="none" w:sz="0" w:space="0" w:color="auto"/>
                    <w:bottom w:val="none" w:sz="0" w:space="0" w:color="auto"/>
                    <w:right w:val="none" w:sz="0" w:space="0" w:color="auto"/>
                  </w:divBdr>
                </w:div>
                <w:div w:id="201799291">
                  <w:marLeft w:val="0"/>
                  <w:marRight w:val="0"/>
                  <w:marTop w:val="60"/>
                  <w:marBottom w:val="30"/>
                  <w:divBdr>
                    <w:top w:val="none" w:sz="0" w:space="0" w:color="auto"/>
                    <w:left w:val="none" w:sz="0" w:space="0" w:color="auto"/>
                    <w:bottom w:val="none" w:sz="0" w:space="0" w:color="auto"/>
                    <w:right w:val="none" w:sz="0" w:space="0" w:color="auto"/>
                  </w:divBdr>
                </w:div>
              </w:divsChild>
            </w:div>
            <w:div w:id="201802724">
              <w:marLeft w:val="0"/>
              <w:marRight w:val="0"/>
              <w:marTop w:val="0"/>
              <w:marBottom w:val="0"/>
              <w:divBdr>
                <w:top w:val="none" w:sz="0" w:space="0" w:color="auto"/>
                <w:left w:val="none" w:sz="0" w:space="0" w:color="auto"/>
                <w:bottom w:val="none" w:sz="0" w:space="0" w:color="auto"/>
                <w:right w:val="none" w:sz="0" w:space="0" w:color="auto"/>
              </w:divBdr>
              <w:divsChild>
                <w:div w:id="20179660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0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71">
              <w:marLeft w:val="75"/>
              <w:marRight w:val="75"/>
              <w:marTop w:val="75"/>
              <w:marBottom w:val="0"/>
              <w:divBdr>
                <w:top w:val="none" w:sz="0" w:space="0" w:color="auto"/>
                <w:left w:val="none" w:sz="0" w:space="0" w:color="auto"/>
                <w:bottom w:val="none" w:sz="0" w:space="0" w:color="auto"/>
                <w:right w:val="none" w:sz="0" w:space="0" w:color="auto"/>
              </w:divBdr>
              <w:divsChild>
                <w:div w:id="201797728">
                  <w:marLeft w:val="0"/>
                  <w:marRight w:val="0"/>
                  <w:marTop w:val="60"/>
                  <w:marBottom w:val="30"/>
                  <w:divBdr>
                    <w:top w:val="none" w:sz="0" w:space="0" w:color="auto"/>
                    <w:left w:val="none" w:sz="0" w:space="0" w:color="auto"/>
                    <w:bottom w:val="none" w:sz="0" w:space="0" w:color="auto"/>
                    <w:right w:val="none" w:sz="0" w:space="0" w:color="auto"/>
                  </w:divBdr>
                </w:div>
                <w:div w:id="201798822">
                  <w:marLeft w:val="0"/>
                  <w:marRight w:val="0"/>
                  <w:marTop w:val="60"/>
                  <w:marBottom w:val="30"/>
                  <w:divBdr>
                    <w:top w:val="none" w:sz="0" w:space="0" w:color="auto"/>
                    <w:left w:val="none" w:sz="0" w:space="0" w:color="auto"/>
                    <w:bottom w:val="none" w:sz="0" w:space="0" w:color="auto"/>
                    <w:right w:val="none" w:sz="0" w:space="0" w:color="auto"/>
                  </w:divBdr>
                </w:div>
                <w:div w:id="20180059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456">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29">
              <w:marLeft w:val="0"/>
              <w:marRight w:val="0"/>
              <w:marTop w:val="0"/>
              <w:marBottom w:val="0"/>
              <w:divBdr>
                <w:top w:val="none" w:sz="0" w:space="0" w:color="auto"/>
                <w:left w:val="none" w:sz="0" w:space="0" w:color="auto"/>
                <w:bottom w:val="none" w:sz="0" w:space="0" w:color="auto"/>
                <w:right w:val="none" w:sz="0" w:space="0" w:color="auto"/>
              </w:divBdr>
              <w:divsChild>
                <w:div w:id="20179707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14">
              <w:marLeft w:val="75"/>
              <w:marRight w:val="75"/>
              <w:marTop w:val="75"/>
              <w:marBottom w:val="0"/>
              <w:divBdr>
                <w:top w:val="none" w:sz="0" w:space="0" w:color="auto"/>
                <w:left w:val="none" w:sz="0" w:space="0" w:color="auto"/>
                <w:bottom w:val="none" w:sz="0" w:space="0" w:color="auto"/>
                <w:right w:val="none" w:sz="0" w:space="0" w:color="auto"/>
              </w:divBdr>
              <w:divsChild>
                <w:div w:id="201797985">
                  <w:marLeft w:val="0"/>
                  <w:marRight w:val="0"/>
                  <w:marTop w:val="60"/>
                  <w:marBottom w:val="30"/>
                  <w:divBdr>
                    <w:top w:val="none" w:sz="0" w:space="0" w:color="auto"/>
                    <w:left w:val="none" w:sz="0" w:space="0" w:color="auto"/>
                    <w:bottom w:val="none" w:sz="0" w:space="0" w:color="auto"/>
                    <w:right w:val="none" w:sz="0" w:space="0" w:color="auto"/>
                  </w:divBdr>
                </w:div>
                <w:div w:id="201798278">
                  <w:marLeft w:val="0"/>
                  <w:marRight w:val="0"/>
                  <w:marTop w:val="60"/>
                  <w:marBottom w:val="30"/>
                  <w:divBdr>
                    <w:top w:val="none" w:sz="0" w:space="0" w:color="auto"/>
                    <w:left w:val="none" w:sz="0" w:space="0" w:color="auto"/>
                    <w:bottom w:val="none" w:sz="0" w:space="0" w:color="auto"/>
                    <w:right w:val="none" w:sz="0" w:space="0" w:color="auto"/>
                  </w:divBdr>
                </w:div>
                <w:div w:id="20180093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16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03">
              <w:marLeft w:val="75"/>
              <w:marRight w:val="75"/>
              <w:marTop w:val="75"/>
              <w:marBottom w:val="0"/>
              <w:divBdr>
                <w:top w:val="none" w:sz="0" w:space="0" w:color="auto"/>
                <w:left w:val="none" w:sz="0" w:space="0" w:color="auto"/>
                <w:bottom w:val="none" w:sz="0" w:space="0" w:color="auto"/>
                <w:right w:val="none" w:sz="0" w:space="0" w:color="auto"/>
              </w:divBdr>
              <w:divsChild>
                <w:div w:id="201797911">
                  <w:marLeft w:val="0"/>
                  <w:marRight w:val="0"/>
                  <w:marTop w:val="60"/>
                  <w:marBottom w:val="30"/>
                  <w:divBdr>
                    <w:top w:val="none" w:sz="0" w:space="0" w:color="auto"/>
                    <w:left w:val="none" w:sz="0" w:space="0" w:color="auto"/>
                    <w:bottom w:val="none" w:sz="0" w:space="0" w:color="auto"/>
                    <w:right w:val="none" w:sz="0" w:space="0" w:color="auto"/>
                  </w:divBdr>
                </w:div>
                <w:div w:id="201801215">
                  <w:marLeft w:val="0"/>
                  <w:marRight w:val="0"/>
                  <w:marTop w:val="60"/>
                  <w:marBottom w:val="30"/>
                  <w:divBdr>
                    <w:top w:val="none" w:sz="0" w:space="0" w:color="auto"/>
                    <w:left w:val="none" w:sz="0" w:space="0" w:color="auto"/>
                    <w:bottom w:val="none" w:sz="0" w:space="0" w:color="auto"/>
                    <w:right w:val="none" w:sz="0" w:space="0" w:color="auto"/>
                  </w:divBdr>
                </w:div>
                <w:div w:id="201802444">
                  <w:marLeft w:val="0"/>
                  <w:marRight w:val="0"/>
                  <w:marTop w:val="60"/>
                  <w:marBottom w:val="30"/>
                  <w:divBdr>
                    <w:top w:val="none" w:sz="0" w:space="0" w:color="auto"/>
                    <w:left w:val="none" w:sz="0" w:space="0" w:color="auto"/>
                    <w:bottom w:val="none" w:sz="0" w:space="0" w:color="auto"/>
                    <w:right w:val="none" w:sz="0" w:space="0" w:color="auto"/>
                  </w:divBdr>
                </w:div>
              </w:divsChild>
            </w:div>
            <w:div w:id="201799425">
              <w:marLeft w:val="0"/>
              <w:marRight w:val="0"/>
              <w:marTop w:val="0"/>
              <w:marBottom w:val="0"/>
              <w:divBdr>
                <w:top w:val="none" w:sz="0" w:space="0" w:color="auto"/>
                <w:left w:val="none" w:sz="0" w:space="0" w:color="auto"/>
                <w:bottom w:val="none" w:sz="0" w:space="0" w:color="auto"/>
                <w:right w:val="none" w:sz="0" w:space="0" w:color="auto"/>
              </w:divBdr>
              <w:divsChild>
                <w:div w:id="2017997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16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06">
              <w:marLeft w:val="0"/>
              <w:marRight w:val="0"/>
              <w:marTop w:val="0"/>
              <w:marBottom w:val="0"/>
              <w:divBdr>
                <w:top w:val="none" w:sz="0" w:space="0" w:color="auto"/>
                <w:left w:val="none" w:sz="0" w:space="0" w:color="auto"/>
                <w:bottom w:val="none" w:sz="0" w:space="0" w:color="auto"/>
                <w:right w:val="none" w:sz="0" w:space="0" w:color="auto"/>
              </w:divBdr>
              <w:divsChild>
                <w:div w:id="20179753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781">
              <w:marLeft w:val="75"/>
              <w:marRight w:val="75"/>
              <w:marTop w:val="75"/>
              <w:marBottom w:val="0"/>
              <w:divBdr>
                <w:top w:val="none" w:sz="0" w:space="0" w:color="auto"/>
                <w:left w:val="none" w:sz="0" w:space="0" w:color="auto"/>
                <w:bottom w:val="none" w:sz="0" w:space="0" w:color="auto"/>
                <w:right w:val="none" w:sz="0" w:space="0" w:color="auto"/>
              </w:divBdr>
              <w:divsChild>
                <w:div w:id="201795842">
                  <w:marLeft w:val="0"/>
                  <w:marRight w:val="0"/>
                  <w:marTop w:val="60"/>
                  <w:marBottom w:val="30"/>
                  <w:divBdr>
                    <w:top w:val="none" w:sz="0" w:space="0" w:color="auto"/>
                    <w:left w:val="none" w:sz="0" w:space="0" w:color="auto"/>
                    <w:bottom w:val="none" w:sz="0" w:space="0" w:color="auto"/>
                    <w:right w:val="none" w:sz="0" w:space="0" w:color="auto"/>
                  </w:divBdr>
                </w:div>
                <w:div w:id="201797988">
                  <w:marLeft w:val="0"/>
                  <w:marRight w:val="0"/>
                  <w:marTop w:val="60"/>
                  <w:marBottom w:val="30"/>
                  <w:divBdr>
                    <w:top w:val="none" w:sz="0" w:space="0" w:color="auto"/>
                    <w:left w:val="none" w:sz="0" w:space="0" w:color="auto"/>
                    <w:bottom w:val="none" w:sz="0" w:space="0" w:color="auto"/>
                    <w:right w:val="none" w:sz="0" w:space="0" w:color="auto"/>
                  </w:divBdr>
                </w:div>
                <w:div w:id="20179843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9776">
      <w:marLeft w:val="0"/>
      <w:marRight w:val="0"/>
      <w:marTop w:val="0"/>
      <w:marBottom w:val="0"/>
      <w:divBdr>
        <w:top w:val="none" w:sz="0" w:space="0" w:color="auto"/>
        <w:left w:val="none" w:sz="0" w:space="0" w:color="auto"/>
        <w:bottom w:val="none" w:sz="0" w:space="0" w:color="auto"/>
        <w:right w:val="none" w:sz="0" w:space="0" w:color="auto"/>
      </w:divBdr>
      <w:divsChild>
        <w:div w:id="2017975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86">
              <w:marLeft w:val="0"/>
              <w:marRight w:val="0"/>
              <w:marTop w:val="0"/>
              <w:marBottom w:val="0"/>
              <w:divBdr>
                <w:top w:val="none" w:sz="0" w:space="0" w:color="auto"/>
                <w:left w:val="none" w:sz="0" w:space="0" w:color="auto"/>
                <w:bottom w:val="none" w:sz="0" w:space="0" w:color="auto"/>
                <w:right w:val="none" w:sz="0" w:space="0" w:color="auto"/>
              </w:divBdr>
              <w:divsChild>
                <w:div w:id="20179966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255">
              <w:marLeft w:val="75"/>
              <w:marRight w:val="75"/>
              <w:marTop w:val="75"/>
              <w:marBottom w:val="0"/>
              <w:divBdr>
                <w:top w:val="none" w:sz="0" w:space="0" w:color="auto"/>
                <w:left w:val="none" w:sz="0" w:space="0" w:color="auto"/>
                <w:bottom w:val="none" w:sz="0" w:space="0" w:color="auto"/>
                <w:right w:val="none" w:sz="0" w:space="0" w:color="auto"/>
              </w:divBdr>
              <w:divsChild>
                <w:div w:id="201798129">
                  <w:marLeft w:val="0"/>
                  <w:marRight w:val="0"/>
                  <w:marTop w:val="60"/>
                  <w:marBottom w:val="30"/>
                  <w:divBdr>
                    <w:top w:val="none" w:sz="0" w:space="0" w:color="auto"/>
                    <w:left w:val="none" w:sz="0" w:space="0" w:color="auto"/>
                    <w:bottom w:val="none" w:sz="0" w:space="0" w:color="auto"/>
                    <w:right w:val="none" w:sz="0" w:space="0" w:color="auto"/>
                  </w:divBdr>
                </w:div>
                <w:div w:id="201800510">
                  <w:marLeft w:val="0"/>
                  <w:marRight w:val="0"/>
                  <w:marTop w:val="60"/>
                  <w:marBottom w:val="30"/>
                  <w:divBdr>
                    <w:top w:val="none" w:sz="0" w:space="0" w:color="auto"/>
                    <w:left w:val="none" w:sz="0" w:space="0" w:color="auto"/>
                    <w:bottom w:val="none" w:sz="0" w:space="0" w:color="auto"/>
                    <w:right w:val="none" w:sz="0" w:space="0" w:color="auto"/>
                  </w:divBdr>
                </w:div>
                <w:div w:id="20180171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93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73">
              <w:marLeft w:val="0"/>
              <w:marRight w:val="0"/>
              <w:marTop w:val="0"/>
              <w:marBottom w:val="0"/>
              <w:divBdr>
                <w:top w:val="none" w:sz="0" w:space="0" w:color="auto"/>
                <w:left w:val="none" w:sz="0" w:space="0" w:color="auto"/>
                <w:bottom w:val="none" w:sz="0" w:space="0" w:color="auto"/>
                <w:right w:val="none" w:sz="0" w:space="0" w:color="auto"/>
              </w:divBdr>
              <w:divsChild>
                <w:div w:id="2017999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428">
              <w:marLeft w:val="75"/>
              <w:marRight w:val="75"/>
              <w:marTop w:val="75"/>
              <w:marBottom w:val="0"/>
              <w:divBdr>
                <w:top w:val="none" w:sz="0" w:space="0" w:color="auto"/>
                <w:left w:val="none" w:sz="0" w:space="0" w:color="auto"/>
                <w:bottom w:val="none" w:sz="0" w:space="0" w:color="auto"/>
                <w:right w:val="none" w:sz="0" w:space="0" w:color="auto"/>
              </w:divBdr>
              <w:divsChild>
                <w:div w:id="201797235">
                  <w:marLeft w:val="0"/>
                  <w:marRight w:val="0"/>
                  <w:marTop w:val="60"/>
                  <w:marBottom w:val="30"/>
                  <w:divBdr>
                    <w:top w:val="none" w:sz="0" w:space="0" w:color="auto"/>
                    <w:left w:val="none" w:sz="0" w:space="0" w:color="auto"/>
                    <w:bottom w:val="none" w:sz="0" w:space="0" w:color="auto"/>
                    <w:right w:val="none" w:sz="0" w:space="0" w:color="auto"/>
                  </w:divBdr>
                </w:div>
                <w:div w:id="201798455">
                  <w:marLeft w:val="0"/>
                  <w:marRight w:val="0"/>
                  <w:marTop w:val="60"/>
                  <w:marBottom w:val="30"/>
                  <w:divBdr>
                    <w:top w:val="none" w:sz="0" w:space="0" w:color="auto"/>
                    <w:left w:val="none" w:sz="0" w:space="0" w:color="auto"/>
                    <w:bottom w:val="none" w:sz="0" w:space="0" w:color="auto"/>
                    <w:right w:val="none" w:sz="0" w:space="0" w:color="auto"/>
                  </w:divBdr>
                </w:div>
                <w:div w:id="20180080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40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50">
              <w:marLeft w:val="75"/>
              <w:marRight w:val="75"/>
              <w:marTop w:val="75"/>
              <w:marBottom w:val="0"/>
              <w:divBdr>
                <w:top w:val="none" w:sz="0" w:space="0" w:color="auto"/>
                <w:left w:val="none" w:sz="0" w:space="0" w:color="auto"/>
                <w:bottom w:val="none" w:sz="0" w:space="0" w:color="auto"/>
                <w:right w:val="none" w:sz="0" w:space="0" w:color="auto"/>
              </w:divBdr>
              <w:divsChild>
                <w:div w:id="201796918">
                  <w:marLeft w:val="0"/>
                  <w:marRight w:val="0"/>
                  <w:marTop w:val="60"/>
                  <w:marBottom w:val="30"/>
                  <w:divBdr>
                    <w:top w:val="none" w:sz="0" w:space="0" w:color="auto"/>
                    <w:left w:val="none" w:sz="0" w:space="0" w:color="auto"/>
                    <w:bottom w:val="none" w:sz="0" w:space="0" w:color="auto"/>
                    <w:right w:val="none" w:sz="0" w:space="0" w:color="auto"/>
                  </w:divBdr>
                </w:div>
                <w:div w:id="201798539">
                  <w:marLeft w:val="0"/>
                  <w:marRight w:val="0"/>
                  <w:marTop w:val="60"/>
                  <w:marBottom w:val="30"/>
                  <w:divBdr>
                    <w:top w:val="none" w:sz="0" w:space="0" w:color="auto"/>
                    <w:left w:val="none" w:sz="0" w:space="0" w:color="auto"/>
                    <w:bottom w:val="none" w:sz="0" w:space="0" w:color="auto"/>
                    <w:right w:val="none" w:sz="0" w:space="0" w:color="auto"/>
                  </w:divBdr>
                </w:div>
                <w:div w:id="201800327">
                  <w:marLeft w:val="0"/>
                  <w:marRight w:val="0"/>
                  <w:marTop w:val="60"/>
                  <w:marBottom w:val="30"/>
                  <w:divBdr>
                    <w:top w:val="none" w:sz="0" w:space="0" w:color="auto"/>
                    <w:left w:val="none" w:sz="0" w:space="0" w:color="auto"/>
                    <w:bottom w:val="none" w:sz="0" w:space="0" w:color="auto"/>
                    <w:right w:val="none" w:sz="0" w:space="0" w:color="auto"/>
                  </w:divBdr>
                </w:div>
              </w:divsChild>
            </w:div>
            <w:div w:id="201796664">
              <w:marLeft w:val="0"/>
              <w:marRight w:val="0"/>
              <w:marTop w:val="0"/>
              <w:marBottom w:val="0"/>
              <w:divBdr>
                <w:top w:val="none" w:sz="0" w:space="0" w:color="auto"/>
                <w:left w:val="none" w:sz="0" w:space="0" w:color="auto"/>
                <w:bottom w:val="none" w:sz="0" w:space="0" w:color="auto"/>
                <w:right w:val="none" w:sz="0" w:space="0" w:color="auto"/>
              </w:divBdr>
              <w:divsChild>
                <w:div w:id="2017993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13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82">
              <w:marLeft w:val="75"/>
              <w:marRight w:val="75"/>
              <w:marTop w:val="75"/>
              <w:marBottom w:val="0"/>
              <w:divBdr>
                <w:top w:val="none" w:sz="0" w:space="0" w:color="auto"/>
                <w:left w:val="none" w:sz="0" w:space="0" w:color="auto"/>
                <w:bottom w:val="none" w:sz="0" w:space="0" w:color="auto"/>
                <w:right w:val="none" w:sz="0" w:space="0" w:color="auto"/>
              </w:divBdr>
              <w:divsChild>
                <w:div w:id="201795076">
                  <w:marLeft w:val="0"/>
                  <w:marRight w:val="0"/>
                  <w:marTop w:val="60"/>
                  <w:marBottom w:val="30"/>
                  <w:divBdr>
                    <w:top w:val="none" w:sz="0" w:space="0" w:color="auto"/>
                    <w:left w:val="none" w:sz="0" w:space="0" w:color="auto"/>
                    <w:bottom w:val="none" w:sz="0" w:space="0" w:color="auto"/>
                    <w:right w:val="none" w:sz="0" w:space="0" w:color="auto"/>
                  </w:divBdr>
                </w:div>
                <w:div w:id="201795707">
                  <w:marLeft w:val="0"/>
                  <w:marRight w:val="0"/>
                  <w:marTop w:val="60"/>
                  <w:marBottom w:val="30"/>
                  <w:divBdr>
                    <w:top w:val="none" w:sz="0" w:space="0" w:color="auto"/>
                    <w:left w:val="none" w:sz="0" w:space="0" w:color="auto"/>
                    <w:bottom w:val="none" w:sz="0" w:space="0" w:color="auto"/>
                    <w:right w:val="none" w:sz="0" w:space="0" w:color="auto"/>
                  </w:divBdr>
                </w:div>
                <w:div w:id="201797259">
                  <w:marLeft w:val="0"/>
                  <w:marRight w:val="0"/>
                  <w:marTop w:val="60"/>
                  <w:marBottom w:val="30"/>
                  <w:divBdr>
                    <w:top w:val="none" w:sz="0" w:space="0" w:color="auto"/>
                    <w:left w:val="none" w:sz="0" w:space="0" w:color="auto"/>
                    <w:bottom w:val="none" w:sz="0" w:space="0" w:color="auto"/>
                    <w:right w:val="none" w:sz="0" w:space="0" w:color="auto"/>
                  </w:divBdr>
                </w:div>
              </w:divsChild>
            </w:div>
            <w:div w:id="201802283">
              <w:marLeft w:val="0"/>
              <w:marRight w:val="0"/>
              <w:marTop w:val="0"/>
              <w:marBottom w:val="0"/>
              <w:divBdr>
                <w:top w:val="none" w:sz="0" w:space="0" w:color="auto"/>
                <w:left w:val="none" w:sz="0" w:space="0" w:color="auto"/>
                <w:bottom w:val="none" w:sz="0" w:space="0" w:color="auto"/>
                <w:right w:val="none" w:sz="0" w:space="0" w:color="auto"/>
              </w:divBdr>
              <w:divsChild>
                <w:div w:id="20179579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69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51">
              <w:marLeft w:val="0"/>
              <w:marRight w:val="0"/>
              <w:marTop w:val="0"/>
              <w:marBottom w:val="0"/>
              <w:divBdr>
                <w:top w:val="none" w:sz="0" w:space="0" w:color="auto"/>
                <w:left w:val="none" w:sz="0" w:space="0" w:color="auto"/>
                <w:bottom w:val="none" w:sz="0" w:space="0" w:color="auto"/>
                <w:right w:val="none" w:sz="0" w:space="0" w:color="auto"/>
              </w:divBdr>
              <w:divsChild>
                <w:div w:id="2017959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35">
              <w:marLeft w:val="75"/>
              <w:marRight w:val="75"/>
              <w:marTop w:val="75"/>
              <w:marBottom w:val="0"/>
              <w:divBdr>
                <w:top w:val="none" w:sz="0" w:space="0" w:color="auto"/>
                <w:left w:val="none" w:sz="0" w:space="0" w:color="auto"/>
                <w:bottom w:val="none" w:sz="0" w:space="0" w:color="auto"/>
                <w:right w:val="none" w:sz="0" w:space="0" w:color="auto"/>
              </w:divBdr>
              <w:divsChild>
                <w:div w:id="201795419">
                  <w:marLeft w:val="0"/>
                  <w:marRight w:val="0"/>
                  <w:marTop w:val="60"/>
                  <w:marBottom w:val="30"/>
                  <w:divBdr>
                    <w:top w:val="none" w:sz="0" w:space="0" w:color="auto"/>
                    <w:left w:val="none" w:sz="0" w:space="0" w:color="auto"/>
                    <w:bottom w:val="none" w:sz="0" w:space="0" w:color="auto"/>
                    <w:right w:val="none" w:sz="0" w:space="0" w:color="auto"/>
                  </w:divBdr>
                </w:div>
                <w:div w:id="201796004">
                  <w:marLeft w:val="0"/>
                  <w:marRight w:val="0"/>
                  <w:marTop w:val="60"/>
                  <w:marBottom w:val="30"/>
                  <w:divBdr>
                    <w:top w:val="none" w:sz="0" w:space="0" w:color="auto"/>
                    <w:left w:val="none" w:sz="0" w:space="0" w:color="auto"/>
                    <w:bottom w:val="none" w:sz="0" w:space="0" w:color="auto"/>
                    <w:right w:val="none" w:sz="0" w:space="0" w:color="auto"/>
                  </w:divBdr>
                </w:div>
                <w:div w:id="20179781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82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15">
              <w:marLeft w:val="75"/>
              <w:marRight w:val="75"/>
              <w:marTop w:val="75"/>
              <w:marBottom w:val="0"/>
              <w:divBdr>
                <w:top w:val="none" w:sz="0" w:space="0" w:color="auto"/>
                <w:left w:val="none" w:sz="0" w:space="0" w:color="auto"/>
                <w:bottom w:val="none" w:sz="0" w:space="0" w:color="auto"/>
                <w:right w:val="none" w:sz="0" w:space="0" w:color="auto"/>
              </w:divBdr>
              <w:divsChild>
                <w:div w:id="201796872">
                  <w:marLeft w:val="0"/>
                  <w:marRight w:val="0"/>
                  <w:marTop w:val="60"/>
                  <w:marBottom w:val="30"/>
                  <w:divBdr>
                    <w:top w:val="none" w:sz="0" w:space="0" w:color="auto"/>
                    <w:left w:val="none" w:sz="0" w:space="0" w:color="auto"/>
                    <w:bottom w:val="none" w:sz="0" w:space="0" w:color="auto"/>
                    <w:right w:val="none" w:sz="0" w:space="0" w:color="auto"/>
                  </w:divBdr>
                </w:div>
                <w:div w:id="201802245">
                  <w:marLeft w:val="0"/>
                  <w:marRight w:val="0"/>
                  <w:marTop w:val="60"/>
                  <w:marBottom w:val="30"/>
                  <w:divBdr>
                    <w:top w:val="none" w:sz="0" w:space="0" w:color="auto"/>
                    <w:left w:val="none" w:sz="0" w:space="0" w:color="auto"/>
                    <w:bottom w:val="none" w:sz="0" w:space="0" w:color="auto"/>
                    <w:right w:val="none" w:sz="0" w:space="0" w:color="auto"/>
                  </w:divBdr>
                </w:div>
                <w:div w:id="201802324">
                  <w:marLeft w:val="0"/>
                  <w:marRight w:val="0"/>
                  <w:marTop w:val="60"/>
                  <w:marBottom w:val="30"/>
                  <w:divBdr>
                    <w:top w:val="none" w:sz="0" w:space="0" w:color="auto"/>
                    <w:left w:val="none" w:sz="0" w:space="0" w:color="auto"/>
                    <w:bottom w:val="none" w:sz="0" w:space="0" w:color="auto"/>
                    <w:right w:val="none" w:sz="0" w:space="0" w:color="auto"/>
                  </w:divBdr>
                </w:div>
              </w:divsChild>
            </w:div>
            <w:div w:id="201799985">
              <w:marLeft w:val="0"/>
              <w:marRight w:val="0"/>
              <w:marTop w:val="0"/>
              <w:marBottom w:val="0"/>
              <w:divBdr>
                <w:top w:val="none" w:sz="0" w:space="0" w:color="auto"/>
                <w:left w:val="none" w:sz="0" w:space="0" w:color="auto"/>
                <w:bottom w:val="none" w:sz="0" w:space="0" w:color="auto"/>
                <w:right w:val="none" w:sz="0" w:space="0" w:color="auto"/>
              </w:divBdr>
              <w:divsChild>
                <w:div w:id="20180065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269">
          <w:marLeft w:val="0"/>
          <w:marRight w:val="0"/>
          <w:marTop w:val="75"/>
          <w:marBottom w:val="0"/>
          <w:divBdr>
            <w:top w:val="single" w:sz="6" w:space="4" w:color="A6C9E2"/>
            <w:left w:val="single" w:sz="6" w:space="4" w:color="A6C9E2"/>
            <w:bottom w:val="single" w:sz="6" w:space="4" w:color="A6C9E2"/>
            <w:right w:val="single" w:sz="6" w:space="4" w:color="A6C9E2"/>
          </w:divBdr>
          <w:divsChild>
            <w:div w:id="201802664">
              <w:marLeft w:val="75"/>
              <w:marRight w:val="75"/>
              <w:marTop w:val="75"/>
              <w:marBottom w:val="0"/>
              <w:divBdr>
                <w:top w:val="none" w:sz="0" w:space="0" w:color="auto"/>
                <w:left w:val="none" w:sz="0" w:space="0" w:color="auto"/>
                <w:bottom w:val="none" w:sz="0" w:space="0" w:color="auto"/>
                <w:right w:val="none" w:sz="0" w:space="0" w:color="auto"/>
              </w:divBdr>
              <w:divsChild>
                <w:div w:id="201795258">
                  <w:marLeft w:val="0"/>
                  <w:marRight w:val="0"/>
                  <w:marTop w:val="60"/>
                  <w:marBottom w:val="30"/>
                  <w:divBdr>
                    <w:top w:val="none" w:sz="0" w:space="0" w:color="auto"/>
                    <w:left w:val="none" w:sz="0" w:space="0" w:color="auto"/>
                    <w:bottom w:val="none" w:sz="0" w:space="0" w:color="auto"/>
                    <w:right w:val="none" w:sz="0" w:space="0" w:color="auto"/>
                  </w:divBdr>
                </w:div>
                <w:div w:id="201796505">
                  <w:marLeft w:val="0"/>
                  <w:marRight w:val="0"/>
                  <w:marTop w:val="60"/>
                  <w:marBottom w:val="30"/>
                  <w:divBdr>
                    <w:top w:val="none" w:sz="0" w:space="0" w:color="auto"/>
                    <w:left w:val="none" w:sz="0" w:space="0" w:color="auto"/>
                    <w:bottom w:val="none" w:sz="0" w:space="0" w:color="auto"/>
                    <w:right w:val="none" w:sz="0" w:space="0" w:color="auto"/>
                  </w:divBdr>
                </w:div>
                <w:div w:id="201797410">
                  <w:marLeft w:val="0"/>
                  <w:marRight w:val="0"/>
                  <w:marTop w:val="60"/>
                  <w:marBottom w:val="30"/>
                  <w:divBdr>
                    <w:top w:val="none" w:sz="0" w:space="0" w:color="auto"/>
                    <w:left w:val="none" w:sz="0" w:space="0" w:color="auto"/>
                    <w:bottom w:val="none" w:sz="0" w:space="0" w:color="auto"/>
                    <w:right w:val="none" w:sz="0" w:space="0" w:color="auto"/>
                  </w:divBdr>
                </w:div>
              </w:divsChild>
            </w:div>
            <w:div w:id="201802725">
              <w:marLeft w:val="0"/>
              <w:marRight w:val="0"/>
              <w:marTop w:val="0"/>
              <w:marBottom w:val="0"/>
              <w:divBdr>
                <w:top w:val="none" w:sz="0" w:space="0" w:color="auto"/>
                <w:left w:val="none" w:sz="0" w:space="0" w:color="auto"/>
                <w:bottom w:val="none" w:sz="0" w:space="0" w:color="auto"/>
                <w:right w:val="none" w:sz="0" w:space="0" w:color="auto"/>
              </w:divBdr>
              <w:divsChild>
                <w:div w:id="20180214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54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48">
              <w:marLeft w:val="75"/>
              <w:marRight w:val="75"/>
              <w:marTop w:val="75"/>
              <w:marBottom w:val="0"/>
              <w:divBdr>
                <w:top w:val="none" w:sz="0" w:space="0" w:color="auto"/>
                <w:left w:val="none" w:sz="0" w:space="0" w:color="auto"/>
                <w:bottom w:val="none" w:sz="0" w:space="0" w:color="auto"/>
                <w:right w:val="none" w:sz="0" w:space="0" w:color="auto"/>
              </w:divBdr>
              <w:divsChild>
                <w:div w:id="201799655">
                  <w:marLeft w:val="0"/>
                  <w:marRight w:val="0"/>
                  <w:marTop w:val="60"/>
                  <w:marBottom w:val="30"/>
                  <w:divBdr>
                    <w:top w:val="none" w:sz="0" w:space="0" w:color="auto"/>
                    <w:left w:val="none" w:sz="0" w:space="0" w:color="auto"/>
                    <w:bottom w:val="none" w:sz="0" w:space="0" w:color="auto"/>
                    <w:right w:val="none" w:sz="0" w:space="0" w:color="auto"/>
                  </w:divBdr>
                </w:div>
                <w:div w:id="201800507">
                  <w:marLeft w:val="0"/>
                  <w:marRight w:val="0"/>
                  <w:marTop w:val="60"/>
                  <w:marBottom w:val="30"/>
                  <w:divBdr>
                    <w:top w:val="none" w:sz="0" w:space="0" w:color="auto"/>
                    <w:left w:val="none" w:sz="0" w:space="0" w:color="auto"/>
                    <w:bottom w:val="none" w:sz="0" w:space="0" w:color="auto"/>
                    <w:right w:val="none" w:sz="0" w:space="0" w:color="auto"/>
                  </w:divBdr>
                </w:div>
                <w:div w:id="20180236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03">
          <w:marLeft w:val="0"/>
          <w:marRight w:val="0"/>
          <w:marTop w:val="75"/>
          <w:marBottom w:val="0"/>
          <w:divBdr>
            <w:top w:val="single" w:sz="6" w:space="4" w:color="A6C9E2"/>
            <w:left w:val="single" w:sz="6" w:space="4" w:color="A6C9E2"/>
            <w:bottom w:val="single" w:sz="6" w:space="4" w:color="A6C9E2"/>
            <w:right w:val="single" w:sz="6" w:space="4" w:color="A6C9E2"/>
          </w:divBdr>
          <w:divsChild>
            <w:div w:id="201801763">
              <w:marLeft w:val="75"/>
              <w:marRight w:val="75"/>
              <w:marTop w:val="75"/>
              <w:marBottom w:val="0"/>
              <w:divBdr>
                <w:top w:val="none" w:sz="0" w:space="0" w:color="auto"/>
                <w:left w:val="none" w:sz="0" w:space="0" w:color="auto"/>
                <w:bottom w:val="none" w:sz="0" w:space="0" w:color="auto"/>
                <w:right w:val="none" w:sz="0" w:space="0" w:color="auto"/>
              </w:divBdr>
              <w:divsChild>
                <w:div w:id="201800542">
                  <w:marLeft w:val="0"/>
                  <w:marRight w:val="0"/>
                  <w:marTop w:val="60"/>
                  <w:marBottom w:val="30"/>
                  <w:divBdr>
                    <w:top w:val="none" w:sz="0" w:space="0" w:color="auto"/>
                    <w:left w:val="none" w:sz="0" w:space="0" w:color="auto"/>
                    <w:bottom w:val="none" w:sz="0" w:space="0" w:color="auto"/>
                    <w:right w:val="none" w:sz="0" w:space="0" w:color="auto"/>
                  </w:divBdr>
                </w:div>
                <w:div w:id="201802518">
                  <w:marLeft w:val="0"/>
                  <w:marRight w:val="0"/>
                  <w:marTop w:val="60"/>
                  <w:marBottom w:val="30"/>
                  <w:divBdr>
                    <w:top w:val="none" w:sz="0" w:space="0" w:color="auto"/>
                    <w:left w:val="none" w:sz="0" w:space="0" w:color="auto"/>
                    <w:bottom w:val="none" w:sz="0" w:space="0" w:color="auto"/>
                    <w:right w:val="none" w:sz="0" w:space="0" w:color="auto"/>
                  </w:divBdr>
                </w:div>
                <w:div w:id="201803200">
                  <w:marLeft w:val="0"/>
                  <w:marRight w:val="0"/>
                  <w:marTop w:val="60"/>
                  <w:marBottom w:val="30"/>
                  <w:divBdr>
                    <w:top w:val="none" w:sz="0" w:space="0" w:color="auto"/>
                    <w:left w:val="none" w:sz="0" w:space="0" w:color="auto"/>
                    <w:bottom w:val="none" w:sz="0" w:space="0" w:color="auto"/>
                    <w:right w:val="none" w:sz="0" w:space="0" w:color="auto"/>
                  </w:divBdr>
                </w:div>
              </w:divsChild>
            </w:div>
            <w:div w:id="201803151">
              <w:marLeft w:val="0"/>
              <w:marRight w:val="0"/>
              <w:marTop w:val="0"/>
              <w:marBottom w:val="0"/>
              <w:divBdr>
                <w:top w:val="none" w:sz="0" w:space="0" w:color="auto"/>
                <w:left w:val="none" w:sz="0" w:space="0" w:color="auto"/>
                <w:bottom w:val="none" w:sz="0" w:space="0" w:color="auto"/>
                <w:right w:val="none" w:sz="0" w:space="0" w:color="auto"/>
              </w:divBdr>
              <w:divsChild>
                <w:div w:id="20180001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846">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73">
              <w:marLeft w:val="0"/>
              <w:marRight w:val="0"/>
              <w:marTop w:val="0"/>
              <w:marBottom w:val="0"/>
              <w:divBdr>
                <w:top w:val="none" w:sz="0" w:space="0" w:color="auto"/>
                <w:left w:val="none" w:sz="0" w:space="0" w:color="auto"/>
                <w:bottom w:val="none" w:sz="0" w:space="0" w:color="auto"/>
                <w:right w:val="none" w:sz="0" w:space="0" w:color="auto"/>
              </w:divBdr>
              <w:divsChild>
                <w:div w:id="20180154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185">
              <w:marLeft w:val="75"/>
              <w:marRight w:val="75"/>
              <w:marTop w:val="75"/>
              <w:marBottom w:val="0"/>
              <w:divBdr>
                <w:top w:val="none" w:sz="0" w:space="0" w:color="auto"/>
                <w:left w:val="none" w:sz="0" w:space="0" w:color="auto"/>
                <w:bottom w:val="none" w:sz="0" w:space="0" w:color="auto"/>
                <w:right w:val="none" w:sz="0" w:space="0" w:color="auto"/>
              </w:divBdr>
              <w:divsChild>
                <w:div w:id="201795353">
                  <w:marLeft w:val="0"/>
                  <w:marRight w:val="0"/>
                  <w:marTop w:val="60"/>
                  <w:marBottom w:val="30"/>
                  <w:divBdr>
                    <w:top w:val="none" w:sz="0" w:space="0" w:color="auto"/>
                    <w:left w:val="none" w:sz="0" w:space="0" w:color="auto"/>
                    <w:bottom w:val="none" w:sz="0" w:space="0" w:color="auto"/>
                    <w:right w:val="none" w:sz="0" w:space="0" w:color="auto"/>
                  </w:divBdr>
                </w:div>
                <w:div w:id="201796743">
                  <w:marLeft w:val="0"/>
                  <w:marRight w:val="0"/>
                  <w:marTop w:val="60"/>
                  <w:marBottom w:val="30"/>
                  <w:divBdr>
                    <w:top w:val="none" w:sz="0" w:space="0" w:color="auto"/>
                    <w:left w:val="none" w:sz="0" w:space="0" w:color="auto"/>
                    <w:bottom w:val="none" w:sz="0" w:space="0" w:color="auto"/>
                    <w:right w:val="none" w:sz="0" w:space="0" w:color="auto"/>
                  </w:divBdr>
                </w:div>
                <w:div w:id="20179906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87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36">
              <w:marLeft w:val="0"/>
              <w:marRight w:val="0"/>
              <w:marTop w:val="0"/>
              <w:marBottom w:val="0"/>
              <w:divBdr>
                <w:top w:val="none" w:sz="0" w:space="0" w:color="auto"/>
                <w:left w:val="none" w:sz="0" w:space="0" w:color="auto"/>
                <w:bottom w:val="none" w:sz="0" w:space="0" w:color="auto"/>
                <w:right w:val="none" w:sz="0" w:space="0" w:color="auto"/>
              </w:divBdr>
              <w:divsChild>
                <w:div w:id="20180196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991">
              <w:marLeft w:val="75"/>
              <w:marRight w:val="75"/>
              <w:marTop w:val="75"/>
              <w:marBottom w:val="0"/>
              <w:divBdr>
                <w:top w:val="none" w:sz="0" w:space="0" w:color="auto"/>
                <w:left w:val="none" w:sz="0" w:space="0" w:color="auto"/>
                <w:bottom w:val="none" w:sz="0" w:space="0" w:color="auto"/>
                <w:right w:val="none" w:sz="0" w:space="0" w:color="auto"/>
              </w:divBdr>
              <w:divsChild>
                <w:div w:id="201797411">
                  <w:marLeft w:val="0"/>
                  <w:marRight w:val="0"/>
                  <w:marTop w:val="60"/>
                  <w:marBottom w:val="30"/>
                  <w:divBdr>
                    <w:top w:val="none" w:sz="0" w:space="0" w:color="auto"/>
                    <w:left w:val="none" w:sz="0" w:space="0" w:color="auto"/>
                    <w:bottom w:val="none" w:sz="0" w:space="0" w:color="auto"/>
                    <w:right w:val="none" w:sz="0" w:space="0" w:color="auto"/>
                  </w:divBdr>
                </w:div>
                <w:div w:id="201798250">
                  <w:marLeft w:val="0"/>
                  <w:marRight w:val="0"/>
                  <w:marTop w:val="60"/>
                  <w:marBottom w:val="30"/>
                  <w:divBdr>
                    <w:top w:val="none" w:sz="0" w:space="0" w:color="auto"/>
                    <w:left w:val="none" w:sz="0" w:space="0" w:color="auto"/>
                    <w:bottom w:val="none" w:sz="0" w:space="0" w:color="auto"/>
                    <w:right w:val="none" w:sz="0" w:space="0" w:color="auto"/>
                  </w:divBdr>
                </w:div>
                <w:div w:id="20180091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886">
          <w:marLeft w:val="0"/>
          <w:marRight w:val="0"/>
          <w:marTop w:val="75"/>
          <w:marBottom w:val="0"/>
          <w:divBdr>
            <w:top w:val="single" w:sz="6" w:space="4" w:color="A6C9E2"/>
            <w:left w:val="single" w:sz="6" w:space="4" w:color="A6C9E2"/>
            <w:bottom w:val="single" w:sz="6" w:space="4" w:color="A6C9E2"/>
            <w:right w:val="single" w:sz="6" w:space="4" w:color="A6C9E2"/>
          </w:divBdr>
          <w:divsChild>
            <w:div w:id="201799593">
              <w:marLeft w:val="75"/>
              <w:marRight w:val="75"/>
              <w:marTop w:val="75"/>
              <w:marBottom w:val="0"/>
              <w:divBdr>
                <w:top w:val="none" w:sz="0" w:space="0" w:color="auto"/>
                <w:left w:val="none" w:sz="0" w:space="0" w:color="auto"/>
                <w:bottom w:val="none" w:sz="0" w:space="0" w:color="auto"/>
                <w:right w:val="none" w:sz="0" w:space="0" w:color="auto"/>
              </w:divBdr>
              <w:divsChild>
                <w:div w:id="201795815">
                  <w:marLeft w:val="0"/>
                  <w:marRight w:val="0"/>
                  <w:marTop w:val="60"/>
                  <w:marBottom w:val="30"/>
                  <w:divBdr>
                    <w:top w:val="none" w:sz="0" w:space="0" w:color="auto"/>
                    <w:left w:val="none" w:sz="0" w:space="0" w:color="auto"/>
                    <w:bottom w:val="none" w:sz="0" w:space="0" w:color="auto"/>
                    <w:right w:val="none" w:sz="0" w:space="0" w:color="auto"/>
                  </w:divBdr>
                </w:div>
                <w:div w:id="201798276">
                  <w:marLeft w:val="0"/>
                  <w:marRight w:val="0"/>
                  <w:marTop w:val="60"/>
                  <w:marBottom w:val="30"/>
                  <w:divBdr>
                    <w:top w:val="none" w:sz="0" w:space="0" w:color="auto"/>
                    <w:left w:val="none" w:sz="0" w:space="0" w:color="auto"/>
                    <w:bottom w:val="none" w:sz="0" w:space="0" w:color="auto"/>
                    <w:right w:val="none" w:sz="0" w:space="0" w:color="auto"/>
                  </w:divBdr>
                </w:div>
                <w:div w:id="201801838">
                  <w:marLeft w:val="0"/>
                  <w:marRight w:val="0"/>
                  <w:marTop w:val="60"/>
                  <w:marBottom w:val="30"/>
                  <w:divBdr>
                    <w:top w:val="none" w:sz="0" w:space="0" w:color="auto"/>
                    <w:left w:val="none" w:sz="0" w:space="0" w:color="auto"/>
                    <w:bottom w:val="none" w:sz="0" w:space="0" w:color="auto"/>
                    <w:right w:val="none" w:sz="0" w:space="0" w:color="auto"/>
                  </w:divBdr>
                </w:div>
              </w:divsChild>
            </w:div>
            <w:div w:id="201801857">
              <w:marLeft w:val="0"/>
              <w:marRight w:val="0"/>
              <w:marTop w:val="0"/>
              <w:marBottom w:val="0"/>
              <w:divBdr>
                <w:top w:val="none" w:sz="0" w:space="0" w:color="auto"/>
                <w:left w:val="none" w:sz="0" w:space="0" w:color="auto"/>
                <w:bottom w:val="none" w:sz="0" w:space="0" w:color="auto"/>
                <w:right w:val="none" w:sz="0" w:space="0" w:color="auto"/>
              </w:divBdr>
              <w:divsChild>
                <w:div w:id="20179744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15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16">
              <w:marLeft w:val="0"/>
              <w:marRight w:val="0"/>
              <w:marTop w:val="0"/>
              <w:marBottom w:val="0"/>
              <w:divBdr>
                <w:top w:val="none" w:sz="0" w:space="0" w:color="auto"/>
                <w:left w:val="none" w:sz="0" w:space="0" w:color="auto"/>
                <w:bottom w:val="none" w:sz="0" w:space="0" w:color="auto"/>
                <w:right w:val="none" w:sz="0" w:space="0" w:color="auto"/>
              </w:divBdr>
              <w:divsChild>
                <w:div w:id="20179739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672">
              <w:marLeft w:val="75"/>
              <w:marRight w:val="75"/>
              <w:marTop w:val="75"/>
              <w:marBottom w:val="0"/>
              <w:divBdr>
                <w:top w:val="none" w:sz="0" w:space="0" w:color="auto"/>
                <w:left w:val="none" w:sz="0" w:space="0" w:color="auto"/>
                <w:bottom w:val="none" w:sz="0" w:space="0" w:color="auto"/>
                <w:right w:val="none" w:sz="0" w:space="0" w:color="auto"/>
              </w:divBdr>
              <w:divsChild>
                <w:div w:id="201795974">
                  <w:marLeft w:val="0"/>
                  <w:marRight w:val="0"/>
                  <w:marTop w:val="60"/>
                  <w:marBottom w:val="30"/>
                  <w:divBdr>
                    <w:top w:val="none" w:sz="0" w:space="0" w:color="auto"/>
                    <w:left w:val="none" w:sz="0" w:space="0" w:color="auto"/>
                    <w:bottom w:val="none" w:sz="0" w:space="0" w:color="auto"/>
                    <w:right w:val="none" w:sz="0" w:space="0" w:color="auto"/>
                  </w:divBdr>
                </w:div>
                <w:div w:id="201797772">
                  <w:marLeft w:val="0"/>
                  <w:marRight w:val="0"/>
                  <w:marTop w:val="60"/>
                  <w:marBottom w:val="30"/>
                  <w:divBdr>
                    <w:top w:val="none" w:sz="0" w:space="0" w:color="auto"/>
                    <w:left w:val="none" w:sz="0" w:space="0" w:color="auto"/>
                    <w:bottom w:val="none" w:sz="0" w:space="0" w:color="auto"/>
                    <w:right w:val="none" w:sz="0" w:space="0" w:color="auto"/>
                  </w:divBdr>
                </w:div>
                <w:div w:id="20179864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4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42">
              <w:marLeft w:val="0"/>
              <w:marRight w:val="0"/>
              <w:marTop w:val="0"/>
              <w:marBottom w:val="0"/>
              <w:divBdr>
                <w:top w:val="none" w:sz="0" w:space="0" w:color="auto"/>
                <w:left w:val="none" w:sz="0" w:space="0" w:color="auto"/>
                <w:bottom w:val="none" w:sz="0" w:space="0" w:color="auto"/>
                <w:right w:val="none" w:sz="0" w:space="0" w:color="auto"/>
              </w:divBdr>
              <w:divsChild>
                <w:div w:id="2018025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180">
              <w:marLeft w:val="75"/>
              <w:marRight w:val="75"/>
              <w:marTop w:val="75"/>
              <w:marBottom w:val="0"/>
              <w:divBdr>
                <w:top w:val="none" w:sz="0" w:space="0" w:color="auto"/>
                <w:left w:val="none" w:sz="0" w:space="0" w:color="auto"/>
                <w:bottom w:val="none" w:sz="0" w:space="0" w:color="auto"/>
                <w:right w:val="none" w:sz="0" w:space="0" w:color="auto"/>
              </w:divBdr>
              <w:divsChild>
                <w:div w:id="201797592">
                  <w:marLeft w:val="0"/>
                  <w:marRight w:val="0"/>
                  <w:marTop w:val="60"/>
                  <w:marBottom w:val="30"/>
                  <w:divBdr>
                    <w:top w:val="none" w:sz="0" w:space="0" w:color="auto"/>
                    <w:left w:val="none" w:sz="0" w:space="0" w:color="auto"/>
                    <w:bottom w:val="none" w:sz="0" w:space="0" w:color="auto"/>
                    <w:right w:val="none" w:sz="0" w:space="0" w:color="auto"/>
                  </w:divBdr>
                </w:div>
                <w:div w:id="201798191">
                  <w:marLeft w:val="0"/>
                  <w:marRight w:val="0"/>
                  <w:marTop w:val="60"/>
                  <w:marBottom w:val="30"/>
                  <w:divBdr>
                    <w:top w:val="none" w:sz="0" w:space="0" w:color="auto"/>
                    <w:left w:val="none" w:sz="0" w:space="0" w:color="auto"/>
                    <w:bottom w:val="none" w:sz="0" w:space="0" w:color="auto"/>
                    <w:right w:val="none" w:sz="0" w:space="0" w:color="auto"/>
                  </w:divBdr>
                </w:div>
                <w:div w:id="20180218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799847">
      <w:marLeft w:val="0"/>
      <w:marRight w:val="0"/>
      <w:marTop w:val="0"/>
      <w:marBottom w:val="0"/>
      <w:divBdr>
        <w:top w:val="none" w:sz="0" w:space="0" w:color="auto"/>
        <w:left w:val="none" w:sz="0" w:space="0" w:color="auto"/>
        <w:bottom w:val="none" w:sz="0" w:space="0" w:color="auto"/>
        <w:right w:val="none" w:sz="0" w:space="0" w:color="auto"/>
      </w:divBdr>
      <w:divsChild>
        <w:div w:id="201799627">
          <w:marLeft w:val="75"/>
          <w:marRight w:val="75"/>
          <w:marTop w:val="75"/>
          <w:marBottom w:val="0"/>
          <w:divBdr>
            <w:top w:val="none" w:sz="0" w:space="0" w:color="auto"/>
            <w:left w:val="none" w:sz="0" w:space="0" w:color="auto"/>
            <w:bottom w:val="none" w:sz="0" w:space="0" w:color="auto"/>
            <w:right w:val="none" w:sz="0" w:space="0" w:color="auto"/>
          </w:divBdr>
          <w:divsChild>
            <w:div w:id="201796427">
              <w:marLeft w:val="0"/>
              <w:marRight w:val="0"/>
              <w:marTop w:val="60"/>
              <w:marBottom w:val="30"/>
              <w:divBdr>
                <w:top w:val="none" w:sz="0" w:space="0" w:color="auto"/>
                <w:left w:val="none" w:sz="0" w:space="0" w:color="auto"/>
                <w:bottom w:val="none" w:sz="0" w:space="0" w:color="auto"/>
                <w:right w:val="none" w:sz="0" w:space="0" w:color="auto"/>
              </w:divBdr>
            </w:div>
            <w:div w:id="201800759">
              <w:marLeft w:val="0"/>
              <w:marRight w:val="0"/>
              <w:marTop w:val="60"/>
              <w:marBottom w:val="30"/>
              <w:divBdr>
                <w:top w:val="none" w:sz="0" w:space="0" w:color="auto"/>
                <w:left w:val="none" w:sz="0" w:space="0" w:color="auto"/>
                <w:bottom w:val="none" w:sz="0" w:space="0" w:color="auto"/>
                <w:right w:val="none" w:sz="0" w:space="0" w:color="auto"/>
              </w:divBdr>
            </w:div>
            <w:div w:id="20180174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891">
      <w:marLeft w:val="0"/>
      <w:marRight w:val="0"/>
      <w:marTop w:val="0"/>
      <w:marBottom w:val="0"/>
      <w:divBdr>
        <w:top w:val="none" w:sz="0" w:space="0" w:color="auto"/>
        <w:left w:val="none" w:sz="0" w:space="0" w:color="auto"/>
        <w:bottom w:val="none" w:sz="0" w:space="0" w:color="auto"/>
        <w:right w:val="none" w:sz="0" w:space="0" w:color="auto"/>
      </w:divBdr>
      <w:divsChild>
        <w:div w:id="20180064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39">
              <w:marLeft w:val="75"/>
              <w:marRight w:val="75"/>
              <w:marTop w:val="75"/>
              <w:marBottom w:val="0"/>
              <w:divBdr>
                <w:top w:val="none" w:sz="0" w:space="0" w:color="auto"/>
                <w:left w:val="none" w:sz="0" w:space="0" w:color="auto"/>
                <w:bottom w:val="none" w:sz="0" w:space="0" w:color="auto"/>
                <w:right w:val="none" w:sz="0" w:space="0" w:color="auto"/>
              </w:divBdr>
              <w:divsChild>
                <w:div w:id="201798433">
                  <w:marLeft w:val="0"/>
                  <w:marRight w:val="0"/>
                  <w:marTop w:val="60"/>
                  <w:marBottom w:val="30"/>
                  <w:divBdr>
                    <w:top w:val="none" w:sz="0" w:space="0" w:color="auto"/>
                    <w:left w:val="none" w:sz="0" w:space="0" w:color="auto"/>
                    <w:bottom w:val="none" w:sz="0" w:space="0" w:color="auto"/>
                    <w:right w:val="none" w:sz="0" w:space="0" w:color="auto"/>
                  </w:divBdr>
                </w:div>
                <w:div w:id="201798628">
                  <w:marLeft w:val="0"/>
                  <w:marRight w:val="0"/>
                  <w:marTop w:val="60"/>
                  <w:marBottom w:val="30"/>
                  <w:divBdr>
                    <w:top w:val="none" w:sz="0" w:space="0" w:color="auto"/>
                    <w:left w:val="none" w:sz="0" w:space="0" w:color="auto"/>
                    <w:bottom w:val="none" w:sz="0" w:space="0" w:color="auto"/>
                    <w:right w:val="none" w:sz="0" w:space="0" w:color="auto"/>
                  </w:divBdr>
                </w:div>
                <w:div w:id="20179938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0004">
      <w:marLeft w:val="0"/>
      <w:marRight w:val="0"/>
      <w:marTop w:val="0"/>
      <w:marBottom w:val="0"/>
      <w:divBdr>
        <w:top w:val="none" w:sz="0" w:space="0" w:color="auto"/>
        <w:left w:val="none" w:sz="0" w:space="0" w:color="auto"/>
        <w:bottom w:val="none" w:sz="0" w:space="0" w:color="auto"/>
        <w:right w:val="none" w:sz="0" w:space="0" w:color="auto"/>
      </w:divBdr>
      <w:divsChild>
        <w:div w:id="201796749">
          <w:marLeft w:val="75"/>
          <w:marRight w:val="75"/>
          <w:marTop w:val="75"/>
          <w:marBottom w:val="0"/>
          <w:divBdr>
            <w:top w:val="none" w:sz="0" w:space="0" w:color="auto"/>
            <w:left w:val="none" w:sz="0" w:space="0" w:color="auto"/>
            <w:bottom w:val="none" w:sz="0" w:space="0" w:color="auto"/>
            <w:right w:val="none" w:sz="0" w:space="0" w:color="auto"/>
          </w:divBdr>
          <w:divsChild>
            <w:div w:id="201796728">
              <w:marLeft w:val="0"/>
              <w:marRight w:val="0"/>
              <w:marTop w:val="60"/>
              <w:marBottom w:val="30"/>
              <w:divBdr>
                <w:top w:val="none" w:sz="0" w:space="0" w:color="auto"/>
                <w:left w:val="none" w:sz="0" w:space="0" w:color="auto"/>
                <w:bottom w:val="none" w:sz="0" w:space="0" w:color="auto"/>
                <w:right w:val="none" w:sz="0" w:space="0" w:color="auto"/>
              </w:divBdr>
            </w:div>
            <w:div w:id="201800294">
              <w:marLeft w:val="0"/>
              <w:marRight w:val="0"/>
              <w:marTop w:val="60"/>
              <w:marBottom w:val="30"/>
              <w:divBdr>
                <w:top w:val="none" w:sz="0" w:space="0" w:color="auto"/>
                <w:left w:val="none" w:sz="0" w:space="0" w:color="auto"/>
                <w:bottom w:val="none" w:sz="0" w:space="0" w:color="auto"/>
                <w:right w:val="none" w:sz="0" w:space="0" w:color="auto"/>
              </w:divBdr>
            </w:div>
            <w:div w:id="20180196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048">
      <w:marLeft w:val="0"/>
      <w:marRight w:val="0"/>
      <w:marTop w:val="0"/>
      <w:marBottom w:val="0"/>
      <w:divBdr>
        <w:top w:val="none" w:sz="0" w:space="0" w:color="auto"/>
        <w:left w:val="none" w:sz="0" w:space="0" w:color="auto"/>
        <w:bottom w:val="none" w:sz="0" w:space="0" w:color="auto"/>
        <w:right w:val="none" w:sz="0" w:space="0" w:color="auto"/>
      </w:divBdr>
      <w:divsChild>
        <w:div w:id="201798399">
          <w:marLeft w:val="75"/>
          <w:marRight w:val="75"/>
          <w:marTop w:val="75"/>
          <w:marBottom w:val="0"/>
          <w:divBdr>
            <w:top w:val="none" w:sz="0" w:space="0" w:color="auto"/>
            <w:left w:val="none" w:sz="0" w:space="0" w:color="auto"/>
            <w:bottom w:val="none" w:sz="0" w:space="0" w:color="auto"/>
            <w:right w:val="none" w:sz="0" w:space="0" w:color="auto"/>
          </w:divBdr>
          <w:divsChild>
            <w:div w:id="201799447">
              <w:marLeft w:val="0"/>
              <w:marRight w:val="0"/>
              <w:marTop w:val="60"/>
              <w:marBottom w:val="30"/>
              <w:divBdr>
                <w:top w:val="none" w:sz="0" w:space="0" w:color="auto"/>
                <w:left w:val="none" w:sz="0" w:space="0" w:color="auto"/>
                <w:bottom w:val="none" w:sz="0" w:space="0" w:color="auto"/>
                <w:right w:val="none" w:sz="0" w:space="0" w:color="auto"/>
              </w:divBdr>
            </w:div>
            <w:div w:id="201800224">
              <w:marLeft w:val="0"/>
              <w:marRight w:val="0"/>
              <w:marTop w:val="60"/>
              <w:marBottom w:val="30"/>
              <w:divBdr>
                <w:top w:val="none" w:sz="0" w:space="0" w:color="auto"/>
                <w:left w:val="none" w:sz="0" w:space="0" w:color="auto"/>
                <w:bottom w:val="none" w:sz="0" w:space="0" w:color="auto"/>
                <w:right w:val="none" w:sz="0" w:space="0" w:color="auto"/>
              </w:divBdr>
            </w:div>
            <w:div w:id="20180166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077">
      <w:marLeft w:val="0"/>
      <w:marRight w:val="0"/>
      <w:marTop w:val="0"/>
      <w:marBottom w:val="0"/>
      <w:divBdr>
        <w:top w:val="none" w:sz="0" w:space="0" w:color="auto"/>
        <w:left w:val="none" w:sz="0" w:space="0" w:color="auto"/>
        <w:bottom w:val="none" w:sz="0" w:space="0" w:color="auto"/>
        <w:right w:val="none" w:sz="0" w:space="0" w:color="auto"/>
      </w:divBdr>
      <w:divsChild>
        <w:div w:id="201799269">
          <w:marLeft w:val="75"/>
          <w:marRight w:val="75"/>
          <w:marTop w:val="75"/>
          <w:marBottom w:val="0"/>
          <w:divBdr>
            <w:top w:val="none" w:sz="0" w:space="0" w:color="auto"/>
            <w:left w:val="none" w:sz="0" w:space="0" w:color="auto"/>
            <w:bottom w:val="none" w:sz="0" w:space="0" w:color="auto"/>
            <w:right w:val="none" w:sz="0" w:space="0" w:color="auto"/>
          </w:divBdr>
          <w:divsChild>
            <w:div w:id="201795857">
              <w:marLeft w:val="0"/>
              <w:marRight w:val="0"/>
              <w:marTop w:val="60"/>
              <w:marBottom w:val="30"/>
              <w:divBdr>
                <w:top w:val="none" w:sz="0" w:space="0" w:color="auto"/>
                <w:left w:val="none" w:sz="0" w:space="0" w:color="auto"/>
                <w:bottom w:val="none" w:sz="0" w:space="0" w:color="auto"/>
                <w:right w:val="none" w:sz="0" w:space="0" w:color="auto"/>
              </w:divBdr>
            </w:div>
            <w:div w:id="201801372">
              <w:marLeft w:val="0"/>
              <w:marRight w:val="0"/>
              <w:marTop w:val="60"/>
              <w:marBottom w:val="30"/>
              <w:divBdr>
                <w:top w:val="none" w:sz="0" w:space="0" w:color="auto"/>
                <w:left w:val="none" w:sz="0" w:space="0" w:color="auto"/>
                <w:bottom w:val="none" w:sz="0" w:space="0" w:color="auto"/>
                <w:right w:val="none" w:sz="0" w:space="0" w:color="auto"/>
              </w:divBdr>
            </w:div>
            <w:div w:id="20180238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079">
      <w:marLeft w:val="0"/>
      <w:marRight w:val="0"/>
      <w:marTop w:val="0"/>
      <w:marBottom w:val="0"/>
      <w:divBdr>
        <w:top w:val="none" w:sz="0" w:space="0" w:color="auto"/>
        <w:left w:val="none" w:sz="0" w:space="0" w:color="auto"/>
        <w:bottom w:val="none" w:sz="0" w:space="0" w:color="auto"/>
        <w:right w:val="none" w:sz="0" w:space="0" w:color="auto"/>
      </w:divBdr>
      <w:divsChild>
        <w:div w:id="201799689">
          <w:marLeft w:val="75"/>
          <w:marRight w:val="75"/>
          <w:marTop w:val="75"/>
          <w:marBottom w:val="0"/>
          <w:divBdr>
            <w:top w:val="none" w:sz="0" w:space="0" w:color="auto"/>
            <w:left w:val="none" w:sz="0" w:space="0" w:color="auto"/>
            <w:bottom w:val="none" w:sz="0" w:space="0" w:color="auto"/>
            <w:right w:val="none" w:sz="0" w:space="0" w:color="auto"/>
          </w:divBdr>
          <w:divsChild>
            <w:div w:id="201799640">
              <w:marLeft w:val="0"/>
              <w:marRight w:val="0"/>
              <w:marTop w:val="60"/>
              <w:marBottom w:val="30"/>
              <w:divBdr>
                <w:top w:val="none" w:sz="0" w:space="0" w:color="auto"/>
                <w:left w:val="none" w:sz="0" w:space="0" w:color="auto"/>
                <w:bottom w:val="none" w:sz="0" w:space="0" w:color="auto"/>
                <w:right w:val="none" w:sz="0" w:space="0" w:color="auto"/>
              </w:divBdr>
            </w:div>
            <w:div w:id="201801203">
              <w:marLeft w:val="0"/>
              <w:marRight w:val="0"/>
              <w:marTop w:val="60"/>
              <w:marBottom w:val="30"/>
              <w:divBdr>
                <w:top w:val="none" w:sz="0" w:space="0" w:color="auto"/>
                <w:left w:val="none" w:sz="0" w:space="0" w:color="auto"/>
                <w:bottom w:val="none" w:sz="0" w:space="0" w:color="auto"/>
                <w:right w:val="none" w:sz="0" w:space="0" w:color="auto"/>
              </w:divBdr>
            </w:div>
            <w:div w:id="20180197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097">
      <w:marLeft w:val="0"/>
      <w:marRight w:val="0"/>
      <w:marTop w:val="0"/>
      <w:marBottom w:val="0"/>
      <w:divBdr>
        <w:top w:val="none" w:sz="0" w:space="0" w:color="auto"/>
        <w:left w:val="none" w:sz="0" w:space="0" w:color="auto"/>
        <w:bottom w:val="none" w:sz="0" w:space="0" w:color="auto"/>
        <w:right w:val="none" w:sz="0" w:space="0" w:color="auto"/>
      </w:divBdr>
      <w:divsChild>
        <w:div w:id="2018023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48">
              <w:marLeft w:val="75"/>
              <w:marRight w:val="75"/>
              <w:marTop w:val="75"/>
              <w:marBottom w:val="0"/>
              <w:divBdr>
                <w:top w:val="none" w:sz="0" w:space="0" w:color="auto"/>
                <w:left w:val="none" w:sz="0" w:space="0" w:color="auto"/>
                <w:bottom w:val="none" w:sz="0" w:space="0" w:color="auto"/>
                <w:right w:val="none" w:sz="0" w:space="0" w:color="auto"/>
              </w:divBdr>
              <w:divsChild>
                <w:div w:id="201801532">
                  <w:marLeft w:val="0"/>
                  <w:marRight w:val="0"/>
                  <w:marTop w:val="60"/>
                  <w:marBottom w:val="30"/>
                  <w:divBdr>
                    <w:top w:val="none" w:sz="0" w:space="0" w:color="auto"/>
                    <w:left w:val="none" w:sz="0" w:space="0" w:color="auto"/>
                    <w:bottom w:val="none" w:sz="0" w:space="0" w:color="auto"/>
                    <w:right w:val="none" w:sz="0" w:space="0" w:color="auto"/>
                  </w:divBdr>
                </w:div>
                <w:div w:id="201801680">
                  <w:marLeft w:val="0"/>
                  <w:marRight w:val="0"/>
                  <w:marTop w:val="60"/>
                  <w:marBottom w:val="30"/>
                  <w:divBdr>
                    <w:top w:val="none" w:sz="0" w:space="0" w:color="auto"/>
                    <w:left w:val="none" w:sz="0" w:space="0" w:color="auto"/>
                    <w:bottom w:val="none" w:sz="0" w:space="0" w:color="auto"/>
                    <w:right w:val="none" w:sz="0" w:space="0" w:color="auto"/>
                  </w:divBdr>
                </w:div>
                <w:div w:id="20180199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0132">
      <w:marLeft w:val="0"/>
      <w:marRight w:val="0"/>
      <w:marTop w:val="0"/>
      <w:marBottom w:val="0"/>
      <w:divBdr>
        <w:top w:val="none" w:sz="0" w:space="0" w:color="auto"/>
        <w:left w:val="none" w:sz="0" w:space="0" w:color="auto"/>
        <w:bottom w:val="none" w:sz="0" w:space="0" w:color="auto"/>
        <w:right w:val="none" w:sz="0" w:space="0" w:color="auto"/>
      </w:divBdr>
      <w:divsChild>
        <w:div w:id="20179519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630">
              <w:marLeft w:val="75"/>
              <w:marRight w:val="75"/>
              <w:marTop w:val="75"/>
              <w:marBottom w:val="0"/>
              <w:divBdr>
                <w:top w:val="none" w:sz="0" w:space="0" w:color="auto"/>
                <w:left w:val="none" w:sz="0" w:space="0" w:color="auto"/>
                <w:bottom w:val="none" w:sz="0" w:space="0" w:color="auto"/>
                <w:right w:val="none" w:sz="0" w:space="0" w:color="auto"/>
              </w:divBdr>
              <w:divsChild>
                <w:div w:id="201795474">
                  <w:marLeft w:val="0"/>
                  <w:marRight w:val="0"/>
                  <w:marTop w:val="60"/>
                  <w:marBottom w:val="30"/>
                  <w:divBdr>
                    <w:top w:val="none" w:sz="0" w:space="0" w:color="auto"/>
                    <w:left w:val="none" w:sz="0" w:space="0" w:color="auto"/>
                    <w:bottom w:val="none" w:sz="0" w:space="0" w:color="auto"/>
                    <w:right w:val="none" w:sz="0" w:space="0" w:color="auto"/>
                  </w:divBdr>
                </w:div>
                <w:div w:id="201799410">
                  <w:marLeft w:val="0"/>
                  <w:marRight w:val="0"/>
                  <w:marTop w:val="60"/>
                  <w:marBottom w:val="30"/>
                  <w:divBdr>
                    <w:top w:val="none" w:sz="0" w:space="0" w:color="auto"/>
                    <w:left w:val="none" w:sz="0" w:space="0" w:color="auto"/>
                    <w:bottom w:val="none" w:sz="0" w:space="0" w:color="auto"/>
                    <w:right w:val="none" w:sz="0" w:space="0" w:color="auto"/>
                  </w:divBdr>
                </w:div>
                <w:div w:id="201802531">
                  <w:marLeft w:val="0"/>
                  <w:marRight w:val="0"/>
                  <w:marTop w:val="60"/>
                  <w:marBottom w:val="30"/>
                  <w:divBdr>
                    <w:top w:val="none" w:sz="0" w:space="0" w:color="auto"/>
                    <w:left w:val="none" w:sz="0" w:space="0" w:color="auto"/>
                    <w:bottom w:val="none" w:sz="0" w:space="0" w:color="auto"/>
                    <w:right w:val="none" w:sz="0" w:space="0" w:color="auto"/>
                  </w:divBdr>
                </w:div>
              </w:divsChild>
            </w:div>
            <w:div w:id="201800277">
              <w:marLeft w:val="0"/>
              <w:marRight w:val="0"/>
              <w:marTop w:val="0"/>
              <w:marBottom w:val="0"/>
              <w:divBdr>
                <w:top w:val="none" w:sz="0" w:space="0" w:color="auto"/>
                <w:left w:val="none" w:sz="0" w:space="0" w:color="auto"/>
                <w:bottom w:val="none" w:sz="0" w:space="0" w:color="auto"/>
                <w:right w:val="none" w:sz="0" w:space="0" w:color="auto"/>
              </w:divBdr>
              <w:divsChild>
                <w:div w:id="20179734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1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10">
              <w:marLeft w:val="75"/>
              <w:marRight w:val="75"/>
              <w:marTop w:val="75"/>
              <w:marBottom w:val="0"/>
              <w:divBdr>
                <w:top w:val="none" w:sz="0" w:space="0" w:color="auto"/>
                <w:left w:val="none" w:sz="0" w:space="0" w:color="auto"/>
                <w:bottom w:val="none" w:sz="0" w:space="0" w:color="auto"/>
                <w:right w:val="none" w:sz="0" w:space="0" w:color="auto"/>
              </w:divBdr>
              <w:divsChild>
                <w:div w:id="201796089">
                  <w:marLeft w:val="0"/>
                  <w:marRight w:val="0"/>
                  <w:marTop w:val="60"/>
                  <w:marBottom w:val="30"/>
                  <w:divBdr>
                    <w:top w:val="none" w:sz="0" w:space="0" w:color="auto"/>
                    <w:left w:val="none" w:sz="0" w:space="0" w:color="auto"/>
                    <w:bottom w:val="none" w:sz="0" w:space="0" w:color="auto"/>
                    <w:right w:val="none" w:sz="0" w:space="0" w:color="auto"/>
                  </w:divBdr>
                </w:div>
                <w:div w:id="201797658">
                  <w:marLeft w:val="0"/>
                  <w:marRight w:val="0"/>
                  <w:marTop w:val="60"/>
                  <w:marBottom w:val="30"/>
                  <w:divBdr>
                    <w:top w:val="none" w:sz="0" w:space="0" w:color="auto"/>
                    <w:left w:val="none" w:sz="0" w:space="0" w:color="auto"/>
                    <w:bottom w:val="none" w:sz="0" w:space="0" w:color="auto"/>
                    <w:right w:val="none" w:sz="0" w:space="0" w:color="auto"/>
                  </w:divBdr>
                </w:div>
                <w:div w:id="201800058">
                  <w:marLeft w:val="0"/>
                  <w:marRight w:val="0"/>
                  <w:marTop w:val="60"/>
                  <w:marBottom w:val="30"/>
                  <w:divBdr>
                    <w:top w:val="none" w:sz="0" w:space="0" w:color="auto"/>
                    <w:left w:val="none" w:sz="0" w:space="0" w:color="auto"/>
                    <w:bottom w:val="none" w:sz="0" w:space="0" w:color="auto"/>
                    <w:right w:val="none" w:sz="0" w:space="0" w:color="auto"/>
                  </w:divBdr>
                </w:div>
              </w:divsChild>
            </w:div>
            <w:div w:id="201797182">
              <w:marLeft w:val="0"/>
              <w:marRight w:val="0"/>
              <w:marTop w:val="0"/>
              <w:marBottom w:val="0"/>
              <w:divBdr>
                <w:top w:val="none" w:sz="0" w:space="0" w:color="auto"/>
                <w:left w:val="none" w:sz="0" w:space="0" w:color="auto"/>
                <w:bottom w:val="none" w:sz="0" w:space="0" w:color="auto"/>
                <w:right w:val="none" w:sz="0" w:space="0" w:color="auto"/>
              </w:divBdr>
              <w:divsChild>
                <w:div w:id="20179530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556">
          <w:marLeft w:val="0"/>
          <w:marRight w:val="0"/>
          <w:marTop w:val="75"/>
          <w:marBottom w:val="0"/>
          <w:divBdr>
            <w:top w:val="single" w:sz="6" w:space="4" w:color="A6C9E2"/>
            <w:left w:val="single" w:sz="6" w:space="4" w:color="A6C9E2"/>
            <w:bottom w:val="single" w:sz="6" w:space="4" w:color="A6C9E2"/>
            <w:right w:val="single" w:sz="6" w:space="4" w:color="A6C9E2"/>
          </w:divBdr>
          <w:divsChild>
            <w:div w:id="201801877">
              <w:marLeft w:val="0"/>
              <w:marRight w:val="0"/>
              <w:marTop w:val="0"/>
              <w:marBottom w:val="0"/>
              <w:divBdr>
                <w:top w:val="none" w:sz="0" w:space="0" w:color="auto"/>
                <w:left w:val="none" w:sz="0" w:space="0" w:color="auto"/>
                <w:bottom w:val="none" w:sz="0" w:space="0" w:color="auto"/>
                <w:right w:val="none" w:sz="0" w:space="0" w:color="auto"/>
              </w:divBdr>
              <w:divsChild>
                <w:div w:id="20179636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279">
              <w:marLeft w:val="75"/>
              <w:marRight w:val="75"/>
              <w:marTop w:val="75"/>
              <w:marBottom w:val="0"/>
              <w:divBdr>
                <w:top w:val="none" w:sz="0" w:space="0" w:color="auto"/>
                <w:left w:val="none" w:sz="0" w:space="0" w:color="auto"/>
                <w:bottom w:val="none" w:sz="0" w:space="0" w:color="auto"/>
                <w:right w:val="none" w:sz="0" w:space="0" w:color="auto"/>
              </w:divBdr>
              <w:divsChild>
                <w:div w:id="201799365">
                  <w:marLeft w:val="0"/>
                  <w:marRight w:val="0"/>
                  <w:marTop w:val="60"/>
                  <w:marBottom w:val="30"/>
                  <w:divBdr>
                    <w:top w:val="none" w:sz="0" w:space="0" w:color="auto"/>
                    <w:left w:val="none" w:sz="0" w:space="0" w:color="auto"/>
                    <w:bottom w:val="none" w:sz="0" w:space="0" w:color="auto"/>
                    <w:right w:val="none" w:sz="0" w:space="0" w:color="auto"/>
                  </w:divBdr>
                </w:div>
                <w:div w:id="201800610">
                  <w:marLeft w:val="0"/>
                  <w:marRight w:val="0"/>
                  <w:marTop w:val="60"/>
                  <w:marBottom w:val="30"/>
                  <w:divBdr>
                    <w:top w:val="none" w:sz="0" w:space="0" w:color="auto"/>
                    <w:left w:val="none" w:sz="0" w:space="0" w:color="auto"/>
                    <w:bottom w:val="none" w:sz="0" w:space="0" w:color="auto"/>
                    <w:right w:val="none" w:sz="0" w:space="0" w:color="auto"/>
                  </w:divBdr>
                </w:div>
                <w:div w:id="20180321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65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44">
              <w:marLeft w:val="75"/>
              <w:marRight w:val="75"/>
              <w:marTop w:val="75"/>
              <w:marBottom w:val="0"/>
              <w:divBdr>
                <w:top w:val="none" w:sz="0" w:space="0" w:color="auto"/>
                <w:left w:val="none" w:sz="0" w:space="0" w:color="auto"/>
                <w:bottom w:val="none" w:sz="0" w:space="0" w:color="auto"/>
                <w:right w:val="none" w:sz="0" w:space="0" w:color="auto"/>
              </w:divBdr>
              <w:divsChild>
                <w:div w:id="201796220">
                  <w:marLeft w:val="0"/>
                  <w:marRight w:val="0"/>
                  <w:marTop w:val="60"/>
                  <w:marBottom w:val="30"/>
                  <w:divBdr>
                    <w:top w:val="none" w:sz="0" w:space="0" w:color="auto"/>
                    <w:left w:val="none" w:sz="0" w:space="0" w:color="auto"/>
                    <w:bottom w:val="none" w:sz="0" w:space="0" w:color="auto"/>
                    <w:right w:val="none" w:sz="0" w:space="0" w:color="auto"/>
                  </w:divBdr>
                </w:div>
                <w:div w:id="201796485">
                  <w:marLeft w:val="0"/>
                  <w:marRight w:val="0"/>
                  <w:marTop w:val="60"/>
                  <w:marBottom w:val="30"/>
                  <w:divBdr>
                    <w:top w:val="none" w:sz="0" w:space="0" w:color="auto"/>
                    <w:left w:val="none" w:sz="0" w:space="0" w:color="auto"/>
                    <w:bottom w:val="none" w:sz="0" w:space="0" w:color="auto"/>
                    <w:right w:val="none" w:sz="0" w:space="0" w:color="auto"/>
                  </w:divBdr>
                </w:div>
                <w:div w:id="201802867">
                  <w:marLeft w:val="0"/>
                  <w:marRight w:val="0"/>
                  <w:marTop w:val="60"/>
                  <w:marBottom w:val="30"/>
                  <w:divBdr>
                    <w:top w:val="none" w:sz="0" w:space="0" w:color="auto"/>
                    <w:left w:val="none" w:sz="0" w:space="0" w:color="auto"/>
                    <w:bottom w:val="none" w:sz="0" w:space="0" w:color="auto"/>
                    <w:right w:val="none" w:sz="0" w:space="0" w:color="auto"/>
                  </w:divBdr>
                </w:div>
              </w:divsChild>
            </w:div>
            <w:div w:id="201800271">
              <w:marLeft w:val="0"/>
              <w:marRight w:val="0"/>
              <w:marTop w:val="0"/>
              <w:marBottom w:val="0"/>
              <w:divBdr>
                <w:top w:val="none" w:sz="0" w:space="0" w:color="auto"/>
                <w:left w:val="none" w:sz="0" w:space="0" w:color="auto"/>
                <w:bottom w:val="none" w:sz="0" w:space="0" w:color="auto"/>
                <w:right w:val="none" w:sz="0" w:space="0" w:color="auto"/>
              </w:divBdr>
              <w:divsChild>
                <w:div w:id="20180166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684">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92">
              <w:marLeft w:val="0"/>
              <w:marRight w:val="0"/>
              <w:marTop w:val="0"/>
              <w:marBottom w:val="0"/>
              <w:divBdr>
                <w:top w:val="none" w:sz="0" w:space="0" w:color="auto"/>
                <w:left w:val="none" w:sz="0" w:space="0" w:color="auto"/>
                <w:bottom w:val="none" w:sz="0" w:space="0" w:color="auto"/>
                <w:right w:val="none" w:sz="0" w:space="0" w:color="auto"/>
              </w:divBdr>
              <w:divsChild>
                <w:div w:id="20180115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67">
              <w:marLeft w:val="75"/>
              <w:marRight w:val="75"/>
              <w:marTop w:val="75"/>
              <w:marBottom w:val="0"/>
              <w:divBdr>
                <w:top w:val="none" w:sz="0" w:space="0" w:color="auto"/>
                <w:left w:val="none" w:sz="0" w:space="0" w:color="auto"/>
                <w:bottom w:val="none" w:sz="0" w:space="0" w:color="auto"/>
                <w:right w:val="none" w:sz="0" w:space="0" w:color="auto"/>
              </w:divBdr>
              <w:divsChild>
                <w:div w:id="201799383">
                  <w:marLeft w:val="0"/>
                  <w:marRight w:val="0"/>
                  <w:marTop w:val="60"/>
                  <w:marBottom w:val="30"/>
                  <w:divBdr>
                    <w:top w:val="none" w:sz="0" w:space="0" w:color="auto"/>
                    <w:left w:val="none" w:sz="0" w:space="0" w:color="auto"/>
                    <w:bottom w:val="none" w:sz="0" w:space="0" w:color="auto"/>
                    <w:right w:val="none" w:sz="0" w:space="0" w:color="auto"/>
                  </w:divBdr>
                </w:div>
                <w:div w:id="201799695">
                  <w:marLeft w:val="0"/>
                  <w:marRight w:val="0"/>
                  <w:marTop w:val="60"/>
                  <w:marBottom w:val="30"/>
                  <w:divBdr>
                    <w:top w:val="none" w:sz="0" w:space="0" w:color="auto"/>
                    <w:left w:val="none" w:sz="0" w:space="0" w:color="auto"/>
                    <w:bottom w:val="none" w:sz="0" w:space="0" w:color="auto"/>
                    <w:right w:val="none" w:sz="0" w:space="0" w:color="auto"/>
                  </w:divBdr>
                </w:div>
                <w:div w:id="20180264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97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49">
              <w:marLeft w:val="75"/>
              <w:marRight w:val="75"/>
              <w:marTop w:val="75"/>
              <w:marBottom w:val="0"/>
              <w:divBdr>
                <w:top w:val="none" w:sz="0" w:space="0" w:color="auto"/>
                <w:left w:val="none" w:sz="0" w:space="0" w:color="auto"/>
                <w:bottom w:val="none" w:sz="0" w:space="0" w:color="auto"/>
                <w:right w:val="none" w:sz="0" w:space="0" w:color="auto"/>
              </w:divBdr>
              <w:divsChild>
                <w:div w:id="201799128">
                  <w:marLeft w:val="0"/>
                  <w:marRight w:val="0"/>
                  <w:marTop w:val="60"/>
                  <w:marBottom w:val="30"/>
                  <w:divBdr>
                    <w:top w:val="none" w:sz="0" w:space="0" w:color="auto"/>
                    <w:left w:val="none" w:sz="0" w:space="0" w:color="auto"/>
                    <w:bottom w:val="none" w:sz="0" w:space="0" w:color="auto"/>
                    <w:right w:val="none" w:sz="0" w:space="0" w:color="auto"/>
                  </w:divBdr>
                </w:div>
                <w:div w:id="201799199">
                  <w:marLeft w:val="0"/>
                  <w:marRight w:val="0"/>
                  <w:marTop w:val="60"/>
                  <w:marBottom w:val="30"/>
                  <w:divBdr>
                    <w:top w:val="none" w:sz="0" w:space="0" w:color="auto"/>
                    <w:left w:val="none" w:sz="0" w:space="0" w:color="auto"/>
                    <w:bottom w:val="none" w:sz="0" w:space="0" w:color="auto"/>
                    <w:right w:val="none" w:sz="0" w:space="0" w:color="auto"/>
                  </w:divBdr>
                </w:div>
                <w:div w:id="20179977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110">
          <w:marLeft w:val="0"/>
          <w:marRight w:val="0"/>
          <w:marTop w:val="75"/>
          <w:marBottom w:val="0"/>
          <w:divBdr>
            <w:top w:val="single" w:sz="6" w:space="4" w:color="A6C9E2"/>
            <w:left w:val="single" w:sz="6" w:space="4" w:color="A6C9E2"/>
            <w:bottom w:val="single" w:sz="6" w:space="4" w:color="A6C9E2"/>
            <w:right w:val="single" w:sz="6" w:space="4" w:color="A6C9E2"/>
          </w:divBdr>
          <w:divsChild>
            <w:div w:id="201800091">
              <w:marLeft w:val="0"/>
              <w:marRight w:val="0"/>
              <w:marTop w:val="0"/>
              <w:marBottom w:val="0"/>
              <w:divBdr>
                <w:top w:val="none" w:sz="0" w:space="0" w:color="auto"/>
                <w:left w:val="none" w:sz="0" w:space="0" w:color="auto"/>
                <w:bottom w:val="none" w:sz="0" w:space="0" w:color="auto"/>
                <w:right w:val="none" w:sz="0" w:space="0" w:color="auto"/>
              </w:divBdr>
              <w:divsChild>
                <w:div w:id="20180107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483">
              <w:marLeft w:val="75"/>
              <w:marRight w:val="75"/>
              <w:marTop w:val="75"/>
              <w:marBottom w:val="0"/>
              <w:divBdr>
                <w:top w:val="none" w:sz="0" w:space="0" w:color="auto"/>
                <w:left w:val="none" w:sz="0" w:space="0" w:color="auto"/>
                <w:bottom w:val="none" w:sz="0" w:space="0" w:color="auto"/>
                <w:right w:val="none" w:sz="0" w:space="0" w:color="auto"/>
              </w:divBdr>
              <w:divsChild>
                <w:div w:id="201795166">
                  <w:marLeft w:val="0"/>
                  <w:marRight w:val="0"/>
                  <w:marTop w:val="60"/>
                  <w:marBottom w:val="30"/>
                  <w:divBdr>
                    <w:top w:val="none" w:sz="0" w:space="0" w:color="auto"/>
                    <w:left w:val="none" w:sz="0" w:space="0" w:color="auto"/>
                    <w:bottom w:val="none" w:sz="0" w:space="0" w:color="auto"/>
                    <w:right w:val="none" w:sz="0" w:space="0" w:color="auto"/>
                  </w:divBdr>
                </w:div>
                <w:div w:id="201797734">
                  <w:marLeft w:val="0"/>
                  <w:marRight w:val="0"/>
                  <w:marTop w:val="60"/>
                  <w:marBottom w:val="30"/>
                  <w:divBdr>
                    <w:top w:val="none" w:sz="0" w:space="0" w:color="auto"/>
                    <w:left w:val="none" w:sz="0" w:space="0" w:color="auto"/>
                    <w:bottom w:val="none" w:sz="0" w:space="0" w:color="auto"/>
                    <w:right w:val="none" w:sz="0" w:space="0" w:color="auto"/>
                  </w:divBdr>
                </w:div>
                <w:div w:id="20180001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111">
          <w:marLeft w:val="0"/>
          <w:marRight w:val="0"/>
          <w:marTop w:val="75"/>
          <w:marBottom w:val="0"/>
          <w:divBdr>
            <w:top w:val="single" w:sz="6" w:space="4" w:color="A6C9E2"/>
            <w:left w:val="single" w:sz="6" w:space="4" w:color="A6C9E2"/>
            <w:bottom w:val="single" w:sz="6" w:space="4" w:color="A6C9E2"/>
            <w:right w:val="single" w:sz="6" w:space="4" w:color="A6C9E2"/>
          </w:divBdr>
          <w:divsChild>
            <w:div w:id="201801470">
              <w:marLeft w:val="75"/>
              <w:marRight w:val="75"/>
              <w:marTop w:val="75"/>
              <w:marBottom w:val="0"/>
              <w:divBdr>
                <w:top w:val="none" w:sz="0" w:space="0" w:color="auto"/>
                <w:left w:val="none" w:sz="0" w:space="0" w:color="auto"/>
                <w:bottom w:val="none" w:sz="0" w:space="0" w:color="auto"/>
                <w:right w:val="none" w:sz="0" w:space="0" w:color="auto"/>
              </w:divBdr>
              <w:divsChild>
                <w:div w:id="201795388">
                  <w:marLeft w:val="0"/>
                  <w:marRight w:val="0"/>
                  <w:marTop w:val="60"/>
                  <w:marBottom w:val="30"/>
                  <w:divBdr>
                    <w:top w:val="none" w:sz="0" w:space="0" w:color="auto"/>
                    <w:left w:val="none" w:sz="0" w:space="0" w:color="auto"/>
                    <w:bottom w:val="none" w:sz="0" w:space="0" w:color="auto"/>
                    <w:right w:val="none" w:sz="0" w:space="0" w:color="auto"/>
                  </w:divBdr>
                </w:div>
                <w:div w:id="201797766">
                  <w:marLeft w:val="0"/>
                  <w:marRight w:val="0"/>
                  <w:marTop w:val="60"/>
                  <w:marBottom w:val="30"/>
                  <w:divBdr>
                    <w:top w:val="none" w:sz="0" w:space="0" w:color="auto"/>
                    <w:left w:val="none" w:sz="0" w:space="0" w:color="auto"/>
                    <w:bottom w:val="none" w:sz="0" w:space="0" w:color="auto"/>
                    <w:right w:val="none" w:sz="0" w:space="0" w:color="auto"/>
                  </w:divBdr>
                </w:div>
                <w:div w:id="201799752">
                  <w:marLeft w:val="0"/>
                  <w:marRight w:val="0"/>
                  <w:marTop w:val="60"/>
                  <w:marBottom w:val="30"/>
                  <w:divBdr>
                    <w:top w:val="none" w:sz="0" w:space="0" w:color="auto"/>
                    <w:left w:val="none" w:sz="0" w:space="0" w:color="auto"/>
                    <w:bottom w:val="none" w:sz="0" w:space="0" w:color="auto"/>
                    <w:right w:val="none" w:sz="0" w:space="0" w:color="auto"/>
                  </w:divBdr>
                </w:div>
              </w:divsChild>
            </w:div>
            <w:div w:id="201802673">
              <w:marLeft w:val="0"/>
              <w:marRight w:val="0"/>
              <w:marTop w:val="0"/>
              <w:marBottom w:val="0"/>
              <w:divBdr>
                <w:top w:val="none" w:sz="0" w:space="0" w:color="auto"/>
                <w:left w:val="none" w:sz="0" w:space="0" w:color="auto"/>
                <w:bottom w:val="none" w:sz="0" w:space="0" w:color="auto"/>
                <w:right w:val="none" w:sz="0" w:space="0" w:color="auto"/>
              </w:divBdr>
              <w:divsChild>
                <w:div w:id="20179583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0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46">
              <w:marLeft w:val="0"/>
              <w:marRight w:val="0"/>
              <w:marTop w:val="0"/>
              <w:marBottom w:val="0"/>
              <w:divBdr>
                <w:top w:val="none" w:sz="0" w:space="0" w:color="auto"/>
                <w:left w:val="none" w:sz="0" w:space="0" w:color="auto"/>
                <w:bottom w:val="none" w:sz="0" w:space="0" w:color="auto"/>
                <w:right w:val="none" w:sz="0" w:space="0" w:color="auto"/>
              </w:divBdr>
              <w:divsChild>
                <w:div w:id="20180170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229">
              <w:marLeft w:val="75"/>
              <w:marRight w:val="75"/>
              <w:marTop w:val="75"/>
              <w:marBottom w:val="0"/>
              <w:divBdr>
                <w:top w:val="none" w:sz="0" w:space="0" w:color="auto"/>
                <w:left w:val="none" w:sz="0" w:space="0" w:color="auto"/>
                <w:bottom w:val="none" w:sz="0" w:space="0" w:color="auto"/>
                <w:right w:val="none" w:sz="0" w:space="0" w:color="auto"/>
              </w:divBdr>
              <w:divsChild>
                <w:div w:id="201797831">
                  <w:marLeft w:val="0"/>
                  <w:marRight w:val="0"/>
                  <w:marTop w:val="60"/>
                  <w:marBottom w:val="30"/>
                  <w:divBdr>
                    <w:top w:val="none" w:sz="0" w:space="0" w:color="auto"/>
                    <w:left w:val="none" w:sz="0" w:space="0" w:color="auto"/>
                    <w:bottom w:val="none" w:sz="0" w:space="0" w:color="auto"/>
                    <w:right w:val="none" w:sz="0" w:space="0" w:color="auto"/>
                  </w:divBdr>
                </w:div>
                <w:div w:id="201799041">
                  <w:marLeft w:val="0"/>
                  <w:marRight w:val="0"/>
                  <w:marTop w:val="60"/>
                  <w:marBottom w:val="30"/>
                  <w:divBdr>
                    <w:top w:val="none" w:sz="0" w:space="0" w:color="auto"/>
                    <w:left w:val="none" w:sz="0" w:space="0" w:color="auto"/>
                    <w:bottom w:val="none" w:sz="0" w:space="0" w:color="auto"/>
                    <w:right w:val="none" w:sz="0" w:space="0" w:color="auto"/>
                  </w:divBdr>
                </w:div>
                <w:div w:id="20180050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14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04">
              <w:marLeft w:val="0"/>
              <w:marRight w:val="0"/>
              <w:marTop w:val="0"/>
              <w:marBottom w:val="0"/>
              <w:divBdr>
                <w:top w:val="none" w:sz="0" w:space="0" w:color="auto"/>
                <w:left w:val="none" w:sz="0" w:space="0" w:color="auto"/>
                <w:bottom w:val="none" w:sz="0" w:space="0" w:color="auto"/>
                <w:right w:val="none" w:sz="0" w:space="0" w:color="auto"/>
              </w:divBdr>
              <w:divsChild>
                <w:div w:id="20180141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69">
              <w:marLeft w:val="75"/>
              <w:marRight w:val="75"/>
              <w:marTop w:val="75"/>
              <w:marBottom w:val="0"/>
              <w:divBdr>
                <w:top w:val="none" w:sz="0" w:space="0" w:color="auto"/>
                <w:left w:val="none" w:sz="0" w:space="0" w:color="auto"/>
                <w:bottom w:val="none" w:sz="0" w:space="0" w:color="auto"/>
                <w:right w:val="none" w:sz="0" w:space="0" w:color="auto"/>
              </w:divBdr>
              <w:divsChild>
                <w:div w:id="201800624">
                  <w:marLeft w:val="0"/>
                  <w:marRight w:val="0"/>
                  <w:marTop w:val="60"/>
                  <w:marBottom w:val="30"/>
                  <w:divBdr>
                    <w:top w:val="none" w:sz="0" w:space="0" w:color="auto"/>
                    <w:left w:val="none" w:sz="0" w:space="0" w:color="auto"/>
                    <w:bottom w:val="none" w:sz="0" w:space="0" w:color="auto"/>
                    <w:right w:val="none" w:sz="0" w:space="0" w:color="auto"/>
                  </w:divBdr>
                </w:div>
                <w:div w:id="201801383">
                  <w:marLeft w:val="0"/>
                  <w:marRight w:val="0"/>
                  <w:marTop w:val="60"/>
                  <w:marBottom w:val="30"/>
                  <w:divBdr>
                    <w:top w:val="none" w:sz="0" w:space="0" w:color="auto"/>
                    <w:left w:val="none" w:sz="0" w:space="0" w:color="auto"/>
                    <w:bottom w:val="none" w:sz="0" w:space="0" w:color="auto"/>
                    <w:right w:val="none" w:sz="0" w:space="0" w:color="auto"/>
                  </w:divBdr>
                </w:div>
                <w:div w:id="20180139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7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56">
              <w:marLeft w:val="0"/>
              <w:marRight w:val="0"/>
              <w:marTop w:val="0"/>
              <w:marBottom w:val="0"/>
              <w:divBdr>
                <w:top w:val="none" w:sz="0" w:space="0" w:color="auto"/>
                <w:left w:val="none" w:sz="0" w:space="0" w:color="auto"/>
                <w:bottom w:val="none" w:sz="0" w:space="0" w:color="auto"/>
                <w:right w:val="none" w:sz="0" w:space="0" w:color="auto"/>
              </w:divBdr>
              <w:divsChild>
                <w:div w:id="20179875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736">
              <w:marLeft w:val="75"/>
              <w:marRight w:val="75"/>
              <w:marTop w:val="75"/>
              <w:marBottom w:val="0"/>
              <w:divBdr>
                <w:top w:val="none" w:sz="0" w:space="0" w:color="auto"/>
                <w:left w:val="none" w:sz="0" w:space="0" w:color="auto"/>
                <w:bottom w:val="none" w:sz="0" w:space="0" w:color="auto"/>
                <w:right w:val="none" w:sz="0" w:space="0" w:color="auto"/>
              </w:divBdr>
              <w:divsChild>
                <w:div w:id="201795929">
                  <w:marLeft w:val="0"/>
                  <w:marRight w:val="0"/>
                  <w:marTop w:val="60"/>
                  <w:marBottom w:val="30"/>
                  <w:divBdr>
                    <w:top w:val="none" w:sz="0" w:space="0" w:color="auto"/>
                    <w:left w:val="none" w:sz="0" w:space="0" w:color="auto"/>
                    <w:bottom w:val="none" w:sz="0" w:space="0" w:color="auto"/>
                    <w:right w:val="none" w:sz="0" w:space="0" w:color="auto"/>
                  </w:divBdr>
                </w:div>
                <w:div w:id="201800291">
                  <w:marLeft w:val="0"/>
                  <w:marRight w:val="0"/>
                  <w:marTop w:val="60"/>
                  <w:marBottom w:val="30"/>
                  <w:divBdr>
                    <w:top w:val="none" w:sz="0" w:space="0" w:color="auto"/>
                    <w:left w:val="none" w:sz="0" w:space="0" w:color="auto"/>
                    <w:bottom w:val="none" w:sz="0" w:space="0" w:color="auto"/>
                    <w:right w:val="none" w:sz="0" w:space="0" w:color="auto"/>
                  </w:divBdr>
                </w:div>
                <w:div w:id="20180292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85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18">
              <w:marLeft w:val="75"/>
              <w:marRight w:val="75"/>
              <w:marTop w:val="75"/>
              <w:marBottom w:val="0"/>
              <w:divBdr>
                <w:top w:val="none" w:sz="0" w:space="0" w:color="auto"/>
                <w:left w:val="none" w:sz="0" w:space="0" w:color="auto"/>
                <w:bottom w:val="none" w:sz="0" w:space="0" w:color="auto"/>
                <w:right w:val="none" w:sz="0" w:space="0" w:color="auto"/>
              </w:divBdr>
              <w:divsChild>
                <w:div w:id="201797794">
                  <w:marLeft w:val="0"/>
                  <w:marRight w:val="0"/>
                  <w:marTop w:val="60"/>
                  <w:marBottom w:val="30"/>
                  <w:divBdr>
                    <w:top w:val="none" w:sz="0" w:space="0" w:color="auto"/>
                    <w:left w:val="none" w:sz="0" w:space="0" w:color="auto"/>
                    <w:bottom w:val="none" w:sz="0" w:space="0" w:color="auto"/>
                    <w:right w:val="none" w:sz="0" w:space="0" w:color="auto"/>
                  </w:divBdr>
                </w:div>
                <w:div w:id="201798811">
                  <w:marLeft w:val="0"/>
                  <w:marRight w:val="0"/>
                  <w:marTop w:val="60"/>
                  <w:marBottom w:val="30"/>
                  <w:divBdr>
                    <w:top w:val="none" w:sz="0" w:space="0" w:color="auto"/>
                    <w:left w:val="none" w:sz="0" w:space="0" w:color="auto"/>
                    <w:bottom w:val="none" w:sz="0" w:space="0" w:color="auto"/>
                    <w:right w:val="none" w:sz="0" w:space="0" w:color="auto"/>
                  </w:divBdr>
                </w:div>
                <w:div w:id="201801145">
                  <w:marLeft w:val="0"/>
                  <w:marRight w:val="0"/>
                  <w:marTop w:val="60"/>
                  <w:marBottom w:val="30"/>
                  <w:divBdr>
                    <w:top w:val="none" w:sz="0" w:space="0" w:color="auto"/>
                    <w:left w:val="none" w:sz="0" w:space="0" w:color="auto"/>
                    <w:bottom w:val="none" w:sz="0" w:space="0" w:color="auto"/>
                    <w:right w:val="none" w:sz="0" w:space="0" w:color="auto"/>
                  </w:divBdr>
                </w:div>
              </w:divsChild>
            </w:div>
            <w:div w:id="201799358">
              <w:marLeft w:val="0"/>
              <w:marRight w:val="0"/>
              <w:marTop w:val="0"/>
              <w:marBottom w:val="0"/>
              <w:divBdr>
                <w:top w:val="none" w:sz="0" w:space="0" w:color="auto"/>
                <w:left w:val="none" w:sz="0" w:space="0" w:color="auto"/>
                <w:bottom w:val="none" w:sz="0" w:space="0" w:color="auto"/>
                <w:right w:val="none" w:sz="0" w:space="0" w:color="auto"/>
              </w:divBdr>
              <w:divsChild>
                <w:div w:id="20179755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6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39">
              <w:marLeft w:val="0"/>
              <w:marRight w:val="0"/>
              <w:marTop w:val="0"/>
              <w:marBottom w:val="0"/>
              <w:divBdr>
                <w:top w:val="none" w:sz="0" w:space="0" w:color="auto"/>
                <w:left w:val="none" w:sz="0" w:space="0" w:color="auto"/>
                <w:bottom w:val="none" w:sz="0" w:space="0" w:color="auto"/>
                <w:right w:val="none" w:sz="0" w:space="0" w:color="auto"/>
              </w:divBdr>
              <w:divsChild>
                <w:div w:id="2017965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357">
              <w:marLeft w:val="75"/>
              <w:marRight w:val="75"/>
              <w:marTop w:val="75"/>
              <w:marBottom w:val="0"/>
              <w:divBdr>
                <w:top w:val="none" w:sz="0" w:space="0" w:color="auto"/>
                <w:left w:val="none" w:sz="0" w:space="0" w:color="auto"/>
                <w:bottom w:val="none" w:sz="0" w:space="0" w:color="auto"/>
                <w:right w:val="none" w:sz="0" w:space="0" w:color="auto"/>
              </w:divBdr>
              <w:divsChild>
                <w:div w:id="201798765">
                  <w:marLeft w:val="0"/>
                  <w:marRight w:val="0"/>
                  <w:marTop w:val="60"/>
                  <w:marBottom w:val="30"/>
                  <w:divBdr>
                    <w:top w:val="none" w:sz="0" w:space="0" w:color="auto"/>
                    <w:left w:val="none" w:sz="0" w:space="0" w:color="auto"/>
                    <w:bottom w:val="none" w:sz="0" w:space="0" w:color="auto"/>
                    <w:right w:val="none" w:sz="0" w:space="0" w:color="auto"/>
                  </w:divBdr>
                </w:div>
                <w:div w:id="201800486">
                  <w:marLeft w:val="0"/>
                  <w:marRight w:val="0"/>
                  <w:marTop w:val="60"/>
                  <w:marBottom w:val="30"/>
                  <w:divBdr>
                    <w:top w:val="none" w:sz="0" w:space="0" w:color="auto"/>
                    <w:left w:val="none" w:sz="0" w:space="0" w:color="auto"/>
                    <w:bottom w:val="none" w:sz="0" w:space="0" w:color="auto"/>
                    <w:right w:val="none" w:sz="0" w:space="0" w:color="auto"/>
                  </w:divBdr>
                </w:div>
                <w:div w:id="20180087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032">
          <w:marLeft w:val="0"/>
          <w:marRight w:val="0"/>
          <w:marTop w:val="75"/>
          <w:marBottom w:val="0"/>
          <w:divBdr>
            <w:top w:val="single" w:sz="6" w:space="4" w:color="A6C9E2"/>
            <w:left w:val="single" w:sz="6" w:space="4" w:color="A6C9E2"/>
            <w:bottom w:val="single" w:sz="6" w:space="4" w:color="A6C9E2"/>
            <w:right w:val="single" w:sz="6" w:space="4" w:color="A6C9E2"/>
          </w:divBdr>
          <w:divsChild>
            <w:div w:id="201799304">
              <w:marLeft w:val="0"/>
              <w:marRight w:val="0"/>
              <w:marTop w:val="0"/>
              <w:marBottom w:val="0"/>
              <w:divBdr>
                <w:top w:val="none" w:sz="0" w:space="0" w:color="auto"/>
                <w:left w:val="none" w:sz="0" w:space="0" w:color="auto"/>
                <w:bottom w:val="none" w:sz="0" w:space="0" w:color="auto"/>
                <w:right w:val="none" w:sz="0" w:space="0" w:color="auto"/>
              </w:divBdr>
              <w:divsChild>
                <w:div w:id="20180239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120">
              <w:marLeft w:val="75"/>
              <w:marRight w:val="75"/>
              <w:marTop w:val="75"/>
              <w:marBottom w:val="0"/>
              <w:divBdr>
                <w:top w:val="none" w:sz="0" w:space="0" w:color="auto"/>
                <w:left w:val="none" w:sz="0" w:space="0" w:color="auto"/>
                <w:bottom w:val="none" w:sz="0" w:space="0" w:color="auto"/>
                <w:right w:val="none" w:sz="0" w:space="0" w:color="auto"/>
              </w:divBdr>
              <w:divsChild>
                <w:div w:id="201796357">
                  <w:marLeft w:val="0"/>
                  <w:marRight w:val="0"/>
                  <w:marTop w:val="60"/>
                  <w:marBottom w:val="30"/>
                  <w:divBdr>
                    <w:top w:val="none" w:sz="0" w:space="0" w:color="auto"/>
                    <w:left w:val="none" w:sz="0" w:space="0" w:color="auto"/>
                    <w:bottom w:val="none" w:sz="0" w:space="0" w:color="auto"/>
                    <w:right w:val="none" w:sz="0" w:space="0" w:color="auto"/>
                  </w:divBdr>
                </w:div>
                <w:div w:id="201798005">
                  <w:marLeft w:val="0"/>
                  <w:marRight w:val="0"/>
                  <w:marTop w:val="60"/>
                  <w:marBottom w:val="30"/>
                  <w:divBdr>
                    <w:top w:val="none" w:sz="0" w:space="0" w:color="auto"/>
                    <w:left w:val="none" w:sz="0" w:space="0" w:color="auto"/>
                    <w:bottom w:val="none" w:sz="0" w:space="0" w:color="auto"/>
                    <w:right w:val="none" w:sz="0" w:space="0" w:color="auto"/>
                  </w:divBdr>
                </w:div>
                <w:div w:id="20179989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0248">
      <w:marLeft w:val="0"/>
      <w:marRight w:val="0"/>
      <w:marTop w:val="0"/>
      <w:marBottom w:val="0"/>
      <w:divBdr>
        <w:top w:val="none" w:sz="0" w:space="0" w:color="auto"/>
        <w:left w:val="none" w:sz="0" w:space="0" w:color="auto"/>
        <w:bottom w:val="none" w:sz="0" w:space="0" w:color="auto"/>
        <w:right w:val="none" w:sz="0" w:space="0" w:color="auto"/>
      </w:divBdr>
      <w:divsChild>
        <w:div w:id="201795994">
          <w:marLeft w:val="75"/>
          <w:marRight w:val="75"/>
          <w:marTop w:val="75"/>
          <w:marBottom w:val="0"/>
          <w:divBdr>
            <w:top w:val="none" w:sz="0" w:space="0" w:color="auto"/>
            <w:left w:val="none" w:sz="0" w:space="0" w:color="auto"/>
            <w:bottom w:val="none" w:sz="0" w:space="0" w:color="auto"/>
            <w:right w:val="none" w:sz="0" w:space="0" w:color="auto"/>
          </w:divBdr>
          <w:divsChild>
            <w:div w:id="201796301">
              <w:marLeft w:val="0"/>
              <w:marRight w:val="0"/>
              <w:marTop w:val="60"/>
              <w:marBottom w:val="30"/>
              <w:divBdr>
                <w:top w:val="none" w:sz="0" w:space="0" w:color="auto"/>
                <w:left w:val="none" w:sz="0" w:space="0" w:color="auto"/>
                <w:bottom w:val="none" w:sz="0" w:space="0" w:color="auto"/>
                <w:right w:val="none" w:sz="0" w:space="0" w:color="auto"/>
              </w:divBdr>
            </w:div>
            <w:div w:id="201799330">
              <w:marLeft w:val="0"/>
              <w:marRight w:val="0"/>
              <w:marTop w:val="60"/>
              <w:marBottom w:val="30"/>
              <w:divBdr>
                <w:top w:val="none" w:sz="0" w:space="0" w:color="auto"/>
                <w:left w:val="none" w:sz="0" w:space="0" w:color="auto"/>
                <w:bottom w:val="none" w:sz="0" w:space="0" w:color="auto"/>
                <w:right w:val="none" w:sz="0" w:space="0" w:color="auto"/>
              </w:divBdr>
            </w:div>
            <w:div w:id="20180293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297">
      <w:marLeft w:val="0"/>
      <w:marRight w:val="0"/>
      <w:marTop w:val="0"/>
      <w:marBottom w:val="0"/>
      <w:divBdr>
        <w:top w:val="none" w:sz="0" w:space="0" w:color="auto"/>
        <w:left w:val="none" w:sz="0" w:space="0" w:color="auto"/>
        <w:bottom w:val="none" w:sz="0" w:space="0" w:color="auto"/>
        <w:right w:val="none" w:sz="0" w:space="0" w:color="auto"/>
      </w:divBdr>
      <w:divsChild>
        <w:div w:id="20179620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15">
              <w:marLeft w:val="75"/>
              <w:marRight w:val="75"/>
              <w:marTop w:val="75"/>
              <w:marBottom w:val="0"/>
              <w:divBdr>
                <w:top w:val="none" w:sz="0" w:space="0" w:color="auto"/>
                <w:left w:val="none" w:sz="0" w:space="0" w:color="auto"/>
                <w:bottom w:val="none" w:sz="0" w:space="0" w:color="auto"/>
                <w:right w:val="none" w:sz="0" w:space="0" w:color="auto"/>
              </w:divBdr>
              <w:divsChild>
                <w:div w:id="201796353">
                  <w:marLeft w:val="0"/>
                  <w:marRight w:val="0"/>
                  <w:marTop w:val="60"/>
                  <w:marBottom w:val="30"/>
                  <w:divBdr>
                    <w:top w:val="none" w:sz="0" w:space="0" w:color="auto"/>
                    <w:left w:val="none" w:sz="0" w:space="0" w:color="auto"/>
                    <w:bottom w:val="none" w:sz="0" w:space="0" w:color="auto"/>
                    <w:right w:val="none" w:sz="0" w:space="0" w:color="auto"/>
                  </w:divBdr>
                </w:div>
                <w:div w:id="201798985">
                  <w:marLeft w:val="0"/>
                  <w:marRight w:val="0"/>
                  <w:marTop w:val="60"/>
                  <w:marBottom w:val="30"/>
                  <w:divBdr>
                    <w:top w:val="none" w:sz="0" w:space="0" w:color="auto"/>
                    <w:left w:val="none" w:sz="0" w:space="0" w:color="auto"/>
                    <w:bottom w:val="none" w:sz="0" w:space="0" w:color="auto"/>
                    <w:right w:val="none" w:sz="0" w:space="0" w:color="auto"/>
                  </w:divBdr>
                </w:div>
                <w:div w:id="201800357">
                  <w:marLeft w:val="0"/>
                  <w:marRight w:val="0"/>
                  <w:marTop w:val="60"/>
                  <w:marBottom w:val="30"/>
                  <w:divBdr>
                    <w:top w:val="none" w:sz="0" w:space="0" w:color="auto"/>
                    <w:left w:val="none" w:sz="0" w:space="0" w:color="auto"/>
                    <w:bottom w:val="none" w:sz="0" w:space="0" w:color="auto"/>
                    <w:right w:val="none" w:sz="0" w:space="0" w:color="auto"/>
                  </w:divBdr>
                </w:div>
              </w:divsChild>
            </w:div>
            <w:div w:id="201799654">
              <w:marLeft w:val="0"/>
              <w:marRight w:val="0"/>
              <w:marTop w:val="0"/>
              <w:marBottom w:val="0"/>
              <w:divBdr>
                <w:top w:val="none" w:sz="0" w:space="0" w:color="auto"/>
                <w:left w:val="none" w:sz="0" w:space="0" w:color="auto"/>
                <w:bottom w:val="none" w:sz="0" w:space="0" w:color="auto"/>
                <w:right w:val="none" w:sz="0" w:space="0" w:color="auto"/>
              </w:divBdr>
              <w:divsChild>
                <w:div w:id="20179614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832">
          <w:marLeft w:val="0"/>
          <w:marRight w:val="0"/>
          <w:marTop w:val="75"/>
          <w:marBottom w:val="0"/>
          <w:divBdr>
            <w:top w:val="single" w:sz="6" w:space="4" w:color="A6C9E2"/>
            <w:left w:val="single" w:sz="6" w:space="4" w:color="A6C9E2"/>
            <w:bottom w:val="single" w:sz="6" w:space="4" w:color="A6C9E2"/>
            <w:right w:val="single" w:sz="6" w:space="4" w:color="A6C9E2"/>
          </w:divBdr>
          <w:divsChild>
            <w:div w:id="201801204">
              <w:marLeft w:val="75"/>
              <w:marRight w:val="75"/>
              <w:marTop w:val="75"/>
              <w:marBottom w:val="0"/>
              <w:divBdr>
                <w:top w:val="none" w:sz="0" w:space="0" w:color="auto"/>
                <w:left w:val="none" w:sz="0" w:space="0" w:color="auto"/>
                <w:bottom w:val="none" w:sz="0" w:space="0" w:color="auto"/>
                <w:right w:val="none" w:sz="0" w:space="0" w:color="auto"/>
              </w:divBdr>
              <w:divsChild>
                <w:div w:id="201798393">
                  <w:marLeft w:val="0"/>
                  <w:marRight w:val="0"/>
                  <w:marTop w:val="60"/>
                  <w:marBottom w:val="30"/>
                  <w:divBdr>
                    <w:top w:val="none" w:sz="0" w:space="0" w:color="auto"/>
                    <w:left w:val="none" w:sz="0" w:space="0" w:color="auto"/>
                    <w:bottom w:val="none" w:sz="0" w:space="0" w:color="auto"/>
                    <w:right w:val="none" w:sz="0" w:space="0" w:color="auto"/>
                  </w:divBdr>
                </w:div>
                <w:div w:id="201798671">
                  <w:marLeft w:val="0"/>
                  <w:marRight w:val="0"/>
                  <w:marTop w:val="60"/>
                  <w:marBottom w:val="30"/>
                  <w:divBdr>
                    <w:top w:val="none" w:sz="0" w:space="0" w:color="auto"/>
                    <w:left w:val="none" w:sz="0" w:space="0" w:color="auto"/>
                    <w:bottom w:val="none" w:sz="0" w:space="0" w:color="auto"/>
                    <w:right w:val="none" w:sz="0" w:space="0" w:color="auto"/>
                  </w:divBdr>
                </w:div>
                <w:div w:id="201799929">
                  <w:marLeft w:val="0"/>
                  <w:marRight w:val="0"/>
                  <w:marTop w:val="60"/>
                  <w:marBottom w:val="30"/>
                  <w:divBdr>
                    <w:top w:val="none" w:sz="0" w:space="0" w:color="auto"/>
                    <w:left w:val="none" w:sz="0" w:space="0" w:color="auto"/>
                    <w:bottom w:val="none" w:sz="0" w:space="0" w:color="auto"/>
                    <w:right w:val="none" w:sz="0" w:space="0" w:color="auto"/>
                  </w:divBdr>
                </w:div>
              </w:divsChild>
            </w:div>
            <w:div w:id="201802184">
              <w:marLeft w:val="0"/>
              <w:marRight w:val="0"/>
              <w:marTop w:val="0"/>
              <w:marBottom w:val="0"/>
              <w:divBdr>
                <w:top w:val="none" w:sz="0" w:space="0" w:color="auto"/>
                <w:left w:val="none" w:sz="0" w:space="0" w:color="auto"/>
                <w:bottom w:val="none" w:sz="0" w:space="0" w:color="auto"/>
                <w:right w:val="none" w:sz="0" w:space="0" w:color="auto"/>
              </w:divBdr>
              <w:divsChild>
                <w:div w:id="20180161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02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19">
              <w:marLeft w:val="0"/>
              <w:marRight w:val="0"/>
              <w:marTop w:val="0"/>
              <w:marBottom w:val="0"/>
              <w:divBdr>
                <w:top w:val="none" w:sz="0" w:space="0" w:color="auto"/>
                <w:left w:val="none" w:sz="0" w:space="0" w:color="auto"/>
                <w:bottom w:val="none" w:sz="0" w:space="0" w:color="auto"/>
                <w:right w:val="none" w:sz="0" w:space="0" w:color="auto"/>
              </w:divBdr>
              <w:divsChild>
                <w:div w:id="2018004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02">
              <w:marLeft w:val="75"/>
              <w:marRight w:val="75"/>
              <w:marTop w:val="75"/>
              <w:marBottom w:val="0"/>
              <w:divBdr>
                <w:top w:val="none" w:sz="0" w:space="0" w:color="auto"/>
                <w:left w:val="none" w:sz="0" w:space="0" w:color="auto"/>
                <w:bottom w:val="none" w:sz="0" w:space="0" w:color="auto"/>
                <w:right w:val="none" w:sz="0" w:space="0" w:color="auto"/>
              </w:divBdr>
              <w:divsChild>
                <w:div w:id="201796452">
                  <w:marLeft w:val="0"/>
                  <w:marRight w:val="0"/>
                  <w:marTop w:val="60"/>
                  <w:marBottom w:val="30"/>
                  <w:divBdr>
                    <w:top w:val="none" w:sz="0" w:space="0" w:color="auto"/>
                    <w:left w:val="none" w:sz="0" w:space="0" w:color="auto"/>
                    <w:bottom w:val="none" w:sz="0" w:space="0" w:color="auto"/>
                    <w:right w:val="none" w:sz="0" w:space="0" w:color="auto"/>
                  </w:divBdr>
                </w:div>
                <w:div w:id="201798206">
                  <w:marLeft w:val="0"/>
                  <w:marRight w:val="0"/>
                  <w:marTop w:val="60"/>
                  <w:marBottom w:val="30"/>
                  <w:divBdr>
                    <w:top w:val="none" w:sz="0" w:space="0" w:color="auto"/>
                    <w:left w:val="none" w:sz="0" w:space="0" w:color="auto"/>
                    <w:bottom w:val="none" w:sz="0" w:space="0" w:color="auto"/>
                    <w:right w:val="none" w:sz="0" w:space="0" w:color="auto"/>
                  </w:divBdr>
                </w:div>
                <w:div w:id="20180221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36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89">
              <w:marLeft w:val="0"/>
              <w:marRight w:val="0"/>
              <w:marTop w:val="0"/>
              <w:marBottom w:val="0"/>
              <w:divBdr>
                <w:top w:val="none" w:sz="0" w:space="0" w:color="auto"/>
                <w:left w:val="none" w:sz="0" w:space="0" w:color="auto"/>
                <w:bottom w:val="none" w:sz="0" w:space="0" w:color="auto"/>
                <w:right w:val="none" w:sz="0" w:space="0" w:color="auto"/>
              </w:divBdr>
              <w:divsChild>
                <w:div w:id="2017994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967">
              <w:marLeft w:val="75"/>
              <w:marRight w:val="75"/>
              <w:marTop w:val="75"/>
              <w:marBottom w:val="0"/>
              <w:divBdr>
                <w:top w:val="none" w:sz="0" w:space="0" w:color="auto"/>
                <w:left w:val="none" w:sz="0" w:space="0" w:color="auto"/>
                <w:bottom w:val="none" w:sz="0" w:space="0" w:color="auto"/>
                <w:right w:val="none" w:sz="0" w:space="0" w:color="auto"/>
              </w:divBdr>
              <w:divsChild>
                <w:div w:id="201797693">
                  <w:marLeft w:val="0"/>
                  <w:marRight w:val="0"/>
                  <w:marTop w:val="60"/>
                  <w:marBottom w:val="30"/>
                  <w:divBdr>
                    <w:top w:val="none" w:sz="0" w:space="0" w:color="auto"/>
                    <w:left w:val="none" w:sz="0" w:space="0" w:color="auto"/>
                    <w:bottom w:val="none" w:sz="0" w:space="0" w:color="auto"/>
                    <w:right w:val="none" w:sz="0" w:space="0" w:color="auto"/>
                  </w:divBdr>
                </w:div>
                <w:div w:id="201799183">
                  <w:marLeft w:val="0"/>
                  <w:marRight w:val="0"/>
                  <w:marTop w:val="60"/>
                  <w:marBottom w:val="30"/>
                  <w:divBdr>
                    <w:top w:val="none" w:sz="0" w:space="0" w:color="auto"/>
                    <w:left w:val="none" w:sz="0" w:space="0" w:color="auto"/>
                    <w:bottom w:val="none" w:sz="0" w:space="0" w:color="auto"/>
                    <w:right w:val="none" w:sz="0" w:space="0" w:color="auto"/>
                  </w:divBdr>
                </w:div>
                <w:div w:id="20180202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41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74">
              <w:marLeft w:val="75"/>
              <w:marRight w:val="75"/>
              <w:marTop w:val="75"/>
              <w:marBottom w:val="0"/>
              <w:divBdr>
                <w:top w:val="none" w:sz="0" w:space="0" w:color="auto"/>
                <w:left w:val="none" w:sz="0" w:space="0" w:color="auto"/>
                <w:bottom w:val="none" w:sz="0" w:space="0" w:color="auto"/>
                <w:right w:val="none" w:sz="0" w:space="0" w:color="auto"/>
              </w:divBdr>
              <w:divsChild>
                <w:div w:id="201795106">
                  <w:marLeft w:val="0"/>
                  <w:marRight w:val="0"/>
                  <w:marTop w:val="60"/>
                  <w:marBottom w:val="30"/>
                  <w:divBdr>
                    <w:top w:val="none" w:sz="0" w:space="0" w:color="auto"/>
                    <w:left w:val="none" w:sz="0" w:space="0" w:color="auto"/>
                    <w:bottom w:val="none" w:sz="0" w:space="0" w:color="auto"/>
                    <w:right w:val="none" w:sz="0" w:space="0" w:color="auto"/>
                  </w:divBdr>
                </w:div>
                <w:div w:id="201796397">
                  <w:marLeft w:val="0"/>
                  <w:marRight w:val="0"/>
                  <w:marTop w:val="60"/>
                  <w:marBottom w:val="30"/>
                  <w:divBdr>
                    <w:top w:val="none" w:sz="0" w:space="0" w:color="auto"/>
                    <w:left w:val="none" w:sz="0" w:space="0" w:color="auto"/>
                    <w:bottom w:val="none" w:sz="0" w:space="0" w:color="auto"/>
                    <w:right w:val="none" w:sz="0" w:space="0" w:color="auto"/>
                  </w:divBdr>
                </w:div>
                <w:div w:id="201800143">
                  <w:marLeft w:val="0"/>
                  <w:marRight w:val="0"/>
                  <w:marTop w:val="60"/>
                  <w:marBottom w:val="30"/>
                  <w:divBdr>
                    <w:top w:val="none" w:sz="0" w:space="0" w:color="auto"/>
                    <w:left w:val="none" w:sz="0" w:space="0" w:color="auto"/>
                    <w:bottom w:val="none" w:sz="0" w:space="0" w:color="auto"/>
                    <w:right w:val="none" w:sz="0" w:space="0" w:color="auto"/>
                  </w:divBdr>
                </w:div>
              </w:divsChild>
            </w:div>
            <w:div w:id="201800893">
              <w:marLeft w:val="0"/>
              <w:marRight w:val="0"/>
              <w:marTop w:val="0"/>
              <w:marBottom w:val="0"/>
              <w:divBdr>
                <w:top w:val="none" w:sz="0" w:space="0" w:color="auto"/>
                <w:left w:val="none" w:sz="0" w:space="0" w:color="auto"/>
                <w:bottom w:val="none" w:sz="0" w:space="0" w:color="auto"/>
                <w:right w:val="none" w:sz="0" w:space="0" w:color="auto"/>
              </w:divBdr>
              <w:divsChild>
                <w:div w:id="20180231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99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47">
              <w:marLeft w:val="75"/>
              <w:marRight w:val="75"/>
              <w:marTop w:val="75"/>
              <w:marBottom w:val="0"/>
              <w:divBdr>
                <w:top w:val="none" w:sz="0" w:space="0" w:color="auto"/>
                <w:left w:val="none" w:sz="0" w:space="0" w:color="auto"/>
                <w:bottom w:val="none" w:sz="0" w:space="0" w:color="auto"/>
                <w:right w:val="none" w:sz="0" w:space="0" w:color="auto"/>
              </w:divBdr>
              <w:divsChild>
                <w:div w:id="201796054">
                  <w:marLeft w:val="0"/>
                  <w:marRight w:val="0"/>
                  <w:marTop w:val="60"/>
                  <w:marBottom w:val="30"/>
                  <w:divBdr>
                    <w:top w:val="none" w:sz="0" w:space="0" w:color="auto"/>
                    <w:left w:val="none" w:sz="0" w:space="0" w:color="auto"/>
                    <w:bottom w:val="none" w:sz="0" w:space="0" w:color="auto"/>
                    <w:right w:val="none" w:sz="0" w:space="0" w:color="auto"/>
                  </w:divBdr>
                </w:div>
                <w:div w:id="201796183">
                  <w:marLeft w:val="0"/>
                  <w:marRight w:val="0"/>
                  <w:marTop w:val="60"/>
                  <w:marBottom w:val="30"/>
                  <w:divBdr>
                    <w:top w:val="none" w:sz="0" w:space="0" w:color="auto"/>
                    <w:left w:val="none" w:sz="0" w:space="0" w:color="auto"/>
                    <w:bottom w:val="none" w:sz="0" w:space="0" w:color="auto"/>
                    <w:right w:val="none" w:sz="0" w:space="0" w:color="auto"/>
                  </w:divBdr>
                </w:div>
                <w:div w:id="201800303">
                  <w:marLeft w:val="0"/>
                  <w:marRight w:val="0"/>
                  <w:marTop w:val="60"/>
                  <w:marBottom w:val="30"/>
                  <w:divBdr>
                    <w:top w:val="none" w:sz="0" w:space="0" w:color="auto"/>
                    <w:left w:val="none" w:sz="0" w:space="0" w:color="auto"/>
                    <w:bottom w:val="none" w:sz="0" w:space="0" w:color="auto"/>
                    <w:right w:val="none" w:sz="0" w:space="0" w:color="auto"/>
                  </w:divBdr>
                </w:div>
              </w:divsChild>
            </w:div>
            <w:div w:id="201803222">
              <w:marLeft w:val="0"/>
              <w:marRight w:val="0"/>
              <w:marTop w:val="0"/>
              <w:marBottom w:val="0"/>
              <w:divBdr>
                <w:top w:val="none" w:sz="0" w:space="0" w:color="auto"/>
                <w:left w:val="none" w:sz="0" w:space="0" w:color="auto"/>
                <w:bottom w:val="none" w:sz="0" w:space="0" w:color="auto"/>
                <w:right w:val="none" w:sz="0" w:space="0" w:color="auto"/>
              </w:divBdr>
              <w:divsChild>
                <w:div w:id="20179831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19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82">
              <w:marLeft w:val="0"/>
              <w:marRight w:val="0"/>
              <w:marTop w:val="0"/>
              <w:marBottom w:val="0"/>
              <w:divBdr>
                <w:top w:val="none" w:sz="0" w:space="0" w:color="auto"/>
                <w:left w:val="none" w:sz="0" w:space="0" w:color="auto"/>
                <w:bottom w:val="none" w:sz="0" w:space="0" w:color="auto"/>
                <w:right w:val="none" w:sz="0" w:space="0" w:color="auto"/>
              </w:divBdr>
              <w:divsChild>
                <w:div w:id="20179605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85">
              <w:marLeft w:val="75"/>
              <w:marRight w:val="75"/>
              <w:marTop w:val="75"/>
              <w:marBottom w:val="0"/>
              <w:divBdr>
                <w:top w:val="none" w:sz="0" w:space="0" w:color="auto"/>
                <w:left w:val="none" w:sz="0" w:space="0" w:color="auto"/>
                <w:bottom w:val="none" w:sz="0" w:space="0" w:color="auto"/>
                <w:right w:val="none" w:sz="0" w:space="0" w:color="auto"/>
              </w:divBdr>
              <w:divsChild>
                <w:div w:id="201795132">
                  <w:marLeft w:val="0"/>
                  <w:marRight w:val="0"/>
                  <w:marTop w:val="60"/>
                  <w:marBottom w:val="30"/>
                  <w:divBdr>
                    <w:top w:val="none" w:sz="0" w:space="0" w:color="auto"/>
                    <w:left w:val="none" w:sz="0" w:space="0" w:color="auto"/>
                    <w:bottom w:val="none" w:sz="0" w:space="0" w:color="auto"/>
                    <w:right w:val="none" w:sz="0" w:space="0" w:color="auto"/>
                  </w:divBdr>
                </w:div>
                <w:div w:id="201796645">
                  <w:marLeft w:val="0"/>
                  <w:marRight w:val="0"/>
                  <w:marTop w:val="60"/>
                  <w:marBottom w:val="30"/>
                  <w:divBdr>
                    <w:top w:val="none" w:sz="0" w:space="0" w:color="auto"/>
                    <w:left w:val="none" w:sz="0" w:space="0" w:color="auto"/>
                    <w:bottom w:val="none" w:sz="0" w:space="0" w:color="auto"/>
                    <w:right w:val="none" w:sz="0" w:space="0" w:color="auto"/>
                  </w:divBdr>
                </w:div>
                <w:div w:id="20179961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28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76">
              <w:marLeft w:val="75"/>
              <w:marRight w:val="75"/>
              <w:marTop w:val="75"/>
              <w:marBottom w:val="0"/>
              <w:divBdr>
                <w:top w:val="none" w:sz="0" w:space="0" w:color="auto"/>
                <w:left w:val="none" w:sz="0" w:space="0" w:color="auto"/>
                <w:bottom w:val="none" w:sz="0" w:space="0" w:color="auto"/>
                <w:right w:val="none" w:sz="0" w:space="0" w:color="auto"/>
              </w:divBdr>
              <w:divsChild>
                <w:div w:id="201795880">
                  <w:marLeft w:val="0"/>
                  <w:marRight w:val="0"/>
                  <w:marTop w:val="60"/>
                  <w:marBottom w:val="30"/>
                  <w:divBdr>
                    <w:top w:val="none" w:sz="0" w:space="0" w:color="auto"/>
                    <w:left w:val="none" w:sz="0" w:space="0" w:color="auto"/>
                    <w:bottom w:val="none" w:sz="0" w:space="0" w:color="auto"/>
                    <w:right w:val="none" w:sz="0" w:space="0" w:color="auto"/>
                  </w:divBdr>
                </w:div>
                <w:div w:id="201797075">
                  <w:marLeft w:val="0"/>
                  <w:marRight w:val="0"/>
                  <w:marTop w:val="60"/>
                  <w:marBottom w:val="30"/>
                  <w:divBdr>
                    <w:top w:val="none" w:sz="0" w:space="0" w:color="auto"/>
                    <w:left w:val="none" w:sz="0" w:space="0" w:color="auto"/>
                    <w:bottom w:val="none" w:sz="0" w:space="0" w:color="auto"/>
                    <w:right w:val="none" w:sz="0" w:space="0" w:color="auto"/>
                  </w:divBdr>
                </w:div>
                <w:div w:id="20179959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61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75">
              <w:marLeft w:val="0"/>
              <w:marRight w:val="0"/>
              <w:marTop w:val="0"/>
              <w:marBottom w:val="0"/>
              <w:divBdr>
                <w:top w:val="none" w:sz="0" w:space="0" w:color="auto"/>
                <w:left w:val="none" w:sz="0" w:space="0" w:color="auto"/>
                <w:bottom w:val="none" w:sz="0" w:space="0" w:color="auto"/>
                <w:right w:val="none" w:sz="0" w:space="0" w:color="auto"/>
              </w:divBdr>
              <w:divsChild>
                <w:div w:id="20179820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451">
              <w:marLeft w:val="75"/>
              <w:marRight w:val="75"/>
              <w:marTop w:val="75"/>
              <w:marBottom w:val="0"/>
              <w:divBdr>
                <w:top w:val="none" w:sz="0" w:space="0" w:color="auto"/>
                <w:left w:val="none" w:sz="0" w:space="0" w:color="auto"/>
                <w:bottom w:val="none" w:sz="0" w:space="0" w:color="auto"/>
                <w:right w:val="none" w:sz="0" w:space="0" w:color="auto"/>
              </w:divBdr>
              <w:divsChild>
                <w:div w:id="201800738">
                  <w:marLeft w:val="0"/>
                  <w:marRight w:val="0"/>
                  <w:marTop w:val="60"/>
                  <w:marBottom w:val="30"/>
                  <w:divBdr>
                    <w:top w:val="none" w:sz="0" w:space="0" w:color="auto"/>
                    <w:left w:val="none" w:sz="0" w:space="0" w:color="auto"/>
                    <w:bottom w:val="none" w:sz="0" w:space="0" w:color="auto"/>
                    <w:right w:val="none" w:sz="0" w:space="0" w:color="auto"/>
                  </w:divBdr>
                </w:div>
                <w:div w:id="201801019">
                  <w:marLeft w:val="0"/>
                  <w:marRight w:val="0"/>
                  <w:marTop w:val="60"/>
                  <w:marBottom w:val="30"/>
                  <w:divBdr>
                    <w:top w:val="none" w:sz="0" w:space="0" w:color="auto"/>
                    <w:left w:val="none" w:sz="0" w:space="0" w:color="auto"/>
                    <w:bottom w:val="none" w:sz="0" w:space="0" w:color="auto"/>
                    <w:right w:val="none" w:sz="0" w:space="0" w:color="auto"/>
                  </w:divBdr>
                </w:div>
                <w:div w:id="20180315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9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04">
              <w:marLeft w:val="75"/>
              <w:marRight w:val="75"/>
              <w:marTop w:val="75"/>
              <w:marBottom w:val="0"/>
              <w:divBdr>
                <w:top w:val="none" w:sz="0" w:space="0" w:color="auto"/>
                <w:left w:val="none" w:sz="0" w:space="0" w:color="auto"/>
                <w:bottom w:val="none" w:sz="0" w:space="0" w:color="auto"/>
                <w:right w:val="none" w:sz="0" w:space="0" w:color="auto"/>
              </w:divBdr>
              <w:divsChild>
                <w:div w:id="201795311">
                  <w:marLeft w:val="0"/>
                  <w:marRight w:val="0"/>
                  <w:marTop w:val="60"/>
                  <w:marBottom w:val="30"/>
                  <w:divBdr>
                    <w:top w:val="none" w:sz="0" w:space="0" w:color="auto"/>
                    <w:left w:val="none" w:sz="0" w:space="0" w:color="auto"/>
                    <w:bottom w:val="none" w:sz="0" w:space="0" w:color="auto"/>
                    <w:right w:val="none" w:sz="0" w:space="0" w:color="auto"/>
                  </w:divBdr>
                </w:div>
                <w:div w:id="201799057">
                  <w:marLeft w:val="0"/>
                  <w:marRight w:val="0"/>
                  <w:marTop w:val="60"/>
                  <w:marBottom w:val="30"/>
                  <w:divBdr>
                    <w:top w:val="none" w:sz="0" w:space="0" w:color="auto"/>
                    <w:left w:val="none" w:sz="0" w:space="0" w:color="auto"/>
                    <w:bottom w:val="none" w:sz="0" w:space="0" w:color="auto"/>
                    <w:right w:val="none" w:sz="0" w:space="0" w:color="auto"/>
                  </w:divBdr>
                </w:div>
                <w:div w:id="201801841">
                  <w:marLeft w:val="0"/>
                  <w:marRight w:val="0"/>
                  <w:marTop w:val="60"/>
                  <w:marBottom w:val="30"/>
                  <w:divBdr>
                    <w:top w:val="none" w:sz="0" w:space="0" w:color="auto"/>
                    <w:left w:val="none" w:sz="0" w:space="0" w:color="auto"/>
                    <w:bottom w:val="none" w:sz="0" w:space="0" w:color="auto"/>
                    <w:right w:val="none" w:sz="0" w:space="0" w:color="auto"/>
                  </w:divBdr>
                </w:div>
              </w:divsChild>
            </w:div>
            <w:div w:id="201800442">
              <w:marLeft w:val="0"/>
              <w:marRight w:val="0"/>
              <w:marTop w:val="0"/>
              <w:marBottom w:val="0"/>
              <w:divBdr>
                <w:top w:val="none" w:sz="0" w:space="0" w:color="auto"/>
                <w:left w:val="none" w:sz="0" w:space="0" w:color="auto"/>
                <w:bottom w:val="none" w:sz="0" w:space="0" w:color="auto"/>
                <w:right w:val="none" w:sz="0" w:space="0" w:color="auto"/>
              </w:divBdr>
              <w:divsChild>
                <w:div w:id="20179643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30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00">
              <w:marLeft w:val="75"/>
              <w:marRight w:val="75"/>
              <w:marTop w:val="75"/>
              <w:marBottom w:val="0"/>
              <w:divBdr>
                <w:top w:val="none" w:sz="0" w:space="0" w:color="auto"/>
                <w:left w:val="none" w:sz="0" w:space="0" w:color="auto"/>
                <w:bottom w:val="none" w:sz="0" w:space="0" w:color="auto"/>
                <w:right w:val="none" w:sz="0" w:space="0" w:color="auto"/>
              </w:divBdr>
              <w:divsChild>
                <w:div w:id="201795461">
                  <w:marLeft w:val="0"/>
                  <w:marRight w:val="0"/>
                  <w:marTop w:val="60"/>
                  <w:marBottom w:val="30"/>
                  <w:divBdr>
                    <w:top w:val="none" w:sz="0" w:space="0" w:color="auto"/>
                    <w:left w:val="none" w:sz="0" w:space="0" w:color="auto"/>
                    <w:bottom w:val="none" w:sz="0" w:space="0" w:color="auto"/>
                    <w:right w:val="none" w:sz="0" w:space="0" w:color="auto"/>
                  </w:divBdr>
                </w:div>
                <w:div w:id="201801661">
                  <w:marLeft w:val="0"/>
                  <w:marRight w:val="0"/>
                  <w:marTop w:val="60"/>
                  <w:marBottom w:val="30"/>
                  <w:divBdr>
                    <w:top w:val="none" w:sz="0" w:space="0" w:color="auto"/>
                    <w:left w:val="none" w:sz="0" w:space="0" w:color="auto"/>
                    <w:bottom w:val="none" w:sz="0" w:space="0" w:color="auto"/>
                    <w:right w:val="none" w:sz="0" w:space="0" w:color="auto"/>
                  </w:divBdr>
                </w:div>
                <w:div w:id="201803064">
                  <w:marLeft w:val="0"/>
                  <w:marRight w:val="0"/>
                  <w:marTop w:val="60"/>
                  <w:marBottom w:val="30"/>
                  <w:divBdr>
                    <w:top w:val="none" w:sz="0" w:space="0" w:color="auto"/>
                    <w:left w:val="none" w:sz="0" w:space="0" w:color="auto"/>
                    <w:bottom w:val="none" w:sz="0" w:space="0" w:color="auto"/>
                    <w:right w:val="none" w:sz="0" w:space="0" w:color="auto"/>
                  </w:divBdr>
                </w:div>
              </w:divsChild>
            </w:div>
            <w:div w:id="201798679">
              <w:marLeft w:val="0"/>
              <w:marRight w:val="0"/>
              <w:marTop w:val="0"/>
              <w:marBottom w:val="0"/>
              <w:divBdr>
                <w:top w:val="none" w:sz="0" w:space="0" w:color="auto"/>
                <w:left w:val="none" w:sz="0" w:space="0" w:color="auto"/>
                <w:bottom w:val="none" w:sz="0" w:space="0" w:color="auto"/>
                <w:right w:val="none" w:sz="0" w:space="0" w:color="auto"/>
              </w:divBdr>
              <w:divsChild>
                <w:div w:id="20180276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52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62">
              <w:marLeft w:val="75"/>
              <w:marRight w:val="75"/>
              <w:marTop w:val="75"/>
              <w:marBottom w:val="0"/>
              <w:divBdr>
                <w:top w:val="none" w:sz="0" w:space="0" w:color="auto"/>
                <w:left w:val="none" w:sz="0" w:space="0" w:color="auto"/>
                <w:bottom w:val="none" w:sz="0" w:space="0" w:color="auto"/>
                <w:right w:val="none" w:sz="0" w:space="0" w:color="auto"/>
              </w:divBdr>
              <w:divsChild>
                <w:div w:id="201800293">
                  <w:marLeft w:val="0"/>
                  <w:marRight w:val="0"/>
                  <w:marTop w:val="60"/>
                  <w:marBottom w:val="30"/>
                  <w:divBdr>
                    <w:top w:val="none" w:sz="0" w:space="0" w:color="auto"/>
                    <w:left w:val="none" w:sz="0" w:space="0" w:color="auto"/>
                    <w:bottom w:val="none" w:sz="0" w:space="0" w:color="auto"/>
                    <w:right w:val="none" w:sz="0" w:space="0" w:color="auto"/>
                  </w:divBdr>
                </w:div>
                <w:div w:id="201800489">
                  <w:marLeft w:val="0"/>
                  <w:marRight w:val="0"/>
                  <w:marTop w:val="60"/>
                  <w:marBottom w:val="30"/>
                  <w:divBdr>
                    <w:top w:val="none" w:sz="0" w:space="0" w:color="auto"/>
                    <w:left w:val="none" w:sz="0" w:space="0" w:color="auto"/>
                    <w:bottom w:val="none" w:sz="0" w:space="0" w:color="auto"/>
                    <w:right w:val="none" w:sz="0" w:space="0" w:color="auto"/>
                  </w:divBdr>
                </w:div>
                <w:div w:id="201801365">
                  <w:marLeft w:val="0"/>
                  <w:marRight w:val="0"/>
                  <w:marTop w:val="60"/>
                  <w:marBottom w:val="30"/>
                  <w:divBdr>
                    <w:top w:val="none" w:sz="0" w:space="0" w:color="auto"/>
                    <w:left w:val="none" w:sz="0" w:space="0" w:color="auto"/>
                    <w:bottom w:val="none" w:sz="0" w:space="0" w:color="auto"/>
                    <w:right w:val="none" w:sz="0" w:space="0" w:color="auto"/>
                  </w:divBdr>
                </w:div>
              </w:divsChild>
            </w:div>
            <w:div w:id="201802385">
              <w:marLeft w:val="0"/>
              <w:marRight w:val="0"/>
              <w:marTop w:val="0"/>
              <w:marBottom w:val="0"/>
              <w:divBdr>
                <w:top w:val="none" w:sz="0" w:space="0" w:color="auto"/>
                <w:left w:val="none" w:sz="0" w:space="0" w:color="auto"/>
                <w:bottom w:val="none" w:sz="0" w:space="0" w:color="auto"/>
                <w:right w:val="none" w:sz="0" w:space="0" w:color="auto"/>
              </w:divBdr>
              <w:divsChild>
                <w:div w:id="2017998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78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59">
              <w:marLeft w:val="0"/>
              <w:marRight w:val="0"/>
              <w:marTop w:val="0"/>
              <w:marBottom w:val="0"/>
              <w:divBdr>
                <w:top w:val="none" w:sz="0" w:space="0" w:color="auto"/>
                <w:left w:val="none" w:sz="0" w:space="0" w:color="auto"/>
                <w:bottom w:val="none" w:sz="0" w:space="0" w:color="auto"/>
                <w:right w:val="none" w:sz="0" w:space="0" w:color="auto"/>
              </w:divBdr>
              <w:divsChild>
                <w:div w:id="20179751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196">
              <w:marLeft w:val="75"/>
              <w:marRight w:val="75"/>
              <w:marTop w:val="75"/>
              <w:marBottom w:val="0"/>
              <w:divBdr>
                <w:top w:val="none" w:sz="0" w:space="0" w:color="auto"/>
                <w:left w:val="none" w:sz="0" w:space="0" w:color="auto"/>
                <w:bottom w:val="none" w:sz="0" w:space="0" w:color="auto"/>
                <w:right w:val="none" w:sz="0" w:space="0" w:color="auto"/>
              </w:divBdr>
              <w:divsChild>
                <w:div w:id="201796947">
                  <w:marLeft w:val="0"/>
                  <w:marRight w:val="0"/>
                  <w:marTop w:val="60"/>
                  <w:marBottom w:val="30"/>
                  <w:divBdr>
                    <w:top w:val="none" w:sz="0" w:space="0" w:color="auto"/>
                    <w:left w:val="none" w:sz="0" w:space="0" w:color="auto"/>
                    <w:bottom w:val="none" w:sz="0" w:space="0" w:color="auto"/>
                    <w:right w:val="none" w:sz="0" w:space="0" w:color="auto"/>
                  </w:divBdr>
                </w:div>
                <w:div w:id="201802792">
                  <w:marLeft w:val="0"/>
                  <w:marRight w:val="0"/>
                  <w:marTop w:val="60"/>
                  <w:marBottom w:val="30"/>
                  <w:divBdr>
                    <w:top w:val="none" w:sz="0" w:space="0" w:color="auto"/>
                    <w:left w:val="none" w:sz="0" w:space="0" w:color="auto"/>
                    <w:bottom w:val="none" w:sz="0" w:space="0" w:color="auto"/>
                    <w:right w:val="none" w:sz="0" w:space="0" w:color="auto"/>
                  </w:divBdr>
                </w:div>
                <w:div w:id="20180286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92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29">
              <w:marLeft w:val="75"/>
              <w:marRight w:val="75"/>
              <w:marTop w:val="75"/>
              <w:marBottom w:val="0"/>
              <w:divBdr>
                <w:top w:val="none" w:sz="0" w:space="0" w:color="auto"/>
                <w:left w:val="none" w:sz="0" w:space="0" w:color="auto"/>
                <w:bottom w:val="none" w:sz="0" w:space="0" w:color="auto"/>
                <w:right w:val="none" w:sz="0" w:space="0" w:color="auto"/>
              </w:divBdr>
              <w:divsChild>
                <w:div w:id="201798615">
                  <w:marLeft w:val="0"/>
                  <w:marRight w:val="0"/>
                  <w:marTop w:val="60"/>
                  <w:marBottom w:val="30"/>
                  <w:divBdr>
                    <w:top w:val="none" w:sz="0" w:space="0" w:color="auto"/>
                    <w:left w:val="none" w:sz="0" w:space="0" w:color="auto"/>
                    <w:bottom w:val="none" w:sz="0" w:space="0" w:color="auto"/>
                    <w:right w:val="none" w:sz="0" w:space="0" w:color="auto"/>
                  </w:divBdr>
                </w:div>
                <w:div w:id="201799575">
                  <w:marLeft w:val="0"/>
                  <w:marRight w:val="0"/>
                  <w:marTop w:val="60"/>
                  <w:marBottom w:val="30"/>
                  <w:divBdr>
                    <w:top w:val="none" w:sz="0" w:space="0" w:color="auto"/>
                    <w:left w:val="none" w:sz="0" w:space="0" w:color="auto"/>
                    <w:bottom w:val="none" w:sz="0" w:space="0" w:color="auto"/>
                    <w:right w:val="none" w:sz="0" w:space="0" w:color="auto"/>
                  </w:divBdr>
                </w:div>
                <w:div w:id="201803196">
                  <w:marLeft w:val="0"/>
                  <w:marRight w:val="0"/>
                  <w:marTop w:val="60"/>
                  <w:marBottom w:val="30"/>
                  <w:divBdr>
                    <w:top w:val="none" w:sz="0" w:space="0" w:color="auto"/>
                    <w:left w:val="none" w:sz="0" w:space="0" w:color="auto"/>
                    <w:bottom w:val="none" w:sz="0" w:space="0" w:color="auto"/>
                    <w:right w:val="none" w:sz="0" w:space="0" w:color="auto"/>
                  </w:divBdr>
                </w:div>
              </w:divsChild>
            </w:div>
            <w:div w:id="201801618">
              <w:marLeft w:val="0"/>
              <w:marRight w:val="0"/>
              <w:marTop w:val="0"/>
              <w:marBottom w:val="0"/>
              <w:divBdr>
                <w:top w:val="none" w:sz="0" w:space="0" w:color="auto"/>
                <w:left w:val="none" w:sz="0" w:space="0" w:color="auto"/>
                <w:bottom w:val="none" w:sz="0" w:space="0" w:color="auto"/>
                <w:right w:val="none" w:sz="0" w:space="0" w:color="auto"/>
              </w:divBdr>
              <w:divsChild>
                <w:div w:id="20179899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0301">
      <w:marLeft w:val="0"/>
      <w:marRight w:val="0"/>
      <w:marTop w:val="0"/>
      <w:marBottom w:val="0"/>
      <w:divBdr>
        <w:top w:val="none" w:sz="0" w:space="0" w:color="auto"/>
        <w:left w:val="none" w:sz="0" w:space="0" w:color="auto"/>
        <w:bottom w:val="none" w:sz="0" w:space="0" w:color="auto"/>
        <w:right w:val="none" w:sz="0" w:space="0" w:color="auto"/>
      </w:divBdr>
      <w:divsChild>
        <w:div w:id="20179511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17">
              <w:marLeft w:val="75"/>
              <w:marRight w:val="75"/>
              <w:marTop w:val="75"/>
              <w:marBottom w:val="0"/>
              <w:divBdr>
                <w:top w:val="none" w:sz="0" w:space="0" w:color="auto"/>
                <w:left w:val="none" w:sz="0" w:space="0" w:color="auto"/>
                <w:bottom w:val="none" w:sz="0" w:space="0" w:color="auto"/>
                <w:right w:val="none" w:sz="0" w:space="0" w:color="auto"/>
              </w:divBdr>
              <w:divsChild>
                <w:div w:id="201797236">
                  <w:marLeft w:val="0"/>
                  <w:marRight w:val="0"/>
                  <w:marTop w:val="60"/>
                  <w:marBottom w:val="30"/>
                  <w:divBdr>
                    <w:top w:val="none" w:sz="0" w:space="0" w:color="auto"/>
                    <w:left w:val="none" w:sz="0" w:space="0" w:color="auto"/>
                    <w:bottom w:val="none" w:sz="0" w:space="0" w:color="auto"/>
                    <w:right w:val="none" w:sz="0" w:space="0" w:color="auto"/>
                  </w:divBdr>
                </w:div>
                <w:div w:id="201799093">
                  <w:marLeft w:val="0"/>
                  <w:marRight w:val="0"/>
                  <w:marTop w:val="60"/>
                  <w:marBottom w:val="30"/>
                  <w:divBdr>
                    <w:top w:val="none" w:sz="0" w:space="0" w:color="auto"/>
                    <w:left w:val="none" w:sz="0" w:space="0" w:color="auto"/>
                    <w:bottom w:val="none" w:sz="0" w:space="0" w:color="auto"/>
                    <w:right w:val="none" w:sz="0" w:space="0" w:color="auto"/>
                  </w:divBdr>
                </w:div>
                <w:div w:id="201801002">
                  <w:marLeft w:val="0"/>
                  <w:marRight w:val="0"/>
                  <w:marTop w:val="60"/>
                  <w:marBottom w:val="30"/>
                  <w:divBdr>
                    <w:top w:val="none" w:sz="0" w:space="0" w:color="auto"/>
                    <w:left w:val="none" w:sz="0" w:space="0" w:color="auto"/>
                    <w:bottom w:val="none" w:sz="0" w:space="0" w:color="auto"/>
                    <w:right w:val="none" w:sz="0" w:space="0" w:color="auto"/>
                  </w:divBdr>
                </w:div>
              </w:divsChild>
            </w:div>
            <w:div w:id="201799857">
              <w:marLeft w:val="0"/>
              <w:marRight w:val="0"/>
              <w:marTop w:val="0"/>
              <w:marBottom w:val="0"/>
              <w:divBdr>
                <w:top w:val="none" w:sz="0" w:space="0" w:color="auto"/>
                <w:left w:val="none" w:sz="0" w:space="0" w:color="auto"/>
                <w:bottom w:val="none" w:sz="0" w:space="0" w:color="auto"/>
                <w:right w:val="none" w:sz="0" w:space="0" w:color="auto"/>
              </w:divBdr>
              <w:divsChild>
                <w:div w:id="20179935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29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08">
              <w:marLeft w:val="0"/>
              <w:marRight w:val="0"/>
              <w:marTop w:val="0"/>
              <w:marBottom w:val="0"/>
              <w:divBdr>
                <w:top w:val="none" w:sz="0" w:space="0" w:color="auto"/>
                <w:left w:val="none" w:sz="0" w:space="0" w:color="auto"/>
                <w:bottom w:val="none" w:sz="0" w:space="0" w:color="auto"/>
                <w:right w:val="none" w:sz="0" w:space="0" w:color="auto"/>
              </w:divBdr>
              <w:divsChild>
                <w:div w:id="20179612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273">
              <w:marLeft w:val="75"/>
              <w:marRight w:val="75"/>
              <w:marTop w:val="75"/>
              <w:marBottom w:val="0"/>
              <w:divBdr>
                <w:top w:val="none" w:sz="0" w:space="0" w:color="auto"/>
                <w:left w:val="none" w:sz="0" w:space="0" w:color="auto"/>
                <w:bottom w:val="none" w:sz="0" w:space="0" w:color="auto"/>
                <w:right w:val="none" w:sz="0" w:space="0" w:color="auto"/>
              </w:divBdr>
              <w:divsChild>
                <w:div w:id="201795114">
                  <w:marLeft w:val="0"/>
                  <w:marRight w:val="0"/>
                  <w:marTop w:val="60"/>
                  <w:marBottom w:val="30"/>
                  <w:divBdr>
                    <w:top w:val="none" w:sz="0" w:space="0" w:color="auto"/>
                    <w:left w:val="none" w:sz="0" w:space="0" w:color="auto"/>
                    <w:bottom w:val="none" w:sz="0" w:space="0" w:color="auto"/>
                    <w:right w:val="none" w:sz="0" w:space="0" w:color="auto"/>
                  </w:divBdr>
                </w:div>
                <w:div w:id="201798188">
                  <w:marLeft w:val="0"/>
                  <w:marRight w:val="0"/>
                  <w:marTop w:val="60"/>
                  <w:marBottom w:val="30"/>
                  <w:divBdr>
                    <w:top w:val="none" w:sz="0" w:space="0" w:color="auto"/>
                    <w:left w:val="none" w:sz="0" w:space="0" w:color="auto"/>
                    <w:bottom w:val="none" w:sz="0" w:space="0" w:color="auto"/>
                    <w:right w:val="none" w:sz="0" w:space="0" w:color="auto"/>
                  </w:divBdr>
                </w:div>
                <w:div w:id="20180230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86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71">
              <w:marLeft w:val="75"/>
              <w:marRight w:val="75"/>
              <w:marTop w:val="75"/>
              <w:marBottom w:val="0"/>
              <w:divBdr>
                <w:top w:val="none" w:sz="0" w:space="0" w:color="auto"/>
                <w:left w:val="none" w:sz="0" w:space="0" w:color="auto"/>
                <w:bottom w:val="none" w:sz="0" w:space="0" w:color="auto"/>
                <w:right w:val="none" w:sz="0" w:space="0" w:color="auto"/>
              </w:divBdr>
              <w:divsChild>
                <w:div w:id="201797500">
                  <w:marLeft w:val="0"/>
                  <w:marRight w:val="0"/>
                  <w:marTop w:val="60"/>
                  <w:marBottom w:val="30"/>
                  <w:divBdr>
                    <w:top w:val="none" w:sz="0" w:space="0" w:color="auto"/>
                    <w:left w:val="none" w:sz="0" w:space="0" w:color="auto"/>
                    <w:bottom w:val="none" w:sz="0" w:space="0" w:color="auto"/>
                    <w:right w:val="none" w:sz="0" w:space="0" w:color="auto"/>
                  </w:divBdr>
                </w:div>
                <w:div w:id="201797871">
                  <w:marLeft w:val="0"/>
                  <w:marRight w:val="0"/>
                  <w:marTop w:val="60"/>
                  <w:marBottom w:val="30"/>
                  <w:divBdr>
                    <w:top w:val="none" w:sz="0" w:space="0" w:color="auto"/>
                    <w:left w:val="none" w:sz="0" w:space="0" w:color="auto"/>
                    <w:bottom w:val="none" w:sz="0" w:space="0" w:color="auto"/>
                    <w:right w:val="none" w:sz="0" w:space="0" w:color="auto"/>
                  </w:divBdr>
                </w:div>
                <w:div w:id="201800052">
                  <w:marLeft w:val="0"/>
                  <w:marRight w:val="0"/>
                  <w:marTop w:val="60"/>
                  <w:marBottom w:val="30"/>
                  <w:divBdr>
                    <w:top w:val="none" w:sz="0" w:space="0" w:color="auto"/>
                    <w:left w:val="none" w:sz="0" w:space="0" w:color="auto"/>
                    <w:bottom w:val="none" w:sz="0" w:space="0" w:color="auto"/>
                    <w:right w:val="none" w:sz="0" w:space="0" w:color="auto"/>
                  </w:divBdr>
                </w:div>
              </w:divsChild>
            </w:div>
            <w:div w:id="201798804">
              <w:marLeft w:val="0"/>
              <w:marRight w:val="0"/>
              <w:marTop w:val="0"/>
              <w:marBottom w:val="0"/>
              <w:divBdr>
                <w:top w:val="none" w:sz="0" w:space="0" w:color="auto"/>
                <w:left w:val="none" w:sz="0" w:space="0" w:color="auto"/>
                <w:bottom w:val="none" w:sz="0" w:space="0" w:color="auto"/>
                <w:right w:val="none" w:sz="0" w:space="0" w:color="auto"/>
              </w:divBdr>
              <w:divsChild>
                <w:div w:id="2018006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017">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73">
              <w:marLeft w:val="75"/>
              <w:marRight w:val="75"/>
              <w:marTop w:val="75"/>
              <w:marBottom w:val="0"/>
              <w:divBdr>
                <w:top w:val="none" w:sz="0" w:space="0" w:color="auto"/>
                <w:left w:val="none" w:sz="0" w:space="0" w:color="auto"/>
                <w:bottom w:val="none" w:sz="0" w:space="0" w:color="auto"/>
                <w:right w:val="none" w:sz="0" w:space="0" w:color="auto"/>
              </w:divBdr>
              <w:divsChild>
                <w:div w:id="201795349">
                  <w:marLeft w:val="0"/>
                  <w:marRight w:val="0"/>
                  <w:marTop w:val="60"/>
                  <w:marBottom w:val="30"/>
                  <w:divBdr>
                    <w:top w:val="none" w:sz="0" w:space="0" w:color="auto"/>
                    <w:left w:val="none" w:sz="0" w:space="0" w:color="auto"/>
                    <w:bottom w:val="none" w:sz="0" w:space="0" w:color="auto"/>
                    <w:right w:val="none" w:sz="0" w:space="0" w:color="auto"/>
                  </w:divBdr>
                </w:div>
                <w:div w:id="201798378">
                  <w:marLeft w:val="0"/>
                  <w:marRight w:val="0"/>
                  <w:marTop w:val="60"/>
                  <w:marBottom w:val="30"/>
                  <w:divBdr>
                    <w:top w:val="none" w:sz="0" w:space="0" w:color="auto"/>
                    <w:left w:val="none" w:sz="0" w:space="0" w:color="auto"/>
                    <w:bottom w:val="none" w:sz="0" w:space="0" w:color="auto"/>
                    <w:right w:val="none" w:sz="0" w:space="0" w:color="auto"/>
                  </w:divBdr>
                </w:div>
                <w:div w:id="20180210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08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12">
              <w:marLeft w:val="75"/>
              <w:marRight w:val="75"/>
              <w:marTop w:val="75"/>
              <w:marBottom w:val="0"/>
              <w:divBdr>
                <w:top w:val="none" w:sz="0" w:space="0" w:color="auto"/>
                <w:left w:val="none" w:sz="0" w:space="0" w:color="auto"/>
                <w:bottom w:val="none" w:sz="0" w:space="0" w:color="auto"/>
                <w:right w:val="none" w:sz="0" w:space="0" w:color="auto"/>
              </w:divBdr>
              <w:divsChild>
                <w:div w:id="201797179">
                  <w:marLeft w:val="0"/>
                  <w:marRight w:val="0"/>
                  <w:marTop w:val="60"/>
                  <w:marBottom w:val="30"/>
                  <w:divBdr>
                    <w:top w:val="none" w:sz="0" w:space="0" w:color="auto"/>
                    <w:left w:val="none" w:sz="0" w:space="0" w:color="auto"/>
                    <w:bottom w:val="none" w:sz="0" w:space="0" w:color="auto"/>
                    <w:right w:val="none" w:sz="0" w:space="0" w:color="auto"/>
                  </w:divBdr>
                </w:div>
                <w:div w:id="201798368">
                  <w:marLeft w:val="0"/>
                  <w:marRight w:val="0"/>
                  <w:marTop w:val="60"/>
                  <w:marBottom w:val="30"/>
                  <w:divBdr>
                    <w:top w:val="none" w:sz="0" w:space="0" w:color="auto"/>
                    <w:left w:val="none" w:sz="0" w:space="0" w:color="auto"/>
                    <w:bottom w:val="none" w:sz="0" w:space="0" w:color="auto"/>
                    <w:right w:val="none" w:sz="0" w:space="0" w:color="auto"/>
                  </w:divBdr>
                </w:div>
                <w:div w:id="201800724">
                  <w:marLeft w:val="0"/>
                  <w:marRight w:val="0"/>
                  <w:marTop w:val="60"/>
                  <w:marBottom w:val="30"/>
                  <w:divBdr>
                    <w:top w:val="none" w:sz="0" w:space="0" w:color="auto"/>
                    <w:left w:val="none" w:sz="0" w:space="0" w:color="auto"/>
                    <w:bottom w:val="none" w:sz="0" w:space="0" w:color="auto"/>
                    <w:right w:val="none" w:sz="0" w:space="0" w:color="auto"/>
                  </w:divBdr>
                </w:div>
              </w:divsChild>
            </w:div>
            <w:div w:id="201801339">
              <w:marLeft w:val="0"/>
              <w:marRight w:val="0"/>
              <w:marTop w:val="0"/>
              <w:marBottom w:val="0"/>
              <w:divBdr>
                <w:top w:val="none" w:sz="0" w:space="0" w:color="auto"/>
                <w:left w:val="none" w:sz="0" w:space="0" w:color="auto"/>
                <w:bottom w:val="none" w:sz="0" w:space="0" w:color="auto"/>
                <w:right w:val="none" w:sz="0" w:space="0" w:color="auto"/>
              </w:divBdr>
              <w:divsChild>
                <w:div w:id="20180098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143">
          <w:marLeft w:val="0"/>
          <w:marRight w:val="0"/>
          <w:marTop w:val="75"/>
          <w:marBottom w:val="0"/>
          <w:divBdr>
            <w:top w:val="single" w:sz="6" w:space="4" w:color="A6C9E2"/>
            <w:left w:val="single" w:sz="6" w:space="4" w:color="A6C9E2"/>
            <w:bottom w:val="single" w:sz="6" w:space="4" w:color="A6C9E2"/>
            <w:right w:val="single" w:sz="6" w:space="4" w:color="A6C9E2"/>
          </w:divBdr>
          <w:divsChild>
            <w:div w:id="201800215">
              <w:marLeft w:val="0"/>
              <w:marRight w:val="0"/>
              <w:marTop w:val="0"/>
              <w:marBottom w:val="0"/>
              <w:divBdr>
                <w:top w:val="none" w:sz="0" w:space="0" w:color="auto"/>
                <w:left w:val="none" w:sz="0" w:space="0" w:color="auto"/>
                <w:bottom w:val="none" w:sz="0" w:space="0" w:color="auto"/>
                <w:right w:val="none" w:sz="0" w:space="0" w:color="auto"/>
              </w:divBdr>
              <w:divsChild>
                <w:div w:id="20180209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604">
              <w:marLeft w:val="75"/>
              <w:marRight w:val="75"/>
              <w:marTop w:val="75"/>
              <w:marBottom w:val="0"/>
              <w:divBdr>
                <w:top w:val="none" w:sz="0" w:space="0" w:color="auto"/>
                <w:left w:val="none" w:sz="0" w:space="0" w:color="auto"/>
                <w:bottom w:val="none" w:sz="0" w:space="0" w:color="auto"/>
                <w:right w:val="none" w:sz="0" w:space="0" w:color="auto"/>
              </w:divBdr>
              <w:divsChild>
                <w:div w:id="201797166">
                  <w:marLeft w:val="0"/>
                  <w:marRight w:val="0"/>
                  <w:marTop w:val="60"/>
                  <w:marBottom w:val="30"/>
                  <w:divBdr>
                    <w:top w:val="none" w:sz="0" w:space="0" w:color="auto"/>
                    <w:left w:val="none" w:sz="0" w:space="0" w:color="auto"/>
                    <w:bottom w:val="none" w:sz="0" w:space="0" w:color="auto"/>
                    <w:right w:val="none" w:sz="0" w:space="0" w:color="auto"/>
                  </w:divBdr>
                </w:div>
                <w:div w:id="201797717">
                  <w:marLeft w:val="0"/>
                  <w:marRight w:val="0"/>
                  <w:marTop w:val="60"/>
                  <w:marBottom w:val="30"/>
                  <w:divBdr>
                    <w:top w:val="none" w:sz="0" w:space="0" w:color="auto"/>
                    <w:left w:val="none" w:sz="0" w:space="0" w:color="auto"/>
                    <w:bottom w:val="none" w:sz="0" w:space="0" w:color="auto"/>
                    <w:right w:val="none" w:sz="0" w:space="0" w:color="auto"/>
                  </w:divBdr>
                </w:div>
                <w:div w:id="20179785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886">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63">
              <w:marLeft w:val="0"/>
              <w:marRight w:val="0"/>
              <w:marTop w:val="0"/>
              <w:marBottom w:val="0"/>
              <w:divBdr>
                <w:top w:val="none" w:sz="0" w:space="0" w:color="auto"/>
                <w:left w:val="none" w:sz="0" w:space="0" w:color="auto"/>
                <w:bottom w:val="none" w:sz="0" w:space="0" w:color="auto"/>
                <w:right w:val="none" w:sz="0" w:space="0" w:color="auto"/>
              </w:divBdr>
              <w:divsChild>
                <w:div w:id="20179819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900">
              <w:marLeft w:val="75"/>
              <w:marRight w:val="75"/>
              <w:marTop w:val="75"/>
              <w:marBottom w:val="0"/>
              <w:divBdr>
                <w:top w:val="none" w:sz="0" w:space="0" w:color="auto"/>
                <w:left w:val="none" w:sz="0" w:space="0" w:color="auto"/>
                <w:bottom w:val="none" w:sz="0" w:space="0" w:color="auto"/>
                <w:right w:val="none" w:sz="0" w:space="0" w:color="auto"/>
              </w:divBdr>
              <w:divsChild>
                <w:div w:id="201800328">
                  <w:marLeft w:val="0"/>
                  <w:marRight w:val="0"/>
                  <w:marTop w:val="60"/>
                  <w:marBottom w:val="30"/>
                  <w:divBdr>
                    <w:top w:val="none" w:sz="0" w:space="0" w:color="auto"/>
                    <w:left w:val="none" w:sz="0" w:space="0" w:color="auto"/>
                    <w:bottom w:val="none" w:sz="0" w:space="0" w:color="auto"/>
                    <w:right w:val="none" w:sz="0" w:space="0" w:color="auto"/>
                  </w:divBdr>
                </w:div>
                <w:div w:id="201801310">
                  <w:marLeft w:val="0"/>
                  <w:marRight w:val="0"/>
                  <w:marTop w:val="60"/>
                  <w:marBottom w:val="30"/>
                  <w:divBdr>
                    <w:top w:val="none" w:sz="0" w:space="0" w:color="auto"/>
                    <w:left w:val="none" w:sz="0" w:space="0" w:color="auto"/>
                    <w:bottom w:val="none" w:sz="0" w:space="0" w:color="auto"/>
                    <w:right w:val="none" w:sz="0" w:space="0" w:color="auto"/>
                  </w:divBdr>
                </w:div>
                <w:div w:id="20180245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01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06">
              <w:marLeft w:val="0"/>
              <w:marRight w:val="0"/>
              <w:marTop w:val="0"/>
              <w:marBottom w:val="0"/>
              <w:divBdr>
                <w:top w:val="none" w:sz="0" w:space="0" w:color="auto"/>
                <w:left w:val="none" w:sz="0" w:space="0" w:color="auto"/>
                <w:bottom w:val="none" w:sz="0" w:space="0" w:color="auto"/>
                <w:right w:val="none" w:sz="0" w:space="0" w:color="auto"/>
              </w:divBdr>
              <w:divsChild>
                <w:div w:id="20179876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83">
              <w:marLeft w:val="75"/>
              <w:marRight w:val="75"/>
              <w:marTop w:val="75"/>
              <w:marBottom w:val="0"/>
              <w:divBdr>
                <w:top w:val="none" w:sz="0" w:space="0" w:color="auto"/>
                <w:left w:val="none" w:sz="0" w:space="0" w:color="auto"/>
                <w:bottom w:val="none" w:sz="0" w:space="0" w:color="auto"/>
                <w:right w:val="none" w:sz="0" w:space="0" w:color="auto"/>
              </w:divBdr>
              <w:divsChild>
                <w:div w:id="201796841">
                  <w:marLeft w:val="0"/>
                  <w:marRight w:val="0"/>
                  <w:marTop w:val="60"/>
                  <w:marBottom w:val="30"/>
                  <w:divBdr>
                    <w:top w:val="none" w:sz="0" w:space="0" w:color="auto"/>
                    <w:left w:val="none" w:sz="0" w:space="0" w:color="auto"/>
                    <w:bottom w:val="none" w:sz="0" w:space="0" w:color="auto"/>
                    <w:right w:val="none" w:sz="0" w:space="0" w:color="auto"/>
                  </w:divBdr>
                </w:div>
                <w:div w:id="201799053">
                  <w:marLeft w:val="0"/>
                  <w:marRight w:val="0"/>
                  <w:marTop w:val="60"/>
                  <w:marBottom w:val="30"/>
                  <w:divBdr>
                    <w:top w:val="none" w:sz="0" w:space="0" w:color="auto"/>
                    <w:left w:val="none" w:sz="0" w:space="0" w:color="auto"/>
                    <w:bottom w:val="none" w:sz="0" w:space="0" w:color="auto"/>
                    <w:right w:val="none" w:sz="0" w:space="0" w:color="auto"/>
                  </w:divBdr>
                </w:div>
                <w:div w:id="20180160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147">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69">
              <w:marLeft w:val="0"/>
              <w:marRight w:val="0"/>
              <w:marTop w:val="0"/>
              <w:marBottom w:val="0"/>
              <w:divBdr>
                <w:top w:val="none" w:sz="0" w:space="0" w:color="auto"/>
                <w:left w:val="none" w:sz="0" w:space="0" w:color="auto"/>
                <w:bottom w:val="none" w:sz="0" w:space="0" w:color="auto"/>
                <w:right w:val="none" w:sz="0" w:space="0" w:color="auto"/>
              </w:divBdr>
              <w:divsChild>
                <w:div w:id="20179965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875">
              <w:marLeft w:val="75"/>
              <w:marRight w:val="75"/>
              <w:marTop w:val="75"/>
              <w:marBottom w:val="0"/>
              <w:divBdr>
                <w:top w:val="none" w:sz="0" w:space="0" w:color="auto"/>
                <w:left w:val="none" w:sz="0" w:space="0" w:color="auto"/>
                <w:bottom w:val="none" w:sz="0" w:space="0" w:color="auto"/>
                <w:right w:val="none" w:sz="0" w:space="0" w:color="auto"/>
              </w:divBdr>
              <w:divsChild>
                <w:div w:id="201798735">
                  <w:marLeft w:val="0"/>
                  <w:marRight w:val="0"/>
                  <w:marTop w:val="60"/>
                  <w:marBottom w:val="30"/>
                  <w:divBdr>
                    <w:top w:val="none" w:sz="0" w:space="0" w:color="auto"/>
                    <w:left w:val="none" w:sz="0" w:space="0" w:color="auto"/>
                    <w:bottom w:val="none" w:sz="0" w:space="0" w:color="auto"/>
                    <w:right w:val="none" w:sz="0" w:space="0" w:color="auto"/>
                  </w:divBdr>
                </w:div>
                <w:div w:id="201799366">
                  <w:marLeft w:val="0"/>
                  <w:marRight w:val="0"/>
                  <w:marTop w:val="60"/>
                  <w:marBottom w:val="30"/>
                  <w:divBdr>
                    <w:top w:val="none" w:sz="0" w:space="0" w:color="auto"/>
                    <w:left w:val="none" w:sz="0" w:space="0" w:color="auto"/>
                    <w:bottom w:val="none" w:sz="0" w:space="0" w:color="auto"/>
                    <w:right w:val="none" w:sz="0" w:space="0" w:color="auto"/>
                  </w:divBdr>
                </w:div>
                <w:div w:id="20180148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69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40">
              <w:marLeft w:val="0"/>
              <w:marRight w:val="0"/>
              <w:marTop w:val="0"/>
              <w:marBottom w:val="0"/>
              <w:divBdr>
                <w:top w:val="none" w:sz="0" w:space="0" w:color="auto"/>
                <w:left w:val="none" w:sz="0" w:space="0" w:color="auto"/>
                <w:bottom w:val="none" w:sz="0" w:space="0" w:color="auto"/>
                <w:right w:val="none" w:sz="0" w:space="0" w:color="auto"/>
              </w:divBdr>
              <w:divsChild>
                <w:div w:id="20180268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990">
              <w:marLeft w:val="75"/>
              <w:marRight w:val="75"/>
              <w:marTop w:val="75"/>
              <w:marBottom w:val="0"/>
              <w:divBdr>
                <w:top w:val="none" w:sz="0" w:space="0" w:color="auto"/>
                <w:left w:val="none" w:sz="0" w:space="0" w:color="auto"/>
                <w:bottom w:val="none" w:sz="0" w:space="0" w:color="auto"/>
                <w:right w:val="none" w:sz="0" w:space="0" w:color="auto"/>
              </w:divBdr>
              <w:divsChild>
                <w:div w:id="201799346">
                  <w:marLeft w:val="0"/>
                  <w:marRight w:val="0"/>
                  <w:marTop w:val="60"/>
                  <w:marBottom w:val="30"/>
                  <w:divBdr>
                    <w:top w:val="none" w:sz="0" w:space="0" w:color="auto"/>
                    <w:left w:val="none" w:sz="0" w:space="0" w:color="auto"/>
                    <w:bottom w:val="none" w:sz="0" w:space="0" w:color="auto"/>
                    <w:right w:val="none" w:sz="0" w:space="0" w:color="auto"/>
                  </w:divBdr>
                </w:div>
                <w:div w:id="201799435">
                  <w:marLeft w:val="0"/>
                  <w:marRight w:val="0"/>
                  <w:marTop w:val="60"/>
                  <w:marBottom w:val="30"/>
                  <w:divBdr>
                    <w:top w:val="none" w:sz="0" w:space="0" w:color="auto"/>
                    <w:left w:val="none" w:sz="0" w:space="0" w:color="auto"/>
                    <w:bottom w:val="none" w:sz="0" w:space="0" w:color="auto"/>
                    <w:right w:val="none" w:sz="0" w:space="0" w:color="auto"/>
                  </w:divBdr>
                </w:div>
                <w:div w:id="20180177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27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59">
              <w:marLeft w:val="0"/>
              <w:marRight w:val="0"/>
              <w:marTop w:val="0"/>
              <w:marBottom w:val="0"/>
              <w:divBdr>
                <w:top w:val="none" w:sz="0" w:space="0" w:color="auto"/>
                <w:left w:val="none" w:sz="0" w:space="0" w:color="auto"/>
                <w:bottom w:val="none" w:sz="0" w:space="0" w:color="auto"/>
                <w:right w:val="none" w:sz="0" w:space="0" w:color="auto"/>
              </w:divBdr>
              <w:divsChild>
                <w:div w:id="2018029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398">
              <w:marLeft w:val="75"/>
              <w:marRight w:val="75"/>
              <w:marTop w:val="75"/>
              <w:marBottom w:val="0"/>
              <w:divBdr>
                <w:top w:val="none" w:sz="0" w:space="0" w:color="auto"/>
                <w:left w:val="none" w:sz="0" w:space="0" w:color="auto"/>
                <w:bottom w:val="none" w:sz="0" w:space="0" w:color="auto"/>
                <w:right w:val="none" w:sz="0" w:space="0" w:color="auto"/>
              </w:divBdr>
              <w:divsChild>
                <w:div w:id="201796022">
                  <w:marLeft w:val="0"/>
                  <w:marRight w:val="0"/>
                  <w:marTop w:val="60"/>
                  <w:marBottom w:val="30"/>
                  <w:divBdr>
                    <w:top w:val="none" w:sz="0" w:space="0" w:color="auto"/>
                    <w:left w:val="none" w:sz="0" w:space="0" w:color="auto"/>
                    <w:bottom w:val="none" w:sz="0" w:space="0" w:color="auto"/>
                    <w:right w:val="none" w:sz="0" w:space="0" w:color="auto"/>
                  </w:divBdr>
                </w:div>
                <w:div w:id="201796123">
                  <w:marLeft w:val="0"/>
                  <w:marRight w:val="0"/>
                  <w:marTop w:val="60"/>
                  <w:marBottom w:val="30"/>
                  <w:divBdr>
                    <w:top w:val="none" w:sz="0" w:space="0" w:color="auto"/>
                    <w:left w:val="none" w:sz="0" w:space="0" w:color="auto"/>
                    <w:bottom w:val="none" w:sz="0" w:space="0" w:color="auto"/>
                    <w:right w:val="none" w:sz="0" w:space="0" w:color="auto"/>
                  </w:divBdr>
                </w:div>
                <w:div w:id="20180197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444">
          <w:marLeft w:val="0"/>
          <w:marRight w:val="0"/>
          <w:marTop w:val="75"/>
          <w:marBottom w:val="0"/>
          <w:divBdr>
            <w:top w:val="single" w:sz="6" w:space="4" w:color="A6C9E2"/>
            <w:left w:val="single" w:sz="6" w:space="4" w:color="A6C9E2"/>
            <w:bottom w:val="single" w:sz="6" w:space="4" w:color="A6C9E2"/>
            <w:right w:val="single" w:sz="6" w:space="4" w:color="A6C9E2"/>
          </w:divBdr>
          <w:divsChild>
            <w:div w:id="201801095">
              <w:marLeft w:val="75"/>
              <w:marRight w:val="75"/>
              <w:marTop w:val="75"/>
              <w:marBottom w:val="0"/>
              <w:divBdr>
                <w:top w:val="none" w:sz="0" w:space="0" w:color="auto"/>
                <w:left w:val="none" w:sz="0" w:space="0" w:color="auto"/>
                <w:bottom w:val="none" w:sz="0" w:space="0" w:color="auto"/>
                <w:right w:val="none" w:sz="0" w:space="0" w:color="auto"/>
              </w:divBdr>
              <w:divsChild>
                <w:div w:id="201796939">
                  <w:marLeft w:val="0"/>
                  <w:marRight w:val="0"/>
                  <w:marTop w:val="60"/>
                  <w:marBottom w:val="30"/>
                  <w:divBdr>
                    <w:top w:val="none" w:sz="0" w:space="0" w:color="auto"/>
                    <w:left w:val="none" w:sz="0" w:space="0" w:color="auto"/>
                    <w:bottom w:val="none" w:sz="0" w:space="0" w:color="auto"/>
                    <w:right w:val="none" w:sz="0" w:space="0" w:color="auto"/>
                  </w:divBdr>
                </w:div>
                <w:div w:id="201802646">
                  <w:marLeft w:val="0"/>
                  <w:marRight w:val="0"/>
                  <w:marTop w:val="60"/>
                  <w:marBottom w:val="30"/>
                  <w:divBdr>
                    <w:top w:val="none" w:sz="0" w:space="0" w:color="auto"/>
                    <w:left w:val="none" w:sz="0" w:space="0" w:color="auto"/>
                    <w:bottom w:val="none" w:sz="0" w:space="0" w:color="auto"/>
                    <w:right w:val="none" w:sz="0" w:space="0" w:color="auto"/>
                  </w:divBdr>
                </w:div>
                <w:div w:id="201803185">
                  <w:marLeft w:val="0"/>
                  <w:marRight w:val="0"/>
                  <w:marTop w:val="60"/>
                  <w:marBottom w:val="30"/>
                  <w:divBdr>
                    <w:top w:val="none" w:sz="0" w:space="0" w:color="auto"/>
                    <w:left w:val="none" w:sz="0" w:space="0" w:color="auto"/>
                    <w:bottom w:val="none" w:sz="0" w:space="0" w:color="auto"/>
                    <w:right w:val="none" w:sz="0" w:space="0" w:color="auto"/>
                  </w:divBdr>
                </w:div>
              </w:divsChild>
            </w:div>
            <w:div w:id="201803156">
              <w:marLeft w:val="0"/>
              <w:marRight w:val="0"/>
              <w:marTop w:val="0"/>
              <w:marBottom w:val="0"/>
              <w:divBdr>
                <w:top w:val="none" w:sz="0" w:space="0" w:color="auto"/>
                <w:left w:val="none" w:sz="0" w:space="0" w:color="auto"/>
                <w:bottom w:val="none" w:sz="0" w:space="0" w:color="auto"/>
                <w:right w:val="none" w:sz="0" w:space="0" w:color="auto"/>
              </w:divBdr>
              <w:divsChild>
                <w:div w:id="2018020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61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05">
              <w:marLeft w:val="0"/>
              <w:marRight w:val="0"/>
              <w:marTop w:val="0"/>
              <w:marBottom w:val="0"/>
              <w:divBdr>
                <w:top w:val="none" w:sz="0" w:space="0" w:color="auto"/>
                <w:left w:val="none" w:sz="0" w:space="0" w:color="auto"/>
                <w:bottom w:val="none" w:sz="0" w:space="0" w:color="auto"/>
                <w:right w:val="none" w:sz="0" w:space="0" w:color="auto"/>
              </w:divBdr>
              <w:divsChild>
                <w:div w:id="20179833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018">
              <w:marLeft w:val="75"/>
              <w:marRight w:val="75"/>
              <w:marTop w:val="75"/>
              <w:marBottom w:val="0"/>
              <w:divBdr>
                <w:top w:val="none" w:sz="0" w:space="0" w:color="auto"/>
                <w:left w:val="none" w:sz="0" w:space="0" w:color="auto"/>
                <w:bottom w:val="none" w:sz="0" w:space="0" w:color="auto"/>
                <w:right w:val="none" w:sz="0" w:space="0" w:color="auto"/>
              </w:divBdr>
              <w:divsChild>
                <w:div w:id="201795621">
                  <w:marLeft w:val="0"/>
                  <w:marRight w:val="0"/>
                  <w:marTop w:val="60"/>
                  <w:marBottom w:val="30"/>
                  <w:divBdr>
                    <w:top w:val="none" w:sz="0" w:space="0" w:color="auto"/>
                    <w:left w:val="none" w:sz="0" w:space="0" w:color="auto"/>
                    <w:bottom w:val="none" w:sz="0" w:space="0" w:color="auto"/>
                    <w:right w:val="none" w:sz="0" w:space="0" w:color="auto"/>
                  </w:divBdr>
                </w:div>
                <w:div w:id="201796821">
                  <w:marLeft w:val="0"/>
                  <w:marRight w:val="0"/>
                  <w:marTop w:val="60"/>
                  <w:marBottom w:val="30"/>
                  <w:divBdr>
                    <w:top w:val="none" w:sz="0" w:space="0" w:color="auto"/>
                    <w:left w:val="none" w:sz="0" w:space="0" w:color="auto"/>
                    <w:bottom w:val="none" w:sz="0" w:space="0" w:color="auto"/>
                    <w:right w:val="none" w:sz="0" w:space="0" w:color="auto"/>
                  </w:divBdr>
                </w:div>
                <w:div w:id="20179710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19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61">
              <w:marLeft w:val="75"/>
              <w:marRight w:val="75"/>
              <w:marTop w:val="75"/>
              <w:marBottom w:val="0"/>
              <w:divBdr>
                <w:top w:val="none" w:sz="0" w:space="0" w:color="auto"/>
                <w:left w:val="none" w:sz="0" w:space="0" w:color="auto"/>
                <w:bottom w:val="none" w:sz="0" w:space="0" w:color="auto"/>
                <w:right w:val="none" w:sz="0" w:space="0" w:color="auto"/>
              </w:divBdr>
              <w:divsChild>
                <w:div w:id="201796447">
                  <w:marLeft w:val="0"/>
                  <w:marRight w:val="0"/>
                  <w:marTop w:val="60"/>
                  <w:marBottom w:val="30"/>
                  <w:divBdr>
                    <w:top w:val="none" w:sz="0" w:space="0" w:color="auto"/>
                    <w:left w:val="none" w:sz="0" w:space="0" w:color="auto"/>
                    <w:bottom w:val="none" w:sz="0" w:space="0" w:color="auto"/>
                    <w:right w:val="none" w:sz="0" w:space="0" w:color="auto"/>
                  </w:divBdr>
                </w:div>
                <w:div w:id="201797790">
                  <w:marLeft w:val="0"/>
                  <w:marRight w:val="0"/>
                  <w:marTop w:val="60"/>
                  <w:marBottom w:val="30"/>
                  <w:divBdr>
                    <w:top w:val="none" w:sz="0" w:space="0" w:color="auto"/>
                    <w:left w:val="none" w:sz="0" w:space="0" w:color="auto"/>
                    <w:bottom w:val="none" w:sz="0" w:space="0" w:color="auto"/>
                    <w:right w:val="none" w:sz="0" w:space="0" w:color="auto"/>
                  </w:divBdr>
                </w:div>
                <w:div w:id="201798584">
                  <w:marLeft w:val="0"/>
                  <w:marRight w:val="0"/>
                  <w:marTop w:val="60"/>
                  <w:marBottom w:val="30"/>
                  <w:divBdr>
                    <w:top w:val="none" w:sz="0" w:space="0" w:color="auto"/>
                    <w:left w:val="none" w:sz="0" w:space="0" w:color="auto"/>
                    <w:bottom w:val="none" w:sz="0" w:space="0" w:color="auto"/>
                    <w:right w:val="none" w:sz="0" w:space="0" w:color="auto"/>
                  </w:divBdr>
                </w:div>
              </w:divsChild>
            </w:div>
            <w:div w:id="201798840">
              <w:marLeft w:val="0"/>
              <w:marRight w:val="0"/>
              <w:marTop w:val="0"/>
              <w:marBottom w:val="0"/>
              <w:divBdr>
                <w:top w:val="none" w:sz="0" w:space="0" w:color="auto"/>
                <w:left w:val="none" w:sz="0" w:space="0" w:color="auto"/>
                <w:bottom w:val="none" w:sz="0" w:space="0" w:color="auto"/>
                <w:right w:val="none" w:sz="0" w:space="0" w:color="auto"/>
              </w:divBdr>
              <w:divsChild>
                <w:div w:id="20179918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0319">
      <w:marLeft w:val="0"/>
      <w:marRight w:val="0"/>
      <w:marTop w:val="0"/>
      <w:marBottom w:val="0"/>
      <w:divBdr>
        <w:top w:val="none" w:sz="0" w:space="0" w:color="auto"/>
        <w:left w:val="none" w:sz="0" w:space="0" w:color="auto"/>
        <w:bottom w:val="none" w:sz="0" w:space="0" w:color="auto"/>
        <w:right w:val="none" w:sz="0" w:space="0" w:color="auto"/>
      </w:divBdr>
      <w:divsChild>
        <w:div w:id="2017958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04">
              <w:marLeft w:val="75"/>
              <w:marRight w:val="75"/>
              <w:marTop w:val="75"/>
              <w:marBottom w:val="0"/>
              <w:divBdr>
                <w:top w:val="none" w:sz="0" w:space="0" w:color="auto"/>
                <w:left w:val="none" w:sz="0" w:space="0" w:color="auto"/>
                <w:bottom w:val="none" w:sz="0" w:space="0" w:color="auto"/>
                <w:right w:val="none" w:sz="0" w:space="0" w:color="auto"/>
              </w:divBdr>
              <w:divsChild>
                <w:div w:id="201796208">
                  <w:marLeft w:val="0"/>
                  <w:marRight w:val="0"/>
                  <w:marTop w:val="60"/>
                  <w:marBottom w:val="30"/>
                  <w:divBdr>
                    <w:top w:val="none" w:sz="0" w:space="0" w:color="auto"/>
                    <w:left w:val="none" w:sz="0" w:space="0" w:color="auto"/>
                    <w:bottom w:val="none" w:sz="0" w:space="0" w:color="auto"/>
                    <w:right w:val="none" w:sz="0" w:space="0" w:color="auto"/>
                  </w:divBdr>
                </w:div>
                <w:div w:id="201802517">
                  <w:marLeft w:val="0"/>
                  <w:marRight w:val="0"/>
                  <w:marTop w:val="60"/>
                  <w:marBottom w:val="30"/>
                  <w:divBdr>
                    <w:top w:val="none" w:sz="0" w:space="0" w:color="auto"/>
                    <w:left w:val="none" w:sz="0" w:space="0" w:color="auto"/>
                    <w:bottom w:val="none" w:sz="0" w:space="0" w:color="auto"/>
                    <w:right w:val="none" w:sz="0" w:space="0" w:color="auto"/>
                  </w:divBdr>
                </w:div>
                <w:div w:id="201803130">
                  <w:marLeft w:val="0"/>
                  <w:marRight w:val="0"/>
                  <w:marTop w:val="60"/>
                  <w:marBottom w:val="30"/>
                  <w:divBdr>
                    <w:top w:val="none" w:sz="0" w:space="0" w:color="auto"/>
                    <w:left w:val="none" w:sz="0" w:space="0" w:color="auto"/>
                    <w:bottom w:val="none" w:sz="0" w:space="0" w:color="auto"/>
                    <w:right w:val="none" w:sz="0" w:space="0" w:color="auto"/>
                  </w:divBdr>
                </w:div>
              </w:divsChild>
            </w:div>
            <w:div w:id="201802366">
              <w:marLeft w:val="0"/>
              <w:marRight w:val="0"/>
              <w:marTop w:val="0"/>
              <w:marBottom w:val="0"/>
              <w:divBdr>
                <w:top w:val="none" w:sz="0" w:space="0" w:color="auto"/>
                <w:left w:val="none" w:sz="0" w:space="0" w:color="auto"/>
                <w:bottom w:val="none" w:sz="0" w:space="0" w:color="auto"/>
                <w:right w:val="none" w:sz="0" w:space="0" w:color="auto"/>
              </w:divBdr>
              <w:divsChild>
                <w:div w:id="20179948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40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70">
              <w:marLeft w:val="0"/>
              <w:marRight w:val="0"/>
              <w:marTop w:val="0"/>
              <w:marBottom w:val="0"/>
              <w:divBdr>
                <w:top w:val="none" w:sz="0" w:space="0" w:color="auto"/>
                <w:left w:val="none" w:sz="0" w:space="0" w:color="auto"/>
                <w:bottom w:val="none" w:sz="0" w:space="0" w:color="auto"/>
                <w:right w:val="none" w:sz="0" w:space="0" w:color="auto"/>
              </w:divBdr>
              <w:divsChild>
                <w:div w:id="2017966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753">
              <w:marLeft w:val="75"/>
              <w:marRight w:val="75"/>
              <w:marTop w:val="75"/>
              <w:marBottom w:val="0"/>
              <w:divBdr>
                <w:top w:val="none" w:sz="0" w:space="0" w:color="auto"/>
                <w:left w:val="none" w:sz="0" w:space="0" w:color="auto"/>
                <w:bottom w:val="none" w:sz="0" w:space="0" w:color="auto"/>
                <w:right w:val="none" w:sz="0" w:space="0" w:color="auto"/>
              </w:divBdr>
              <w:divsChild>
                <w:div w:id="201796960">
                  <w:marLeft w:val="0"/>
                  <w:marRight w:val="0"/>
                  <w:marTop w:val="60"/>
                  <w:marBottom w:val="30"/>
                  <w:divBdr>
                    <w:top w:val="none" w:sz="0" w:space="0" w:color="auto"/>
                    <w:left w:val="none" w:sz="0" w:space="0" w:color="auto"/>
                    <w:bottom w:val="none" w:sz="0" w:space="0" w:color="auto"/>
                    <w:right w:val="none" w:sz="0" w:space="0" w:color="auto"/>
                  </w:divBdr>
                </w:div>
                <w:div w:id="201799943">
                  <w:marLeft w:val="0"/>
                  <w:marRight w:val="0"/>
                  <w:marTop w:val="60"/>
                  <w:marBottom w:val="30"/>
                  <w:divBdr>
                    <w:top w:val="none" w:sz="0" w:space="0" w:color="auto"/>
                    <w:left w:val="none" w:sz="0" w:space="0" w:color="auto"/>
                    <w:bottom w:val="none" w:sz="0" w:space="0" w:color="auto"/>
                    <w:right w:val="none" w:sz="0" w:space="0" w:color="auto"/>
                  </w:divBdr>
                </w:div>
                <w:div w:id="20180121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61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70">
              <w:marLeft w:val="75"/>
              <w:marRight w:val="75"/>
              <w:marTop w:val="75"/>
              <w:marBottom w:val="0"/>
              <w:divBdr>
                <w:top w:val="none" w:sz="0" w:space="0" w:color="auto"/>
                <w:left w:val="none" w:sz="0" w:space="0" w:color="auto"/>
                <w:bottom w:val="none" w:sz="0" w:space="0" w:color="auto"/>
                <w:right w:val="none" w:sz="0" w:space="0" w:color="auto"/>
              </w:divBdr>
              <w:divsChild>
                <w:div w:id="201796709">
                  <w:marLeft w:val="0"/>
                  <w:marRight w:val="0"/>
                  <w:marTop w:val="60"/>
                  <w:marBottom w:val="30"/>
                  <w:divBdr>
                    <w:top w:val="none" w:sz="0" w:space="0" w:color="auto"/>
                    <w:left w:val="none" w:sz="0" w:space="0" w:color="auto"/>
                    <w:bottom w:val="none" w:sz="0" w:space="0" w:color="auto"/>
                    <w:right w:val="none" w:sz="0" w:space="0" w:color="auto"/>
                  </w:divBdr>
                </w:div>
                <w:div w:id="201801012">
                  <w:marLeft w:val="0"/>
                  <w:marRight w:val="0"/>
                  <w:marTop w:val="60"/>
                  <w:marBottom w:val="30"/>
                  <w:divBdr>
                    <w:top w:val="none" w:sz="0" w:space="0" w:color="auto"/>
                    <w:left w:val="none" w:sz="0" w:space="0" w:color="auto"/>
                    <w:bottom w:val="none" w:sz="0" w:space="0" w:color="auto"/>
                    <w:right w:val="none" w:sz="0" w:space="0" w:color="auto"/>
                  </w:divBdr>
                </w:div>
                <w:div w:id="201801168">
                  <w:marLeft w:val="0"/>
                  <w:marRight w:val="0"/>
                  <w:marTop w:val="60"/>
                  <w:marBottom w:val="30"/>
                  <w:divBdr>
                    <w:top w:val="none" w:sz="0" w:space="0" w:color="auto"/>
                    <w:left w:val="none" w:sz="0" w:space="0" w:color="auto"/>
                    <w:bottom w:val="none" w:sz="0" w:space="0" w:color="auto"/>
                    <w:right w:val="none" w:sz="0" w:space="0" w:color="auto"/>
                  </w:divBdr>
                </w:div>
              </w:divsChild>
            </w:div>
            <w:div w:id="201802312">
              <w:marLeft w:val="0"/>
              <w:marRight w:val="0"/>
              <w:marTop w:val="0"/>
              <w:marBottom w:val="0"/>
              <w:divBdr>
                <w:top w:val="none" w:sz="0" w:space="0" w:color="auto"/>
                <w:left w:val="none" w:sz="0" w:space="0" w:color="auto"/>
                <w:bottom w:val="none" w:sz="0" w:space="0" w:color="auto"/>
                <w:right w:val="none" w:sz="0" w:space="0" w:color="auto"/>
              </w:divBdr>
              <w:divsChild>
                <w:div w:id="20180155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65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41">
              <w:marLeft w:val="75"/>
              <w:marRight w:val="75"/>
              <w:marTop w:val="75"/>
              <w:marBottom w:val="0"/>
              <w:divBdr>
                <w:top w:val="none" w:sz="0" w:space="0" w:color="auto"/>
                <w:left w:val="none" w:sz="0" w:space="0" w:color="auto"/>
                <w:bottom w:val="none" w:sz="0" w:space="0" w:color="auto"/>
                <w:right w:val="none" w:sz="0" w:space="0" w:color="auto"/>
              </w:divBdr>
              <w:divsChild>
                <w:div w:id="201798420">
                  <w:marLeft w:val="0"/>
                  <w:marRight w:val="0"/>
                  <w:marTop w:val="60"/>
                  <w:marBottom w:val="30"/>
                  <w:divBdr>
                    <w:top w:val="none" w:sz="0" w:space="0" w:color="auto"/>
                    <w:left w:val="none" w:sz="0" w:space="0" w:color="auto"/>
                    <w:bottom w:val="none" w:sz="0" w:space="0" w:color="auto"/>
                    <w:right w:val="none" w:sz="0" w:space="0" w:color="auto"/>
                  </w:divBdr>
                </w:div>
                <w:div w:id="201800983">
                  <w:marLeft w:val="0"/>
                  <w:marRight w:val="0"/>
                  <w:marTop w:val="60"/>
                  <w:marBottom w:val="30"/>
                  <w:divBdr>
                    <w:top w:val="none" w:sz="0" w:space="0" w:color="auto"/>
                    <w:left w:val="none" w:sz="0" w:space="0" w:color="auto"/>
                    <w:bottom w:val="none" w:sz="0" w:space="0" w:color="auto"/>
                    <w:right w:val="none" w:sz="0" w:space="0" w:color="auto"/>
                  </w:divBdr>
                </w:div>
                <w:div w:id="201803050">
                  <w:marLeft w:val="0"/>
                  <w:marRight w:val="0"/>
                  <w:marTop w:val="60"/>
                  <w:marBottom w:val="30"/>
                  <w:divBdr>
                    <w:top w:val="none" w:sz="0" w:space="0" w:color="auto"/>
                    <w:left w:val="none" w:sz="0" w:space="0" w:color="auto"/>
                    <w:bottom w:val="none" w:sz="0" w:space="0" w:color="auto"/>
                    <w:right w:val="none" w:sz="0" w:space="0" w:color="auto"/>
                  </w:divBdr>
                </w:div>
              </w:divsChild>
            </w:div>
            <w:div w:id="201802380">
              <w:marLeft w:val="0"/>
              <w:marRight w:val="0"/>
              <w:marTop w:val="0"/>
              <w:marBottom w:val="0"/>
              <w:divBdr>
                <w:top w:val="none" w:sz="0" w:space="0" w:color="auto"/>
                <w:left w:val="none" w:sz="0" w:space="0" w:color="auto"/>
                <w:bottom w:val="none" w:sz="0" w:space="0" w:color="auto"/>
                <w:right w:val="none" w:sz="0" w:space="0" w:color="auto"/>
              </w:divBdr>
              <w:divsChild>
                <w:div w:id="20180030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57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21">
              <w:marLeft w:val="75"/>
              <w:marRight w:val="75"/>
              <w:marTop w:val="75"/>
              <w:marBottom w:val="0"/>
              <w:divBdr>
                <w:top w:val="none" w:sz="0" w:space="0" w:color="auto"/>
                <w:left w:val="none" w:sz="0" w:space="0" w:color="auto"/>
                <w:bottom w:val="none" w:sz="0" w:space="0" w:color="auto"/>
                <w:right w:val="none" w:sz="0" w:space="0" w:color="auto"/>
              </w:divBdr>
              <w:divsChild>
                <w:div w:id="201796226">
                  <w:marLeft w:val="0"/>
                  <w:marRight w:val="0"/>
                  <w:marTop w:val="60"/>
                  <w:marBottom w:val="30"/>
                  <w:divBdr>
                    <w:top w:val="none" w:sz="0" w:space="0" w:color="auto"/>
                    <w:left w:val="none" w:sz="0" w:space="0" w:color="auto"/>
                    <w:bottom w:val="none" w:sz="0" w:space="0" w:color="auto"/>
                    <w:right w:val="none" w:sz="0" w:space="0" w:color="auto"/>
                  </w:divBdr>
                </w:div>
                <w:div w:id="201796605">
                  <w:marLeft w:val="0"/>
                  <w:marRight w:val="0"/>
                  <w:marTop w:val="60"/>
                  <w:marBottom w:val="30"/>
                  <w:divBdr>
                    <w:top w:val="none" w:sz="0" w:space="0" w:color="auto"/>
                    <w:left w:val="none" w:sz="0" w:space="0" w:color="auto"/>
                    <w:bottom w:val="none" w:sz="0" w:space="0" w:color="auto"/>
                    <w:right w:val="none" w:sz="0" w:space="0" w:color="auto"/>
                  </w:divBdr>
                </w:div>
                <w:div w:id="201802072">
                  <w:marLeft w:val="0"/>
                  <w:marRight w:val="0"/>
                  <w:marTop w:val="60"/>
                  <w:marBottom w:val="30"/>
                  <w:divBdr>
                    <w:top w:val="none" w:sz="0" w:space="0" w:color="auto"/>
                    <w:left w:val="none" w:sz="0" w:space="0" w:color="auto"/>
                    <w:bottom w:val="none" w:sz="0" w:space="0" w:color="auto"/>
                    <w:right w:val="none" w:sz="0" w:space="0" w:color="auto"/>
                  </w:divBdr>
                </w:div>
              </w:divsChild>
            </w:div>
            <w:div w:id="201798166">
              <w:marLeft w:val="0"/>
              <w:marRight w:val="0"/>
              <w:marTop w:val="0"/>
              <w:marBottom w:val="0"/>
              <w:divBdr>
                <w:top w:val="none" w:sz="0" w:space="0" w:color="auto"/>
                <w:left w:val="none" w:sz="0" w:space="0" w:color="auto"/>
                <w:bottom w:val="none" w:sz="0" w:space="0" w:color="auto"/>
                <w:right w:val="none" w:sz="0" w:space="0" w:color="auto"/>
              </w:divBdr>
              <w:divsChild>
                <w:div w:id="20179526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0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97">
              <w:marLeft w:val="75"/>
              <w:marRight w:val="75"/>
              <w:marTop w:val="75"/>
              <w:marBottom w:val="0"/>
              <w:divBdr>
                <w:top w:val="none" w:sz="0" w:space="0" w:color="auto"/>
                <w:left w:val="none" w:sz="0" w:space="0" w:color="auto"/>
                <w:bottom w:val="none" w:sz="0" w:space="0" w:color="auto"/>
                <w:right w:val="none" w:sz="0" w:space="0" w:color="auto"/>
              </w:divBdr>
              <w:divsChild>
                <w:div w:id="201796740">
                  <w:marLeft w:val="0"/>
                  <w:marRight w:val="0"/>
                  <w:marTop w:val="60"/>
                  <w:marBottom w:val="30"/>
                  <w:divBdr>
                    <w:top w:val="none" w:sz="0" w:space="0" w:color="auto"/>
                    <w:left w:val="none" w:sz="0" w:space="0" w:color="auto"/>
                    <w:bottom w:val="none" w:sz="0" w:space="0" w:color="auto"/>
                    <w:right w:val="none" w:sz="0" w:space="0" w:color="auto"/>
                  </w:divBdr>
                </w:div>
                <w:div w:id="201801626">
                  <w:marLeft w:val="0"/>
                  <w:marRight w:val="0"/>
                  <w:marTop w:val="60"/>
                  <w:marBottom w:val="30"/>
                  <w:divBdr>
                    <w:top w:val="none" w:sz="0" w:space="0" w:color="auto"/>
                    <w:left w:val="none" w:sz="0" w:space="0" w:color="auto"/>
                    <w:bottom w:val="none" w:sz="0" w:space="0" w:color="auto"/>
                    <w:right w:val="none" w:sz="0" w:space="0" w:color="auto"/>
                  </w:divBdr>
                </w:div>
                <w:div w:id="201801754">
                  <w:marLeft w:val="0"/>
                  <w:marRight w:val="0"/>
                  <w:marTop w:val="60"/>
                  <w:marBottom w:val="30"/>
                  <w:divBdr>
                    <w:top w:val="none" w:sz="0" w:space="0" w:color="auto"/>
                    <w:left w:val="none" w:sz="0" w:space="0" w:color="auto"/>
                    <w:bottom w:val="none" w:sz="0" w:space="0" w:color="auto"/>
                    <w:right w:val="none" w:sz="0" w:space="0" w:color="auto"/>
                  </w:divBdr>
                </w:div>
              </w:divsChild>
            </w:div>
            <w:div w:id="201797149">
              <w:marLeft w:val="0"/>
              <w:marRight w:val="0"/>
              <w:marTop w:val="0"/>
              <w:marBottom w:val="0"/>
              <w:divBdr>
                <w:top w:val="none" w:sz="0" w:space="0" w:color="auto"/>
                <w:left w:val="none" w:sz="0" w:space="0" w:color="auto"/>
                <w:bottom w:val="none" w:sz="0" w:space="0" w:color="auto"/>
                <w:right w:val="none" w:sz="0" w:space="0" w:color="auto"/>
              </w:divBdr>
              <w:divsChild>
                <w:div w:id="2018023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4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40">
              <w:marLeft w:val="75"/>
              <w:marRight w:val="75"/>
              <w:marTop w:val="75"/>
              <w:marBottom w:val="0"/>
              <w:divBdr>
                <w:top w:val="none" w:sz="0" w:space="0" w:color="auto"/>
                <w:left w:val="none" w:sz="0" w:space="0" w:color="auto"/>
                <w:bottom w:val="none" w:sz="0" w:space="0" w:color="auto"/>
                <w:right w:val="none" w:sz="0" w:space="0" w:color="auto"/>
              </w:divBdr>
              <w:divsChild>
                <w:div w:id="201799515">
                  <w:marLeft w:val="0"/>
                  <w:marRight w:val="0"/>
                  <w:marTop w:val="60"/>
                  <w:marBottom w:val="30"/>
                  <w:divBdr>
                    <w:top w:val="none" w:sz="0" w:space="0" w:color="auto"/>
                    <w:left w:val="none" w:sz="0" w:space="0" w:color="auto"/>
                    <w:bottom w:val="none" w:sz="0" w:space="0" w:color="auto"/>
                    <w:right w:val="none" w:sz="0" w:space="0" w:color="auto"/>
                  </w:divBdr>
                </w:div>
                <w:div w:id="201800498">
                  <w:marLeft w:val="0"/>
                  <w:marRight w:val="0"/>
                  <w:marTop w:val="60"/>
                  <w:marBottom w:val="30"/>
                  <w:divBdr>
                    <w:top w:val="none" w:sz="0" w:space="0" w:color="auto"/>
                    <w:left w:val="none" w:sz="0" w:space="0" w:color="auto"/>
                    <w:bottom w:val="none" w:sz="0" w:space="0" w:color="auto"/>
                    <w:right w:val="none" w:sz="0" w:space="0" w:color="auto"/>
                  </w:divBdr>
                </w:div>
                <w:div w:id="201802272">
                  <w:marLeft w:val="0"/>
                  <w:marRight w:val="0"/>
                  <w:marTop w:val="60"/>
                  <w:marBottom w:val="30"/>
                  <w:divBdr>
                    <w:top w:val="none" w:sz="0" w:space="0" w:color="auto"/>
                    <w:left w:val="none" w:sz="0" w:space="0" w:color="auto"/>
                    <w:bottom w:val="none" w:sz="0" w:space="0" w:color="auto"/>
                    <w:right w:val="none" w:sz="0" w:space="0" w:color="auto"/>
                  </w:divBdr>
                </w:div>
              </w:divsChild>
            </w:div>
            <w:div w:id="201799925">
              <w:marLeft w:val="0"/>
              <w:marRight w:val="0"/>
              <w:marTop w:val="0"/>
              <w:marBottom w:val="0"/>
              <w:divBdr>
                <w:top w:val="none" w:sz="0" w:space="0" w:color="auto"/>
                <w:left w:val="none" w:sz="0" w:space="0" w:color="auto"/>
                <w:bottom w:val="none" w:sz="0" w:space="0" w:color="auto"/>
                <w:right w:val="none" w:sz="0" w:space="0" w:color="auto"/>
              </w:divBdr>
              <w:divsChild>
                <w:div w:id="2017968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58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92">
              <w:marLeft w:val="0"/>
              <w:marRight w:val="0"/>
              <w:marTop w:val="0"/>
              <w:marBottom w:val="0"/>
              <w:divBdr>
                <w:top w:val="none" w:sz="0" w:space="0" w:color="auto"/>
                <w:left w:val="none" w:sz="0" w:space="0" w:color="auto"/>
                <w:bottom w:val="none" w:sz="0" w:space="0" w:color="auto"/>
                <w:right w:val="none" w:sz="0" w:space="0" w:color="auto"/>
              </w:divBdr>
              <w:divsChild>
                <w:div w:id="20179658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790">
              <w:marLeft w:val="75"/>
              <w:marRight w:val="75"/>
              <w:marTop w:val="75"/>
              <w:marBottom w:val="0"/>
              <w:divBdr>
                <w:top w:val="none" w:sz="0" w:space="0" w:color="auto"/>
                <w:left w:val="none" w:sz="0" w:space="0" w:color="auto"/>
                <w:bottom w:val="none" w:sz="0" w:space="0" w:color="auto"/>
                <w:right w:val="none" w:sz="0" w:space="0" w:color="auto"/>
              </w:divBdr>
              <w:divsChild>
                <w:div w:id="201796742">
                  <w:marLeft w:val="0"/>
                  <w:marRight w:val="0"/>
                  <w:marTop w:val="60"/>
                  <w:marBottom w:val="30"/>
                  <w:divBdr>
                    <w:top w:val="none" w:sz="0" w:space="0" w:color="auto"/>
                    <w:left w:val="none" w:sz="0" w:space="0" w:color="auto"/>
                    <w:bottom w:val="none" w:sz="0" w:space="0" w:color="auto"/>
                    <w:right w:val="none" w:sz="0" w:space="0" w:color="auto"/>
                  </w:divBdr>
                </w:div>
                <w:div w:id="201799025">
                  <w:marLeft w:val="0"/>
                  <w:marRight w:val="0"/>
                  <w:marTop w:val="60"/>
                  <w:marBottom w:val="30"/>
                  <w:divBdr>
                    <w:top w:val="none" w:sz="0" w:space="0" w:color="auto"/>
                    <w:left w:val="none" w:sz="0" w:space="0" w:color="auto"/>
                    <w:bottom w:val="none" w:sz="0" w:space="0" w:color="auto"/>
                    <w:right w:val="none" w:sz="0" w:space="0" w:color="auto"/>
                  </w:divBdr>
                </w:div>
                <w:div w:id="20180233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73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71">
              <w:marLeft w:val="0"/>
              <w:marRight w:val="0"/>
              <w:marTop w:val="0"/>
              <w:marBottom w:val="0"/>
              <w:divBdr>
                <w:top w:val="none" w:sz="0" w:space="0" w:color="auto"/>
                <w:left w:val="none" w:sz="0" w:space="0" w:color="auto"/>
                <w:bottom w:val="none" w:sz="0" w:space="0" w:color="auto"/>
                <w:right w:val="none" w:sz="0" w:space="0" w:color="auto"/>
              </w:divBdr>
              <w:divsChild>
                <w:div w:id="20179571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403">
              <w:marLeft w:val="75"/>
              <w:marRight w:val="75"/>
              <w:marTop w:val="75"/>
              <w:marBottom w:val="0"/>
              <w:divBdr>
                <w:top w:val="none" w:sz="0" w:space="0" w:color="auto"/>
                <w:left w:val="none" w:sz="0" w:space="0" w:color="auto"/>
                <w:bottom w:val="none" w:sz="0" w:space="0" w:color="auto"/>
                <w:right w:val="none" w:sz="0" w:space="0" w:color="auto"/>
              </w:divBdr>
              <w:divsChild>
                <w:div w:id="201797284">
                  <w:marLeft w:val="0"/>
                  <w:marRight w:val="0"/>
                  <w:marTop w:val="60"/>
                  <w:marBottom w:val="30"/>
                  <w:divBdr>
                    <w:top w:val="none" w:sz="0" w:space="0" w:color="auto"/>
                    <w:left w:val="none" w:sz="0" w:space="0" w:color="auto"/>
                    <w:bottom w:val="none" w:sz="0" w:space="0" w:color="auto"/>
                    <w:right w:val="none" w:sz="0" w:space="0" w:color="auto"/>
                  </w:divBdr>
                </w:div>
                <w:div w:id="201799743">
                  <w:marLeft w:val="0"/>
                  <w:marRight w:val="0"/>
                  <w:marTop w:val="60"/>
                  <w:marBottom w:val="30"/>
                  <w:divBdr>
                    <w:top w:val="none" w:sz="0" w:space="0" w:color="auto"/>
                    <w:left w:val="none" w:sz="0" w:space="0" w:color="auto"/>
                    <w:bottom w:val="none" w:sz="0" w:space="0" w:color="auto"/>
                    <w:right w:val="none" w:sz="0" w:space="0" w:color="auto"/>
                  </w:divBdr>
                </w:div>
                <w:div w:id="20180220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80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391">
              <w:marLeft w:val="75"/>
              <w:marRight w:val="75"/>
              <w:marTop w:val="75"/>
              <w:marBottom w:val="0"/>
              <w:divBdr>
                <w:top w:val="none" w:sz="0" w:space="0" w:color="auto"/>
                <w:left w:val="none" w:sz="0" w:space="0" w:color="auto"/>
                <w:bottom w:val="none" w:sz="0" w:space="0" w:color="auto"/>
                <w:right w:val="none" w:sz="0" w:space="0" w:color="auto"/>
              </w:divBdr>
              <w:divsChild>
                <w:div w:id="201796985">
                  <w:marLeft w:val="0"/>
                  <w:marRight w:val="0"/>
                  <w:marTop w:val="60"/>
                  <w:marBottom w:val="30"/>
                  <w:divBdr>
                    <w:top w:val="none" w:sz="0" w:space="0" w:color="auto"/>
                    <w:left w:val="none" w:sz="0" w:space="0" w:color="auto"/>
                    <w:bottom w:val="none" w:sz="0" w:space="0" w:color="auto"/>
                    <w:right w:val="none" w:sz="0" w:space="0" w:color="auto"/>
                  </w:divBdr>
                </w:div>
                <w:div w:id="201800308">
                  <w:marLeft w:val="0"/>
                  <w:marRight w:val="0"/>
                  <w:marTop w:val="60"/>
                  <w:marBottom w:val="30"/>
                  <w:divBdr>
                    <w:top w:val="none" w:sz="0" w:space="0" w:color="auto"/>
                    <w:left w:val="none" w:sz="0" w:space="0" w:color="auto"/>
                    <w:bottom w:val="none" w:sz="0" w:space="0" w:color="auto"/>
                    <w:right w:val="none" w:sz="0" w:space="0" w:color="auto"/>
                  </w:divBdr>
                </w:div>
                <w:div w:id="20180185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04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54">
              <w:marLeft w:val="0"/>
              <w:marRight w:val="0"/>
              <w:marTop w:val="0"/>
              <w:marBottom w:val="0"/>
              <w:divBdr>
                <w:top w:val="none" w:sz="0" w:space="0" w:color="auto"/>
                <w:left w:val="none" w:sz="0" w:space="0" w:color="auto"/>
                <w:bottom w:val="none" w:sz="0" w:space="0" w:color="auto"/>
                <w:right w:val="none" w:sz="0" w:space="0" w:color="auto"/>
              </w:divBdr>
              <w:divsChild>
                <w:div w:id="20179555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497">
              <w:marLeft w:val="75"/>
              <w:marRight w:val="75"/>
              <w:marTop w:val="75"/>
              <w:marBottom w:val="0"/>
              <w:divBdr>
                <w:top w:val="none" w:sz="0" w:space="0" w:color="auto"/>
                <w:left w:val="none" w:sz="0" w:space="0" w:color="auto"/>
                <w:bottom w:val="none" w:sz="0" w:space="0" w:color="auto"/>
                <w:right w:val="none" w:sz="0" w:space="0" w:color="auto"/>
              </w:divBdr>
              <w:divsChild>
                <w:div w:id="201801812">
                  <w:marLeft w:val="0"/>
                  <w:marRight w:val="0"/>
                  <w:marTop w:val="60"/>
                  <w:marBottom w:val="30"/>
                  <w:divBdr>
                    <w:top w:val="none" w:sz="0" w:space="0" w:color="auto"/>
                    <w:left w:val="none" w:sz="0" w:space="0" w:color="auto"/>
                    <w:bottom w:val="none" w:sz="0" w:space="0" w:color="auto"/>
                    <w:right w:val="none" w:sz="0" w:space="0" w:color="auto"/>
                  </w:divBdr>
                </w:div>
                <w:div w:id="201802017">
                  <w:marLeft w:val="0"/>
                  <w:marRight w:val="0"/>
                  <w:marTop w:val="60"/>
                  <w:marBottom w:val="30"/>
                  <w:divBdr>
                    <w:top w:val="none" w:sz="0" w:space="0" w:color="auto"/>
                    <w:left w:val="none" w:sz="0" w:space="0" w:color="auto"/>
                    <w:bottom w:val="none" w:sz="0" w:space="0" w:color="auto"/>
                    <w:right w:val="none" w:sz="0" w:space="0" w:color="auto"/>
                  </w:divBdr>
                </w:div>
                <w:div w:id="20180305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21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08">
              <w:marLeft w:val="75"/>
              <w:marRight w:val="75"/>
              <w:marTop w:val="75"/>
              <w:marBottom w:val="0"/>
              <w:divBdr>
                <w:top w:val="none" w:sz="0" w:space="0" w:color="auto"/>
                <w:left w:val="none" w:sz="0" w:space="0" w:color="auto"/>
                <w:bottom w:val="none" w:sz="0" w:space="0" w:color="auto"/>
                <w:right w:val="none" w:sz="0" w:space="0" w:color="auto"/>
              </w:divBdr>
              <w:divsChild>
                <w:div w:id="201795209">
                  <w:marLeft w:val="0"/>
                  <w:marRight w:val="0"/>
                  <w:marTop w:val="60"/>
                  <w:marBottom w:val="30"/>
                  <w:divBdr>
                    <w:top w:val="none" w:sz="0" w:space="0" w:color="auto"/>
                    <w:left w:val="none" w:sz="0" w:space="0" w:color="auto"/>
                    <w:bottom w:val="none" w:sz="0" w:space="0" w:color="auto"/>
                    <w:right w:val="none" w:sz="0" w:space="0" w:color="auto"/>
                  </w:divBdr>
                </w:div>
                <w:div w:id="201797136">
                  <w:marLeft w:val="0"/>
                  <w:marRight w:val="0"/>
                  <w:marTop w:val="60"/>
                  <w:marBottom w:val="30"/>
                  <w:divBdr>
                    <w:top w:val="none" w:sz="0" w:space="0" w:color="auto"/>
                    <w:left w:val="none" w:sz="0" w:space="0" w:color="auto"/>
                    <w:bottom w:val="none" w:sz="0" w:space="0" w:color="auto"/>
                    <w:right w:val="none" w:sz="0" w:space="0" w:color="auto"/>
                  </w:divBdr>
                </w:div>
                <w:div w:id="201799287">
                  <w:marLeft w:val="0"/>
                  <w:marRight w:val="0"/>
                  <w:marTop w:val="60"/>
                  <w:marBottom w:val="30"/>
                  <w:divBdr>
                    <w:top w:val="none" w:sz="0" w:space="0" w:color="auto"/>
                    <w:left w:val="none" w:sz="0" w:space="0" w:color="auto"/>
                    <w:bottom w:val="none" w:sz="0" w:space="0" w:color="auto"/>
                    <w:right w:val="none" w:sz="0" w:space="0" w:color="auto"/>
                  </w:divBdr>
                </w:div>
              </w:divsChild>
            </w:div>
            <w:div w:id="201800233">
              <w:marLeft w:val="0"/>
              <w:marRight w:val="0"/>
              <w:marTop w:val="0"/>
              <w:marBottom w:val="0"/>
              <w:divBdr>
                <w:top w:val="none" w:sz="0" w:space="0" w:color="auto"/>
                <w:left w:val="none" w:sz="0" w:space="0" w:color="auto"/>
                <w:bottom w:val="none" w:sz="0" w:space="0" w:color="auto"/>
                <w:right w:val="none" w:sz="0" w:space="0" w:color="auto"/>
              </w:divBdr>
              <w:divsChild>
                <w:div w:id="2018030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68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54">
              <w:marLeft w:val="0"/>
              <w:marRight w:val="0"/>
              <w:marTop w:val="0"/>
              <w:marBottom w:val="0"/>
              <w:divBdr>
                <w:top w:val="none" w:sz="0" w:space="0" w:color="auto"/>
                <w:left w:val="none" w:sz="0" w:space="0" w:color="auto"/>
                <w:bottom w:val="none" w:sz="0" w:space="0" w:color="auto"/>
                <w:right w:val="none" w:sz="0" w:space="0" w:color="auto"/>
              </w:divBdr>
              <w:divsChild>
                <w:div w:id="2017960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897">
              <w:marLeft w:val="75"/>
              <w:marRight w:val="75"/>
              <w:marTop w:val="75"/>
              <w:marBottom w:val="0"/>
              <w:divBdr>
                <w:top w:val="none" w:sz="0" w:space="0" w:color="auto"/>
                <w:left w:val="none" w:sz="0" w:space="0" w:color="auto"/>
                <w:bottom w:val="none" w:sz="0" w:space="0" w:color="auto"/>
                <w:right w:val="none" w:sz="0" w:space="0" w:color="auto"/>
              </w:divBdr>
              <w:divsChild>
                <w:div w:id="201796863">
                  <w:marLeft w:val="0"/>
                  <w:marRight w:val="0"/>
                  <w:marTop w:val="60"/>
                  <w:marBottom w:val="30"/>
                  <w:divBdr>
                    <w:top w:val="none" w:sz="0" w:space="0" w:color="auto"/>
                    <w:left w:val="none" w:sz="0" w:space="0" w:color="auto"/>
                    <w:bottom w:val="none" w:sz="0" w:space="0" w:color="auto"/>
                    <w:right w:val="none" w:sz="0" w:space="0" w:color="auto"/>
                  </w:divBdr>
                </w:div>
                <w:div w:id="201799932">
                  <w:marLeft w:val="0"/>
                  <w:marRight w:val="0"/>
                  <w:marTop w:val="60"/>
                  <w:marBottom w:val="30"/>
                  <w:divBdr>
                    <w:top w:val="none" w:sz="0" w:space="0" w:color="auto"/>
                    <w:left w:val="none" w:sz="0" w:space="0" w:color="auto"/>
                    <w:bottom w:val="none" w:sz="0" w:space="0" w:color="auto"/>
                    <w:right w:val="none" w:sz="0" w:space="0" w:color="auto"/>
                  </w:divBdr>
                </w:div>
                <w:div w:id="20180166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71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67">
              <w:marLeft w:val="75"/>
              <w:marRight w:val="75"/>
              <w:marTop w:val="75"/>
              <w:marBottom w:val="0"/>
              <w:divBdr>
                <w:top w:val="none" w:sz="0" w:space="0" w:color="auto"/>
                <w:left w:val="none" w:sz="0" w:space="0" w:color="auto"/>
                <w:bottom w:val="none" w:sz="0" w:space="0" w:color="auto"/>
                <w:right w:val="none" w:sz="0" w:space="0" w:color="auto"/>
              </w:divBdr>
              <w:divsChild>
                <w:div w:id="201795278">
                  <w:marLeft w:val="0"/>
                  <w:marRight w:val="0"/>
                  <w:marTop w:val="60"/>
                  <w:marBottom w:val="30"/>
                  <w:divBdr>
                    <w:top w:val="none" w:sz="0" w:space="0" w:color="auto"/>
                    <w:left w:val="none" w:sz="0" w:space="0" w:color="auto"/>
                    <w:bottom w:val="none" w:sz="0" w:space="0" w:color="auto"/>
                    <w:right w:val="none" w:sz="0" w:space="0" w:color="auto"/>
                  </w:divBdr>
                </w:div>
                <w:div w:id="201796973">
                  <w:marLeft w:val="0"/>
                  <w:marRight w:val="0"/>
                  <w:marTop w:val="60"/>
                  <w:marBottom w:val="30"/>
                  <w:divBdr>
                    <w:top w:val="none" w:sz="0" w:space="0" w:color="auto"/>
                    <w:left w:val="none" w:sz="0" w:space="0" w:color="auto"/>
                    <w:bottom w:val="none" w:sz="0" w:space="0" w:color="auto"/>
                    <w:right w:val="none" w:sz="0" w:space="0" w:color="auto"/>
                  </w:divBdr>
                </w:div>
                <w:div w:id="201799539">
                  <w:marLeft w:val="0"/>
                  <w:marRight w:val="0"/>
                  <w:marTop w:val="60"/>
                  <w:marBottom w:val="30"/>
                  <w:divBdr>
                    <w:top w:val="none" w:sz="0" w:space="0" w:color="auto"/>
                    <w:left w:val="none" w:sz="0" w:space="0" w:color="auto"/>
                    <w:bottom w:val="none" w:sz="0" w:space="0" w:color="auto"/>
                    <w:right w:val="none" w:sz="0" w:space="0" w:color="auto"/>
                  </w:divBdr>
                </w:div>
              </w:divsChild>
            </w:div>
            <w:div w:id="201797642">
              <w:marLeft w:val="0"/>
              <w:marRight w:val="0"/>
              <w:marTop w:val="0"/>
              <w:marBottom w:val="0"/>
              <w:divBdr>
                <w:top w:val="none" w:sz="0" w:space="0" w:color="auto"/>
                <w:left w:val="none" w:sz="0" w:space="0" w:color="auto"/>
                <w:bottom w:val="none" w:sz="0" w:space="0" w:color="auto"/>
                <w:right w:val="none" w:sz="0" w:space="0" w:color="auto"/>
              </w:divBdr>
              <w:divsChild>
                <w:div w:id="20179750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0334">
      <w:marLeft w:val="0"/>
      <w:marRight w:val="0"/>
      <w:marTop w:val="0"/>
      <w:marBottom w:val="0"/>
      <w:divBdr>
        <w:top w:val="none" w:sz="0" w:space="0" w:color="auto"/>
        <w:left w:val="none" w:sz="0" w:space="0" w:color="auto"/>
        <w:bottom w:val="none" w:sz="0" w:space="0" w:color="auto"/>
        <w:right w:val="none" w:sz="0" w:space="0" w:color="auto"/>
      </w:divBdr>
      <w:divsChild>
        <w:div w:id="201795181">
          <w:marLeft w:val="0"/>
          <w:marRight w:val="0"/>
          <w:marTop w:val="75"/>
          <w:marBottom w:val="0"/>
          <w:divBdr>
            <w:top w:val="single" w:sz="6" w:space="4" w:color="A6C9E2"/>
            <w:left w:val="single" w:sz="6" w:space="4" w:color="A6C9E2"/>
            <w:bottom w:val="single" w:sz="6" w:space="4" w:color="A6C9E2"/>
            <w:right w:val="single" w:sz="6" w:space="4" w:color="A6C9E2"/>
          </w:divBdr>
          <w:divsChild>
            <w:div w:id="201802242">
              <w:marLeft w:val="75"/>
              <w:marRight w:val="75"/>
              <w:marTop w:val="75"/>
              <w:marBottom w:val="0"/>
              <w:divBdr>
                <w:top w:val="none" w:sz="0" w:space="0" w:color="auto"/>
                <w:left w:val="none" w:sz="0" w:space="0" w:color="auto"/>
                <w:bottom w:val="none" w:sz="0" w:space="0" w:color="auto"/>
                <w:right w:val="none" w:sz="0" w:space="0" w:color="auto"/>
              </w:divBdr>
              <w:divsChild>
                <w:div w:id="201795257">
                  <w:marLeft w:val="0"/>
                  <w:marRight w:val="0"/>
                  <w:marTop w:val="60"/>
                  <w:marBottom w:val="30"/>
                  <w:divBdr>
                    <w:top w:val="none" w:sz="0" w:space="0" w:color="auto"/>
                    <w:left w:val="none" w:sz="0" w:space="0" w:color="auto"/>
                    <w:bottom w:val="none" w:sz="0" w:space="0" w:color="auto"/>
                    <w:right w:val="none" w:sz="0" w:space="0" w:color="auto"/>
                  </w:divBdr>
                </w:div>
                <w:div w:id="201799034">
                  <w:marLeft w:val="0"/>
                  <w:marRight w:val="0"/>
                  <w:marTop w:val="60"/>
                  <w:marBottom w:val="30"/>
                  <w:divBdr>
                    <w:top w:val="none" w:sz="0" w:space="0" w:color="auto"/>
                    <w:left w:val="none" w:sz="0" w:space="0" w:color="auto"/>
                    <w:bottom w:val="none" w:sz="0" w:space="0" w:color="auto"/>
                    <w:right w:val="none" w:sz="0" w:space="0" w:color="auto"/>
                  </w:divBdr>
                </w:div>
                <w:div w:id="201799350">
                  <w:marLeft w:val="0"/>
                  <w:marRight w:val="0"/>
                  <w:marTop w:val="60"/>
                  <w:marBottom w:val="30"/>
                  <w:divBdr>
                    <w:top w:val="none" w:sz="0" w:space="0" w:color="auto"/>
                    <w:left w:val="none" w:sz="0" w:space="0" w:color="auto"/>
                    <w:bottom w:val="none" w:sz="0" w:space="0" w:color="auto"/>
                    <w:right w:val="none" w:sz="0" w:space="0" w:color="auto"/>
                  </w:divBdr>
                </w:div>
              </w:divsChild>
            </w:div>
            <w:div w:id="201802881">
              <w:marLeft w:val="0"/>
              <w:marRight w:val="0"/>
              <w:marTop w:val="0"/>
              <w:marBottom w:val="0"/>
              <w:divBdr>
                <w:top w:val="none" w:sz="0" w:space="0" w:color="auto"/>
                <w:left w:val="none" w:sz="0" w:space="0" w:color="auto"/>
                <w:bottom w:val="none" w:sz="0" w:space="0" w:color="auto"/>
                <w:right w:val="none" w:sz="0" w:space="0" w:color="auto"/>
              </w:divBdr>
              <w:divsChild>
                <w:div w:id="20179779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86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86">
              <w:marLeft w:val="0"/>
              <w:marRight w:val="0"/>
              <w:marTop w:val="0"/>
              <w:marBottom w:val="0"/>
              <w:divBdr>
                <w:top w:val="none" w:sz="0" w:space="0" w:color="auto"/>
                <w:left w:val="none" w:sz="0" w:space="0" w:color="auto"/>
                <w:bottom w:val="none" w:sz="0" w:space="0" w:color="auto"/>
                <w:right w:val="none" w:sz="0" w:space="0" w:color="auto"/>
              </w:divBdr>
              <w:divsChild>
                <w:div w:id="20180203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551">
              <w:marLeft w:val="75"/>
              <w:marRight w:val="75"/>
              <w:marTop w:val="75"/>
              <w:marBottom w:val="0"/>
              <w:divBdr>
                <w:top w:val="none" w:sz="0" w:space="0" w:color="auto"/>
                <w:left w:val="none" w:sz="0" w:space="0" w:color="auto"/>
                <w:bottom w:val="none" w:sz="0" w:space="0" w:color="auto"/>
                <w:right w:val="none" w:sz="0" w:space="0" w:color="auto"/>
              </w:divBdr>
              <w:divsChild>
                <w:div w:id="201795333">
                  <w:marLeft w:val="0"/>
                  <w:marRight w:val="0"/>
                  <w:marTop w:val="60"/>
                  <w:marBottom w:val="30"/>
                  <w:divBdr>
                    <w:top w:val="none" w:sz="0" w:space="0" w:color="auto"/>
                    <w:left w:val="none" w:sz="0" w:space="0" w:color="auto"/>
                    <w:bottom w:val="none" w:sz="0" w:space="0" w:color="auto"/>
                    <w:right w:val="none" w:sz="0" w:space="0" w:color="auto"/>
                  </w:divBdr>
                </w:div>
                <w:div w:id="201795942">
                  <w:marLeft w:val="0"/>
                  <w:marRight w:val="0"/>
                  <w:marTop w:val="60"/>
                  <w:marBottom w:val="30"/>
                  <w:divBdr>
                    <w:top w:val="none" w:sz="0" w:space="0" w:color="auto"/>
                    <w:left w:val="none" w:sz="0" w:space="0" w:color="auto"/>
                    <w:bottom w:val="none" w:sz="0" w:space="0" w:color="auto"/>
                    <w:right w:val="none" w:sz="0" w:space="0" w:color="auto"/>
                  </w:divBdr>
                </w:div>
                <w:div w:id="20179653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59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690">
              <w:marLeft w:val="75"/>
              <w:marRight w:val="75"/>
              <w:marTop w:val="75"/>
              <w:marBottom w:val="0"/>
              <w:divBdr>
                <w:top w:val="none" w:sz="0" w:space="0" w:color="auto"/>
                <w:left w:val="none" w:sz="0" w:space="0" w:color="auto"/>
                <w:bottom w:val="none" w:sz="0" w:space="0" w:color="auto"/>
                <w:right w:val="none" w:sz="0" w:space="0" w:color="auto"/>
              </w:divBdr>
              <w:divsChild>
                <w:div w:id="201799234">
                  <w:marLeft w:val="0"/>
                  <w:marRight w:val="0"/>
                  <w:marTop w:val="60"/>
                  <w:marBottom w:val="30"/>
                  <w:divBdr>
                    <w:top w:val="none" w:sz="0" w:space="0" w:color="auto"/>
                    <w:left w:val="none" w:sz="0" w:space="0" w:color="auto"/>
                    <w:bottom w:val="none" w:sz="0" w:space="0" w:color="auto"/>
                    <w:right w:val="none" w:sz="0" w:space="0" w:color="auto"/>
                  </w:divBdr>
                </w:div>
                <w:div w:id="201799456">
                  <w:marLeft w:val="0"/>
                  <w:marRight w:val="0"/>
                  <w:marTop w:val="60"/>
                  <w:marBottom w:val="30"/>
                  <w:divBdr>
                    <w:top w:val="none" w:sz="0" w:space="0" w:color="auto"/>
                    <w:left w:val="none" w:sz="0" w:space="0" w:color="auto"/>
                    <w:bottom w:val="none" w:sz="0" w:space="0" w:color="auto"/>
                    <w:right w:val="none" w:sz="0" w:space="0" w:color="auto"/>
                  </w:divBdr>
                </w:div>
                <w:div w:id="201802790">
                  <w:marLeft w:val="0"/>
                  <w:marRight w:val="0"/>
                  <w:marTop w:val="60"/>
                  <w:marBottom w:val="30"/>
                  <w:divBdr>
                    <w:top w:val="none" w:sz="0" w:space="0" w:color="auto"/>
                    <w:left w:val="none" w:sz="0" w:space="0" w:color="auto"/>
                    <w:bottom w:val="none" w:sz="0" w:space="0" w:color="auto"/>
                    <w:right w:val="none" w:sz="0" w:space="0" w:color="auto"/>
                  </w:divBdr>
                </w:div>
              </w:divsChild>
            </w:div>
            <w:div w:id="201802059">
              <w:marLeft w:val="0"/>
              <w:marRight w:val="0"/>
              <w:marTop w:val="0"/>
              <w:marBottom w:val="0"/>
              <w:divBdr>
                <w:top w:val="none" w:sz="0" w:space="0" w:color="auto"/>
                <w:left w:val="none" w:sz="0" w:space="0" w:color="auto"/>
                <w:bottom w:val="none" w:sz="0" w:space="0" w:color="auto"/>
                <w:right w:val="none" w:sz="0" w:space="0" w:color="auto"/>
              </w:divBdr>
              <w:divsChild>
                <w:div w:id="20179814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8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30">
              <w:marLeft w:val="75"/>
              <w:marRight w:val="75"/>
              <w:marTop w:val="75"/>
              <w:marBottom w:val="0"/>
              <w:divBdr>
                <w:top w:val="none" w:sz="0" w:space="0" w:color="auto"/>
                <w:left w:val="none" w:sz="0" w:space="0" w:color="auto"/>
                <w:bottom w:val="none" w:sz="0" w:space="0" w:color="auto"/>
                <w:right w:val="none" w:sz="0" w:space="0" w:color="auto"/>
              </w:divBdr>
              <w:divsChild>
                <w:div w:id="201797458">
                  <w:marLeft w:val="0"/>
                  <w:marRight w:val="0"/>
                  <w:marTop w:val="60"/>
                  <w:marBottom w:val="30"/>
                  <w:divBdr>
                    <w:top w:val="none" w:sz="0" w:space="0" w:color="auto"/>
                    <w:left w:val="none" w:sz="0" w:space="0" w:color="auto"/>
                    <w:bottom w:val="none" w:sz="0" w:space="0" w:color="auto"/>
                    <w:right w:val="none" w:sz="0" w:space="0" w:color="auto"/>
                  </w:divBdr>
                </w:div>
                <w:div w:id="201801621">
                  <w:marLeft w:val="0"/>
                  <w:marRight w:val="0"/>
                  <w:marTop w:val="60"/>
                  <w:marBottom w:val="30"/>
                  <w:divBdr>
                    <w:top w:val="none" w:sz="0" w:space="0" w:color="auto"/>
                    <w:left w:val="none" w:sz="0" w:space="0" w:color="auto"/>
                    <w:bottom w:val="none" w:sz="0" w:space="0" w:color="auto"/>
                    <w:right w:val="none" w:sz="0" w:space="0" w:color="auto"/>
                  </w:divBdr>
                </w:div>
                <w:div w:id="201803142">
                  <w:marLeft w:val="0"/>
                  <w:marRight w:val="0"/>
                  <w:marTop w:val="60"/>
                  <w:marBottom w:val="30"/>
                  <w:divBdr>
                    <w:top w:val="none" w:sz="0" w:space="0" w:color="auto"/>
                    <w:left w:val="none" w:sz="0" w:space="0" w:color="auto"/>
                    <w:bottom w:val="none" w:sz="0" w:space="0" w:color="auto"/>
                    <w:right w:val="none" w:sz="0" w:space="0" w:color="auto"/>
                  </w:divBdr>
                </w:div>
              </w:divsChild>
            </w:div>
            <w:div w:id="201800243">
              <w:marLeft w:val="0"/>
              <w:marRight w:val="0"/>
              <w:marTop w:val="0"/>
              <w:marBottom w:val="0"/>
              <w:divBdr>
                <w:top w:val="none" w:sz="0" w:space="0" w:color="auto"/>
                <w:left w:val="none" w:sz="0" w:space="0" w:color="auto"/>
                <w:bottom w:val="none" w:sz="0" w:space="0" w:color="auto"/>
                <w:right w:val="none" w:sz="0" w:space="0" w:color="auto"/>
              </w:divBdr>
              <w:divsChild>
                <w:div w:id="20179786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89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36">
              <w:marLeft w:val="75"/>
              <w:marRight w:val="75"/>
              <w:marTop w:val="75"/>
              <w:marBottom w:val="0"/>
              <w:divBdr>
                <w:top w:val="none" w:sz="0" w:space="0" w:color="auto"/>
                <w:left w:val="none" w:sz="0" w:space="0" w:color="auto"/>
                <w:bottom w:val="none" w:sz="0" w:space="0" w:color="auto"/>
                <w:right w:val="none" w:sz="0" w:space="0" w:color="auto"/>
              </w:divBdr>
              <w:divsChild>
                <w:div w:id="201799908">
                  <w:marLeft w:val="0"/>
                  <w:marRight w:val="0"/>
                  <w:marTop w:val="60"/>
                  <w:marBottom w:val="30"/>
                  <w:divBdr>
                    <w:top w:val="none" w:sz="0" w:space="0" w:color="auto"/>
                    <w:left w:val="none" w:sz="0" w:space="0" w:color="auto"/>
                    <w:bottom w:val="none" w:sz="0" w:space="0" w:color="auto"/>
                    <w:right w:val="none" w:sz="0" w:space="0" w:color="auto"/>
                  </w:divBdr>
                </w:div>
                <w:div w:id="201800641">
                  <w:marLeft w:val="0"/>
                  <w:marRight w:val="0"/>
                  <w:marTop w:val="60"/>
                  <w:marBottom w:val="30"/>
                  <w:divBdr>
                    <w:top w:val="none" w:sz="0" w:space="0" w:color="auto"/>
                    <w:left w:val="none" w:sz="0" w:space="0" w:color="auto"/>
                    <w:bottom w:val="none" w:sz="0" w:space="0" w:color="auto"/>
                    <w:right w:val="none" w:sz="0" w:space="0" w:color="auto"/>
                  </w:divBdr>
                </w:div>
                <w:div w:id="201801050">
                  <w:marLeft w:val="0"/>
                  <w:marRight w:val="0"/>
                  <w:marTop w:val="60"/>
                  <w:marBottom w:val="30"/>
                  <w:divBdr>
                    <w:top w:val="none" w:sz="0" w:space="0" w:color="auto"/>
                    <w:left w:val="none" w:sz="0" w:space="0" w:color="auto"/>
                    <w:bottom w:val="none" w:sz="0" w:space="0" w:color="auto"/>
                    <w:right w:val="none" w:sz="0" w:space="0" w:color="auto"/>
                  </w:divBdr>
                </w:div>
              </w:divsChild>
            </w:div>
            <w:div w:id="201797628">
              <w:marLeft w:val="0"/>
              <w:marRight w:val="0"/>
              <w:marTop w:val="0"/>
              <w:marBottom w:val="0"/>
              <w:divBdr>
                <w:top w:val="none" w:sz="0" w:space="0" w:color="auto"/>
                <w:left w:val="none" w:sz="0" w:space="0" w:color="auto"/>
                <w:bottom w:val="none" w:sz="0" w:space="0" w:color="auto"/>
                <w:right w:val="none" w:sz="0" w:space="0" w:color="auto"/>
              </w:divBdr>
              <w:divsChild>
                <w:div w:id="2017975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511">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14">
              <w:marLeft w:val="75"/>
              <w:marRight w:val="75"/>
              <w:marTop w:val="75"/>
              <w:marBottom w:val="0"/>
              <w:divBdr>
                <w:top w:val="none" w:sz="0" w:space="0" w:color="auto"/>
                <w:left w:val="none" w:sz="0" w:space="0" w:color="auto"/>
                <w:bottom w:val="none" w:sz="0" w:space="0" w:color="auto"/>
                <w:right w:val="none" w:sz="0" w:space="0" w:color="auto"/>
              </w:divBdr>
              <w:divsChild>
                <w:div w:id="201797212">
                  <w:marLeft w:val="0"/>
                  <w:marRight w:val="0"/>
                  <w:marTop w:val="60"/>
                  <w:marBottom w:val="30"/>
                  <w:divBdr>
                    <w:top w:val="none" w:sz="0" w:space="0" w:color="auto"/>
                    <w:left w:val="none" w:sz="0" w:space="0" w:color="auto"/>
                    <w:bottom w:val="none" w:sz="0" w:space="0" w:color="auto"/>
                    <w:right w:val="none" w:sz="0" w:space="0" w:color="auto"/>
                  </w:divBdr>
                </w:div>
                <w:div w:id="201800346">
                  <w:marLeft w:val="0"/>
                  <w:marRight w:val="0"/>
                  <w:marTop w:val="60"/>
                  <w:marBottom w:val="30"/>
                  <w:divBdr>
                    <w:top w:val="none" w:sz="0" w:space="0" w:color="auto"/>
                    <w:left w:val="none" w:sz="0" w:space="0" w:color="auto"/>
                    <w:bottom w:val="none" w:sz="0" w:space="0" w:color="auto"/>
                    <w:right w:val="none" w:sz="0" w:space="0" w:color="auto"/>
                  </w:divBdr>
                </w:div>
                <w:div w:id="20180189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69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49">
              <w:marLeft w:val="0"/>
              <w:marRight w:val="0"/>
              <w:marTop w:val="0"/>
              <w:marBottom w:val="0"/>
              <w:divBdr>
                <w:top w:val="none" w:sz="0" w:space="0" w:color="auto"/>
                <w:left w:val="none" w:sz="0" w:space="0" w:color="auto"/>
                <w:bottom w:val="none" w:sz="0" w:space="0" w:color="auto"/>
                <w:right w:val="none" w:sz="0" w:space="0" w:color="auto"/>
              </w:divBdr>
              <w:divsChild>
                <w:div w:id="20179796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208">
              <w:marLeft w:val="75"/>
              <w:marRight w:val="75"/>
              <w:marTop w:val="75"/>
              <w:marBottom w:val="0"/>
              <w:divBdr>
                <w:top w:val="none" w:sz="0" w:space="0" w:color="auto"/>
                <w:left w:val="none" w:sz="0" w:space="0" w:color="auto"/>
                <w:bottom w:val="none" w:sz="0" w:space="0" w:color="auto"/>
                <w:right w:val="none" w:sz="0" w:space="0" w:color="auto"/>
              </w:divBdr>
              <w:divsChild>
                <w:div w:id="201795180">
                  <w:marLeft w:val="0"/>
                  <w:marRight w:val="0"/>
                  <w:marTop w:val="60"/>
                  <w:marBottom w:val="30"/>
                  <w:divBdr>
                    <w:top w:val="none" w:sz="0" w:space="0" w:color="auto"/>
                    <w:left w:val="none" w:sz="0" w:space="0" w:color="auto"/>
                    <w:bottom w:val="none" w:sz="0" w:space="0" w:color="auto"/>
                    <w:right w:val="none" w:sz="0" w:space="0" w:color="auto"/>
                  </w:divBdr>
                </w:div>
                <w:div w:id="201795467">
                  <w:marLeft w:val="0"/>
                  <w:marRight w:val="0"/>
                  <w:marTop w:val="60"/>
                  <w:marBottom w:val="30"/>
                  <w:divBdr>
                    <w:top w:val="none" w:sz="0" w:space="0" w:color="auto"/>
                    <w:left w:val="none" w:sz="0" w:space="0" w:color="auto"/>
                    <w:bottom w:val="none" w:sz="0" w:space="0" w:color="auto"/>
                    <w:right w:val="none" w:sz="0" w:space="0" w:color="auto"/>
                  </w:divBdr>
                </w:div>
                <w:div w:id="20180186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37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97">
              <w:marLeft w:val="0"/>
              <w:marRight w:val="0"/>
              <w:marTop w:val="0"/>
              <w:marBottom w:val="0"/>
              <w:divBdr>
                <w:top w:val="none" w:sz="0" w:space="0" w:color="auto"/>
                <w:left w:val="none" w:sz="0" w:space="0" w:color="auto"/>
                <w:bottom w:val="none" w:sz="0" w:space="0" w:color="auto"/>
                <w:right w:val="none" w:sz="0" w:space="0" w:color="auto"/>
              </w:divBdr>
              <w:divsChild>
                <w:div w:id="20179670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054">
              <w:marLeft w:val="75"/>
              <w:marRight w:val="75"/>
              <w:marTop w:val="75"/>
              <w:marBottom w:val="0"/>
              <w:divBdr>
                <w:top w:val="none" w:sz="0" w:space="0" w:color="auto"/>
                <w:left w:val="none" w:sz="0" w:space="0" w:color="auto"/>
                <w:bottom w:val="none" w:sz="0" w:space="0" w:color="auto"/>
                <w:right w:val="none" w:sz="0" w:space="0" w:color="auto"/>
              </w:divBdr>
              <w:divsChild>
                <w:div w:id="201795127">
                  <w:marLeft w:val="0"/>
                  <w:marRight w:val="0"/>
                  <w:marTop w:val="60"/>
                  <w:marBottom w:val="30"/>
                  <w:divBdr>
                    <w:top w:val="none" w:sz="0" w:space="0" w:color="auto"/>
                    <w:left w:val="none" w:sz="0" w:space="0" w:color="auto"/>
                    <w:bottom w:val="none" w:sz="0" w:space="0" w:color="auto"/>
                    <w:right w:val="none" w:sz="0" w:space="0" w:color="auto"/>
                  </w:divBdr>
                </w:div>
                <w:div w:id="201796308">
                  <w:marLeft w:val="0"/>
                  <w:marRight w:val="0"/>
                  <w:marTop w:val="60"/>
                  <w:marBottom w:val="30"/>
                  <w:divBdr>
                    <w:top w:val="none" w:sz="0" w:space="0" w:color="auto"/>
                    <w:left w:val="none" w:sz="0" w:space="0" w:color="auto"/>
                    <w:bottom w:val="none" w:sz="0" w:space="0" w:color="auto"/>
                    <w:right w:val="none" w:sz="0" w:space="0" w:color="auto"/>
                  </w:divBdr>
                </w:div>
                <w:div w:id="20179992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86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57">
              <w:marLeft w:val="0"/>
              <w:marRight w:val="0"/>
              <w:marTop w:val="0"/>
              <w:marBottom w:val="0"/>
              <w:divBdr>
                <w:top w:val="none" w:sz="0" w:space="0" w:color="auto"/>
                <w:left w:val="none" w:sz="0" w:space="0" w:color="auto"/>
                <w:bottom w:val="none" w:sz="0" w:space="0" w:color="auto"/>
                <w:right w:val="none" w:sz="0" w:space="0" w:color="auto"/>
              </w:divBdr>
              <w:divsChild>
                <w:div w:id="20179709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680">
              <w:marLeft w:val="75"/>
              <w:marRight w:val="75"/>
              <w:marTop w:val="75"/>
              <w:marBottom w:val="0"/>
              <w:divBdr>
                <w:top w:val="none" w:sz="0" w:space="0" w:color="auto"/>
                <w:left w:val="none" w:sz="0" w:space="0" w:color="auto"/>
                <w:bottom w:val="none" w:sz="0" w:space="0" w:color="auto"/>
                <w:right w:val="none" w:sz="0" w:space="0" w:color="auto"/>
              </w:divBdr>
              <w:divsChild>
                <w:div w:id="201796286">
                  <w:marLeft w:val="0"/>
                  <w:marRight w:val="0"/>
                  <w:marTop w:val="60"/>
                  <w:marBottom w:val="30"/>
                  <w:divBdr>
                    <w:top w:val="none" w:sz="0" w:space="0" w:color="auto"/>
                    <w:left w:val="none" w:sz="0" w:space="0" w:color="auto"/>
                    <w:bottom w:val="none" w:sz="0" w:space="0" w:color="auto"/>
                    <w:right w:val="none" w:sz="0" w:space="0" w:color="auto"/>
                  </w:divBdr>
                </w:div>
                <w:div w:id="201797709">
                  <w:marLeft w:val="0"/>
                  <w:marRight w:val="0"/>
                  <w:marTop w:val="60"/>
                  <w:marBottom w:val="30"/>
                  <w:divBdr>
                    <w:top w:val="none" w:sz="0" w:space="0" w:color="auto"/>
                    <w:left w:val="none" w:sz="0" w:space="0" w:color="auto"/>
                    <w:bottom w:val="none" w:sz="0" w:space="0" w:color="auto"/>
                    <w:right w:val="none" w:sz="0" w:space="0" w:color="auto"/>
                  </w:divBdr>
                </w:div>
                <w:div w:id="20180141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02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27">
              <w:marLeft w:val="0"/>
              <w:marRight w:val="0"/>
              <w:marTop w:val="0"/>
              <w:marBottom w:val="0"/>
              <w:divBdr>
                <w:top w:val="none" w:sz="0" w:space="0" w:color="auto"/>
                <w:left w:val="none" w:sz="0" w:space="0" w:color="auto"/>
                <w:bottom w:val="none" w:sz="0" w:space="0" w:color="auto"/>
                <w:right w:val="none" w:sz="0" w:space="0" w:color="auto"/>
              </w:divBdr>
              <w:divsChild>
                <w:div w:id="20179605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231">
              <w:marLeft w:val="75"/>
              <w:marRight w:val="75"/>
              <w:marTop w:val="75"/>
              <w:marBottom w:val="0"/>
              <w:divBdr>
                <w:top w:val="none" w:sz="0" w:space="0" w:color="auto"/>
                <w:left w:val="none" w:sz="0" w:space="0" w:color="auto"/>
                <w:bottom w:val="none" w:sz="0" w:space="0" w:color="auto"/>
                <w:right w:val="none" w:sz="0" w:space="0" w:color="auto"/>
              </w:divBdr>
              <w:divsChild>
                <w:div w:id="201797049">
                  <w:marLeft w:val="0"/>
                  <w:marRight w:val="0"/>
                  <w:marTop w:val="60"/>
                  <w:marBottom w:val="30"/>
                  <w:divBdr>
                    <w:top w:val="none" w:sz="0" w:space="0" w:color="auto"/>
                    <w:left w:val="none" w:sz="0" w:space="0" w:color="auto"/>
                    <w:bottom w:val="none" w:sz="0" w:space="0" w:color="auto"/>
                    <w:right w:val="none" w:sz="0" w:space="0" w:color="auto"/>
                  </w:divBdr>
                </w:div>
                <w:div w:id="201798904">
                  <w:marLeft w:val="0"/>
                  <w:marRight w:val="0"/>
                  <w:marTop w:val="60"/>
                  <w:marBottom w:val="30"/>
                  <w:divBdr>
                    <w:top w:val="none" w:sz="0" w:space="0" w:color="auto"/>
                    <w:left w:val="none" w:sz="0" w:space="0" w:color="auto"/>
                    <w:bottom w:val="none" w:sz="0" w:space="0" w:color="auto"/>
                    <w:right w:val="none" w:sz="0" w:space="0" w:color="auto"/>
                  </w:divBdr>
                </w:div>
                <w:div w:id="20180160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14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33">
              <w:marLeft w:val="0"/>
              <w:marRight w:val="0"/>
              <w:marTop w:val="0"/>
              <w:marBottom w:val="0"/>
              <w:divBdr>
                <w:top w:val="none" w:sz="0" w:space="0" w:color="auto"/>
                <w:left w:val="none" w:sz="0" w:space="0" w:color="auto"/>
                <w:bottom w:val="none" w:sz="0" w:space="0" w:color="auto"/>
                <w:right w:val="none" w:sz="0" w:space="0" w:color="auto"/>
              </w:divBdr>
              <w:divsChild>
                <w:div w:id="20179923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210">
              <w:marLeft w:val="75"/>
              <w:marRight w:val="75"/>
              <w:marTop w:val="75"/>
              <w:marBottom w:val="0"/>
              <w:divBdr>
                <w:top w:val="none" w:sz="0" w:space="0" w:color="auto"/>
                <w:left w:val="none" w:sz="0" w:space="0" w:color="auto"/>
                <w:bottom w:val="none" w:sz="0" w:space="0" w:color="auto"/>
                <w:right w:val="none" w:sz="0" w:space="0" w:color="auto"/>
              </w:divBdr>
              <w:divsChild>
                <w:div w:id="201796921">
                  <w:marLeft w:val="0"/>
                  <w:marRight w:val="0"/>
                  <w:marTop w:val="60"/>
                  <w:marBottom w:val="30"/>
                  <w:divBdr>
                    <w:top w:val="none" w:sz="0" w:space="0" w:color="auto"/>
                    <w:left w:val="none" w:sz="0" w:space="0" w:color="auto"/>
                    <w:bottom w:val="none" w:sz="0" w:space="0" w:color="auto"/>
                    <w:right w:val="none" w:sz="0" w:space="0" w:color="auto"/>
                  </w:divBdr>
                </w:div>
                <w:div w:id="201797548">
                  <w:marLeft w:val="0"/>
                  <w:marRight w:val="0"/>
                  <w:marTop w:val="60"/>
                  <w:marBottom w:val="30"/>
                  <w:divBdr>
                    <w:top w:val="none" w:sz="0" w:space="0" w:color="auto"/>
                    <w:left w:val="none" w:sz="0" w:space="0" w:color="auto"/>
                    <w:bottom w:val="none" w:sz="0" w:space="0" w:color="auto"/>
                    <w:right w:val="none" w:sz="0" w:space="0" w:color="auto"/>
                  </w:divBdr>
                </w:div>
                <w:div w:id="20179907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41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72">
              <w:marLeft w:val="0"/>
              <w:marRight w:val="0"/>
              <w:marTop w:val="0"/>
              <w:marBottom w:val="0"/>
              <w:divBdr>
                <w:top w:val="none" w:sz="0" w:space="0" w:color="auto"/>
                <w:left w:val="none" w:sz="0" w:space="0" w:color="auto"/>
                <w:bottom w:val="none" w:sz="0" w:space="0" w:color="auto"/>
                <w:right w:val="none" w:sz="0" w:space="0" w:color="auto"/>
              </w:divBdr>
              <w:divsChild>
                <w:div w:id="20179515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719">
              <w:marLeft w:val="75"/>
              <w:marRight w:val="75"/>
              <w:marTop w:val="75"/>
              <w:marBottom w:val="0"/>
              <w:divBdr>
                <w:top w:val="none" w:sz="0" w:space="0" w:color="auto"/>
                <w:left w:val="none" w:sz="0" w:space="0" w:color="auto"/>
                <w:bottom w:val="none" w:sz="0" w:space="0" w:color="auto"/>
                <w:right w:val="none" w:sz="0" w:space="0" w:color="auto"/>
              </w:divBdr>
              <w:divsChild>
                <w:div w:id="201796198">
                  <w:marLeft w:val="0"/>
                  <w:marRight w:val="0"/>
                  <w:marTop w:val="60"/>
                  <w:marBottom w:val="30"/>
                  <w:divBdr>
                    <w:top w:val="none" w:sz="0" w:space="0" w:color="auto"/>
                    <w:left w:val="none" w:sz="0" w:space="0" w:color="auto"/>
                    <w:bottom w:val="none" w:sz="0" w:space="0" w:color="auto"/>
                    <w:right w:val="none" w:sz="0" w:space="0" w:color="auto"/>
                  </w:divBdr>
                </w:div>
                <w:div w:id="201797545">
                  <w:marLeft w:val="0"/>
                  <w:marRight w:val="0"/>
                  <w:marTop w:val="60"/>
                  <w:marBottom w:val="30"/>
                  <w:divBdr>
                    <w:top w:val="none" w:sz="0" w:space="0" w:color="auto"/>
                    <w:left w:val="none" w:sz="0" w:space="0" w:color="auto"/>
                    <w:bottom w:val="none" w:sz="0" w:space="0" w:color="auto"/>
                    <w:right w:val="none" w:sz="0" w:space="0" w:color="auto"/>
                  </w:divBdr>
                </w:div>
                <w:div w:id="20180201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57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14">
              <w:marLeft w:val="0"/>
              <w:marRight w:val="0"/>
              <w:marTop w:val="0"/>
              <w:marBottom w:val="0"/>
              <w:divBdr>
                <w:top w:val="none" w:sz="0" w:space="0" w:color="auto"/>
                <w:left w:val="none" w:sz="0" w:space="0" w:color="auto"/>
                <w:bottom w:val="none" w:sz="0" w:space="0" w:color="auto"/>
                <w:right w:val="none" w:sz="0" w:space="0" w:color="auto"/>
              </w:divBdr>
              <w:divsChild>
                <w:div w:id="20179949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547">
              <w:marLeft w:val="75"/>
              <w:marRight w:val="75"/>
              <w:marTop w:val="75"/>
              <w:marBottom w:val="0"/>
              <w:divBdr>
                <w:top w:val="none" w:sz="0" w:space="0" w:color="auto"/>
                <w:left w:val="none" w:sz="0" w:space="0" w:color="auto"/>
                <w:bottom w:val="none" w:sz="0" w:space="0" w:color="auto"/>
                <w:right w:val="none" w:sz="0" w:space="0" w:color="auto"/>
              </w:divBdr>
              <w:divsChild>
                <w:div w:id="201799812">
                  <w:marLeft w:val="0"/>
                  <w:marRight w:val="0"/>
                  <w:marTop w:val="60"/>
                  <w:marBottom w:val="30"/>
                  <w:divBdr>
                    <w:top w:val="none" w:sz="0" w:space="0" w:color="auto"/>
                    <w:left w:val="none" w:sz="0" w:space="0" w:color="auto"/>
                    <w:bottom w:val="none" w:sz="0" w:space="0" w:color="auto"/>
                    <w:right w:val="none" w:sz="0" w:space="0" w:color="auto"/>
                  </w:divBdr>
                </w:div>
                <w:div w:id="201802255">
                  <w:marLeft w:val="0"/>
                  <w:marRight w:val="0"/>
                  <w:marTop w:val="60"/>
                  <w:marBottom w:val="30"/>
                  <w:divBdr>
                    <w:top w:val="none" w:sz="0" w:space="0" w:color="auto"/>
                    <w:left w:val="none" w:sz="0" w:space="0" w:color="auto"/>
                    <w:bottom w:val="none" w:sz="0" w:space="0" w:color="auto"/>
                    <w:right w:val="none" w:sz="0" w:space="0" w:color="auto"/>
                  </w:divBdr>
                </w:div>
                <w:div w:id="20180237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96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634">
              <w:marLeft w:val="75"/>
              <w:marRight w:val="75"/>
              <w:marTop w:val="75"/>
              <w:marBottom w:val="0"/>
              <w:divBdr>
                <w:top w:val="none" w:sz="0" w:space="0" w:color="auto"/>
                <w:left w:val="none" w:sz="0" w:space="0" w:color="auto"/>
                <w:bottom w:val="none" w:sz="0" w:space="0" w:color="auto"/>
                <w:right w:val="none" w:sz="0" w:space="0" w:color="auto"/>
              </w:divBdr>
              <w:divsChild>
                <w:div w:id="201795691">
                  <w:marLeft w:val="0"/>
                  <w:marRight w:val="0"/>
                  <w:marTop w:val="60"/>
                  <w:marBottom w:val="30"/>
                  <w:divBdr>
                    <w:top w:val="none" w:sz="0" w:space="0" w:color="auto"/>
                    <w:left w:val="none" w:sz="0" w:space="0" w:color="auto"/>
                    <w:bottom w:val="none" w:sz="0" w:space="0" w:color="auto"/>
                    <w:right w:val="none" w:sz="0" w:space="0" w:color="auto"/>
                  </w:divBdr>
                </w:div>
                <w:div w:id="201802991">
                  <w:marLeft w:val="0"/>
                  <w:marRight w:val="0"/>
                  <w:marTop w:val="60"/>
                  <w:marBottom w:val="30"/>
                  <w:divBdr>
                    <w:top w:val="none" w:sz="0" w:space="0" w:color="auto"/>
                    <w:left w:val="none" w:sz="0" w:space="0" w:color="auto"/>
                    <w:bottom w:val="none" w:sz="0" w:space="0" w:color="auto"/>
                    <w:right w:val="none" w:sz="0" w:space="0" w:color="auto"/>
                  </w:divBdr>
                </w:div>
                <w:div w:id="201803189">
                  <w:marLeft w:val="0"/>
                  <w:marRight w:val="0"/>
                  <w:marTop w:val="60"/>
                  <w:marBottom w:val="30"/>
                  <w:divBdr>
                    <w:top w:val="none" w:sz="0" w:space="0" w:color="auto"/>
                    <w:left w:val="none" w:sz="0" w:space="0" w:color="auto"/>
                    <w:bottom w:val="none" w:sz="0" w:space="0" w:color="auto"/>
                    <w:right w:val="none" w:sz="0" w:space="0" w:color="auto"/>
                  </w:divBdr>
                </w:div>
              </w:divsChild>
            </w:div>
            <w:div w:id="201803158">
              <w:marLeft w:val="0"/>
              <w:marRight w:val="0"/>
              <w:marTop w:val="0"/>
              <w:marBottom w:val="0"/>
              <w:divBdr>
                <w:top w:val="none" w:sz="0" w:space="0" w:color="auto"/>
                <w:left w:val="none" w:sz="0" w:space="0" w:color="auto"/>
                <w:bottom w:val="none" w:sz="0" w:space="0" w:color="auto"/>
                <w:right w:val="none" w:sz="0" w:space="0" w:color="auto"/>
              </w:divBdr>
              <w:divsChild>
                <w:div w:id="20179777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0353">
      <w:marLeft w:val="0"/>
      <w:marRight w:val="0"/>
      <w:marTop w:val="0"/>
      <w:marBottom w:val="0"/>
      <w:divBdr>
        <w:top w:val="none" w:sz="0" w:space="0" w:color="auto"/>
        <w:left w:val="none" w:sz="0" w:space="0" w:color="auto"/>
        <w:bottom w:val="none" w:sz="0" w:space="0" w:color="auto"/>
        <w:right w:val="none" w:sz="0" w:space="0" w:color="auto"/>
      </w:divBdr>
      <w:divsChild>
        <w:div w:id="201798793">
          <w:marLeft w:val="0"/>
          <w:marRight w:val="0"/>
          <w:marTop w:val="75"/>
          <w:marBottom w:val="0"/>
          <w:divBdr>
            <w:top w:val="single" w:sz="6" w:space="4" w:color="A6C9E2"/>
            <w:left w:val="single" w:sz="6" w:space="4" w:color="A6C9E2"/>
            <w:bottom w:val="single" w:sz="6" w:space="4" w:color="A6C9E2"/>
            <w:right w:val="single" w:sz="6" w:space="4" w:color="A6C9E2"/>
          </w:divBdr>
          <w:divsChild>
            <w:div w:id="201802751">
              <w:marLeft w:val="75"/>
              <w:marRight w:val="75"/>
              <w:marTop w:val="75"/>
              <w:marBottom w:val="0"/>
              <w:divBdr>
                <w:top w:val="none" w:sz="0" w:space="0" w:color="auto"/>
                <w:left w:val="none" w:sz="0" w:space="0" w:color="auto"/>
                <w:bottom w:val="none" w:sz="0" w:space="0" w:color="auto"/>
                <w:right w:val="none" w:sz="0" w:space="0" w:color="auto"/>
              </w:divBdr>
              <w:divsChild>
                <w:div w:id="201799594">
                  <w:marLeft w:val="0"/>
                  <w:marRight w:val="0"/>
                  <w:marTop w:val="60"/>
                  <w:marBottom w:val="30"/>
                  <w:divBdr>
                    <w:top w:val="none" w:sz="0" w:space="0" w:color="auto"/>
                    <w:left w:val="none" w:sz="0" w:space="0" w:color="auto"/>
                    <w:bottom w:val="none" w:sz="0" w:space="0" w:color="auto"/>
                    <w:right w:val="none" w:sz="0" w:space="0" w:color="auto"/>
                  </w:divBdr>
                </w:div>
                <w:div w:id="201799816">
                  <w:marLeft w:val="0"/>
                  <w:marRight w:val="0"/>
                  <w:marTop w:val="60"/>
                  <w:marBottom w:val="30"/>
                  <w:divBdr>
                    <w:top w:val="none" w:sz="0" w:space="0" w:color="auto"/>
                    <w:left w:val="none" w:sz="0" w:space="0" w:color="auto"/>
                    <w:bottom w:val="none" w:sz="0" w:space="0" w:color="auto"/>
                    <w:right w:val="none" w:sz="0" w:space="0" w:color="auto"/>
                  </w:divBdr>
                </w:div>
                <w:div w:id="20180238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0395">
      <w:marLeft w:val="0"/>
      <w:marRight w:val="0"/>
      <w:marTop w:val="0"/>
      <w:marBottom w:val="0"/>
      <w:divBdr>
        <w:top w:val="none" w:sz="0" w:space="0" w:color="auto"/>
        <w:left w:val="none" w:sz="0" w:space="0" w:color="auto"/>
        <w:bottom w:val="none" w:sz="0" w:space="0" w:color="auto"/>
        <w:right w:val="none" w:sz="0" w:space="0" w:color="auto"/>
      </w:divBdr>
      <w:divsChild>
        <w:div w:id="20179605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45">
              <w:marLeft w:val="75"/>
              <w:marRight w:val="75"/>
              <w:marTop w:val="75"/>
              <w:marBottom w:val="0"/>
              <w:divBdr>
                <w:top w:val="none" w:sz="0" w:space="0" w:color="auto"/>
                <w:left w:val="none" w:sz="0" w:space="0" w:color="auto"/>
                <w:bottom w:val="none" w:sz="0" w:space="0" w:color="auto"/>
                <w:right w:val="none" w:sz="0" w:space="0" w:color="auto"/>
              </w:divBdr>
              <w:divsChild>
                <w:div w:id="201798489">
                  <w:marLeft w:val="0"/>
                  <w:marRight w:val="0"/>
                  <w:marTop w:val="60"/>
                  <w:marBottom w:val="30"/>
                  <w:divBdr>
                    <w:top w:val="none" w:sz="0" w:space="0" w:color="auto"/>
                    <w:left w:val="none" w:sz="0" w:space="0" w:color="auto"/>
                    <w:bottom w:val="none" w:sz="0" w:space="0" w:color="auto"/>
                    <w:right w:val="none" w:sz="0" w:space="0" w:color="auto"/>
                  </w:divBdr>
                </w:div>
                <w:div w:id="201800481">
                  <w:marLeft w:val="0"/>
                  <w:marRight w:val="0"/>
                  <w:marTop w:val="60"/>
                  <w:marBottom w:val="30"/>
                  <w:divBdr>
                    <w:top w:val="none" w:sz="0" w:space="0" w:color="auto"/>
                    <w:left w:val="none" w:sz="0" w:space="0" w:color="auto"/>
                    <w:bottom w:val="none" w:sz="0" w:space="0" w:color="auto"/>
                    <w:right w:val="none" w:sz="0" w:space="0" w:color="auto"/>
                  </w:divBdr>
                </w:div>
                <w:div w:id="201801420">
                  <w:marLeft w:val="0"/>
                  <w:marRight w:val="0"/>
                  <w:marTop w:val="60"/>
                  <w:marBottom w:val="30"/>
                  <w:divBdr>
                    <w:top w:val="none" w:sz="0" w:space="0" w:color="auto"/>
                    <w:left w:val="none" w:sz="0" w:space="0" w:color="auto"/>
                    <w:bottom w:val="none" w:sz="0" w:space="0" w:color="auto"/>
                    <w:right w:val="none" w:sz="0" w:space="0" w:color="auto"/>
                  </w:divBdr>
                </w:div>
              </w:divsChild>
            </w:div>
            <w:div w:id="201795802">
              <w:marLeft w:val="0"/>
              <w:marRight w:val="0"/>
              <w:marTop w:val="0"/>
              <w:marBottom w:val="0"/>
              <w:divBdr>
                <w:top w:val="none" w:sz="0" w:space="0" w:color="auto"/>
                <w:left w:val="none" w:sz="0" w:space="0" w:color="auto"/>
                <w:bottom w:val="none" w:sz="0" w:space="0" w:color="auto"/>
                <w:right w:val="none" w:sz="0" w:space="0" w:color="auto"/>
              </w:divBdr>
              <w:divsChild>
                <w:div w:id="20179957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59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75">
              <w:marLeft w:val="75"/>
              <w:marRight w:val="75"/>
              <w:marTop w:val="75"/>
              <w:marBottom w:val="0"/>
              <w:divBdr>
                <w:top w:val="none" w:sz="0" w:space="0" w:color="auto"/>
                <w:left w:val="none" w:sz="0" w:space="0" w:color="auto"/>
                <w:bottom w:val="none" w:sz="0" w:space="0" w:color="auto"/>
                <w:right w:val="none" w:sz="0" w:space="0" w:color="auto"/>
              </w:divBdr>
              <w:divsChild>
                <w:div w:id="201798618">
                  <w:marLeft w:val="0"/>
                  <w:marRight w:val="0"/>
                  <w:marTop w:val="60"/>
                  <w:marBottom w:val="30"/>
                  <w:divBdr>
                    <w:top w:val="none" w:sz="0" w:space="0" w:color="auto"/>
                    <w:left w:val="none" w:sz="0" w:space="0" w:color="auto"/>
                    <w:bottom w:val="none" w:sz="0" w:space="0" w:color="auto"/>
                    <w:right w:val="none" w:sz="0" w:space="0" w:color="auto"/>
                  </w:divBdr>
                </w:div>
                <w:div w:id="201799529">
                  <w:marLeft w:val="0"/>
                  <w:marRight w:val="0"/>
                  <w:marTop w:val="60"/>
                  <w:marBottom w:val="30"/>
                  <w:divBdr>
                    <w:top w:val="none" w:sz="0" w:space="0" w:color="auto"/>
                    <w:left w:val="none" w:sz="0" w:space="0" w:color="auto"/>
                    <w:bottom w:val="none" w:sz="0" w:space="0" w:color="auto"/>
                    <w:right w:val="none" w:sz="0" w:space="0" w:color="auto"/>
                  </w:divBdr>
                </w:div>
                <w:div w:id="201800501">
                  <w:marLeft w:val="0"/>
                  <w:marRight w:val="0"/>
                  <w:marTop w:val="60"/>
                  <w:marBottom w:val="30"/>
                  <w:divBdr>
                    <w:top w:val="none" w:sz="0" w:space="0" w:color="auto"/>
                    <w:left w:val="none" w:sz="0" w:space="0" w:color="auto"/>
                    <w:bottom w:val="none" w:sz="0" w:space="0" w:color="auto"/>
                    <w:right w:val="none" w:sz="0" w:space="0" w:color="auto"/>
                  </w:divBdr>
                </w:div>
              </w:divsChild>
            </w:div>
            <w:div w:id="201801768">
              <w:marLeft w:val="0"/>
              <w:marRight w:val="0"/>
              <w:marTop w:val="0"/>
              <w:marBottom w:val="0"/>
              <w:divBdr>
                <w:top w:val="none" w:sz="0" w:space="0" w:color="auto"/>
                <w:left w:val="none" w:sz="0" w:space="0" w:color="auto"/>
                <w:bottom w:val="none" w:sz="0" w:space="0" w:color="auto"/>
                <w:right w:val="none" w:sz="0" w:space="0" w:color="auto"/>
              </w:divBdr>
              <w:divsChild>
                <w:div w:id="20179514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494">
          <w:marLeft w:val="0"/>
          <w:marRight w:val="0"/>
          <w:marTop w:val="75"/>
          <w:marBottom w:val="0"/>
          <w:divBdr>
            <w:top w:val="single" w:sz="6" w:space="4" w:color="A6C9E2"/>
            <w:left w:val="single" w:sz="6" w:space="4" w:color="A6C9E2"/>
            <w:bottom w:val="single" w:sz="6" w:space="4" w:color="A6C9E2"/>
            <w:right w:val="single" w:sz="6" w:space="4" w:color="A6C9E2"/>
          </w:divBdr>
          <w:divsChild>
            <w:div w:id="201800796">
              <w:marLeft w:val="0"/>
              <w:marRight w:val="0"/>
              <w:marTop w:val="0"/>
              <w:marBottom w:val="0"/>
              <w:divBdr>
                <w:top w:val="none" w:sz="0" w:space="0" w:color="auto"/>
                <w:left w:val="none" w:sz="0" w:space="0" w:color="auto"/>
                <w:bottom w:val="none" w:sz="0" w:space="0" w:color="auto"/>
                <w:right w:val="none" w:sz="0" w:space="0" w:color="auto"/>
              </w:divBdr>
              <w:divsChild>
                <w:div w:id="2017957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77">
              <w:marLeft w:val="75"/>
              <w:marRight w:val="75"/>
              <w:marTop w:val="75"/>
              <w:marBottom w:val="0"/>
              <w:divBdr>
                <w:top w:val="none" w:sz="0" w:space="0" w:color="auto"/>
                <w:left w:val="none" w:sz="0" w:space="0" w:color="auto"/>
                <w:bottom w:val="none" w:sz="0" w:space="0" w:color="auto"/>
                <w:right w:val="none" w:sz="0" w:space="0" w:color="auto"/>
              </w:divBdr>
              <w:divsChild>
                <w:div w:id="201795473">
                  <w:marLeft w:val="0"/>
                  <w:marRight w:val="0"/>
                  <w:marTop w:val="60"/>
                  <w:marBottom w:val="30"/>
                  <w:divBdr>
                    <w:top w:val="none" w:sz="0" w:space="0" w:color="auto"/>
                    <w:left w:val="none" w:sz="0" w:space="0" w:color="auto"/>
                    <w:bottom w:val="none" w:sz="0" w:space="0" w:color="auto"/>
                    <w:right w:val="none" w:sz="0" w:space="0" w:color="auto"/>
                  </w:divBdr>
                </w:div>
                <w:div w:id="201795693">
                  <w:marLeft w:val="0"/>
                  <w:marRight w:val="0"/>
                  <w:marTop w:val="60"/>
                  <w:marBottom w:val="30"/>
                  <w:divBdr>
                    <w:top w:val="none" w:sz="0" w:space="0" w:color="auto"/>
                    <w:left w:val="none" w:sz="0" w:space="0" w:color="auto"/>
                    <w:bottom w:val="none" w:sz="0" w:space="0" w:color="auto"/>
                    <w:right w:val="none" w:sz="0" w:space="0" w:color="auto"/>
                  </w:divBdr>
                </w:div>
                <w:div w:id="20179958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79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57">
              <w:marLeft w:val="0"/>
              <w:marRight w:val="0"/>
              <w:marTop w:val="0"/>
              <w:marBottom w:val="0"/>
              <w:divBdr>
                <w:top w:val="none" w:sz="0" w:space="0" w:color="auto"/>
                <w:left w:val="none" w:sz="0" w:space="0" w:color="auto"/>
                <w:bottom w:val="none" w:sz="0" w:space="0" w:color="auto"/>
                <w:right w:val="none" w:sz="0" w:space="0" w:color="auto"/>
              </w:divBdr>
              <w:divsChild>
                <w:div w:id="20179937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924">
              <w:marLeft w:val="75"/>
              <w:marRight w:val="75"/>
              <w:marTop w:val="75"/>
              <w:marBottom w:val="0"/>
              <w:divBdr>
                <w:top w:val="none" w:sz="0" w:space="0" w:color="auto"/>
                <w:left w:val="none" w:sz="0" w:space="0" w:color="auto"/>
                <w:bottom w:val="none" w:sz="0" w:space="0" w:color="auto"/>
                <w:right w:val="none" w:sz="0" w:space="0" w:color="auto"/>
              </w:divBdr>
              <w:divsChild>
                <w:div w:id="201797350">
                  <w:marLeft w:val="0"/>
                  <w:marRight w:val="0"/>
                  <w:marTop w:val="60"/>
                  <w:marBottom w:val="30"/>
                  <w:divBdr>
                    <w:top w:val="none" w:sz="0" w:space="0" w:color="auto"/>
                    <w:left w:val="none" w:sz="0" w:space="0" w:color="auto"/>
                    <w:bottom w:val="none" w:sz="0" w:space="0" w:color="auto"/>
                    <w:right w:val="none" w:sz="0" w:space="0" w:color="auto"/>
                  </w:divBdr>
                </w:div>
                <w:div w:id="201799125">
                  <w:marLeft w:val="0"/>
                  <w:marRight w:val="0"/>
                  <w:marTop w:val="60"/>
                  <w:marBottom w:val="30"/>
                  <w:divBdr>
                    <w:top w:val="none" w:sz="0" w:space="0" w:color="auto"/>
                    <w:left w:val="none" w:sz="0" w:space="0" w:color="auto"/>
                    <w:bottom w:val="none" w:sz="0" w:space="0" w:color="auto"/>
                    <w:right w:val="none" w:sz="0" w:space="0" w:color="auto"/>
                  </w:divBdr>
                </w:div>
                <w:div w:id="20180171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64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22">
              <w:marLeft w:val="0"/>
              <w:marRight w:val="0"/>
              <w:marTop w:val="0"/>
              <w:marBottom w:val="0"/>
              <w:divBdr>
                <w:top w:val="none" w:sz="0" w:space="0" w:color="auto"/>
                <w:left w:val="none" w:sz="0" w:space="0" w:color="auto"/>
                <w:bottom w:val="none" w:sz="0" w:space="0" w:color="auto"/>
                <w:right w:val="none" w:sz="0" w:space="0" w:color="auto"/>
              </w:divBdr>
              <w:divsChild>
                <w:div w:id="20179965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694">
              <w:marLeft w:val="75"/>
              <w:marRight w:val="75"/>
              <w:marTop w:val="75"/>
              <w:marBottom w:val="0"/>
              <w:divBdr>
                <w:top w:val="none" w:sz="0" w:space="0" w:color="auto"/>
                <w:left w:val="none" w:sz="0" w:space="0" w:color="auto"/>
                <w:bottom w:val="none" w:sz="0" w:space="0" w:color="auto"/>
                <w:right w:val="none" w:sz="0" w:space="0" w:color="auto"/>
              </w:divBdr>
              <w:divsChild>
                <w:div w:id="201795408">
                  <w:marLeft w:val="0"/>
                  <w:marRight w:val="0"/>
                  <w:marTop w:val="60"/>
                  <w:marBottom w:val="30"/>
                  <w:divBdr>
                    <w:top w:val="none" w:sz="0" w:space="0" w:color="auto"/>
                    <w:left w:val="none" w:sz="0" w:space="0" w:color="auto"/>
                    <w:bottom w:val="none" w:sz="0" w:space="0" w:color="auto"/>
                    <w:right w:val="none" w:sz="0" w:space="0" w:color="auto"/>
                  </w:divBdr>
                </w:div>
                <w:div w:id="201795795">
                  <w:marLeft w:val="0"/>
                  <w:marRight w:val="0"/>
                  <w:marTop w:val="60"/>
                  <w:marBottom w:val="30"/>
                  <w:divBdr>
                    <w:top w:val="none" w:sz="0" w:space="0" w:color="auto"/>
                    <w:left w:val="none" w:sz="0" w:space="0" w:color="auto"/>
                    <w:bottom w:val="none" w:sz="0" w:space="0" w:color="auto"/>
                    <w:right w:val="none" w:sz="0" w:space="0" w:color="auto"/>
                  </w:divBdr>
                </w:div>
                <w:div w:id="20179766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62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16">
              <w:marLeft w:val="0"/>
              <w:marRight w:val="0"/>
              <w:marTop w:val="0"/>
              <w:marBottom w:val="0"/>
              <w:divBdr>
                <w:top w:val="none" w:sz="0" w:space="0" w:color="auto"/>
                <w:left w:val="none" w:sz="0" w:space="0" w:color="auto"/>
                <w:bottom w:val="none" w:sz="0" w:space="0" w:color="auto"/>
                <w:right w:val="none" w:sz="0" w:space="0" w:color="auto"/>
              </w:divBdr>
              <w:divsChild>
                <w:div w:id="20179769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500">
              <w:marLeft w:val="75"/>
              <w:marRight w:val="75"/>
              <w:marTop w:val="75"/>
              <w:marBottom w:val="0"/>
              <w:divBdr>
                <w:top w:val="none" w:sz="0" w:space="0" w:color="auto"/>
                <w:left w:val="none" w:sz="0" w:space="0" w:color="auto"/>
                <w:bottom w:val="none" w:sz="0" w:space="0" w:color="auto"/>
                <w:right w:val="none" w:sz="0" w:space="0" w:color="auto"/>
              </w:divBdr>
              <w:divsChild>
                <w:div w:id="201798601">
                  <w:marLeft w:val="0"/>
                  <w:marRight w:val="0"/>
                  <w:marTop w:val="60"/>
                  <w:marBottom w:val="30"/>
                  <w:divBdr>
                    <w:top w:val="none" w:sz="0" w:space="0" w:color="auto"/>
                    <w:left w:val="none" w:sz="0" w:space="0" w:color="auto"/>
                    <w:bottom w:val="none" w:sz="0" w:space="0" w:color="auto"/>
                    <w:right w:val="none" w:sz="0" w:space="0" w:color="auto"/>
                  </w:divBdr>
                </w:div>
                <w:div w:id="201800708">
                  <w:marLeft w:val="0"/>
                  <w:marRight w:val="0"/>
                  <w:marTop w:val="60"/>
                  <w:marBottom w:val="30"/>
                  <w:divBdr>
                    <w:top w:val="none" w:sz="0" w:space="0" w:color="auto"/>
                    <w:left w:val="none" w:sz="0" w:space="0" w:color="auto"/>
                    <w:bottom w:val="none" w:sz="0" w:space="0" w:color="auto"/>
                    <w:right w:val="none" w:sz="0" w:space="0" w:color="auto"/>
                  </w:divBdr>
                </w:div>
                <w:div w:id="20180147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8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90">
              <w:marLeft w:val="0"/>
              <w:marRight w:val="0"/>
              <w:marTop w:val="0"/>
              <w:marBottom w:val="0"/>
              <w:divBdr>
                <w:top w:val="none" w:sz="0" w:space="0" w:color="auto"/>
                <w:left w:val="none" w:sz="0" w:space="0" w:color="auto"/>
                <w:bottom w:val="none" w:sz="0" w:space="0" w:color="auto"/>
                <w:right w:val="none" w:sz="0" w:space="0" w:color="auto"/>
              </w:divBdr>
              <w:divsChild>
                <w:div w:id="20179524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309">
              <w:marLeft w:val="75"/>
              <w:marRight w:val="75"/>
              <w:marTop w:val="75"/>
              <w:marBottom w:val="0"/>
              <w:divBdr>
                <w:top w:val="none" w:sz="0" w:space="0" w:color="auto"/>
                <w:left w:val="none" w:sz="0" w:space="0" w:color="auto"/>
                <w:bottom w:val="none" w:sz="0" w:space="0" w:color="auto"/>
                <w:right w:val="none" w:sz="0" w:space="0" w:color="auto"/>
              </w:divBdr>
              <w:divsChild>
                <w:div w:id="201799671">
                  <w:marLeft w:val="0"/>
                  <w:marRight w:val="0"/>
                  <w:marTop w:val="60"/>
                  <w:marBottom w:val="30"/>
                  <w:divBdr>
                    <w:top w:val="none" w:sz="0" w:space="0" w:color="auto"/>
                    <w:left w:val="none" w:sz="0" w:space="0" w:color="auto"/>
                    <w:bottom w:val="none" w:sz="0" w:space="0" w:color="auto"/>
                    <w:right w:val="none" w:sz="0" w:space="0" w:color="auto"/>
                  </w:divBdr>
                </w:div>
                <w:div w:id="201800973">
                  <w:marLeft w:val="0"/>
                  <w:marRight w:val="0"/>
                  <w:marTop w:val="60"/>
                  <w:marBottom w:val="30"/>
                  <w:divBdr>
                    <w:top w:val="none" w:sz="0" w:space="0" w:color="auto"/>
                    <w:left w:val="none" w:sz="0" w:space="0" w:color="auto"/>
                    <w:bottom w:val="none" w:sz="0" w:space="0" w:color="auto"/>
                    <w:right w:val="none" w:sz="0" w:space="0" w:color="auto"/>
                  </w:divBdr>
                </w:div>
                <w:div w:id="20180201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80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299">
              <w:marLeft w:val="75"/>
              <w:marRight w:val="75"/>
              <w:marTop w:val="75"/>
              <w:marBottom w:val="0"/>
              <w:divBdr>
                <w:top w:val="none" w:sz="0" w:space="0" w:color="auto"/>
                <w:left w:val="none" w:sz="0" w:space="0" w:color="auto"/>
                <w:bottom w:val="none" w:sz="0" w:space="0" w:color="auto"/>
                <w:right w:val="none" w:sz="0" w:space="0" w:color="auto"/>
              </w:divBdr>
              <w:divsChild>
                <w:div w:id="201797861">
                  <w:marLeft w:val="0"/>
                  <w:marRight w:val="0"/>
                  <w:marTop w:val="60"/>
                  <w:marBottom w:val="30"/>
                  <w:divBdr>
                    <w:top w:val="none" w:sz="0" w:space="0" w:color="auto"/>
                    <w:left w:val="none" w:sz="0" w:space="0" w:color="auto"/>
                    <w:bottom w:val="none" w:sz="0" w:space="0" w:color="auto"/>
                    <w:right w:val="none" w:sz="0" w:space="0" w:color="auto"/>
                  </w:divBdr>
                </w:div>
                <w:div w:id="201798021">
                  <w:marLeft w:val="0"/>
                  <w:marRight w:val="0"/>
                  <w:marTop w:val="60"/>
                  <w:marBottom w:val="30"/>
                  <w:divBdr>
                    <w:top w:val="none" w:sz="0" w:space="0" w:color="auto"/>
                    <w:left w:val="none" w:sz="0" w:space="0" w:color="auto"/>
                    <w:bottom w:val="none" w:sz="0" w:space="0" w:color="auto"/>
                    <w:right w:val="none" w:sz="0" w:space="0" w:color="auto"/>
                  </w:divBdr>
                </w:div>
                <w:div w:id="201800298">
                  <w:marLeft w:val="0"/>
                  <w:marRight w:val="0"/>
                  <w:marTop w:val="60"/>
                  <w:marBottom w:val="30"/>
                  <w:divBdr>
                    <w:top w:val="none" w:sz="0" w:space="0" w:color="auto"/>
                    <w:left w:val="none" w:sz="0" w:space="0" w:color="auto"/>
                    <w:bottom w:val="none" w:sz="0" w:space="0" w:color="auto"/>
                    <w:right w:val="none" w:sz="0" w:space="0" w:color="auto"/>
                  </w:divBdr>
                </w:div>
              </w:divsChild>
            </w:div>
            <w:div w:id="201802588">
              <w:marLeft w:val="0"/>
              <w:marRight w:val="0"/>
              <w:marTop w:val="0"/>
              <w:marBottom w:val="0"/>
              <w:divBdr>
                <w:top w:val="none" w:sz="0" w:space="0" w:color="auto"/>
                <w:left w:val="none" w:sz="0" w:space="0" w:color="auto"/>
                <w:bottom w:val="none" w:sz="0" w:space="0" w:color="auto"/>
                <w:right w:val="none" w:sz="0" w:space="0" w:color="auto"/>
              </w:divBdr>
              <w:divsChild>
                <w:div w:id="20180142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86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08">
              <w:marLeft w:val="0"/>
              <w:marRight w:val="0"/>
              <w:marTop w:val="0"/>
              <w:marBottom w:val="0"/>
              <w:divBdr>
                <w:top w:val="none" w:sz="0" w:space="0" w:color="auto"/>
                <w:left w:val="none" w:sz="0" w:space="0" w:color="auto"/>
                <w:bottom w:val="none" w:sz="0" w:space="0" w:color="auto"/>
                <w:right w:val="none" w:sz="0" w:space="0" w:color="auto"/>
              </w:divBdr>
              <w:divsChild>
                <w:div w:id="20179616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074">
              <w:marLeft w:val="75"/>
              <w:marRight w:val="75"/>
              <w:marTop w:val="75"/>
              <w:marBottom w:val="0"/>
              <w:divBdr>
                <w:top w:val="none" w:sz="0" w:space="0" w:color="auto"/>
                <w:left w:val="none" w:sz="0" w:space="0" w:color="auto"/>
                <w:bottom w:val="none" w:sz="0" w:space="0" w:color="auto"/>
                <w:right w:val="none" w:sz="0" w:space="0" w:color="auto"/>
              </w:divBdr>
              <w:divsChild>
                <w:div w:id="201795529">
                  <w:marLeft w:val="0"/>
                  <w:marRight w:val="0"/>
                  <w:marTop w:val="60"/>
                  <w:marBottom w:val="30"/>
                  <w:divBdr>
                    <w:top w:val="none" w:sz="0" w:space="0" w:color="auto"/>
                    <w:left w:val="none" w:sz="0" w:space="0" w:color="auto"/>
                    <w:bottom w:val="none" w:sz="0" w:space="0" w:color="auto"/>
                    <w:right w:val="none" w:sz="0" w:space="0" w:color="auto"/>
                  </w:divBdr>
                </w:div>
                <w:div w:id="201799080">
                  <w:marLeft w:val="0"/>
                  <w:marRight w:val="0"/>
                  <w:marTop w:val="60"/>
                  <w:marBottom w:val="30"/>
                  <w:divBdr>
                    <w:top w:val="none" w:sz="0" w:space="0" w:color="auto"/>
                    <w:left w:val="none" w:sz="0" w:space="0" w:color="auto"/>
                    <w:bottom w:val="none" w:sz="0" w:space="0" w:color="auto"/>
                    <w:right w:val="none" w:sz="0" w:space="0" w:color="auto"/>
                  </w:divBdr>
                </w:div>
                <w:div w:id="20179959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908">
          <w:marLeft w:val="0"/>
          <w:marRight w:val="0"/>
          <w:marTop w:val="75"/>
          <w:marBottom w:val="0"/>
          <w:divBdr>
            <w:top w:val="single" w:sz="6" w:space="4" w:color="A6C9E2"/>
            <w:left w:val="single" w:sz="6" w:space="4" w:color="A6C9E2"/>
            <w:bottom w:val="single" w:sz="6" w:space="4" w:color="A6C9E2"/>
            <w:right w:val="single" w:sz="6" w:space="4" w:color="A6C9E2"/>
          </w:divBdr>
          <w:divsChild>
            <w:div w:id="201802626">
              <w:marLeft w:val="75"/>
              <w:marRight w:val="75"/>
              <w:marTop w:val="75"/>
              <w:marBottom w:val="0"/>
              <w:divBdr>
                <w:top w:val="none" w:sz="0" w:space="0" w:color="auto"/>
                <w:left w:val="none" w:sz="0" w:space="0" w:color="auto"/>
                <w:bottom w:val="none" w:sz="0" w:space="0" w:color="auto"/>
                <w:right w:val="none" w:sz="0" w:space="0" w:color="auto"/>
              </w:divBdr>
              <w:divsChild>
                <w:div w:id="201796686">
                  <w:marLeft w:val="0"/>
                  <w:marRight w:val="0"/>
                  <w:marTop w:val="60"/>
                  <w:marBottom w:val="30"/>
                  <w:divBdr>
                    <w:top w:val="none" w:sz="0" w:space="0" w:color="auto"/>
                    <w:left w:val="none" w:sz="0" w:space="0" w:color="auto"/>
                    <w:bottom w:val="none" w:sz="0" w:space="0" w:color="auto"/>
                    <w:right w:val="none" w:sz="0" w:space="0" w:color="auto"/>
                  </w:divBdr>
                </w:div>
                <w:div w:id="201800393">
                  <w:marLeft w:val="0"/>
                  <w:marRight w:val="0"/>
                  <w:marTop w:val="60"/>
                  <w:marBottom w:val="30"/>
                  <w:divBdr>
                    <w:top w:val="none" w:sz="0" w:space="0" w:color="auto"/>
                    <w:left w:val="none" w:sz="0" w:space="0" w:color="auto"/>
                    <w:bottom w:val="none" w:sz="0" w:space="0" w:color="auto"/>
                    <w:right w:val="none" w:sz="0" w:space="0" w:color="auto"/>
                  </w:divBdr>
                </w:div>
                <w:div w:id="20180189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9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69">
              <w:marLeft w:val="0"/>
              <w:marRight w:val="0"/>
              <w:marTop w:val="0"/>
              <w:marBottom w:val="0"/>
              <w:divBdr>
                <w:top w:val="none" w:sz="0" w:space="0" w:color="auto"/>
                <w:left w:val="none" w:sz="0" w:space="0" w:color="auto"/>
                <w:bottom w:val="none" w:sz="0" w:space="0" w:color="auto"/>
                <w:right w:val="none" w:sz="0" w:space="0" w:color="auto"/>
              </w:divBdr>
              <w:divsChild>
                <w:div w:id="20180250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973">
              <w:marLeft w:val="75"/>
              <w:marRight w:val="75"/>
              <w:marTop w:val="75"/>
              <w:marBottom w:val="0"/>
              <w:divBdr>
                <w:top w:val="none" w:sz="0" w:space="0" w:color="auto"/>
                <w:left w:val="none" w:sz="0" w:space="0" w:color="auto"/>
                <w:bottom w:val="none" w:sz="0" w:space="0" w:color="auto"/>
                <w:right w:val="none" w:sz="0" w:space="0" w:color="auto"/>
              </w:divBdr>
              <w:divsChild>
                <w:div w:id="201797007">
                  <w:marLeft w:val="0"/>
                  <w:marRight w:val="0"/>
                  <w:marTop w:val="60"/>
                  <w:marBottom w:val="30"/>
                  <w:divBdr>
                    <w:top w:val="none" w:sz="0" w:space="0" w:color="auto"/>
                    <w:left w:val="none" w:sz="0" w:space="0" w:color="auto"/>
                    <w:bottom w:val="none" w:sz="0" w:space="0" w:color="auto"/>
                    <w:right w:val="none" w:sz="0" w:space="0" w:color="auto"/>
                  </w:divBdr>
                </w:div>
                <w:div w:id="201801668">
                  <w:marLeft w:val="0"/>
                  <w:marRight w:val="0"/>
                  <w:marTop w:val="60"/>
                  <w:marBottom w:val="30"/>
                  <w:divBdr>
                    <w:top w:val="none" w:sz="0" w:space="0" w:color="auto"/>
                    <w:left w:val="none" w:sz="0" w:space="0" w:color="auto"/>
                    <w:bottom w:val="none" w:sz="0" w:space="0" w:color="auto"/>
                    <w:right w:val="none" w:sz="0" w:space="0" w:color="auto"/>
                  </w:divBdr>
                </w:div>
                <w:div w:id="20180290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14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91">
              <w:marLeft w:val="75"/>
              <w:marRight w:val="75"/>
              <w:marTop w:val="75"/>
              <w:marBottom w:val="0"/>
              <w:divBdr>
                <w:top w:val="none" w:sz="0" w:space="0" w:color="auto"/>
                <w:left w:val="none" w:sz="0" w:space="0" w:color="auto"/>
                <w:bottom w:val="none" w:sz="0" w:space="0" w:color="auto"/>
                <w:right w:val="none" w:sz="0" w:space="0" w:color="auto"/>
              </w:divBdr>
              <w:divsChild>
                <w:div w:id="201795342">
                  <w:marLeft w:val="0"/>
                  <w:marRight w:val="0"/>
                  <w:marTop w:val="60"/>
                  <w:marBottom w:val="30"/>
                  <w:divBdr>
                    <w:top w:val="none" w:sz="0" w:space="0" w:color="auto"/>
                    <w:left w:val="none" w:sz="0" w:space="0" w:color="auto"/>
                    <w:bottom w:val="none" w:sz="0" w:space="0" w:color="auto"/>
                    <w:right w:val="none" w:sz="0" w:space="0" w:color="auto"/>
                  </w:divBdr>
                </w:div>
                <w:div w:id="201796133">
                  <w:marLeft w:val="0"/>
                  <w:marRight w:val="0"/>
                  <w:marTop w:val="60"/>
                  <w:marBottom w:val="30"/>
                  <w:divBdr>
                    <w:top w:val="none" w:sz="0" w:space="0" w:color="auto"/>
                    <w:left w:val="none" w:sz="0" w:space="0" w:color="auto"/>
                    <w:bottom w:val="none" w:sz="0" w:space="0" w:color="auto"/>
                    <w:right w:val="none" w:sz="0" w:space="0" w:color="auto"/>
                  </w:divBdr>
                </w:div>
                <w:div w:id="201798288">
                  <w:marLeft w:val="0"/>
                  <w:marRight w:val="0"/>
                  <w:marTop w:val="60"/>
                  <w:marBottom w:val="30"/>
                  <w:divBdr>
                    <w:top w:val="none" w:sz="0" w:space="0" w:color="auto"/>
                    <w:left w:val="none" w:sz="0" w:space="0" w:color="auto"/>
                    <w:bottom w:val="none" w:sz="0" w:space="0" w:color="auto"/>
                    <w:right w:val="none" w:sz="0" w:space="0" w:color="auto"/>
                  </w:divBdr>
                </w:div>
              </w:divsChild>
            </w:div>
            <w:div w:id="201798345">
              <w:marLeft w:val="0"/>
              <w:marRight w:val="0"/>
              <w:marTop w:val="0"/>
              <w:marBottom w:val="0"/>
              <w:divBdr>
                <w:top w:val="none" w:sz="0" w:space="0" w:color="auto"/>
                <w:left w:val="none" w:sz="0" w:space="0" w:color="auto"/>
                <w:bottom w:val="none" w:sz="0" w:space="0" w:color="auto"/>
                <w:right w:val="none" w:sz="0" w:space="0" w:color="auto"/>
              </w:divBdr>
              <w:divsChild>
                <w:div w:id="20180023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301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35">
              <w:marLeft w:val="0"/>
              <w:marRight w:val="0"/>
              <w:marTop w:val="0"/>
              <w:marBottom w:val="0"/>
              <w:divBdr>
                <w:top w:val="none" w:sz="0" w:space="0" w:color="auto"/>
                <w:left w:val="none" w:sz="0" w:space="0" w:color="auto"/>
                <w:bottom w:val="none" w:sz="0" w:space="0" w:color="auto"/>
                <w:right w:val="none" w:sz="0" w:space="0" w:color="auto"/>
              </w:divBdr>
              <w:divsChild>
                <w:div w:id="20179920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475">
              <w:marLeft w:val="75"/>
              <w:marRight w:val="75"/>
              <w:marTop w:val="75"/>
              <w:marBottom w:val="0"/>
              <w:divBdr>
                <w:top w:val="none" w:sz="0" w:space="0" w:color="auto"/>
                <w:left w:val="none" w:sz="0" w:space="0" w:color="auto"/>
                <w:bottom w:val="none" w:sz="0" w:space="0" w:color="auto"/>
                <w:right w:val="none" w:sz="0" w:space="0" w:color="auto"/>
              </w:divBdr>
              <w:divsChild>
                <w:div w:id="201798444">
                  <w:marLeft w:val="0"/>
                  <w:marRight w:val="0"/>
                  <w:marTop w:val="60"/>
                  <w:marBottom w:val="30"/>
                  <w:divBdr>
                    <w:top w:val="none" w:sz="0" w:space="0" w:color="auto"/>
                    <w:left w:val="none" w:sz="0" w:space="0" w:color="auto"/>
                    <w:bottom w:val="none" w:sz="0" w:space="0" w:color="auto"/>
                    <w:right w:val="none" w:sz="0" w:space="0" w:color="auto"/>
                  </w:divBdr>
                </w:div>
                <w:div w:id="201800369">
                  <w:marLeft w:val="0"/>
                  <w:marRight w:val="0"/>
                  <w:marTop w:val="60"/>
                  <w:marBottom w:val="30"/>
                  <w:divBdr>
                    <w:top w:val="none" w:sz="0" w:space="0" w:color="auto"/>
                    <w:left w:val="none" w:sz="0" w:space="0" w:color="auto"/>
                    <w:bottom w:val="none" w:sz="0" w:space="0" w:color="auto"/>
                    <w:right w:val="none" w:sz="0" w:space="0" w:color="auto"/>
                  </w:divBdr>
                </w:div>
                <w:div w:id="20180274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058">
          <w:marLeft w:val="0"/>
          <w:marRight w:val="0"/>
          <w:marTop w:val="75"/>
          <w:marBottom w:val="0"/>
          <w:divBdr>
            <w:top w:val="single" w:sz="6" w:space="4" w:color="A6C9E2"/>
            <w:left w:val="single" w:sz="6" w:space="4" w:color="A6C9E2"/>
            <w:bottom w:val="single" w:sz="6" w:space="4" w:color="A6C9E2"/>
            <w:right w:val="single" w:sz="6" w:space="4" w:color="A6C9E2"/>
          </w:divBdr>
          <w:divsChild>
            <w:div w:id="201798556">
              <w:marLeft w:val="75"/>
              <w:marRight w:val="75"/>
              <w:marTop w:val="75"/>
              <w:marBottom w:val="0"/>
              <w:divBdr>
                <w:top w:val="none" w:sz="0" w:space="0" w:color="auto"/>
                <w:left w:val="none" w:sz="0" w:space="0" w:color="auto"/>
                <w:bottom w:val="none" w:sz="0" w:space="0" w:color="auto"/>
                <w:right w:val="none" w:sz="0" w:space="0" w:color="auto"/>
              </w:divBdr>
              <w:divsChild>
                <w:div w:id="201798761">
                  <w:marLeft w:val="0"/>
                  <w:marRight w:val="0"/>
                  <w:marTop w:val="60"/>
                  <w:marBottom w:val="30"/>
                  <w:divBdr>
                    <w:top w:val="none" w:sz="0" w:space="0" w:color="auto"/>
                    <w:left w:val="none" w:sz="0" w:space="0" w:color="auto"/>
                    <w:bottom w:val="none" w:sz="0" w:space="0" w:color="auto"/>
                    <w:right w:val="none" w:sz="0" w:space="0" w:color="auto"/>
                  </w:divBdr>
                </w:div>
                <w:div w:id="201799382">
                  <w:marLeft w:val="0"/>
                  <w:marRight w:val="0"/>
                  <w:marTop w:val="60"/>
                  <w:marBottom w:val="30"/>
                  <w:divBdr>
                    <w:top w:val="none" w:sz="0" w:space="0" w:color="auto"/>
                    <w:left w:val="none" w:sz="0" w:space="0" w:color="auto"/>
                    <w:bottom w:val="none" w:sz="0" w:space="0" w:color="auto"/>
                    <w:right w:val="none" w:sz="0" w:space="0" w:color="auto"/>
                  </w:divBdr>
                </w:div>
                <w:div w:id="201800367">
                  <w:marLeft w:val="0"/>
                  <w:marRight w:val="0"/>
                  <w:marTop w:val="60"/>
                  <w:marBottom w:val="30"/>
                  <w:divBdr>
                    <w:top w:val="none" w:sz="0" w:space="0" w:color="auto"/>
                    <w:left w:val="none" w:sz="0" w:space="0" w:color="auto"/>
                    <w:bottom w:val="none" w:sz="0" w:space="0" w:color="auto"/>
                    <w:right w:val="none" w:sz="0" w:space="0" w:color="auto"/>
                  </w:divBdr>
                </w:div>
              </w:divsChild>
            </w:div>
            <w:div w:id="201801129">
              <w:marLeft w:val="0"/>
              <w:marRight w:val="0"/>
              <w:marTop w:val="0"/>
              <w:marBottom w:val="0"/>
              <w:divBdr>
                <w:top w:val="none" w:sz="0" w:space="0" w:color="auto"/>
                <w:left w:val="none" w:sz="0" w:space="0" w:color="auto"/>
                <w:bottom w:val="none" w:sz="0" w:space="0" w:color="auto"/>
                <w:right w:val="none" w:sz="0" w:space="0" w:color="auto"/>
              </w:divBdr>
              <w:divsChild>
                <w:div w:id="20179640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0400">
      <w:marLeft w:val="0"/>
      <w:marRight w:val="0"/>
      <w:marTop w:val="0"/>
      <w:marBottom w:val="0"/>
      <w:divBdr>
        <w:top w:val="none" w:sz="0" w:space="0" w:color="auto"/>
        <w:left w:val="none" w:sz="0" w:space="0" w:color="auto"/>
        <w:bottom w:val="none" w:sz="0" w:space="0" w:color="auto"/>
        <w:right w:val="none" w:sz="0" w:space="0" w:color="auto"/>
      </w:divBdr>
      <w:divsChild>
        <w:div w:id="201795888">
          <w:marLeft w:val="0"/>
          <w:marRight w:val="0"/>
          <w:marTop w:val="75"/>
          <w:marBottom w:val="0"/>
          <w:divBdr>
            <w:top w:val="single" w:sz="6" w:space="4" w:color="A6C9E2"/>
            <w:left w:val="single" w:sz="6" w:space="4" w:color="A6C9E2"/>
            <w:bottom w:val="single" w:sz="6" w:space="4" w:color="A6C9E2"/>
            <w:right w:val="single" w:sz="6" w:space="4" w:color="A6C9E2"/>
          </w:divBdr>
          <w:divsChild>
            <w:div w:id="201800503">
              <w:marLeft w:val="75"/>
              <w:marRight w:val="75"/>
              <w:marTop w:val="75"/>
              <w:marBottom w:val="0"/>
              <w:divBdr>
                <w:top w:val="none" w:sz="0" w:space="0" w:color="auto"/>
                <w:left w:val="none" w:sz="0" w:space="0" w:color="auto"/>
                <w:bottom w:val="none" w:sz="0" w:space="0" w:color="auto"/>
                <w:right w:val="none" w:sz="0" w:space="0" w:color="auto"/>
              </w:divBdr>
              <w:divsChild>
                <w:div w:id="201795174">
                  <w:marLeft w:val="0"/>
                  <w:marRight w:val="0"/>
                  <w:marTop w:val="60"/>
                  <w:marBottom w:val="30"/>
                  <w:divBdr>
                    <w:top w:val="none" w:sz="0" w:space="0" w:color="auto"/>
                    <w:left w:val="none" w:sz="0" w:space="0" w:color="auto"/>
                    <w:bottom w:val="none" w:sz="0" w:space="0" w:color="auto"/>
                    <w:right w:val="none" w:sz="0" w:space="0" w:color="auto"/>
                  </w:divBdr>
                </w:div>
                <w:div w:id="201797600">
                  <w:marLeft w:val="0"/>
                  <w:marRight w:val="0"/>
                  <w:marTop w:val="60"/>
                  <w:marBottom w:val="30"/>
                  <w:divBdr>
                    <w:top w:val="none" w:sz="0" w:space="0" w:color="auto"/>
                    <w:left w:val="none" w:sz="0" w:space="0" w:color="auto"/>
                    <w:bottom w:val="none" w:sz="0" w:space="0" w:color="auto"/>
                    <w:right w:val="none" w:sz="0" w:space="0" w:color="auto"/>
                  </w:divBdr>
                </w:div>
                <w:div w:id="201799417">
                  <w:marLeft w:val="0"/>
                  <w:marRight w:val="0"/>
                  <w:marTop w:val="60"/>
                  <w:marBottom w:val="30"/>
                  <w:divBdr>
                    <w:top w:val="none" w:sz="0" w:space="0" w:color="auto"/>
                    <w:left w:val="none" w:sz="0" w:space="0" w:color="auto"/>
                    <w:bottom w:val="none" w:sz="0" w:space="0" w:color="auto"/>
                    <w:right w:val="none" w:sz="0" w:space="0" w:color="auto"/>
                  </w:divBdr>
                </w:div>
              </w:divsChild>
            </w:div>
            <w:div w:id="201802495">
              <w:marLeft w:val="0"/>
              <w:marRight w:val="0"/>
              <w:marTop w:val="0"/>
              <w:marBottom w:val="0"/>
              <w:divBdr>
                <w:top w:val="none" w:sz="0" w:space="0" w:color="auto"/>
                <w:left w:val="none" w:sz="0" w:space="0" w:color="auto"/>
                <w:bottom w:val="none" w:sz="0" w:space="0" w:color="auto"/>
                <w:right w:val="none" w:sz="0" w:space="0" w:color="auto"/>
              </w:divBdr>
              <w:divsChild>
                <w:div w:id="20179745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96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45">
              <w:marLeft w:val="0"/>
              <w:marRight w:val="0"/>
              <w:marTop w:val="0"/>
              <w:marBottom w:val="0"/>
              <w:divBdr>
                <w:top w:val="none" w:sz="0" w:space="0" w:color="auto"/>
                <w:left w:val="none" w:sz="0" w:space="0" w:color="auto"/>
                <w:bottom w:val="none" w:sz="0" w:space="0" w:color="auto"/>
                <w:right w:val="none" w:sz="0" w:space="0" w:color="auto"/>
              </w:divBdr>
              <w:divsChild>
                <w:div w:id="20179552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517">
              <w:marLeft w:val="75"/>
              <w:marRight w:val="75"/>
              <w:marTop w:val="75"/>
              <w:marBottom w:val="0"/>
              <w:divBdr>
                <w:top w:val="none" w:sz="0" w:space="0" w:color="auto"/>
                <w:left w:val="none" w:sz="0" w:space="0" w:color="auto"/>
                <w:bottom w:val="none" w:sz="0" w:space="0" w:color="auto"/>
                <w:right w:val="none" w:sz="0" w:space="0" w:color="auto"/>
              </w:divBdr>
              <w:divsChild>
                <w:div w:id="201795966">
                  <w:marLeft w:val="0"/>
                  <w:marRight w:val="0"/>
                  <w:marTop w:val="60"/>
                  <w:marBottom w:val="30"/>
                  <w:divBdr>
                    <w:top w:val="none" w:sz="0" w:space="0" w:color="auto"/>
                    <w:left w:val="none" w:sz="0" w:space="0" w:color="auto"/>
                    <w:bottom w:val="none" w:sz="0" w:space="0" w:color="auto"/>
                    <w:right w:val="none" w:sz="0" w:space="0" w:color="auto"/>
                  </w:divBdr>
                </w:div>
                <w:div w:id="201796762">
                  <w:marLeft w:val="0"/>
                  <w:marRight w:val="0"/>
                  <w:marTop w:val="60"/>
                  <w:marBottom w:val="30"/>
                  <w:divBdr>
                    <w:top w:val="none" w:sz="0" w:space="0" w:color="auto"/>
                    <w:left w:val="none" w:sz="0" w:space="0" w:color="auto"/>
                    <w:bottom w:val="none" w:sz="0" w:space="0" w:color="auto"/>
                    <w:right w:val="none" w:sz="0" w:space="0" w:color="auto"/>
                  </w:divBdr>
                </w:div>
                <w:div w:id="20179729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04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60">
              <w:marLeft w:val="0"/>
              <w:marRight w:val="0"/>
              <w:marTop w:val="0"/>
              <w:marBottom w:val="0"/>
              <w:divBdr>
                <w:top w:val="none" w:sz="0" w:space="0" w:color="auto"/>
                <w:left w:val="none" w:sz="0" w:space="0" w:color="auto"/>
                <w:bottom w:val="none" w:sz="0" w:space="0" w:color="auto"/>
                <w:right w:val="none" w:sz="0" w:space="0" w:color="auto"/>
              </w:divBdr>
              <w:divsChild>
                <w:div w:id="20179732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250">
              <w:marLeft w:val="75"/>
              <w:marRight w:val="75"/>
              <w:marTop w:val="75"/>
              <w:marBottom w:val="0"/>
              <w:divBdr>
                <w:top w:val="none" w:sz="0" w:space="0" w:color="auto"/>
                <w:left w:val="none" w:sz="0" w:space="0" w:color="auto"/>
                <w:bottom w:val="none" w:sz="0" w:space="0" w:color="auto"/>
                <w:right w:val="none" w:sz="0" w:space="0" w:color="auto"/>
              </w:divBdr>
              <w:divsChild>
                <w:div w:id="201795566">
                  <w:marLeft w:val="0"/>
                  <w:marRight w:val="0"/>
                  <w:marTop w:val="60"/>
                  <w:marBottom w:val="30"/>
                  <w:divBdr>
                    <w:top w:val="none" w:sz="0" w:space="0" w:color="auto"/>
                    <w:left w:val="none" w:sz="0" w:space="0" w:color="auto"/>
                    <w:bottom w:val="none" w:sz="0" w:space="0" w:color="auto"/>
                    <w:right w:val="none" w:sz="0" w:space="0" w:color="auto"/>
                  </w:divBdr>
                </w:div>
                <w:div w:id="201797151">
                  <w:marLeft w:val="0"/>
                  <w:marRight w:val="0"/>
                  <w:marTop w:val="60"/>
                  <w:marBottom w:val="30"/>
                  <w:divBdr>
                    <w:top w:val="none" w:sz="0" w:space="0" w:color="auto"/>
                    <w:left w:val="none" w:sz="0" w:space="0" w:color="auto"/>
                    <w:bottom w:val="none" w:sz="0" w:space="0" w:color="auto"/>
                    <w:right w:val="none" w:sz="0" w:space="0" w:color="auto"/>
                  </w:divBdr>
                </w:div>
                <w:div w:id="20180024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955">
          <w:marLeft w:val="0"/>
          <w:marRight w:val="0"/>
          <w:marTop w:val="75"/>
          <w:marBottom w:val="0"/>
          <w:divBdr>
            <w:top w:val="single" w:sz="6" w:space="4" w:color="A6C9E2"/>
            <w:left w:val="single" w:sz="6" w:space="4" w:color="A6C9E2"/>
            <w:bottom w:val="single" w:sz="6" w:space="4" w:color="A6C9E2"/>
            <w:right w:val="single" w:sz="6" w:space="4" w:color="A6C9E2"/>
          </w:divBdr>
          <w:divsChild>
            <w:div w:id="201801366">
              <w:marLeft w:val="75"/>
              <w:marRight w:val="75"/>
              <w:marTop w:val="75"/>
              <w:marBottom w:val="0"/>
              <w:divBdr>
                <w:top w:val="none" w:sz="0" w:space="0" w:color="auto"/>
                <w:left w:val="none" w:sz="0" w:space="0" w:color="auto"/>
                <w:bottom w:val="none" w:sz="0" w:space="0" w:color="auto"/>
                <w:right w:val="none" w:sz="0" w:space="0" w:color="auto"/>
              </w:divBdr>
              <w:divsChild>
                <w:div w:id="201797285">
                  <w:marLeft w:val="0"/>
                  <w:marRight w:val="0"/>
                  <w:marTop w:val="60"/>
                  <w:marBottom w:val="30"/>
                  <w:divBdr>
                    <w:top w:val="none" w:sz="0" w:space="0" w:color="auto"/>
                    <w:left w:val="none" w:sz="0" w:space="0" w:color="auto"/>
                    <w:bottom w:val="none" w:sz="0" w:space="0" w:color="auto"/>
                    <w:right w:val="none" w:sz="0" w:space="0" w:color="auto"/>
                  </w:divBdr>
                </w:div>
                <w:div w:id="201798926">
                  <w:marLeft w:val="0"/>
                  <w:marRight w:val="0"/>
                  <w:marTop w:val="60"/>
                  <w:marBottom w:val="30"/>
                  <w:divBdr>
                    <w:top w:val="none" w:sz="0" w:space="0" w:color="auto"/>
                    <w:left w:val="none" w:sz="0" w:space="0" w:color="auto"/>
                    <w:bottom w:val="none" w:sz="0" w:space="0" w:color="auto"/>
                    <w:right w:val="none" w:sz="0" w:space="0" w:color="auto"/>
                  </w:divBdr>
                </w:div>
                <w:div w:id="201802916">
                  <w:marLeft w:val="0"/>
                  <w:marRight w:val="0"/>
                  <w:marTop w:val="60"/>
                  <w:marBottom w:val="30"/>
                  <w:divBdr>
                    <w:top w:val="none" w:sz="0" w:space="0" w:color="auto"/>
                    <w:left w:val="none" w:sz="0" w:space="0" w:color="auto"/>
                    <w:bottom w:val="none" w:sz="0" w:space="0" w:color="auto"/>
                    <w:right w:val="none" w:sz="0" w:space="0" w:color="auto"/>
                  </w:divBdr>
                </w:div>
              </w:divsChild>
            </w:div>
            <w:div w:id="201803037">
              <w:marLeft w:val="0"/>
              <w:marRight w:val="0"/>
              <w:marTop w:val="0"/>
              <w:marBottom w:val="0"/>
              <w:divBdr>
                <w:top w:val="none" w:sz="0" w:space="0" w:color="auto"/>
                <w:left w:val="none" w:sz="0" w:space="0" w:color="auto"/>
                <w:bottom w:val="none" w:sz="0" w:space="0" w:color="auto"/>
                <w:right w:val="none" w:sz="0" w:space="0" w:color="auto"/>
              </w:divBdr>
              <w:divsChild>
                <w:div w:id="20179835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751">
          <w:marLeft w:val="0"/>
          <w:marRight w:val="0"/>
          <w:marTop w:val="75"/>
          <w:marBottom w:val="0"/>
          <w:divBdr>
            <w:top w:val="single" w:sz="6" w:space="4" w:color="A6C9E2"/>
            <w:left w:val="single" w:sz="6" w:space="4" w:color="A6C9E2"/>
            <w:bottom w:val="single" w:sz="6" w:space="4" w:color="A6C9E2"/>
            <w:right w:val="single" w:sz="6" w:space="4" w:color="A6C9E2"/>
          </w:divBdr>
          <w:divsChild>
            <w:div w:id="201798349">
              <w:marLeft w:val="75"/>
              <w:marRight w:val="75"/>
              <w:marTop w:val="75"/>
              <w:marBottom w:val="0"/>
              <w:divBdr>
                <w:top w:val="none" w:sz="0" w:space="0" w:color="auto"/>
                <w:left w:val="none" w:sz="0" w:space="0" w:color="auto"/>
                <w:bottom w:val="none" w:sz="0" w:space="0" w:color="auto"/>
                <w:right w:val="none" w:sz="0" w:space="0" w:color="auto"/>
              </w:divBdr>
              <w:divsChild>
                <w:div w:id="201796073">
                  <w:marLeft w:val="0"/>
                  <w:marRight w:val="0"/>
                  <w:marTop w:val="60"/>
                  <w:marBottom w:val="30"/>
                  <w:divBdr>
                    <w:top w:val="none" w:sz="0" w:space="0" w:color="auto"/>
                    <w:left w:val="none" w:sz="0" w:space="0" w:color="auto"/>
                    <w:bottom w:val="none" w:sz="0" w:space="0" w:color="auto"/>
                    <w:right w:val="none" w:sz="0" w:space="0" w:color="auto"/>
                  </w:divBdr>
                </w:div>
                <w:div w:id="201797416">
                  <w:marLeft w:val="0"/>
                  <w:marRight w:val="0"/>
                  <w:marTop w:val="60"/>
                  <w:marBottom w:val="30"/>
                  <w:divBdr>
                    <w:top w:val="none" w:sz="0" w:space="0" w:color="auto"/>
                    <w:left w:val="none" w:sz="0" w:space="0" w:color="auto"/>
                    <w:bottom w:val="none" w:sz="0" w:space="0" w:color="auto"/>
                    <w:right w:val="none" w:sz="0" w:space="0" w:color="auto"/>
                  </w:divBdr>
                </w:div>
                <w:div w:id="201798252">
                  <w:marLeft w:val="0"/>
                  <w:marRight w:val="0"/>
                  <w:marTop w:val="60"/>
                  <w:marBottom w:val="30"/>
                  <w:divBdr>
                    <w:top w:val="none" w:sz="0" w:space="0" w:color="auto"/>
                    <w:left w:val="none" w:sz="0" w:space="0" w:color="auto"/>
                    <w:bottom w:val="none" w:sz="0" w:space="0" w:color="auto"/>
                    <w:right w:val="none" w:sz="0" w:space="0" w:color="auto"/>
                  </w:divBdr>
                </w:div>
              </w:divsChild>
            </w:div>
            <w:div w:id="201802297">
              <w:marLeft w:val="0"/>
              <w:marRight w:val="0"/>
              <w:marTop w:val="0"/>
              <w:marBottom w:val="0"/>
              <w:divBdr>
                <w:top w:val="none" w:sz="0" w:space="0" w:color="auto"/>
                <w:left w:val="none" w:sz="0" w:space="0" w:color="auto"/>
                <w:bottom w:val="none" w:sz="0" w:space="0" w:color="auto"/>
                <w:right w:val="none" w:sz="0" w:space="0" w:color="auto"/>
              </w:divBdr>
              <w:divsChild>
                <w:div w:id="20180264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78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28">
              <w:marLeft w:val="0"/>
              <w:marRight w:val="0"/>
              <w:marTop w:val="0"/>
              <w:marBottom w:val="0"/>
              <w:divBdr>
                <w:top w:val="none" w:sz="0" w:space="0" w:color="auto"/>
                <w:left w:val="none" w:sz="0" w:space="0" w:color="auto"/>
                <w:bottom w:val="none" w:sz="0" w:space="0" w:color="auto"/>
                <w:right w:val="none" w:sz="0" w:space="0" w:color="auto"/>
              </w:divBdr>
              <w:divsChild>
                <w:div w:id="20180120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557">
              <w:marLeft w:val="75"/>
              <w:marRight w:val="75"/>
              <w:marTop w:val="75"/>
              <w:marBottom w:val="0"/>
              <w:divBdr>
                <w:top w:val="none" w:sz="0" w:space="0" w:color="auto"/>
                <w:left w:val="none" w:sz="0" w:space="0" w:color="auto"/>
                <w:bottom w:val="none" w:sz="0" w:space="0" w:color="auto"/>
                <w:right w:val="none" w:sz="0" w:space="0" w:color="auto"/>
              </w:divBdr>
              <w:divsChild>
                <w:div w:id="201799852">
                  <w:marLeft w:val="0"/>
                  <w:marRight w:val="0"/>
                  <w:marTop w:val="60"/>
                  <w:marBottom w:val="30"/>
                  <w:divBdr>
                    <w:top w:val="none" w:sz="0" w:space="0" w:color="auto"/>
                    <w:left w:val="none" w:sz="0" w:space="0" w:color="auto"/>
                    <w:bottom w:val="none" w:sz="0" w:space="0" w:color="auto"/>
                    <w:right w:val="none" w:sz="0" w:space="0" w:color="auto"/>
                  </w:divBdr>
                </w:div>
                <w:div w:id="201800448">
                  <w:marLeft w:val="0"/>
                  <w:marRight w:val="0"/>
                  <w:marTop w:val="60"/>
                  <w:marBottom w:val="30"/>
                  <w:divBdr>
                    <w:top w:val="none" w:sz="0" w:space="0" w:color="auto"/>
                    <w:left w:val="none" w:sz="0" w:space="0" w:color="auto"/>
                    <w:bottom w:val="none" w:sz="0" w:space="0" w:color="auto"/>
                    <w:right w:val="none" w:sz="0" w:space="0" w:color="auto"/>
                  </w:divBdr>
                </w:div>
                <w:div w:id="20180156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91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84">
              <w:marLeft w:val="0"/>
              <w:marRight w:val="0"/>
              <w:marTop w:val="0"/>
              <w:marBottom w:val="0"/>
              <w:divBdr>
                <w:top w:val="none" w:sz="0" w:space="0" w:color="auto"/>
                <w:left w:val="none" w:sz="0" w:space="0" w:color="auto"/>
                <w:bottom w:val="none" w:sz="0" w:space="0" w:color="auto"/>
                <w:right w:val="none" w:sz="0" w:space="0" w:color="auto"/>
              </w:divBdr>
              <w:divsChild>
                <w:div w:id="20179970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53">
              <w:marLeft w:val="75"/>
              <w:marRight w:val="75"/>
              <w:marTop w:val="75"/>
              <w:marBottom w:val="0"/>
              <w:divBdr>
                <w:top w:val="none" w:sz="0" w:space="0" w:color="auto"/>
                <w:left w:val="none" w:sz="0" w:space="0" w:color="auto"/>
                <w:bottom w:val="none" w:sz="0" w:space="0" w:color="auto"/>
                <w:right w:val="none" w:sz="0" w:space="0" w:color="auto"/>
              </w:divBdr>
              <w:divsChild>
                <w:div w:id="201795918">
                  <w:marLeft w:val="0"/>
                  <w:marRight w:val="0"/>
                  <w:marTop w:val="60"/>
                  <w:marBottom w:val="30"/>
                  <w:divBdr>
                    <w:top w:val="none" w:sz="0" w:space="0" w:color="auto"/>
                    <w:left w:val="none" w:sz="0" w:space="0" w:color="auto"/>
                    <w:bottom w:val="none" w:sz="0" w:space="0" w:color="auto"/>
                    <w:right w:val="none" w:sz="0" w:space="0" w:color="auto"/>
                  </w:divBdr>
                </w:div>
                <w:div w:id="201797377">
                  <w:marLeft w:val="0"/>
                  <w:marRight w:val="0"/>
                  <w:marTop w:val="60"/>
                  <w:marBottom w:val="30"/>
                  <w:divBdr>
                    <w:top w:val="none" w:sz="0" w:space="0" w:color="auto"/>
                    <w:left w:val="none" w:sz="0" w:space="0" w:color="auto"/>
                    <w:bottom w:val="none" w:sz="0" w:space="0" w:color="auto"/>
                    <w:right w:val="none" w:sz="0" w:space="0" w:color="auto"/>
                  </w:divBdr>
                </w:div>
                <w:div w:id="20180000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17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03">
              <w:marLeft w:val="0"/>
              <w:marRight w:val="0"/>
              <w:marTop w:val="0"/>
              <w:marBottom w:val="0"/>
              <w:divBdr>
                <w:top w:val="none" w:sz="0" w:space="0" w:color="auto"/>
                <w:left w:val="none" w:sz="0" w:space="0" w:color="auto"/>
                <w:bottom w:val="none" w:sz="0" w:space="0" w:color="auto"/>
                <w:right w:val="none" w:sz="0" w:space="0" w:color="auto"/>
              </w:divBdr>
              <w:divsChild>
                <w:div w:id="20179584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52">
              <w:marLeft w:val="75"/>
              <w:marRight w:val="75"/>
              <w:marTop w:val="75"/>
              <w:marBottom w:val="0"/>
              <w:divBdr>
                <w:top w:val="none" w:sz="0" w:space="0" w:color="auto"/>
                <w:left w:val="none" w:sz="0" w:space="0" w:color="auto"/>
                <w:bottom w:val="none" w:sz="0" w:space="0" w:color="auto"/>
                <w:right w:val="none" w:sz="0" w:space="0" w:color="auto"/>
              </w:divBdr>
              <w:divsChild>
                <w:div w:id="201795892">
                  <w:marLeft w:val="0"/>
                  <w:marRight w:val="0"/>
                  <w:marTop w:val="60"/>
                  <w:marBottom w:val="30"/>
                  <w:divBdr>
                    <w:top w:val="none" w:sz="0" w:space="0" w:color="auto"/>
                    <w:left w:val="none" w:sz="0" w:space="0" w:color="auto"/>
                    <w:bottom w:val="none" w:sz="0" w:space="0" w:color="auto"/>
                    <w:right w:val="none" w:sz="0" w:space="0" w:color="auto"/>
                  </w:divBdr>
                </w:div>
                <w:div w:id="201798625">
                  <w:marLeft w:val="0"/>
                  <w:marRight w:val="0"/>
                  <w:marTop w:val="60"/>
                  <w:marBottom w:val="30"/>
                  <w:divBdr>
                    <w:top w:val="none" w:sz="0" w:space="0" w:color="auto"/>
                    <w:left w:val="none" w:sz="0" w:space="0" w:color="auto"/>
                    <w:bottom w:val="none" w:sz="0" w:space="0" w:color="auto"/>
                    <w:right w:val="none" w:sz="0" w:space="0" w:color="auto"/>
                  </w:divBdr>
                </w:div>
                <w:div w:id="20179998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6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73">
              <w:marLeft w:val="0"/>
              <w:marRight w:val="0"/>
              <w:marTop w:val="0"/>
              <w:marBottom w:val="0"/>
              <w:divBdr>
                <w:top w:val="none" w:sz="0" w:space="0" w:color="auto"/>
                <w:left w:val="none" w:sz="0" w:space="0" w:color="auto"/>
                <w:bottom w:val="none" w:sz="0" w:space="0" w:color="auto"/>
                <w:right w:val="none" w:sz="0" w:space="0" w:color="auto"/>
              </w:divBdr>
              <w:divsChild>
                <w:div w:id="20180262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035">
              <w:marLeft w:val="75"/>
              <w:marRight w:val="75"/>
              <w:marTop w:val="75"/>
              <w:marBottom w:val="0"/>
              <w:divBdr>
                <w:top w:val="none" w:sz="0" w:space="0" w:color="auto"/>
                <w:left w:val="none" w:sz="0" w:space="0" w:color="auto"/>
                <w:bottom w:val="none" w:sz="0" w:space="0" w:color="auto"/>
                <w:right w:val="none" w:sz="0" w:space="0" w:color="auto"/>
              </w:divBdr>
              <w:divsChild>
                <w:div w:id="201801731">
                  <w:marLeft w:val="0"/>
                  <w:marRight w:val="0"/>
                  <w:marTop w:val="60"/>
                  <w:marBottom w:val="30"/>
                  <w:divBdr>
                    <w:top w:val="none" w:sz="0" w:space="0" w:color="auto"/>
                    <w:left w:val="none" w:sz="0" w:space="0" w:color="auto"/>
                    <w:bottom w:val="none" w:sz="0" w:space="0" w:color="auto"/>
                    <w:right w:val="none" w:sz="0" w:space="0" w:color="auto"/>
                  </w:divBdr>
                </w:div>
                <w:div w:id="201802064">
                  <w:marLeft w:val="0"/>
                  <w:marRight w:val="0"/>
                  <w:marTop w:val="60"/>
                  <w:marBottom w:val="30"/>
                  <w:divBdr>
                    <w:top w:val="none" w:sz="0" w:space="0" w:color="auto"/>
                    <w:left w:val="none" w:sz="0" w:space="0" w:color="auto"/>
                    <w:bottom w:val="none" w:sz="0" w:space="0" w:color="auto"/>
                    <w:right w:val="none" w:sz="0" w:space="0" w:color="auto"/>
                  </w:divBdr>
                </w:div>
                <w:div w:id="20180314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28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72">
              <w:marLeft w:val="75"/>
              <w:marRight w:val="75"/>
              <w:marTop w:val="75"/>
              <w:marBottom w:val="0"/>
              <w:divBdr>
                <w:top w:val="none" w:sz="0" w:space="0" w:color="auto"/>
                <w:left w:val="none" w:sz="0" w:space="0" w:color="auto"/>
                <w:bottom w:val="none" w:sz="0" w:space="0" w:color="auto"/>
                <w:right w:val="none" w:sz="0" w:space="0" w:color="auto"/>
              </w:divBdr>
              <w:divsChild>
                <w:div w:id="201799039">
                  <w:marLeft w:val="0"/>
                  <w:marRight w:val="0"/>
                  <w:marTop w:val="60"/>
                  <w:marBottom w:val="30"/>
                  <w:divBdr>
                    <w:top w:val="none" w:sz="0" w:space="0" w:color="auto"/>
                    <w:left w:val="none" w:sz="0" w:space="0" w:color="auto"/>
                    <w:bottom w:val="none" w:sz="0" w:space="0" w:color="auto"/>
                    <w:right w:val="none" w:sz="0" w:space="0" w:color="auto"/>
                  </w:divBdr>
                </w:div>
                <w:div w:id="201800011">
                  <w:marLeft w:val="0"/>
                  <w:marRight w:val="0"/>
                  <w:marTop w:val="60"/>
                  <w:marBottom w:val="30"/>
                  <w:divBdr>
                    <w:top w:val="none" w:sz="0" w:space="0" w:color="auto"/>
                    <w:left w:val="none" w:sz="0" w:space="0" w:color="auto"/>
                    <w:bottom w:val="none" w:sz="0" w:space="0" w:color="auto"/>
                    <w:right w:val="none" w:sz="0" w:space="0" w:color="auto"/>
                  </w:divBdr>
                </w:div>
                <w:div w:id="201802479">
                  <w:marLeft w:val="0"/>
                  <w:marRight w:val="0"/>
                  <w:marTop w:val="60"/>
                  <w:marBottom w:val="30"/>
                  <w:divBdr>
                    <w:top w:val="none" w:sz="0" w:space="0" w:color="auto"/>
                    <w:left w:val="none" w:sz="0" w:space="0" w:color="auto"/>
                    <w:bottom w:val="none" w:sz="0" w:space="0" w:color="auto"/>
                    <w:right w:val="none" w:sz="0" w:space="0" w:color="auto"/>
                  </w:divBdr>
                </w:div>
              </w:divsChild>
            </w:div>
            <w:div w:id="201796893">
              <w:marLeft w:val="0"/>
              <w:marRight w:val="0"/>
              <w:marTop w:val="0"/>
              <w:marBottom w:val="0"/>
              <w:divBdr>
                <w:top w:val="none" w:sz="0" w:space="0" w:color="auto"/>
                <w:left w:val="none" w:sz="0" w:space="0" w:color="auto"/>
                <w:bottom w:val="none" w:sz="0" w:space="0" w:color="auto"/>
                <w:right w:val="none" w:sz="0" w:space="0" w:color="auto"/>
              </w:divBdr>
              <w:divsChild>
                <w:div w:id="20179701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306">
          <w:marLeft w:val="0"/>
          <w:marRight w:val="0"/>
          <w:marTop w:val="75"/>
          <w:marBottom w:val="0"/>
          <w:divBdr>
            <w:top w:val="single" w:sz="6" w:space="4" w:color="A6C9E2"/>
            <w:left w:val="single" w:sz="6" w:space="4" w:color="A6C9E2"/>
            <w:bottom w:val="single" w:sz="6" w:space="4" w:color="A6C9E2"/>
            <w:right w:val="single" w:sz="6" w:space="4" w:color="A6C9E2"/>
          </w:divBdr>
          <w:divsChild>
            <w:div w:id="201801516">
              <w:marLeft w:val="75"/>
              <w:marRight w:val="75"/>
              <w:marTop w:val="75"/>
              <w:marBottom w:val="0"/>
              <w:divBdr>
                <w:top w:val="none" w:sz="0" w:space="0" w:color="auto"/>
                <w:left w:val="none" w:sz="0" w:space="0" w:color="auto"/>
                <w:bottom w:val="none" w:sz="0" w:space="0" w:color="auto"/>
                <w:right w:val="none" w:sz="0" w:space="0" w:color="auto"/>
              </w:divBdr>
              <w:divsChild>
                <w:div w:id="201796517">
                  <w:marLeft w:val="0"/>
                  <w:marRight w:val="0"/>
                  <w:marTop w:val="60"/>
                  <w:marBottom w:val="30"/>
                  <w:divBdr>
                    <w:top w:val="none" w:sz="0" w:space="0" w:color="auto"/>
                    <w:left w:val="none" w:sz="0" w:space="0" w:color="auto"/>
                    <w:bottom w:val="none" w:sz="0" w:space="0" w:color="auto"/>
                    <w:right w:val="none" w:sz="0" w:space="0" w:color="auto"/>
                  </w:divBdr>
                </w:div>
                <w:div w:id="201796875">
                  <w:marLeft w:val="0"/>
                  <w:marRight w:val="0"/>
                  <w:marTop w:val="60"/>
                  <w:marBottom w:val="30"/>
                  <w:divBdr>
                    <w:top w:val="none" w:sz="0" w:space="0" w:color="auto"/>
                    <w:left w:val="none" w:sz="0" w:space="0" w:color="auto"/>
                    <w:bottom w:val="none" w:sz="0" w:space="0" w:color="auto"/>
                    <w:right w:val="none" w:sz="0" w:space="0" w:color="auto"/>
                  </w:divBdr>
                </w:div>
                <w:div w:id="20179702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89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01">
              <w:marLeft w:val="75"/>
              <w:marRight w:val="75"/>
              <w:marTop w:val="75"/>
              <w:marBottom w:val="0"/>
              <w:divBdr>
                <w:top w:val="none" w:sz="0" w:space="0" w:color="auto"/>
                <w:left w:val="none" w:sz="0" w:space="0" w:color="auto"/>
                <w:bottom w:val="none" w:sz="0" w:space="0" w:color="auto"/>
                <w:right w:val="none" w:sz="0" w:space="0" w:color="auto"/>
              </w:divBdr>
              <w:divsChild>
                <w:div w:id="201797287">
                  <w:marLeft w:val="0"/>
                  <w:marRight w:val="0"/>
                  <w:marTop w:val="60"/>
                  <w:marBottom w:val="30"/>
                  <w:divBdr>
                    <w:top w:val="none" w:sz="0" w:space="0" w:color="auto"/>
                    <w:left w:val="none" w:sz="0" w:space="0" w:color="auto"/>
                    <w:bottom w:val="none" w:sz="0" w:space="0" w:color="auto"/>
                    <w:right w:val="none" w:sz="0" w:space="0" w:color="auto"/>
                  </w:divBdr>
                </w:div>
                <w:div w:id="201799862">
                  <w:marLeft w:val="0"/>
                  <w:marRight w:val="0"/>
                  <w:marTop w:val="60"/>
                  <w:marBottom w:val="30"/>
                  <w:divBdr>
                    <w:top w:val="none" w:sz="0" w:space="0" w:color="auto"/>
                    <w:left w:val="none" w:sz="0" w:space="0" w:color="auto"/>
                    <w:bottom w:val="none" w:sz="0" w:space="0" w:color="auto"/>
                    <w:right w:val="none" w:sz="0" w:space="0" w:color="auto"/>
                  </w:divBdr>
                </w:div>
                <w:div w:id="201802240">
                  <w:marLeft w:val="0"/>
                  <w:marRight w:val="0"/>
                  <w:marTop w:val="60"/>
                  <w:marBottom w:val="30"/>
                  <w:divBdr>
                    <w:top w:val="none" w:sz="0" w:space="0" w:color="auto"/>
                    <w:left w:val="none" w:sz="0" w:space="0" w:color="auto"/>
                    <w:bottom w:val="none" w:sz="0" w:space="0" w:color="auto"/>
                    <w:right w:val="none" w:sz="0" w:space="0" w:color="auto"/>
                  </w:divBdr>
                </w:div>
              </w:divsChild>
            </w:div>
            <w:div w:id="201803177">
              <w:marLeft w:val="0"/>
              <w:marRight w:val="0"/>
              <w:marTop w:val="0"/>
              <w:marBottom w:val="0"/>
              <w:divBdr>
                <w:top w:val="none" w:sz="0" w:space="0" w:color="auto"/>
                <w:left w:val="none" w:sz="0" w:space="0" w:color="auto"/>
                <w:bottom w:val="none" w:sz="0" w:space="0" w:color="auto"/>
                <w:right w:val="none" w:sz="0" w:space="0" w:color="auto"/>
              </w:divBdr>
              <w:divsChild>
                <w:div w:id="20180311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005">
          <w:marLeft w:val="0"/>
          <w:marRight w:val="0"/>
          <w:marTop w:val="75"/>
          <w:marBottom w:val="0"/>
          <w:divBdr>
            <w:top w:val="single" w:sz="6" w:space="4" w:color="A6C9E2"/>
            <w:left w:val="single" w:sz="6" w:space="4" w:color="A6C9E2"/>
            <w:bottom w:val="single" w:sz="6" w:space="4" w:color="A6C9E2"/>
            <w:right w:val="single" w:sz="6" w:space="4" w:color="A6C9E2"/>
          </w:divBdr>
          <w:divsChild>
            <w:div w:id="201802015">
              <w:marLeft w:val="75"/>
              <w:marRight w:val="75"/>
              <w:marTop w:val="75"/>
              <w:marBottom w:val="0"/>
              <w:divBdr>
                <w:top w:val="none" w:sz="0" w:space="0" w:color="auto"/>
                <w:left w:val="none" w:sz="0" w:space="0" w:color="auto"/>
                <w:bottom w:val="none" w:sz="0" w:space="0" w:color="auto"/>
                <w:right w:val="none" w:sz="0" w:space="0" w:color="auto"/>
              </w:divBdr>
              <w:divsChild>
                <w:div w:id="201796703">
                  <w:marLeft w:val="0"/>
                  <w:marRight w:val="0"/>
                  <w:marTop w:val="60"/>
                  <w:marBottom w:val="30"/>
                  <w:divBdr>
                    <w:top w:val="none" w:sz="0" w:space="0" w:color="auto"/>
                    <w:left w:val="none" w:sz="0" w:space="0" w:color="auto"/>
                    <w:bottom w:val="none" w:sz="0" w:space="0" w:color="auto"/>
                    <w:right w:val="none" w:sz="0" w:space="0" w:color="auto"/>
                  </w:divBdr>
                </w:div>
                <w:div w:id="201803107">
                  <w:marLeft w:val="0"/>
                  <w:marRight w:val="0"/>
                  <w:marTop w:val="60"/>
                  <w:marBottom w:val="30"/>
                  <w:divBdr>
                    <w:top w:val="none" w:sz="0" w:space="0" w:color="auto"/>
                    <w:left w:val="none" w:sz="0" w:space="0" w:color="auto"/>
                    <w:bottom w:val="none" w:sz="0" w:space="0" w:color="auto"/>
                    <w:right w:val="none" w:sz="0" w:space="0" w:color="auto"/>
                  </w:divBdr>
                </w:div>
                <w:div w:id="201803133">
                  <w:marLeft w:val="0"/>
                  <w:marRight w:val="0"/>
                  <w:marTop w:val="60"/>
                  <w:marBottom w:val="30"/>
                  <w:divBdr>
                    <w:top w:val="none" w:sz="0" w:space="0" w:color="auto"/>
                    <w:left w:val="none" w:sz="0" w:space="0" w:color="auto"/>
                    <w:bottom w:val="none" w:sz="0" w:space="0" w:color="auto"/>
                    <w:right w:val="none" w:sz="0" w:space="0" w:color="auto"/>
                  </w:divBdr>
                </w:div>
              </w:divsChild>
            </w:div>
            <w:div w:id="201803092">
              <w:marLeft w:val="0"/>
              <w:marRight w:val="0"/>
              <w:marTop w:val="0"/>
              <w:marBottom w:val="0"/>
              <w:divBdr>
                <w:top w:val="none" w:sz="0" w:space="0" w:color="auto"/>
                <w:left w:val="none" w:sz="0" w:space="0" w:color="auto"/>
                <w:bottom w:val="none" w:sz="0" w:space="0" w:color="auto"/>
                <w:right w:val="none" w:sz="0" w:space="0" w:color="auto"/>
              </w:divBdr>
              <w:divsChild>
                <w:div w:id="20179856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71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93">
              <w:marLeft w:val="75"/>
              <w:marRight w:val="75"/>
              <w:marTop w:val="75"/>
              <w:marBottom w:val="0"/>
              <w:divBdr>
                <w:top w:val="none" w:sz="0" w:space="0" w:color="auto"/>
                <w:left w:val="none" w:sz="0" w:space="0" w:color="auto"/>
                <w:bottom w:val="none" w:sz="0" w:space="0" w:color="auto"/>
                <w:right w:val="none" w:sz="0" w:space="0" w:color="auto"/>
              </w:divBdr>
              <w:divsChild>
                <w:div w:id="201795385">
                  <w:marLeft w:val="0"/>
                  <w:marRight w:val="0"/>
                  <w:marTop w:val="60"/>
                  <w:marBottom w:val="30"/>
                  <w:divBdr>
                    <w:top w:val="none" w:sz="0" w:space="0" w:color="auto"/>
                    <w:left w:val="none" w:sz="0" w:space="0" w:color="auto"/>
                    <w:bottom w:val="none" w:sz="0" w:space="0" w:color="auto"/>
                    <w:right w:val="none" w:sz="0" w:space="0" w:color="auto"/>
                  </w:divBdr>
                </w:div>
                <w:div w:id="201799364">
                  <w:marLeft w:val="0"/>
                  <w:marRight w:val="0"/>
                  <w:marTop w:val="60"/>
                  <w:marBottom w:val="30"/>
                  <w:divBdr>
                    <w:top w:val="none" w:sz="0" w:space="0" w:color="auto"/>
                    <w:left w:val="none" w:sz="0" w:space="0" w:color="auto"/>
                    <w:bottom w:val="none" w:sz="0" w:space="0" w:color="auto"/>
                    <w:right w:val="none" w:sz="0" w:space="0" w:color="auto"/>
                  </w:divBdr>
                </w:div>
                <w:div w:id="201800239">
                  <w:marLeft w:val="0"/>
                  <w:marRight w:val="0"/>
                  <w:marTop w:val="60"/>
                  <w:marBottom w:val="30"/>
                  <w:divBdr>
                    <w:top w:val="none" w:sz="0" w:space="0" w:color="auto"/>
                    <w:left w:val="none" w:sz="0" w:space="0" w:color="auto"/>
                    <w:bottom w:val="none" w:sz="0" w:space="0" w:color="auto"/>
                    <w:right w:val="none" w:sz="0" w:space="0" w:color="auto"/>
                  </w:divBdr>
                </w:div>
              </w:divsChild>
            </w:div>
            <w:div w:id="201800385">
              <w:marLeft w:val="0"/>
              <w:marRight w:val="0"/>
              <w:marTop w:val="0"/>
              <w:marBottom w:val="0"/>
              <w:divBdr>
                <w:top w:val="none" w:sz="0" w:space="0" w:color="auto"/>
                <w:left w:val="none" w:sz="0" w:space="0" w:color="auto"/>
                <w:bottom w:val="none" w:sz="0" w:space="0" w:color="auto"/>
                <w:right w:val="none" w:sz="0" w:space="0" w:color="auto"/>
              </w:divBdr>
              <w:divsChild>
                <w:div w:id="20179887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0698">
      <w:marLeft w:val="0"/>
      <w:marRight w:val="0"/>
      <w:marTop w:val="0"/>
      <w:marBottom w:val="0"/>
      <w:divBdr>
        <w:top w:val="none" w:sz="0" w:space="0" w:color="auto"/>
        <w:left w:val="none" w:sz="0" w:space="0" w:color="auto"/>
        <w:bottom w:val="none" w:sz="0" w:space="0" w:color="auto"/>
        <w:right w:val="none" w:sz="0" w:space="0" w:color="auto"/>
      </w:divBdr>
      <w:divsChild>
        <w:div w:id="2017959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29">
              <w:marLeft w:val="75"/>
              <w:marRight w:val="75"/>
              <w:marTop w:val="75"/>
              <w:marBottom w:val="0"/>
              <w:divBdr>
                <w:top w:val="none" w:sz="0" w:space="0" w:color="auto"/>
                <w:left w:val="none" w:sz="0" w:space="0" w:color="auto"/>
                <w:bottom w:val="none" w:sz="0" w:space="0" w:color="auto"/>
                <w:right w:val="none" w:sz="0" w:space="0" w:color="auto"/>
              </w:divBdr>
              <w:divsChild>
                <w:div w:id="201795093">
                  <w:marLeft w:val="0"/>
                  <w:marRight w:val="0"/>
                  <w:marTop w:val="60"/>
                  <w:marBottom w:val="30"/>
                  <w:divBdr>
                    <w:top w:val="none" w:sz="0" w:space="0" w:color="auto"/>
                    <w:left w:val="none" w:sz="0" w:space="0" w:color="auto"/>
                    <w:bottom w:val="none" w:sz="0" w:space="0" w:color="auto"/>
                    <w:right w:val="none" w:sz="0" w:space="0" w:color="auto"/>
                  </w:divBdr>
                </w:div>
                <w:div w:id="201801676">
                  <w:marLeft w:val="0"/>
                  <w:marRight w:val="0"/>
                  <w:marTop w:val="60"/>
                  <w:marBottom w:val="30"/>
                  <w:divBdr>
                    <w:top w:val="none" w:sz="0" w:space="0" w:color="auto"/>
                    <w:left w:val="none" w:sz="0" w:space="0" w:color="auto"/>
                    <w:bottom w:val="none" w:sz="0" w:space="0" w:color="auto"/>
                    <w:right w:val="none" w:sz="0" w:space="0" w:color="auto"/>
                  </w:divBdr>
                </w:div>
                <w:div w:id="20180270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24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065">
              <w:marLeft w:val="0"/>
              <w:marRight w:val="0"/>
              <w:marTop w:val="0"/>
              <w:marBottom w:val="0"/>
              <w:divBdr>
                <w:top w:val="none" w:sz="0" w:space="0" w:color="auto"/>
                <w:left w:val="none" w:sz="0" w:space="0" w:color="auto"/>
                <w:bottom w:val="none" w:sz="0" w:space="0" w:color="auto"/>
                <w:right w:val="none" w:sz="0" w:space="0" w:color="auto"/>
              </w:divBdr>
              <w:divsChild>
                <w:div w:id="20180000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568">
              <w:marLeft w:val="75"/>
              <w:marRight w:val="75"/>
              <w:marTop w:val="75"/>
              <w:marBottom w:val="0"/>
              <w:divBdr>
                <w:top w:val="none" w:sz="0" w:space="0" w:color="auto"/>
                <w:left w:val="none" w:sz="0" w:space="0" w:color="auto"/>
                <w:bottom w:val="none" w:sz="0" w:space="0" w:color="auto"/>
                <w:right w:val="none" w:sz="0" w:space="0" w:color="auto"/>
              </w:divBdr>
              <w:divsChild>
                <w:div w:id="201799495">
                  <w:marLeft w:val="0"/>
                  <w:marRight w:val="0"/>
                  <w:marTop w:val="60"/>
                  <w:marBottom w:val="30"/>
                  <w:divBdr>
                    <w:top w:val="none" w:sz="0" w:space="0" w:color="auto"/>
                    <w:left w:val="none" w:sz="0" w:space="0" w:color="auto"/>
                    <w:bottom w:val="none" w:sz="0" w:space="0" w:color="auto"/>
                    <w:right w:val="none" w:sz="0" w:space="0" w:color="auto"/>
                  </w:divBdr>
                </w:div>
                <w:div w:id="201799983">
                  <w:marLeft w:val="0"/>
                  <w:marRight w:val="0"/>
                  <w:marTop w:val="60"/>
                  <w:marBottom w:val="30"/>
                  <w:divBdr>
                    <w:top w:val="none" w:sz="0" w:space="0" w:color="auto"/>
                    <w:left w:val="none" w:sz="0" w:space="0" w:color="auto"/>
                    <w:bottom w:val="none" w:sz="0" w:space="0" w:color="auto"/>
                    <w:right w:val="none" w:sz="0" w:space="0" w:color="auto"/>
                  </w:divBdr>
                </w:div>
                <w:div w:id="20180032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18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13">
              <w:marLeft w:val="75"/>
              <w:marRight w:val="75"/>
              <w:marTop w:val="75"/>
              <w:marBottom w:val="0"/>
              <w:divBdr>
                <w:top w:val="none" w:sz="0" w:space="0" w:color="auto"/>
                <w:left w:val="none" w:sz="0" w:space="0" w:color="auto"/>
                <w:bottom w:val="none" w:sz="0" w:space="0" w:color="auto"/>
                <w:right w:val="none" w:sz="0" w:space="0" w:color="auto"/>
              </w:divBdr>
              <w:divsChild>
                <w:div w:id="201799114">
                  <w:marLeft w:val="0"/>
                  <w:marRight w:val="0"/>
                  <w:marTop w:val="60"/>
                  <w:marBottom w:val="30"/>
                  <w:divBdr>
                    <w:top w:val="none" w:sz="0" w:space="0" w:color="auto"/>
                    <w:left w:val="none" w:sz="0" w:space="0" w:color="auto"/>
                    <w:bottom w:val="none" w:sz="0" w:space="0" w:color="auto"/>
                    <w:right w:val="none" w:sz="0" w:space="0" w:color="auto"/>
                  </w:divBdr>
                </w:div>
                <w:div w:id="201801767">
                  <w:marLeft w:val="0"/>
                  <w:marRight w:val="0"/>
                  <w:marTop w:val="60"/>
                  <w:marBottom w:val="30"/>
                  <w:divBdr>
                    <w:top w:val="none" w:sz="0" w:space="0" w:color="auto"/>
                    <w:left w:val="none" w:sz="0" w:space="0" w:color="auto"/>
                    <w:bottom w:val="none" w:sz="0" w:space="0" w:color="auto"/>
                    <w:right w:val="none" w:sz="0" w:space="0" w:color="auto"/>
                  </w:divBdr>
                </w:div>
                <w:div w:id="201803120">
                  <w:marLeft w:val="0"/>
                  <w:marRight w:val="0"/>
                  <w:marTop w:val="60"/>
                  <w:marBottom w:val="30"/>
                  <w:divBdr>
                    <w:top w:val="none" w:sz="0" w:space="0" w:color="auto"/>
                    <w:left w:val="none" w:sz="0" w:space="0" w:color="auto"/>
                    <w:bottom w:val="none" w:sz="0" w:space="0" w:color="auto"/>
                    <w:right w:val="none" w:sz="0" w:space="0" w:color="auto"/>
                  </w:divBdr>
                </w:div>
              </w:divsChild>
            </w:div>
            <w:div w:id="201799686">
              <w:marLeft w:val="0"/>
              <w:marRight w:val="0"/>
              <w:marTop w:val="0"/>
              <w:marBottom w:val="0"/>
              <w:divBdr>
                <w:top w:val="none" w:sz="0" w:space="0" w:color="auto"/>
                <w:left w:val="none" w:sz="0" w:space="0" w:color="auto"/>
                <w:bottom w:val="none" w:sz="0" w:space="0" w:color="auto"/>
                <w:right w:val="none" w:sz="0" w:space="0" w:color="auto"/>
              </w:divBdr>
              <w:divsChild>
                <w:div w:id="20179527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676">
          <w:marLeft w:val="0"/>
          <w:marRight w:val="0"/>
          <w:marTop w:val="75"/>
          <w:marBottom w:val="0"/>
          <w:divBdr>
            <w:top w:val="single" w:sz="6" w:space="4" w:color="A6C9E2"/>
            <w:left w:val="single" w:sz="6" w:space="4" w:color="A6C9E2"/>
            <w:bottom w:val="single" w:sz="6" w:space="4" w:color="A6C9E2"/>
            <w:right w:val="single" w:sz="6" w:space="4" w:color="A6C9E2"/>
          </w:divBdr>
          <w:divsChild>
            <w:div w:id="201801455">
              <w:marLeft w:val="0"/>
              <w:marRight w:val="0"/>
              <w:marTop w:val="0"/>
              <w:marBottom w:val="0"/>
              <w:divBdr>
                <w:top w:val="none" w:sz="0" w:space="0" w:color="auto"/>
                <w:left w:val="none" w:sz="0" w:space="0" w:color="auto"/>
                <w:bottom w:val="none" w:sz="0" w:space="0" w:color="auto"/>
                <w:right w:val="none" w:sz="0" w:space="0" w:color="auto"/>
              </w:divBdr>
              <w:divsChild>
                <w:div w:id="20180095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344">
              <w:marLeft w:val="75"/>
              <w:marRight w:val="75"/>
              <w:marTop w:val="75"/>
              <w:marBottom w:val="0"/>
              <w:divBdr>
                <w:top w:val="none" w:sz="0" w:space="0" w:color="auto"/>
                <w:left w:val="none" w:sz="0" w:space="0" w:color="auto"/>
                <w:bottom w:val="none" w:sz="0" w:space="0" w:color="auto"/>
                <w:right w:val="none" w:sz="0" w:space="0" w:color="auto"/>
              </w:divBdr>
              <w:divsChild>
                <w:div w:id="201796233">
                  <w:marLeft w:val="0"/>
                  <w:marRight w:val="0"/>
                  <w:marTop w:val="60"/>
                  <w:marBottom w:val="30"/>
                  <w:divBdr>
                    <w:top w:val="none" w:sz="0" w:space="0" w:color="auto"/>
                    <w:left w:val="none" w:sz="0" w:space="0" w:color="auto"/>
                    <w:bottom w:val="none" w:sz="0" w:space="0" w:color="auto"/>
                    <w:right w:val="none" w:sz="0" w:space="0" w:color="auto"/>
                  </w:divBdr>
                </w:div>
                <w:div w:id="201797200">
                  <w:marLeft w:val="0"/>
                  <w:marRight w:val="0"/>
                  <w:marTop w:val="60"/>
                  <w:marBottom w:val="30"/>
                  <w:divBdr>
                    <w:top w:val="none" w:sz="0" w:space="0" w:color="auto"/>
                    <w:left w:val="none" w:sz="0" w:space="0" w:color="auto"/>
                    <w:bottom w:val="none" w:sz="0" w:space="0" w:color="auto"/>
                    <w:right w:val="none" w:sz="0" w:space="0" w:color="auto"/>
                  </w:divBdr>
                </w:div>
                <w:div w:id="20180241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90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40">
              <w:marLeft w:val="75"/>
              <w:marRight w:val="75"/>
              <w:marTop w:val="75"/>
              <w:marBottom w:val="0"/>
              <w:divBdr>
                <w:top w:val="none" w:sz="0" w:space="0" w:color="auto"/>
                <w:left w:val="none" w:sz="0" w:space="0" w:color="auto"/>
                <w:bottom w:val="none" w:sz="0" w:space="0" w:color="auto"/>
                <w:right w:val="none" w:sz="0" w:space="0" w:color="auto"/>
              </w:divBdr>
              <w:divsChild>
                <w:div w:id="201795605">
                  <w:marLeft w:val="0"/>
                  <w:marRight w:val="0"/>
                  <w:marTop w:val="60"/>
                  <w:marBottom w:val="30"/>
                  <w:divBdr>
                    <w:top w:val="none" w:sz="0" w:space="0" w:color="auto"/>
                    <w:left w:val="none" w:sz="0" w:space="0" w:color="auto"/>
                    <w:bottom w:val="none" w:sz="0" w:space="0" w:color="auto"/>
                    <w:right w:val="none" w:sz="0" w:space="0" w:color="auto"/>
                  </w:divBdr>
                </w:div>
                <w:div w:id="201800640">
                  <w:marLeft w:val="0"/>
                  <w:marRight w:val="0"/>
                  <w:marTop w:val="60"/>
                  <w:marBottom w:val="30"/>
                  <w:divBdr>
                    <w:top w:val="none" w:sz="0" w:space="0" w:color="auto"/>
                    <w:left w:val="none" w:sz="0" w:space="0" w:color="auto"/>
                    <w:bottom w:val="none" w:sz="0" w:space="0" w:color="auto"/>
                    <w:right w:val="none" w:sz="0" w:space="0" w:color="auto"/>
                  </w:divBdr>
                </w:div>
                <w:div w:id="201802076">
                  <w:marLeft w:val="0"/>
                  <w:marRight w:val="0"/>
                  <w:marTop w:val="60"/>
                  <w:marBottom w:val="30"/>
                  <w:divBdr>
                    <w:top w:val="none" w:sz="0" w:space="0" w:color="auto"/>
                    <w:left w:val="none" w:sz="0" w:space="0" w:color="auto"/>
                    <w:bottom w:val="none" w:sz="0" w:space="0" w:color="auto"/>
                    <w:right w:val="none" w:sz="0" w:space="0" w:color="auto"/>
                  </w:divBdr>
                </w:div>
              </w:divsChild>
            </w:div>
            <w:div w:id="201800644">
              <w:marLeft w:val="0"/>
              <w:marRight w:val="0"/>
              <w:marTop w:val="0"/>
              <w:marBottom w:val="0"/>
              <w:divBdr>
                <w:top w:val="none" w:sz="0" w:space="0" w:color="auto"/>
                <w:left w:val="none" w:sz="0" w:space="0" w:color="auto"/>
                <w:bottom w:val="none" w:sz="0" w:space="0" w:color="auto"/>
                <w:right w:val="none" w:sz="0" w:space="0" w:color="auto"/>
              </w:divBdr>
              <w:divsChild>
                <w:div w:id="20180308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9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78">
              <w:marLeft w:val="75"/>
              <w:marRight w:val="75"/>
              <w:marTop w:val="75"/>
              <w:marBottom w:val="0"/>
              <w:divBdr>
                <w:top w:val="none" w:sz="0" w:space="0" w:color="auto"/>
                <w:left w:val="none" w:sz="0" w:space="0" w:color="auto"/>
                <w:bottom w:val="none" w:sz="0" w:space="0" w:color="auto"/>
                <w:right w:val="none" w:sz="0" w:space="0" w:color="auto"/>
              </w:divBdr>
              <w:divsChild>
                <w:div w:id="201796559">
                  <w:marLeft w:val="0"/>
                  <w:marRight w:val="0"/>
                  <w:marTop w:val="60"/>
                  <w:marBottom w:val="30"/>
                  <w:divBdr>
                    <w:top w:val="none" w:sz="0" w:space="0" w:color="auto"/>
                    <w:left w:val="none" w:sz="0" w:space="0" w:color="auto"/>
                    <w:bottom w:val="none" w:sz="0" w:space="0" w:color="auto"/>
                    <w:right w:val="none" w:sz="0" w:space="0" w:color="auto"/>
                  </w:divBdr>
                </w:div>
                <w:div w:id="201799362">
                  <w:marLeft w:val="0"/>
                  <w:marRight w:val="0"/>
                  <w:marTop w:val="60"/>
                  <w:marBottom w:val="30"/>
                  <w:divBdr>
                    <w:top w:val="none" w:sz="0" w:space="0" w:color="auto"/>
                    <w:left w:val="none" w:sz="0" w:space="0" w:color="auto"/>
                    <w:bottom w:val="none" w:sz="0" w:space="0" w:color="auto"/>
                    <w:right w:val="none" w:sz="0" w:space="0" w:color="auto"/>
                  </w:divBdr>
                </w:div>
                <w:div w:id="201800305">
                  <w:marLeft w:val="0"/>
                  <w:marRight w:val="0"/>
                  <w:marTop w:val="60"/>
                  <w:marBottom w:val="30"/>
                  <w:divBdr>
                    <w:top w:val="none" w:sz="0" w:space="0" w:color="auto"/>
                    <w:left w:val="none" w:sz="0" w:space="0" w:color="auto"/>
                    <w:bottom w:val="none" w:sz="0" w:space="0" w:color="auto"/>
                    <w:right w:val="none" w:sz="0" w:space="0" w:color="auto"/>
                  </w:divBdr>
                </w:div>
              </w:divsChild>
            </w:div>
            <w:div w:id="201796180">
              <w:marLeft w:val="0"/>
              <w:marRight w:val="0"/>
              <w:marTop w:val="0"/>
              <w:marBottom w:val="0"/>
              <w:divBdr>
                <w:top w:val="none" w:sz="0" w:space="0" w:color="auto"/>
                <w:left w:val="none" w:sz="0" w:space="0" w:color="auto"/>
                <w:bottom w:val="none" w:sz="0" w:space="0" w:color="auto"/>
                <w:right w:val="none" w:sz="0" w:space="0" w:color="auto"/>
              </w:divBdr>
              <w:divsChild>
                <w:div w:id="20180070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0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78">
              <w:marLeft w:val="75"/>
              <w:marRight w:val="75"/>
              <w:marTop w:val="75"/>
              <w:marBottom w:val="0"/>
              <w:divBdr>
                <w:top w:val="none" w:sz="0" w:space="0" w:color="auto"/>
                <w:left w:val="none" w:sz="0" w:space="0" w:color="auto"/>
                <w:bottom w:val="none" w:sz="0" w:space="0" w:color="auto"/>
                <w:right w:val="none" w:sz="0" w:space="0" w:color="auto"/>
              </w:divBdr>
              <w:divsChild>
                <w:div w:id="201796207">
                  <w:marLeft w:val="0"/>
                  <w:marRight w:val="0"/>
                  <w:marTop w:val="60"/>
                  <w:marBottom w:val="30"/>
                  <w:divBdr>
                    <w:top w:val="none" w:sz="0" w:space="0" w:color="auto"/>
                    <w:left w:val="none" w:sz="0" w:space="0" w:color="auto"/>
                    <w:bottom w:val="none" w:sz="0" w:space="0" w:color="auto"/>
                    <w:right w:val="none" w:sz="0" w:space="0" w:color="auto"/>
                  </w:divBdr>
                </w:div>
                <w:div w:id="201797830">
                  <w:marLeft w:val="0"/>
                  <w:marRight w:val="0"/>
                  <w:marTop w:val="60"/>
                  <w:marBottom w:val="30"/>
                  <w:divBdr>
                    <w:top w:val="none" w:sz="0" w:space="0" w:color="auto"/>
                    <w:left w:val="none" w:sz="0" w:space="0" w:color="auto"/>
                    <w:bottom w:val="none" w:sz="0" w:space="0" w:color="auto"/>
                    <w:right w:val="none" w:sz="0" w:space="0" w:color="auto"/>
                  </w:divBdr>
                </w:div>
                <w:div w:id="201802645">
                  <w:marLeft w:val="0"/>
                  <w:marRight w:val="0"/>
                  <w:marTop w:val="60"/>
                  <w:marBottom w:val="30"/>
                  <w:divBdr>
                    <w:top w:val="none" w:sz="0" w:space="0" w:color="auto"/>
                    <w:left w:val="none" w:sz="0" w:space="0" w:color="auto"/>
                    <w:bottom w:val="none" w:sz="0" w:space="0" w:color="auto"/>
                    <w:right w:val="none" w:sz="0" w:space="0" w:color="auto"/>
                  </w:divBdr>
                </w:div>
              </w:divsChild>
            </w:div>
            <w:div w:id="201802431">
              <w:marLeft w:val="0"/>
              <w:marRight w:val="0"/>
              <w:marTop w:val="0"/>
              <w:marBottom w:val="0"/>
              <w:divBdr>
                <w:top w:val="none" w:sz="0" w:space="0" w:color="auto"/>
                <w:left w:val="none" w:sz="0" w:space="0" w:color="auto"/>
                <w:bottom w:val="none" w:sz="0" w:space="0" w:color="auto"/>
                <w:right w:val="none" w:sz="0" w:space="0" w:color="auto"/>
              </w:divBdr>
              <w:divsChild>
                <w:div w:id="20179823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549">
          <w:marLeft w:val="0"/>
          <w:marRight w:val="0"/>
          <w:marTop w:val="75"/>
          <w:marBottom w:val="0"/>
          <w:divBdr>
            <w:top w:val="single" w:sz="6" w:space="4" w:color="A6C9E2"/>
            <w:left w:val="single" w:sz="6" w:space="4" w:color="A6C9E2"/>
            <w:bottom w:val="single" w:sz="6" w:space="4" w:color="A6C9E2"/>
            <w:right w:val="single" w:sz="6" w:space="4" w:color="A6C9E2"/>
          </w:divBdr>
          <w:divsChild>
            <w:div w:id="201801976">
              <w:marLeft w:val="0"/>
              <w:marRight w:val="0"/>
              <w:marTop w:val="0"/>
              <w:marBottom w:val="0"/>
              <w:divBdr>
                <w:top w:val="none" w:sz="0" w:space="0" w:color="auto"/>
                <w:left w:val="none" w:sz="0" w:space="0" w:color="auto"/>
                <w:bottom w:val="none" w:sz="0" w:space="0" w:color="auto"/>
                <w:right w:val="none" w:sz="0" w:space="0" w:color="auto"/>
              </w:divBdr>
              <w:divsChild>
                <w:div w:id="20180004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221">
              <w:marLeft w:val="75"/>
              <w:marRight w:val="75"/>
              <w:marTop w:val="75"/>
              <w:marBottom w:val="0"/>
              <w:divBdr>
                <w:top w:val="none" w:sz="0" w:space="0" w:color="auto"/>
                <w:left w:val="none" w:sz="0" w:space="0" w:color="auto"/>
                <w:bottom w:val="none" w:sz="0" w:space="0" w:color="auto"/>
                <w:right w:val="none" w:sz="0" w:space="0" w:color="auto"/>
              </w:divBdr>
              <w:divsChild>
                <w:div w:id="201797589">
                  <w:marLeft w:val="0"/>
                  <w:marRight w:val="0"/>
                  <w:marTop w:val="60"/>
                  <w:marBottom w:val="30"/>
                  <w:divBdr>
                    <w:top w:val="none" w:sz="0" w:space="0" w:color="auto"/>
                    <w:left w:val="none" w:sz="0" w:space="0" w:color="auto"/>
                    <w:bottom w:val="none" w:sz="0" w:space="0" w:color="auto"/>
                    <w:right w:val="none" w:sz="0" w:space="0" w:color="auto"/>
                  </w:divBdr>
                </w:div>
                <w:div w:id="201802175">
                  <w:marLeft w:val="0"/>
                  <w:marRight w:val="0"/>
                  <w:marTop w:val="60"/>
                  <w:marBottom w:val="30"/>
                  <w:divBdr>
                    <w:top w:val="none" w:sz="0" w:space="0" w:color="auto"/>
                    <w:left w:val="none" w:sz="0" w:space="0" w:color="auto"/>
                    <w:bottom w:val="none" w:sz="0" w:space="0" w:color="auto"/>
                    <w:right w:val="none" w:sz="0" w:space="0" w:color="auto"/>
                  </w:divBdr>
                </w:div>
                <w:div w:id="20180281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00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11">
              <w:marLeft w:val="0"/>
              <w:marRight w:val="0"/>
              <w:marTop w:val="0"/>
              <w:marBottom w:val="0"/>
              <w:divBdr>
                <w:top w:val="none" w:sz="0" w:space="0" w:color="auto"/>
                <w:left w:val="none" w:sz="0" w:space="0" w:color="auto"/>
                <w:bottom w:val="none" w:sz="0" w:space="0" w:color="auto"/>
                <w:right w:val="none" w:sz="0" w:space="0" w:color="auto"/>
              </w:divBdr>
              <w:divsChild>
                <w:div w:id="20179834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174">
              <w:marLeft w:val="75"/>
              <w:marRight w:val="75"/>
              <w:marTop w:val="75"/>
              <w:marBottom w:val="0"/>
              <w:divBdr>
                <w:top w:val="none" w:sz="0" w:space="0" w:color="auto"/>
                <w:left w:val="none" w:sz="0" w:space="0" w:color="auto"/>
                <w:bottom w:val="none" w:sz="0" w:space="0" w:color="auto"/>
                <w:right w:val="none" w:sz="0" w:space="0" w:color="auto"/>
              </w:divBdr>
              <w:divsChild>
                <w:div w:id="201795983">
                  <w:marLeft w:val="0"/>
                  <w:marRight w:val="0"/>
                  <w:marTop w:val="60"/>
                  <w:marBottom w:val="30"/>
                  <w:divBdr>
                    <w:top w:val="none" w:sz="0" w:space="0" w:color="auto"/>
                    <w:left w:val="none" w:sz="0" w:space="0" w:color="auto"/>
                    <w:bottom w:val="none" w:sz="0" w:space="0" w:color="auto"/>
                    <w:right w:val="none" w:sz="0" w:space="0" w:color="auto"/>
                  </w:divBdr>
                </w:div>
                <w:div w:id="201798199">
                  <w:marLeft w:val="0"/>
                  <w:marRight w:val="0"/>
                  <w:marTop w:val="60"/>
                  <w:marBottom w:val="30"/>
                  <w:divBdr>
                    <w:top w:val="none" w:sz="0" w:space="0" w:color="auto"/>
                    <w:left w:val="none" w:sz="0" w:space="0" w:color="auto"/>
                    <w:bottom w:val="none" w:sz="0" w:space="0" w:color="auto"/>
                    <w:right w:val="none" w:sz="0" w:space="0" w:color="auto"/>
                  </w:divBdr>
                </w:div>
                <w:div w:id="20180215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83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06">
              <w:marLeft w:val="0"/>
              <w:marRight w:val="0"/>
              <w:marTop w:val="0"/>
              <w:marBottom w:val="0"/>
              <w:divBdr>
                <w:top w:val="none" w:sz="0" w:space="0" w:color="auto"/>
                <w:left w:val="none" w:sz="0" w:space="0" w:color="auto"/>
                <w:bottom w:val="none" w:sz="0" w:space="0" w:color="auto"/>
                <w:right w:val="none" w:sz="0" w:space="0" w:color="auto"/>
              </w:divBdr>
              <w:divsChild>
                <w:div w:id="20179930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842">
              <w:marLeft w:val="75"/>
              <w:marRight w:val="75"/>
              <w:marTop w:val="75"/>
              <w:marBottom w:val="0"/>
              <w:divBdr>
                <w:top w:val="none" w:sz="0" w:space="0" w:color="auto"/>
                <w:left w:val="none" w:sz="0" w:space="0" w:color="auto"/>
                <w:bottom w:val="none" w:sz="0" w:space="0" w:color="auto"/>
                <w:right w:val="none" w:sz="0" w:space="0" w:color="auto"/>
              </w:divBdr>
              <w:divsChild>
                <w:div w:id="201795747">
                  <w:marLeft w:val="0"/>
                  <w:marRight w:val="0"/>
                  <w:marTop w:val="60"/>
                  <w:marBottom w:val="30"/>
                  <w:divBdr>
                    <w:top w:val="none" w:sz="0" w:space="0" w:color="auto"/>
                    <w:left w:val="none" w:sz="0" w:space="0" w:color="auto"/>
                    <w:bottom w:val="none" w:sz="0" w:space="0" w:color="auto"/>
                    <w:right w:val="none" w:sz="0" w:space="0" w:color="auto"/>
                  </w:divBdr>
                </w:div>
                <w:div w:id="201796222">
                  <w:marLeft w:val="0"/>
                  <w:marRight w:val="0"/>
                  <w:marTop w:val="60"/>
                  <w:marBottom w:val="30"/>
                  <w:divBdr>
                    <w:top w:val="none" w:sz="0" w:space="0" w:color="auto"/>
                    <w:left w:val="none" w:sz="0" w:space="0" w:color="auto"/>
                    <w:bottom w:val="none" w:sz="0" w:space="0" w:color="auto"/>
                    <w:right w:val="none" w:sz="0" w:space="0" w:color="auto"/>
                  </w:divBdr>
                </w:div>
                <w:div w:id="20180113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25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41">
              <w:marLeft w:val="0"/>
              <w:marRight w:val="0"/>
              <w:marTop w:val="0"/>
              <w:marBottom w:val="0"/>
              <w:divBdr>
                <w:top w:val="none" w:sz="0" w:space="0" w:color="auto"/>
                <w:left w:val="none" w:sz="0" w:space="0" w:color="auto"/>
                <w:bottom w:val="none" w:sz="0" w:space="0" w:color="auto"/>
                <w:right w:val="none" w:sz="0" w:space="0" w:color="auto"/>
              </w:divBdr>
              <w:divsChild>
                <w:div w:id="2018021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60">
              <w:marLeft w:val="75"/>
              <w:marRight w:val="75"/>
              <w:marTop w:val="75"/>
              <w:marBottom w:val="0"/>
              <w:divBdr>
                <w:top w:val="none" w:sz="0" w:space="0" w:color="auto"/>
                <w:left w:val="none" w:sz="0" w:space="0" w:color="auto"/>
                <w:bottom w:val="none" w:sz="0" w:space="0" w:color="auto"/>
                <w:right w:val="none" w:sz="0" w:space="0" w:color="auto"/>
              </w:divBdr>
              <w:divsChild>
                <w:div w:id="201795962">
                  <w:marLeft w:val="0"/>
                  <w:marRight w:val="0"/>
                  <w:marTop w:val="60"/>
                  <w:marBottom w:val="30"/>
                  <w:divBdr>
                    <w:top w:val="none" w:sz="0" w:space="0" w:color="auto"/>
                    <w:left w:val="none" w:sz="0" w:space="0" w:color="auto"/>
                    <w:bottom w:val="none" w:sz="0" w:space="0" w:color="auto"/>
                    <w:right w:val="none" w:sz="0" w:space="0" w:color="auto"/>
                  </w:divBdr>
                </w:div>
                <w:div w:id="201796322">
                  <w:marLeft w:val="0"/>
                  <w:marRight w:val="0"/>
                  <w:marTop w:val="60"/>
                  <w:marBottom w:val="30"/>
                  <w:divBdr>
                    <w:top w:val="none" w:sz="0" w:space="0" w:color="auto"/>
                    <w:left w:val="none" w:sz="0" w:space="0" w:color="auto"/>
                    <w:bottom w:val="none" w:sz="0" w:space="0" w:color="auto"/>
                    <w:right w:val="none" w:sz="0" w:space="0" w:color="auto"/>
                  </w:divBdr>
                </w:div>
                <w:div w:id="20180049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79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81">
              <w:marLeft w:val="0"/>
              <w:marRight w:val="0"/>
              <w:marTop w:val="0"/>
              <w:marBottom w:val="0"/>
              <w:divBdr>
                <w:top w:val="none" w:sz="0" w:space="0" w:color="auto"/>
                <w:left w:val="none" w:sz="0" w:space="0" w:color="auto"/>
                <w:bottom w:val="none" w:sz="0" w:space="0" w:color="auto"/>
                <w:right w:val="none" w:sz="0" w:space="0" w:color="auto"/>
              </w:divBdr>
              <w:divsChild>
                <w:div w:id="20179795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315">
              <w:marLeft w:val="75"/>
              <w:marRight w:val="75"/>
              <w:marTop w:val="75"/>
              <w:marBottom w:val="0"/>
              <w:divBdr>
                <w:top w:val="none" w:sz="0" w:space="0" w:color="auto"/>
                <w:left w:val="none" w:sz="0" w:space="0" w:color="auto"/>
                <w:bottom w:val="none" w:sz="0" w:space="0" w:color="auto"/>
                <w:right w:val="none" w:sz="0" w:space="0" w:color="auto"/>
              </w:divBdr>
              <w:divsChild>
                <w:div w:id="201799941">
                  <w:marLeft w:val="0"/>
                  <w:marRight w:val="0"/>
                  <w:marTop w:val="60"/>
                  <w:marBottom w:val="30"/>
                  <w:divBdr>
                    <w:top w:val="none" w:sz="0" w:space="0" w:color="auto"/>
                    <w:left w:val="none" w:sz="0" w:space="0" w:color="auto"/>
                    <w:bottom w:val="none" w:sz="0" w:space="0" w:color="auto"/>
                    <w:right w:val="none" w:sz="0" w:space="0" w:color="auto"/>
                  </w:divBdr>
                </w:div>
                <w:div w:id="201800197">
                  <w:marLeft w:val="0"/>
                  <w:marRight w:val="0"/>
                  <w:marTop w:val="60"/>
                  <w:marBottom w:val="30"/>
                  <w:divBdr>
                    <w:top w:val="none" w:sz="0" w:space="0" w:color="auto"/>
                    <w:left w:val="none" w:sz="0" w:space="0" w:color="auto"/>
                    <w:bottom w:val="none" w:sz="0" w:space="0" w:color="auto"/>
                    <w:right w:val="none" w:sz="0" w:space="0" w:color="auto"/>
                  </w:divBdr>
                </w:div>
                <w:div w:id="20180107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69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16">
              <w:marLeft w:val="75"/>
              <w:marRight w:val="75"/>
              <w:marTop w:val="75"/>
              <w:marBottom w:val="0"/>
              <w:divBdr>
                <w:top w:val="none" w:sz="0" w:space="0" w:color="auto"/>
                <w:left w:val="none" w:sz="0" w:space="0" w:color="auto"/>
                <w:bottom w:val="none" w:sz="0" w:space="0" w:color="auto"/>
                <w:right w:val="none" w:sz="0" w:space="0" w:color="auto"/>
              </w:divBdr>
              <w:divsChild>
                <w:div w:id="201795246">
                  <w:marLeft w:val="0"/>
                  <w:marRight w:val="0"/>
                  <w:marTop w:val="60"/>
                  <w:marBottom w:val="30"/>
                  <w:divBdr>
                    <w:top w:val="none" w:sz="0" w:space="0" w:color="auto"/>
                    <w:left w:val="none" w:sz="0" w:space="0" w:color="auto"/>
                    <w:bottom w:val="none" w:sz="0" w:space="0" w:color="auto"/>
                    <w:right w:val="none" w:sz="0" w:space="0" w:color="auto"/>
                  </w:divBdr>
                </w:div>
                <w:div w:id="201798987">
                  <w:marLeft w:val="0"/>
                  <w:marRight w:val="0"/>
                  <w:marTop w:val="60"/>
                  <w:marBottom w:val="30"/>
                  <w:divBdr>
                    <w:top w:val="none" w:sz="0" w:space="0" w:color="auto"/>
                    <w:left w:val="none" w:sz="0" w:space="0" w:color="auto"/>
                    <w:bottom w:val="none" w:sz="0" w:space="0" w:color="auto"/>
                    <w:right w:val="none" w:sz="0" w:space="0" w:color="auto"/>
                  </w:divBdr>
                </w:div>
                <w:div w:id="201800280">
                  <w:marLeft w:val="0"/>
                  <w:marRight w:val="0"/>
                  <w:marTop w:val="60"/>
                  <w:marBottom w:val="30"/>
                  <w:divBdr>
                    <w:top w:val="none" w:sz="0" w:space="0" w:color="auto"/>
                    <w:left w:val="none" w:sz="0" w:space="0" w:color="auto"/>
                    <w:bottom w:val="none" w:sz="0" w:space="0" w:color="auto"/>
                    <w:right w:val="none" w:sz="0" w:space="0" w:color="auto"/>
                  </w:divBdr>
                </w:div>
              </w:divsChild>
            </w:div>
            <w:div w:id="201801296">
              <w:marLeft w:val="0"/>
              <w:marRight w:val="0"/>
              <w:marTop w:val="0"/>
              <w:marBottom w:val="0"/>
              <w:divBdr>
                <w:top w:val="none" w:sz="0" w:space="0" w:color="auto"/>
                <w:left w:val="none" w:sz="0" w:space="0" w:color="auto"/>
                <w:bottom w:val="none" w:sz="0" w:space="0" w:color="auto"/>
                <w:right w:val="none" w:sz="0" w:space="0" w:color="auto"/>
              </w:divBdr>
              <w:divsChild>
                <w:div w:id="2018007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903">
          <w:marLeft w:val="0"/>
          <w:marRight w:val="0"/>
          <w:marTop w:val="75"/>
          <w:marBottom w:val="0"/>
          <w:divBdr>
            <w:top w:val="single" w:sz="6" w:space="4" w:color="A6C9E2"/>
            <w:left w:val="single" w:sz="6" w:space="4" w:color="A6C9E2"/>
            <w:bottom w:val="single" w:sz="6" w:space="4" w:color="A6C9E2"/>
            <w:right w:val="single" w:sz="6" w:space="4" w:color="A6C9E2"/>
          </w:divBdr>
          <w:divsChild>
            <w:div w:id="201801425">
              <w:marLeft w:val="75"/>
              <w:marRight w:val="75"/>
              <w:marTop w:val="75"/>
              <w:marBottom w:val="0"/>
              <w:divBdr>
                <w:top w:val="none" w:sz="0" w:space="0" w:color="auto"/>
                <w:left w:val="none" w:sz="0" w:space="0" w:color="auto"/>
                <w:bottom w:val="none" w:sz="0" w:space="0" w:color="auto"/>
                <w:right w:val="none" w:sz="0" w:space="0" w:color="auto"/>
              </w:divBdr>
              <w:divsChild>
                <w:div w:id="201796403">
                  <w:marLeft w:val="0"/>
                  <w:marRight w:val="0"/>
                  <w:marTop w:val="60"/>
                  <w:marBottom w:val="30"/>
                  <w:divBdr>
                    <w:top w:val="none" w:sz="0" w:space="0" w:color="auto"/>
                    <w:left w:val="none" w:sz="0" w:space="0" w:color="auto"/>
                    <w:bottom w:val="none" w:sz="0" w:space="0" w:color="auto"/>
                    <w:right w:val="none" w:sz="0" w:space="0" w:color="auto"/>
                  </w:divBdr>
                </w:div>
                <w:div w:id="201797189">
                  <w:marLeft w:val="0"/>
                  <w:marRight w:val="0"/>
                  <w:marTop w:val="60"/>
                  <w:marBottom w:val="30"/>
                  <w:divBdr>
                    <w:top w:val="none" w:sz="0" w:space="0" w:color="auto"/>
                    <w:left w:val="none" w:sz="0" w:space="0" w:color="auto"/>
                    <w:bottom w:val="none" w:sz="0" w:space="0" w:color="auto"/>
                    <w:right w:val="none" w:sz="0" w:space="0" w:color="auto"/>
                  </w:divBdr>
                </w:div>
                <w:div w:id="201801009">
                  <w:marLeft w:val="0"/>
                  <w:marRight w:val="0"/>
                  <w:marTop w:val="60"/>
                  <w:marBottom w:val="30"/>
                  <w:divBdr>
                    <w:top w:val="none" w:sz="0" w:space="0" w:color="auto"/>
                    <w:left w:val="none" w:sz="0" w:space="0" w:color="auto"/>
                    <w:bottom w:val="none" w:sz="0" w:space="0" w:color="auto"/>
                    <w:right w:val="none" w:sz="0" w:space="0" w:color="auto"/>
                  </w:divBdr>
                </w:div>
              </w:divsChild>
            </w:div>
            <w:div w:id="201802189">
              <w:marLeft w:val="0"/>
              <w:marRight w:val="0"/>
              <w:marTop w:val="0"/>
              <w:marBottom w:val="0"/>
              <w:divBdr>
                <w:top w:val="none" w:sz="0" w:space="0" w:color="auto"/>
                <w:left w:val="none" w:sz="0" w:space="0" w:color="auto"/>
                <w:bottom w:val="none" w:sz="0" w:space="0" w:color="auto"/>
                <w:right w:val="none" w:sz="0" w:space="0" w:color="auto"/>
              </w:divBdr>
              <w:divsChild>
                <w:div w:id="20179943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0719">
      <w:marLeft w:val="0"/>
      <w:marRight w:val="0"/>
      <w:marTop w:val="0"/>
      <w:marBottom w:val="0"/>
      <w:divBdr>
        <w:top w:val="none" w:sz="0" w:space="0" w:color="auto"/>
        <w:left w:val="none" w:sz="0" w:space="0" w:color="auto"/>
        <w:bottom w:val="none" w:sz="0" w:space="0" w:color="auto"/>
        <w:right w:val="none" w:sz="0" w:space="0" w:color="auto"/>
      </w:divBdr>
      <w:divsChild>
        <w:div w:id="201797405">
          <w:marLeft w:val="0"/>
          <w:marRight w:val="0"/>
          <w:marTop w:val="75"/>
          <w:marBottom w:val="0"/>
          <w:divBdr>
            <w:top w:val="single" w:sz="6" w:space="4" w:color="A6C9E2"/>
            <w:left w:val="single" w:sz="6" w:space="4" w:color="A6C9E2"/>
            <w:bottom w:val="single" w:sz="6" w:space="4" w:color="A6C9E2"/>
            <w:right w:val="single" w:sz="6" w:space="4" w:color="A6C9E2"/>
          </w:divBdr>
          <w:divsChild>
            <w:div w:id="201800389">
              <w:marLeft w:val="0"/>
              <w:marRight w:val="0"/>
              <w:marTop w:val="0"/>
              <w:marBottom w:val="0"/>
              <w:divBdr>
                <w:top w:val="none" w:sz="0" w:space="0" w:color="auto"/>
                <w:left w:val="none" w:sz="0" w:space="0" w:color="auto"/>
                <w:bottom w:val="none" w:sz="0" w:space="0" w:color="auto"/>
                <w:right w:val="none" w:sz="0" w:space="0" w:color="auto"/>
              </w:divBdr>
              <w:divsChild>
                <w:div w:id="20180155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578">
              <w:marLeft w:val="75"/>
              <w:marRight w:val="75"/>
              <w:marTop w:val="75"/>
              <w:marBottom w:val="0"/>
              <w:divBdr>
                <w:top w:val="none" w:sz="0" w:space="0" w:color="auto"/>
                <w:left w:val="none" w:sz="0" w:space="0" w:color="auto"/>
                <w:bottom w:val="none" w:sz="0" w:space="0" w:color="auto"/>
                <w:right w:val="none" w:sz="0" w:space="0" w:color="auto"/>
              </w:divBdr>
              <w:divsChild>
                <w:div w:id="201799327">
                  <w:marLeft w:val="0"/>
                  <w:marRight w:val="0"/>
                  <w:marTop w:val="60"/>
                  <w:marBottom w:val="30"/>
                  <w:divBdr>
                    <w:top w:val="none" w:sz="0" w:space="0" w:color="auto"/>
                    <w:left w:val="none" w:sz="0" w:space="0" w:color="auto"/>
                    <w:bottom w:val="none" w:sz="0" w:space="0" w:color="auto"/>
                    <w:right w:val="none" w:sz="0" w:space="0" w:color="auto"/>
                  </w:divBdr>
                </w:div>
                <w:div w:id="201799748">
                  <w:marLeft w:val="0"/>
                  <w:marRight w:val="0"/>
                  <w:marTop w:val="60"/>
                  <w:marBottom w:val="30"/>
                  <w:divBdr>
                    <w:top w:val="none" w:sz="0" w:space="0" w:color="auto"/>
                    <w:left w:val="none" w:sz="0" w:space="0" w:color="auto"/>
                    <w:bottom w:val="none" w:sz="0" w:space="0" w:color="auto"/>
                    <w:right w:val="none" w:sz="0" w:space="0" w:color="auto"/>
                  </w:divBdr>
                </w:div>
                <w:div w:id="20180076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834">
          <w:marLeft w:val="0"/>
          <w:marRight w:val="0"/>
          <w:marTop w:val="75"/>
          <w:marBottom w:val="0"/>
          <w:divBdr>
            <w:top w:val="single" w:sz="6" w:space="4" w:color="A6C9E2"/>
            <w:left w:val="single" w:sz="6" w:space="4" w:color="A6C9E2"/>
            <w:bottom w:val="single" w:sz="6" w:space="4" w:color="A6C9E2"/>
            <w:right w:val="single" w:sz="6" w:space="4" w:color="A6C9E2"/>
          </w:divBdr>
          <w:divsChild>
            <w:div w:id="201801771">
              <w:marLeft w:val="75"/>
              <w:marRight w:val="75"/>
              <w:marTop w:val="75"/>
              <w:marBottom w:val="0"/>
              <w:divBdr>
                <w:top w:val="none" w:sz="0" w:space="0" w:color="auto"/>
                <w:left w:val="none" w:sz="0" w:space="0" w:color="auto"/>
                <w:bottom w:val="none" w:sz="0" w:space="0" w:color="auto"/>
                <w:right w:val="none" w:sz="0" w:space="0" w:color="auto"/>
              </w:divBdr>
              <w:divsChild>
                <w:div w:id="201797578">
                  <w:marLeft w:val="0"/>
                  <w:marRight w:val="0"/>
                  <w:marTop w:val="60"/>
                  <w:marBottom w:val="30"/>
                  <w:divBdr>
                    <w:top w:val="none" w:sz="0" w:space="0" w:color="auto"/>
                    <w:left w:val="none" w:sz="0" w:space="0" w:color="auto"/>
                    <w:bottom w:val="none" w:sz="0" w:space="0" w:color="auto"/>
                    <w:right w:val="none" w:sz="0" w:space="0" w:color="auto"/>
                  </w:divBdr>
                </w:div>
                <w:div w:id="201798740">
                  <w:marLeft w:val="0"/>
                  <w:marRight w:val="0"/>
                  <w:marTop w:val="60"/>
                  <w:marBottom w:val="30"/>
                  <w:divBdr>
                    <w:top w:val="none" w:sz="0" w:space="0" w:color="auto"/>
                    <w:left w:val="none" w:sz="0" w:space="0" w:color="auto"/>
                    <w:bottom w:val="none" w:sz="0" w:space="0" w:color="auto"/>
                    <w:right w:val="none" w:sz="0" w:space="0" w:color="auto"/>
                  </w:divBdr>
                </w:div>
                <w:div w:id="201800309">
                  <w:marLeft w:val="0"/>
                  <w:marRight w:val="0"/>
                  <w:marTop w:val="60"/>
                  <w:marBottom w:val="30"/>
                  <w:divBdr>
                    <w:top w:val="none" w:sz="0" w:space="0" w:color="auto"/>
                    <w:left w:val="none" w:sz="0" w:space="0" w:color="auto"/>
                    <w:bottom w:val="none" w:sz="0" w:space="0" w:color="auto"/>
                    <w:right w:val="none" w:sz="0" w:space="0" w:color="auto"/>
                  </w:divBdr>
                </w:div>
              </w:divsChild>
            </w:div>
            <w:div w:id="201802377">
              <w:marLeft w:val="0"/>
              <w:marRight w:val="0"/>
              <w:marTop w:val="0"/>
              <w:marBottom w:val="0"/>
              <w:divBdr>
                <w:top w:val="none" w:sz="0" w:space="0" w:color="auto"/>
                <w:left w:val="none" w:sz="0" w:space="0" w:color="auto"/>
                <w:bottom w:val="none" w:sz="0" w:space="0" w:color="auto"/>
                <w:right w:val="none" w:sz="0" w:space="0" w:color="auto"/>
              </w:divBdr>
              <w:divsChild>
                <w:div w:id="2018029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90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31">
              <w:marLeft w:val="75"/>
              <w:marRight w:val="75"/>
              <w:marTop w:val="75"/>
              <w:marBottom w:val="0"/>
              <w:divBdr>
                <w:top w:val="none" w:sz="0" w:space="0" w:color="auto"/>
                <w:left w:val="none" w:sz="0" w:space="0" w:color="auto"/>
                <w:bottom w:val="none" w:sz="0" w:space="0" w:color="auto"/>
                <w:right w:val="none" w:sz="0" w:space="0" w:color="auto"/>
              </w:divBdr>
              <w:divsChild>
                <w:div w:id="201796475">
                  <w:marLeft w:val="0"/>
                  <w:marRight w:val="0"/>
                  <w:marTop w:val="60"/>
                  <w:marBottom w:val="30"/>
                  <w:divBdr>
                    <w:top w:val="none" w:sz="0" w:space="0" w:color="auto"/>
                    <w:left w:val="none" w:sz="0" w:space="0" w:color="auto"/>
                    <w:bottom w:val="none" w:sz="0" w:space="0" w:color="auto"/>
                    <w:right w:val="none" w:sz="0" w:space="0" w:color="auto"/>
                  </w:divBdr>
                </w:div>
                <w:div w:id="201797727">
                  <w:marLeft w:val="0"/>
                  <w:marRight w:val="0"/>
                  <w:marTop w:val="60"/>
                  <w:marBottom w:val="30"/>
                  <w:divBdr>
                    <w:top w:val="none" w:sz="0" w:space="0" w:color="auto"/>
                    <w:left w:val="none" w:sz="0" w:space="0" w:color="auto"/>
                    <w:bottom w:val="none" w:sz="0" w:space="0" w:color="auto"/>
                    <w:right w:val="none" w:sz="0" w:space="0" w:color="auto"/>
                  </w:divBdr>
                </w:div>
                <w:div w:id="201802009">
                  <w:marLeft w:val="0"/>
                  <w:marRight w:val="0"/>
                  <w:marTop w:val="60"/>
                  <w:marBottom w:val="30"/>
                  <w:divBdr>
                    <w:top w:val="none" w:sz="0" w:space="0" w:color="auto"/>
                    <w:left w:val="none" w:sz="0" w:space="0" w:color="auto"/>
                    <w:bottom w:val="none" w:sz="0" w:space="0" w:color="auto"/>
                    <w:right w:val="none" w:sz="0" w:space="0" w:color="auto"/>
                  </w:divBdr>
                </w:div>
              </w:divsChild>
            </w:div>
            <w:div w:id="201795502">
              <w:marLeft w:val="0"/>
              <w:marRight w:val="0"/>
              <w:marTop w:val="0"/>
              <w:marBottom w:val="0"/>
              <w:divBdr>
                <w:top w:val="none" w:sz="0" w:space="0" w:color="auto"/>
                <w:left w:val="none" w:sz="0" w:space="0" w:color="auto"/>
                <w:bottom w:val="none" w:sz="0" w:space="0" w:color="auto"/>
                <w:right w:val="none" w:sz="0" w:space="0" w:color="auto"/>
              </w:divBdr>
              <w:divsChild>
                <w:div w:id="20179787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208">
          <w:marLeft w:val="0"/>
          <w:marRight w:val="0"/>
          <w:marTop w:val="75"/>
          <w:marBottom w:val="0"/>
          <w:divBdr>
            <w:top w:val="single" w:sz="6" w:space="4" w:color="A6C9E2"/>
            <w:left w:val="single" w:sz="6" w:space="4" w:color="A6C9E2"/>
            <w:bottom w:val="single" w:sz="6" w:space="4" w:color="A6C9E2"/>
            <w:right w:val="single" w:sz="6" w:space="4" w:color="A6C9E2"/>
          </w:divBdr>
          <w:divsChild>
            <w:div w:id="201801965">
              <w:marLeft w:val="75"/>
              <w:marRight w:val="75"/>
              <w:marTop w:val="75"/>
              <w:marBottom w:val="0"/>
              <w:divBdr>
                <w:top w:val="none" w:sz="0" w:space="0" w:color="auto"/>
                <w:left w:val="none" w:sz="0" w:space="0" w:color="auto"/>
                <w:bottom w:val="none" w:sz="0" w:space="0" w:color="auto"/>
                <w:right w:val="none" w:sz="0" w:space="0" w:color="auto"/>
              </w:divBdr>
              <w:divsChild>
                <w:div w:id="201795557">
                  <w:marLeft w:val="0"/>
                  <w:marRight w:val="0"/>
                  <w:marTop w:val="60"/>
                  <w:marBottom w:val="30"/>
                  <w:divBdr>
                    <w:top w:val="none" w:sz="0" w:space="0" w:color="auto"/>
                    <w:left w:val="none" w:sz="0" w:space="0" w:color="auto"/>
                    <w:bottom w:val="none" w:sz="0" w:space="0" w:color="auto"/>
                    <w:right w:val="none" w:sz="0" w:space="0" w:color="auto"/>
                  </w:divBdr>
                </w:div>
                <w:div w:id="201800123">
                  <w:marLeft w:val="0"/>
                  <w:marRight w:val="0"/>
                  <w:marTop w:val="60"/>
                  <w:marBottom w:val="30"/>
                  <w:divBdr>
                    <w:top w:val="none" w:sz="0" w:space="0" w:color="auto"/>
                    <w:left w:val="none" w:sz="0" w:space="0" w:color="auto"/>
                    <w:bottom w:val="none" w:sz="0" w:space="0" w:color="auto"/>
                    <w:right w:val="none" w:sz="0" w:space="0" w:color="auto"/>
                  </w:divBdr>
                </w:div>
                <w:div w:id="201800775">
                  <w:marLeft w:val="0"/>
                  <w:marRight w:val="0"/>
                  <w:marTop w:val="60"/>
                  <w:marBottom w:val="30"/>
                  <w:divBdr>
                    <w:top w:val="none" w:sz="0" w:space="0" w:color="auto"/>
                    <w:left w:val="none" w:sz="0" w:space="0" w:color="auto"/>
                    <w:bottom w:val="none" w:sz="0" w:space="0" w:color="auto"/>
                    <w:right w:val="none" w:sz="0" w:space="0" w:color="auto"/>
                  </w:divBdr>
                </w:div>
              </w:divsChild>
            </w:div>
            <w:div w:id="201802222">
              <w:marLeft w:val="0"/>
              <w:marRight w:val="0"/>
              <w:marTop w:val="0"/>
              <w:marBottom w:val="0"/>
              <w:divBdr>
                <w:top w:val="none" w:sz="0" w:space="0" w:color="auto"/>
                <w:left w:val="none" w:sz="0" w:space="0" w:color="auto"/>
                <w:bottom w:val="none" w:sz="0" w:space="0" w:color="auto"/>
                <w:right w:val="none" w:sz="0" w:space="0" w:color="auto"/>
              </w:divBdr>
              <w:divsChild>
                <w:div w:id="20179571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29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60">
              <w:marLeft w:val="0"/>
              <w:marRight w:val="0"/>
              <w:marTop w:val="0"/>
              <w:marBottom w:val="0"/>
              <w:divBdr>
                <w:top w:val="none" w:sz="0" w:space="0" w:color="auto"/>
                <w:left w:val="none" w:sz="0" w:space="0" w:color="auto"/>
                <w:bottom w:val="none" w:sz="0" w:space="0" w:color="auto"/>
                <w:right w:val="none" w:sz="0" w:space="0" w:color="auto"/>
              </w:divBdr>
              <w:divsChild>
                <w:div w:id="20180177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42">
              <w:marLeft w:val="75"/>
              <w:marRight w:val="75"/>
              <w:marTop w:val="75"/>
              <w:marBottom w:val="0"/>
              <w:divBdr>
                <w:top w:val="none" w:sz="0" w:space="0" w:color="auto"/>
                <w:left w:val="none" w:sz="0" w:space="0" w:color="auto"/>
                <w:bottom w:val="none" w:sz="0" w:space="0" w:color="auto"/>
                <w:right w:val="none" w:sz="0" w:space="0" w:color="auto"/>
              </w:divBdr>
              <w:divsChild>
                <w:div w:id="201800658">
                  <w:marLeft w:val="0"/>
                  <w:marRight w:val="0"/>
                  <w:marTop w:val="60"/>
                  <w:marBottom w:val="30"/>
                  <w:divBdr>
                    <w:top w:val="none" w:sz="0" w:space="0" w:color="auto"/>
                    <w:left w:val="none" w:sz="0" w:space="0" w:color="auto"/>
                    <w:bottom w:val="none" w:sz="0" w:space="0" w:color="auto"/>
                    <w:right w:val="none" w:sz="0" w:space="0" w:color="auto"/>
                  </w:divBdr>
                </w:div>
                <w:div w:id="201801376">
                  <w:marLeft w:val="0"/>
                  <w:marRight w:val="0"/>
                  <w:marTop w:val="60"/>
                  <w:marBottom w:val="30"/>
                  <w:divBdr>
                    <w:top w:val="none" w:sz="0" w:space="0" w:color="auto"/>
                    <w:left w:val="none" w:sz="0" w:space="0" w:color="auto"/>
                    <w:bottom w:val="none" w:sz="0" w:space="0" w:color="auto"/>
                    <w:right w:val="none" w:sz="0" w:space="0" w:color="auto"/>
                  </w:divBdr>
                </w:div>
                <w:div w:id="20180208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05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08">
              <w:marLeft w:val="75"/>
              <w:marRight w:val="75"/>
              <w:marTop w:val="75"/>
              <w:marBottom w:val="0"/>
              <w:divBdr>
                <w:top w:val="none" w:sz="0" w:space="0" w:color="auto"/>
                <w:left w:val="none" w:sz="0" w:space="0" w:color="auto"/>
                <w:bottom w:val="none" w:sz="0" w:space="0" w:color="auto"/>
                <w:right w:val="none" w:sz="0" w:space="0" w:color="auto"/>
              </w:divBdr>
              <w:divsChild>
                <w:div w:id="201798726">
                  <w:marLeft w:val="0"/>
                  <w:marRight w:val="0"/>
                  <w:marTop w:val="60"/>
                  <w:marBottom w:val="30"/>
                  <w:divBdr>
                    <w:top w:val="none" w:sz="0" w:space="0" w:color="auto"/>
                    <w:left w:val="none" w:sz="0" w:space="0" w:color="auto"/>
                    <w:bottom w:val="none" w:sz="0" w:space="0" w:color="auto"/>
                    <w:right w:val="none" w:sz="0" w:space="0" w:color="auto"/>
                  </w:divBdr>
                </w:div>
                <w:div w:id="201799099">
                  <w:marLeft w:val="0"/>
                  <w:marRight w:val="0"/>
                  <w:marTop w:val="60"/>
                  <w:marBottom w:val="30"/>
                  <w:divBdr>
                    <w:top w:val="none" w:sz="0" w:space="0" w:color="auto"/>
                    <w:left w:val="none" w:sz="0" w:space="0" w:color="auto"/>
                    <w:bottom w:val="none" w:sz="0" w:space="0" w:color="auto"/>
                    <w:right w:val="none" w:sz="0" w:space="0" w:color="auto"/>
                  </w:divBdr>
                </w:div>
                <w:div w:id="20180249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8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60">
              <w:marLeft w:val="0"/>
              <w:marRight w:val="0"/>
              <w:marTop w:val="0"/>
              <w:marBottom w:val="0"/>
              <w:divBdr>
                <w:top w:val="none" w:sz="0" w:space="0" w:color="auto"/>
                <w:left w:val="none" w:sz="0" w:space="0" w:color="auto"/>
                <w:bottom w:val="none" w:sz="0" w:space="0" w:color="auto"/>
                <w:right w:val="none" w:sz="0" w:space="0" w:color="auto"/>
              </w:divBdr>
              <w:divsChild>
                <w:div w:id="20179878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764">
              <w:marLeft w:val="75"/>
              <w:marRight w:val="75"/>
              <w:marTop w:val="75"/>
              <w:marBottom w:val="0"/>
              <w:divBdr>
                <w:top w:val="none" w:sz="0" w:space="0" w:color="auto"/>
                <w:left w:val="none" w:sz="0" w:space="0" w:color="auto"/>
                <w:bottom w:val="none" w:sz="0" w:space="0" w:color="auto"/>
                <w:right w:val="none" w:sz="0" w:space="0" w:color="auto"/>
              </w:divBdr>
              <w:divsChild>
                <w:div w:id="201796329">
                  <w:marLeft w:val="0"/>
                  <w:marRight w:val="0"/>
                  <w:marTop w:val="60"/>
                  <w:marBottom w:val="30"/>
                  <w:divBdr>
                    <w:top w:val="none" w:sz="0" w:space="0" w:color="auto"/>
                    <w:left w:val="none" w:sz="0" w:space="0" w:color="auto"/>
                    <w:bottom w:val="none" w:sz="0" w:space="0" w:color="auto"/>
                    <w:right w:val="none" w:sz="0" w:space="0" w:color="auto"/>
                  </w:divBdr>
                </w:div>
                <w:div w:id="201797803">
                  <w:marLeft w:val="0"/>
                  <w:marRight w:val="0"/>
                  <w:marTop w:val="60"/>
                  <w:marBottom w:val="30"/>
                  <w:divBdr>
                    <w:top w:val="none" w:sz="0" w:space="0" w:color="auto"/>
                    <w:left w:val="none" w:sz="0" w:space="0" w:color="auto"/>
                    <w:bottom w:val="none" w:sz="0" w:space="0" w:color="auto"/>
                    <w:right w:val="none" w:sz="0" w:space="0" w:color="auto"/>
                  </w:divBdr>
                </w:div>
                <w:div w:id="20180030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898">
          <w:marLeft w:val="0"/>
          <w:marRight w:val="0"/>
          <w:marTop w:val="75"/>
          <w:marBottom w:val="0"/>
          <w:divBdr>
            <w:top w:val="single" w:sz="6" w:space="4" w:color="A6C9E2"/>
            <w:left w:val="single" w:sz="6" w:space="4" w:color="A6C9E2"/>
            <w:bottom w:val="single" w:sz="6" w:space="4" w:color="A6C9E2"/>
            <w:right w:val="single" w:sz="6" w:space="4" w:color="A6C9E2"/>
          </w:divBdr>
          <w:divsChild>
            <w:div w:id="201802472">
              <w:marLeft w:val="75"/>
              <w:marRight w:val="75"/>
              <w:marTop w:val="75"/>
              <w:marBottom w:val="0"/>
              <w:divBdr>
                <w:top w:val="none" w:sz="0" w:space="0" w:color="auto"/>
                <w:left w:val="none" w:sz="0" w:space="0" w:color="auto"/>
                <w:bottom w:val="none" w:sz="0" w:space="0" w:color="auto"/>
                <w:right w:val="none" w:sz="0" w:space="0" w:color="auto"/>
              </w:divBdr>
              <w:divsChild>
                <w:div w:id="201795667">
                  <w:marLeft w:val="0"/>
                  <w:marRight w:val="0"/>
                  <w:marTop w:val="60"/>
                  <w:marBottom w:val="30"/>
                  <w:divBdr>
                    <w:top w:val="none" w:sz="0" w:space="0" w:color="auto"/>
                    <w:left w:val="none" w:sz="0" w:space="0" w:color="auto"/>
                    <w:bottom w:val="none" w:sz="0" w:space="0" w:color="auto"/>
                    <w:right w:val="none" w:sz="0" w:space="0" w:color="auto"/>
                  </w:divBdr>
                </w:div>
                <w:div w:id="201797038">
                  <w:marLeft w:val="0"/>
                  <w:marRight w:val="0"/>
                  <w:marTop w:val="60"/>
                  <w:marBottom w:val="30"/>
                  <w:divBdr>
                    <w:top w:val="none" w:sz="0" w:space="0" w:color="auto"/>
                    <w:left w:val="none" w:sz="0" w:space="0" w:color="auto"/>
                    <w:bottom w:val="none" w:sz="0" w:space="0" w:color="auto"/>
                    <w:right w:val="none" w:sz="0" w:space="0" w:color="auto"/>
                  </w:divBdr>
                </w:div>
                <w:div w:id="201798242">
                  <w:marLeft w:val="0"/>
                  <w:marRight w:val="0"/>
                  <w:marTop w:val="60"/>
                  <w:marBottom w:val="30"/>
                  <w:divBdr>
                    <w:top w:val="none" w:sz="0" w:space="0" w:color="auto"/>
                    <w:left w:val="none" w:sz="0" w:space="0" w:color="auto"/>
                    <w:bottom w:val="none" w:sz="0" w:space="0" w:color="auto"/>
                    <w:right w:val="none" w:sz="0" w:space="0" w:color="auto"/>
                  </w:divBdr>
                </w:div>
              </w:divsChild>
            </w:div>
            <w:div w:id="201802476">
              <w:marLeft w:val="0"/>
              <w:marRight w:val="0"/>
              <w:marTop w:val="0"/>
              <w:marBottom w:val="0"/>
              <w:divBdr>
                <w:top w:val="none" w:sz="0" w:space="0" w:color="auto"/>
                <w:left w:val="none" w:sz="0" w:space="0" w:color="auto"/>
                <w:bottom w:val="none" w:sz="0" w:space="0" w:color="auto"/>
                <w:right w:val="none" w:sz="0" w:space="0" w:color="auto"/>
              </w:divBdr>
              <w:divsChild>
                <w:div w:id="20180229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2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84">
              <w:marLeft w:val="75"/>
              <w:marRight w:val="75"/>
              <w:marTop w:val="75"/>
              <w:marBottom w:val="0"/>
              <w:divBdr>
                <w:top w:val="none" w:sz="0" w:space="0" w:color="auto"/>
                <w:left w:val="none" w:sz="0" w:space="0" w:color="auto"/>
                <w:bottom w:val="none" w:sz="0" w:space="0" w:color="auto"/>
                <w:right w:val="none" w:sz="0" w:space="0" w:color="auto"/>
              </w:divBdr>
              <w:divsChild>
                <w:div w:id="201800290">
                  <w:marLeft w:val="0"/>
                  <w:marRight w:val="0"/>
                  <w:marTop w:val="60"/>
                  <w:marBottom w:val="30"/>
                  <w:divBdr>
                    <w:top w:val="none" w:sz="0" w:space="0" w:color="auto"/>
                    <w:left w:val="none" w:sz="0" w:space="0" w:color="auto"/>
                    <w:bottom w:val="none" w:sz="0" w:space="0" w:color="auto"/>
                    <w:right w:val="none" w:sz="0" w:space="0" w:color="auto"/>
                  </w:divBdr>
                </w:div>
                <w:div w:id="201802040">
                  <w:marLeft w:val="0"/>
                  <w:marRight w:val="0"/>
                  <w:marTop w:val="60"/>
                  <w:marBottom w:val="30"/>
                  <w:divBdr>
                    <w:top w:val="none" w:sz="0" w:space="0" w:color="auto"/>
                    <w:left w:val="none" w:sz="0" w:space="0" w:color="auto"/>
                    <w:bottom w:val="none" w:sz="0" w:space="0" w:color="auto"/>
                    <w:right w:val="none" w:sz="0" w:space="0" w:color="auto"/>
                  </w:divBdr>
                </w:div>
                <w:div w:id="201802788">
                  <w:marLeft w:val="0"/>
                  <w:marRight w:val="0"/>
                  <w:marTop w:val="60"/>
                  <w:marBottom w:val="30"/>
                  <w:divBdr>
                    <w:top w:val="none" w:sz="0" w:space="0" w:color="auto"/>
                    <w:left w:val="none" w:sz="0" w:space="0" w:color="auto"/>
                    <w:bottom w:val="none" w:sz="0" w:space="0" w:color="auto"/>
                    <w:right w:val="none" w:sz="0" w:space="0" w:color="auto"/>
                  </w:divBdr>
                </w:div>
              </w:divsChild>
            </w:div>
            <w:div w:id="201802140">
              <w:marLeft w:val="0"/>
              <w:marRight w:val="0"/>
              <w:marTop w:val="0"/>
              <w:marBottom w:val="0"/>
              <w:divBdr>
                <w:top w:val="none" w:sz="0" w:space="0" w:color="auto"/>
                <w:left w:val="none" w:sz="0" w:space="0" w:color="auto"/>
                <w:bottom w:val="none" w:sz="0" w:space="0" w:color="auto"/>
                <w:right w:val="none" w:sz="0" w:space="0" w:color="auto"/>
              </w:divBdr>
              <w:divsChild>
                <w:div w:id="20179554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029">
          <w:marLeft w:val="0"/>
          <w:marRight w:val="0"/>
          <w:marTop w:val="75"/>
          <w:marBottom w:val="0"/>
          <w:divBdr>
            <w:top w:val="single" w:sz="6" w:space="4" w:color="A6C9E2"/>
            <w:left w:val="single" w:sz="6" w:space="4" w:color="A6C9E2"/>
            <w:bottom w:val="single" w:sz="6" w:space="4" w:color="A6C9E2"/>
            <w:right w:val="single" w:sz="6" w:space="4" w:color="A6C9E2"/>
          </w:divBdr>
          <w:divsChild>
            <w:div w:id="201800581">
              <w:marLeft w:val="75"/>
              <w:marRight w:val="75"/>
              <w:marTop w:val="75"/>
              <w:marBottom w:val="0"/>
              <w:divBdr>
                <w:top w:val="none" w:sz="0" w:space="0" w:color="auto"/>
                <w:left w:val="none" w:sz="0" w:space="0" w:color="auto"/>
                <w:bottom w:val="none" w:sz="0" w:space="0" w:color="auto"/>
                <w:right w:val="none" w:sz="0" w:space="0" w:color="auto"/>
              </w:divBdr>
              <w:divsChild>
                <w:div w:id="201795823">
                  <w:marLeft w:val="0"/>
                  <w:marRight w:val="0"/>
                  <w:marTop w:val="60"/>
                  <w:marBottom w:val="30"/>
                  <w:divBdr>
                    <w:top w:val="none" w:sz="0" w:space="0" w:color="auto"/>
                    <w:left w:val="none" w:sz="0" w:space="0" w:color="auto"/>
                    <w:bottom w:val="none" w:sz="0" w:space="0" w:color="auto"/>
                    <w:right w:val="none" w:sz="0" w:space="0" w:color="auto"/>
                  </w:divBdr>
                </w:div>
                <w:div w:id="201796788">
                  <w:marLeft w:val="0"/>
                  <w:marRight w:val="0"/>
                  <w:marTop w:val="60"/>
                  <w:marBottom w:val="30"/>
                  <w:divBdr>
                    <w:top w:val="none" w:sz="0" w:space="0" w:color="auto"/>
                    <w:left w:val="none" w:sz="0" w:space="0" w:color="auto"/>
                    <w:bottom w:val="none" w:sz="0" w:space="0" w:color="auto"/>
                    <w:right w:val="none" w:sz="0" w:space="0" w:color="auto"/>
                  </w:divBdr>
                </w:div>
                <w:div w:id="201796949">
                  <w:marLeft w:val="0"/>
                  <w:marRight w:val="0"/>
                  <w:marTop w:val="60"/>
                  <w:marBottom w:val="30"/>
                  <w:divBdr>
                    <w:top w:val="none" w:sz="0" w:space="0" w:color="auto"/>
                    <w:left w:val="none" w:sz="0" w:space="0" w:color="auto"/>
                    <w:bottom w:val="none" w:sz="0" w:space="0" w:color="auto"/>
                    <w:right w:val="none" w:sz="0" w:space="0" w:color="auto"/>
                  </w:divBdr>
                </w:div>
              </w:divsChild>
            </w:div>
            <w:div w:id="201802327">
              <w:marLeft w:val="0"/>
              <w:marRight w:val="0"/>
              <w:marTop w:val="0"/>
              <w:marBottom w:val="0"/>
              <w:divBdr>
                <w:top w:val="none" w:sz="0" w:space="0" w:color="auto"/>
                <w:left w:val="none" w:sz="0" w:space="0" w:color="auto"/>
                <w:bottom w:val="none" w:sz="0" w:space="0" w:color="auto"/>
                <w:right w:val="none" w:sz="0" w:space="0" w:color="auto"/>
              </w:divBdr>
              <w:divsChild>
                <w:div w:id="2018021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03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33">
              <w:marLeft w:val="0"/>
              <w:marRight w:val="0"/>
              <w:marTop w:val="0"/>
              <w:marBottom w:val="0"/>
              <w:divBdr>
                <w:top w:val="none" w:sz="0" w:space="0" w:color="auto"/>
                <w:left w:val="none" w:sz="0" w:space="0" w:color="auto"/>
                <w:bottom w:val="none" w:sz="0" w:space="0" w:color="auto"/>
                <w:right w:val="none" w:sz="0" w:space="0" w:color="auto"/>
              </w:divBdr>
              <w:divsChild>
                <w:div w:id="20180130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117">
              <w:marLeft w:val="75"/>
              <w:marRight w:val="75"/>
              <w:marTop w:val="75"/>
              <w:marBottom w:val="0"/>
              <w:divBdr>
                <w:top w:val="none" w:sz="0" w:space="0" w:color="auto"/>
                <w:left w:val="none" w:sz="0" w:space="0" w:color="auto"/>
                <w:bottom w:val="none" w:sz="0" w:space="0" w:color="auto"/>
                <w:right w:val="none" w:sz="0" w:space="0" w:color="auto"/>
              </w:divBdr>
              <w:divsChild>
                <w:div w:id="201799002">
                  <w:marLeft w:val="0"/>
                  <w:marRight w:val="0"/>
                  <w:marTop w:val="60"/>
                  <w:marBottom w:val="30"/>
                  <w:divBdr>
                    <w:top w:val="none" w:sz="0" w:space="0" w:color="auto"/>
                    <w:left w:val="none" w:sz="0" w:space="0" w:color="auto"/>
                    <w:bottom w:val="none" w:sz="0" w:space="0" w:color="auto"/>
                    <w:right w:val="none" w:sz="0" w:space="0" w:color="auto"/>
                  </w:divBdr>
                </w:div>
                <w:div w:id="201799317">
                  <w:marLeft w:val="0"/>
                  <w:marRight w:val="0"/>
                  <w:marTop w:val="60"/>
                  <w:marBottom w:val="30"/>
                  <w:divBdr>
                    <w:top w:val="none" w:sz="0" w:space="0" w:color="auto"/>
                    <w:left w:val="none" w:sz="0" w:space="0" w:color="auto"/>
                    <w:bottom w:val="none" w:sz="0" w:space="0" w:color="auto"/>
                    <w:right w:val="none" w:sz="0" w:space="0" w:color="auto"/>
                  </w:divBdr>
                </w:div>
                <w:div w:id="20180240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34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77">
              <w:marLeft w:val="75"/>
              <w:marRight w:val="75"/>
              <w:marTop w:val="75"/>
              <w:marBottom w:val="0"/>
              <w:divBdr>
                <w:top w:val="none" w:sz="0" w:space="0" w:color="auto"/>
                <w:left w:val="none" w:sz="0" w:space="0" w:color="auto"/>
                <w:bottom w:val="none" w:sz="0" w:space="0" w:color="auto"/>
                <w:right w:val="none" w:sz="0" w:space="0" w:color="auto"/>
              </w:divBdr>
              <w:divsChild>
                <w:div w:id="201799027">
                  <w:marLeft w:val="0"/>
                  <w:marRight w:val="0"/>
                  <w:marTop w:val="60"/>
                  <w:marBottom w:val="30"/>
                  <w:divBdr>
                    <w:top w:val="none" w:sz="0" w:space="0" w:color="auto"/>
                    <w:left w:val="none" w:sz="0" w:space="0" w:color="auto"/>
                    <w:bottom w:val="none" w:sz="0" w:space="0" w:color="auto"/>
                    <w:right w:val="none" w:sz="0" w:space="0" w:color="auto"/>
                  </w:divBdr>
                </w:div>
                <w:div w:id="201799310">
                  <w:marLeft w:val="0"/>
                  <w:marRight w:val="0"/>
                  <w:marTop w:val="60"/>
                  <w:marBottom w:val="30"/>
                  <w:divBdr>
                    <w:top w:val="none" w:sz="0" w:space="0" w:color="auto"/>
                    <w:left w:val="none" w:sz="0" w:space="0" w:color="auto"/>
                    <w:bottom w:val="none" w:sz="0" w:space="0" w:color="auto"/>
                    <w:right w:val="none" w:sz="0" w:space="0" w:color="auto"/>
                  </w:divBdr>
                </w:div>
                <w:div w:id="201801860">
                  <w:marLeft w:val="0"/>
                  <w:marRight w:val="0"/>
                  <w:marTop w:val="60"/>
                  <w:marBottom w:val="30"/>
                  <w:divBdr>
                    <w:top w:val="none" w:sz="0" w:space="0" w:color="auto"/>
                    <w:left w:val="none" w:sz="0" w:space="0" w:color="auto"/>
                    <w:bottom w:val="none" w:sz="0" w:space="0" w:color="auto"/>
                    <w:right w:val="none" w:sz="0" w:space="0" w:color="auto"/>
                  </w:divBdr>
                </w:div>
              </w:divsChild>
            </w:div>
            <w:div w:id="201801573">
              <w:marLeft w:val="0"/>
              <w:marRight w:val="0"/>
              <w:marTop w:val="0"/>
              <w:marBottom w:val="0"/>
              <w:divBdr>
                <w:top w:val="none" w:sz="0" w:space="0" w:color="auto"/>
                <w:left w:val="none" w:sz="0" w:space="0" w:color="auto"/>
                <w:bottom w:val="none" w:sz="0" w:space="0" w:color="auto"/>
                <w:right w:val="none" w:sz="0" w:space="0" w:color="auto"/>
              </w:divBdr>
              <w:divsChild>
                <w:div w:id="2018001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6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89">
              <w:marLeft w:val="0"/>
              <w:marRight w:val="0"/>
              <w:marTop w:val="0"/>
              <w:marBottom w:val="0"/>
              <w:divBdr>
                <w:top w:val="none" w:sz="0" w:space="0" w:color="auto"/>
                <w:left w:val="none" w:sz="0" w:space="0" w:color="auto"/>
                <w:bottom w:val="none" w:sz="0" w:space="0" w:color="auto"/>
                <w:right w:val="none" w:sz="0" w:space="0" w:color="auto"/>
              </w:divBdr>
              <w:divsChild>
                <w:div w:id="20179872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117">
              <w:marLeft w:val="75"/>
              <w:marRight w:val="75"/>
              <w:marTop w:val="75"/>
              <w:marBottom w:val="0"/>
              <w:divBdr>
                <w:top w:val="none" w:sz="0" w:space="0" w:color="auto"/>
                <w:left w:val="none" w:sz="0" w:space="0" w:color="auto"/>
                <w:bottom w:val="none" w:sz="0" w:space="0" w:color="auto"/>
                <w:right w:val="none" w:sz="0" w:space="0" w:color="auto"/>
              </w:divBdr>
              <w:divsChild>
                <w:div w:id="201800992">
                  <w:marLeft w:val="0"/>
                  <w:marRight w:val="0"/>
                  <w:marTop w:val="60"/>
                  <w:marBottom w:val="30"/>
                  <w:divBdr>
                    <w:top w:val="none" w:sz="0" w:space="0" w:color="auto"/>
                    <w:left w:val="none" w:sz="0" w:space="0" w:color="auto"/>
                    <w:bottom w:val="none" w:sz="0" w:space="0" w:color="auto"/>
                    <w:right w:val="none" w:sz="0" w:space="0" w:color="auto"/>
                  </w:divBdr>
                </w:div>
                <w:div w:id="201801487">
                  <w:marLeft w:val="0"/>
                  <w:marRight w:val="0"/>
                  <w:marTop w:val="60"/>
                  <w:marBottom w:val="30"/>
                  <w:divBdr>
                    <w:top w:val="none" w:sz="0" w:space="0" w:color="auto"/>
                    <w:left w:val="none" w:sz="0" w:space="0" w:color="auto"/>
                    <w:bottom w:val="none" w:sz="0" w:space="0" w:color="auto"/>
                    <w:right w:val="none" w:sz="0" w:space="0" w:color="auto"/>
                  </w:divBdr>
                </w:div>
                <w:div w:id="20180203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118">
          <w:marLeft w:val="0"/>
          <w:marRight w:val="0"/>
          <w:marTop w:val="75"/>
          <w:marBottom w:val="0"/>
          <w:divBdr>
            <w:top w:val="single" w:sz="6" w:space="4" w:color="A6C9E2"/>
            <w:left w:val="single" w:sz="6" w:space="4" w:color="A6C9E2"/>
            <w:bottom w:val="single" w:sz="6" w:space="4" w:color="A6C9E2"/>
            <w:right w:val="single" w:sz="6" w:space="4" w:color="A6C9E2"/>
          </w:divBdr>
          <w:divsChild>
            <w:div w:id="201801654">
              <w:marLeft w:val="0"/>
              <w:marRight w:val="0"/>
              <w:marTop w:val="0"/>
              <w:marBottom w:val="0"/>
              <w:divBdr>
                <w:top w:val="none" w:sz="0" w:space="0" w:color="auto"/>
                <w:left w:val="none" w:sz="0" w:space="0" w:color="auto"/>
                <w:bottom w:val="none" w:sz="0" w:space="0" w:color="auto"/>
                <w:right w:val="none" w:sz="0" w:space="0" w:color="auto"/>
              </w:divBdr>
              <w:divsChild>
                <w:div w:id="20180041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149">
              <w:marLeft w:val="75"/>
              <w:marRight w:val="75"/>
              <w:marTop w:val="75"/>
              <w:marBottom w:val="0"/>
              <w:divBdr>
                <w:top w:val="none" w:sz="0" w:space="0" w:color="auto"/>
                <w:left w:val="none" w:sz="0" w:space="0" w:color="auto"/>
                <w:bottom w:val="none" w:sz="0" w:space="0" w:color="auto"/>
                <w:right w:val="none" w:sz="0" w:space="0" w:color="auto"/>
              </w:divBdr>
              <w:divsChild>
                <w:div w:id="201798401">
                  <w:marLeft w:val="0"/>
                  <w:marRight w:val="0"/>
                  <w:marTop w:val="60"/>
                  <w:marBottom w:val="30"/>
                  <w:divBdr>
                    <w:top w:val="none" w:sz="0" w:space="0" w:color="auto"/>
                    <w:left w:val="none" w:sz="0" w:space="0" w:color="auto"/>
                    <w:bottom w:val="none" w:sz="0" w:space="0" w:color="auto"/>
                    <w:right w:val="none" w:sz="0" w:space="0" w:color="auto"/>
                  </w:divBdr>
                </w:div>
                <w:div w:id="201800118">
                  <w:marLeft w:val="0"/>
                  <w:marRight w:val="0"/>
                  <w:marTop w:val="60"/>
                  <w:marBottom w:val="30"/>
                  <w:divBdr>
                    <w:top w:val="none" w:sz="0" w:space="0" w:color="auto"/>
                    <w:left w:val="none" w:sz="0" w:space="0" w:color="auto"/>
                    <w:bottom w:val="none" w:sz="0" w:space="0" w:color="auto"/>
                    <w:right w:val="none" w:sz="0" w:space="0" w:color="auto"/>
                  </w:divBdr>
                </w:div>
                <w:div w:id="20180088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0908">
      <w:marLeft w:val="0"/>
      <w:marRight w:val="0"/>
      <w:marTop w:val="0"/>
      <w:marBottom w:val="0"/>
      <w:divBdr>
        <w:top w:val="none" w:sz="0" w:space="0" w:color="auto"/>
        <w:left w:val="none" w:sz="0" w:space="0" w:color="auto"/>
        <w:bottom w:val="none" w:sz="0" w:space="0" w:color="auto"/>
        <w:right w:val="none" w:sz="0" w:space="0" w:color="auto"/>
      </w:divBdr>
      <w:divsChild>
        <w:div w:id="20179536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46">
              <w:marLeft w:val="75"/>
              <w:marRight w:val="75"/>
              <w:marTop w:val="75"/>
              <w:marBottom w:val="0"/>
              <w:divBdr>
                <w:top w:val="none" w:sz="0" w:space="0" w:color="auto"/>
                <w:left w:val="none" w:sz="0" w:space="0" w:color="auto"/>
                <w:bottom w:val="none" w:sz="0" w:space="0" w:color="auto"/>
                <w:right w:val="none" w:sz="0" w:space="0" w:color="auto"/>
              </w:divBdr>
              <w:divsChild>
                <w:div w:id="201796458">
                  <w:marLeft w:val="0"/>
                  <w:marRight w:val="0"/>
                  <w:marTop w:val="60"/>
                  <w:marBottom w:val="30"/>
                  <w:divBdr>
                    <w:top w:val="none" w:sz="0" w:space="0" w:color="auto"/>
                    <w:left w:val="none" w:sz="0" w:space="0" w:color="auto"/>
                    <w:bottom w:val="none" w:sz="0" w:space="0" w:color="auto"/>
                    <w:right w:val="none" w:sz="0" w:space="0" w:color="auto"/>
                  </w:divBdr>
                </w:div>
                <w:div w:id="201798379">
                  <w:marLeft w:val="0"/>
                  <w:marRight w:val="0"/>
                  <w:marTop w:val="60"/>
                  <w:marBottom w:val="30"/>
                  <w:divBdr>
                    <w:top w:val="none" w:sz="0" w:space="0" w:color="auto"/>
                    <w:left w:val="none" w:sz="0" w:space="0" w:color="auto"/>
                    <w:bottom w:val="none" w:sz="0" w:space="0" w:color="auto"/>
                    <w:right w:val="none" w:sz="0" w:space="0" w:color="auto"/>
                  </w:divBdr>
                </w:div>
                <w:div w:id="201798633">
                  <w:marLeft w:val="0"/>
                  <w:marRight w:val="0"/>
                  <w:marTop w:val="60"/>
                  <w:marBottom w:val="30"/>
                  <w:divBdr>
                    <w:top w:val="none" w:sz="0" w:space="0" w:color="auto"/>
                    <w:left w:val="none" w:sz="0" w:space="0" w:color="auto"/>
                    <w:bottom w:val="none" w:sz="0" w:space="0" w:color="auto"/>
                    <w:right w:val="none" w:sz="0" w:space="0" w:color="auto"/>
                  </w:divBdr>
                </w:div>
              </w:divsChild>
            </w:div>
            <w:div w:id="201801917">
              <w:marLeft w:val="0"/>
              <w:marRight w:val="0"/>
              <w:marTop w:val="0"/>
              <w:marBottom w:val="0"/>
              <w:divBdr>
                <w:top w:val="none" w:sz="0" w:space="0" w:color="auto"/>
                <w:left w:val="none" w:sz="0" w:space="0" w:color="auto"/>
                <w:bottom w:val="none" w:sz="0" w:space="0" w:color="auto"/>
                <w:right w:val="none" w:sz="0" w:space="0" w:color="auto"/>
              </w:divBdr>
              <w:divsChild>
                <w:div w:id="20180297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87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11">
              <w:marLeft w:val="0"/>
              <w:marRight w:val="0"/>
              <w:marTop w:val="0"/>
              <w:marBottom w:val="0"/>
              <w:divBdr>
                <w:top w:val="none" w:sz="0" w:space="0" w:color="auto"/>
                <w:left w:val="none" w:sz="0" w:space="0" w:color="auto"/>
                <w:bottom w:val="none" w:sz="0" w:space="0" w:color="auto"/>
                <w:right w:val="none" w:sz="0" w:space="0" w:color="auto"/>
              </w:divBdr>
              <w:divsChild>
                <w:div w:id="2017972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034">
              <w:marLeft w:val="75"/>
              <w:marRight w:val="75"/>
              <w:marTop w:val="75"/>
              <w:marBottom w:val="0"/>
              <w:divBdr>
                <w:top w:val="none" w:sz="0" w:space="0" w:color="auto"/>
                <w:left w:val="none" w:sz="0" w:space="0" w:color="auto"/>
                <w:bottom w:val="none" w:sz="0" w:space="0" w:color="auto"/>
                <w:right w:val="none" w:sz="0" w:space="0" w:color="auto"/>
              </w:divBdr>
              <w:divsChild>
                <w:div w:id="201797039">
                  <w:marLeft w:val="0"/>
                  <w:marRight w:val="0"/>
                  <w:marTop w:val="60"/>
                  <w:marBottom w:val="30"/>
                  <w:divBdr>
                    <w:top w:val="none" w:sz="0" w:space="0" w:color="auto"/>
                    <w:left w:val="none" w:sz="0" w:space="0" w:color="auto"/>
                    <w:bottom w:val="none" w:sz="0" w:space="0" w:color="auto"/>
                    <w:right w:val="none" w:sz="0" w:space="0" w:color="auto"/>
                  </w:divBdr>
                </w:div>
                <w:div w:id="201799639">
                  <w:marLeft w:val="0"/>
                  <w:marRight w:val="0"/>
                  <w:marTop w:val="60"/>
                  <w:marBottom w:val="30"/>
                  <w:divBdr>
                    <w:top w:val="none" w:sz="0" w:space="0" w:color="auto"/>
                    <w:left w:val="none" w:sz="0" w:space="0" w:color="auto"/>
                    <w:bottom w:val="none" w:sz="0" w:space="0" w:color="auto"/>
                    <w:right w:val="none" w:sz="0" w:space="0" w:color="auto"/>
                  </w:divBdr>
                </w:div>
                <w:div w:id="20180087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996">
          <w:marLeft w:val="0"/>
          <w:marRight w:val="0"/>
          <w:marTop w:val="75"/>
          <w:marBottom w:val="0"/>
          <w:divBdr>
            <w:top w:val="single" w:sz="6" w:space="4" w:color="A6C9E2"/>
            <w:left w:val="single" w:sz="6" w:space="4" w:color="A6C9E2"/>
            <w:bottom w:val="single" w:sz="6" w:space="4" w:color="A6C9E2"/>
            <w:right w:val="single" w:sz="6" w:space="4" w:color="A6C9E2"/>
          </w:divBdr>
          <w:divsChild>
            <w:div w:id="201801270">
              <w:marLeft w:val="0"/>
              <w:marRight w:val="0"/>
              <w:marTop w:val="0"/>
              <w:marBottom w:val="0"/>
              <w:divBdr>
                <w:top w:val="none" w:sz="0" w:space="0" w:color="auto"/>
                <w:left w:val="none" w:sz="0" w:space="0" w:color="auto"/>
                <w:bottom w:val="none" w:sz="0" w:space="0" w:color="auto"/>
                <w:right w:val="none" w:sz="0" w:space="0" w:color="auto"/>
              </w:divBdr>
              <w:divsChild>
                <w:div w:id="20180064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396">
              <w:marLeft w:val="75"/>
              <w:marRight w:val="75"/>
              <w:marTop w:val="75"/>
              <w:marBottom w:val="0"/>
              <w:divBdr>
                <w:top w:val="none" w:sz="0" w:space="0" w:color="auto"/>
                <w:left w:val="none" w:sz="0" w:space="0" w:color="auto"/>
                <w:bottom w:val="none" w:sz="0" w:space="0" w:color="auto"/>
                <w:right w:val="none" w:sz="0" w:space="0" w:color="auto"/>
              </w:divBdr>
              <w:divsChild>
                <w:div w:id="201799892">
                  <w:marLeft w:val="0"/>
                  <w:marRight w:val="0"/>
                  <w:marTop w:val="60"/>
                  <w:marBottom w:val="30"/>
                  <w:divBdr>
                    <w:top w:val="none" w:sz="0" w:space="0" w:color="auto"/>
                    <w:left w:val="none" w:sz="0" w:space="0" w:color="auto"/>
                    <w:bottom w:val="none" w:sz="0" w:space="0" w:color="auto"/>
                    <w:right w:val="none" w:sz="0" w:space="0" w:color="auto"/>
                  </w:divBdr>
                </w:div>
                <w:div w:id="201802306">
                  <w:marLeft w:val="0"/>
                  <w:marRight w:val="0"/>
                  <w:marTop w:val="60"/>
                  <w:marBottom w:val="30"/>
                  <w:divBdr>
                    <w:top w:val="none" w:sz="0" w:space="0" w:color="auto"/>
                    <w:left w:val="none" w:sz="0" w:space="0" w:color="auto"/>
                    <w:bottom w:val="none" w:sz="0" w:space="0" w:color="auto"/>
                    <w:right w:val="none" w:sz="0" w:space="0" w:color="auto"/>
                  </w:divBdr>
                </w:div>
                <w:div w:id="20180236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77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70">
              <w:marLeft w:val="75"/>
              <w:marRight w:val="75"/>
              <w:marTop w:val="75"/>
              <w:marBottom w:val="0"/>
              <w:divBdr>
                <w:top w:val="none" w:sz="0" w:space="0" w:color="auto"/>
                <w:left w:val="none" w:sz="0" w:space="0" w:color="auto"/>
                <w:bottom w:val="none" w:sz="0" w:space="0" w:color="auto"/>
                <w:right w:val="none" w:sz="0" w:space="0" w:color="auto"/>
              </w:divBdr>
              <w:divsChild>
                <w:div w:id="201797966">
                  <w:marLeft w:val="0"/>
                  <w:marRight w:val="0"/>
                  <w:marTop w:val="60"/>
                  <w:marBottom w:val="30"/>
                  <w:divBdr>
                    <w:top w:val="none" w:sz="0" w:space="0" w:color="auto"/>
                    <w:left w:val="none" w:sz="0" w:space="0" w:color="auto"/>
                    <w:bottom w:val="none" w:sz="0" w:space="0" w:color="auto"/>
                    <w:right w:val="none" w:sz="0" w:space="0" w:color="auto"/>
                  </w:divBdr>
                </w:div>
                <w:div w:id="201798587">
                  <w:marLeft w:val="0"/>
                  <w:marRight w:val="0"/>
                  <w:marTop w:val="60"/>
                  <w:marBottom w:val="30"/>
                  <w:divBdr>
                    <w:top w:val="none" w:sz="0" w:space="0" w:color="auto"/>
                    <w:left w:val="none" w:sz="0" w:space="0" w:color="auto"/>
                    <w:bottom w:val="none" w:sz="0" w:space="0" w:color="auto"/>
                    <w:right w:val="none" w:sz="0" w:space="0" w:color="auto"/>
                  </w:divBdr>
                </w:div>
                <w:div w:id="201801948">
                  <w:marLeft w:val="0"/>
                  <w:marRight w:val="0"/>
                  <w:marTop w:val="60"/>
                  <w:marBottom w:val="30"/>
                  <w:divBdr>
                    <w:top w:val="none" w:sz="0" w:space="0" w:color="auto"/>
                    <w:left w:val="none" w:sz="0" w:space="0" w:color="auto"/>
                    <w:bottom w:val="none" w:sz="0" w:space="0" w:color="auto"/>
                    <w:right w:val="none" w:sz="0" w:space="0" w:color="auto"/>
                  </w:divBdr>
                </w:div>
              </w:divsChild>
            </w:div>
            <w:div w:id="201799746">
              <w:marLeft w:val="0"/>
              <w:marRight w:val="0"/>
              <w:marTop w:val="0"/>
              <w:marBottom w:val="0"/>
              <w:divBdr>
                <w:top w:val="none" w:sz="0" w:space="0" w:color="auto"/>
                <w:left w:val="none" w:sz="0" w:space="0" w:color="auto"/>
                <w:bottom w:val="none" w:sz="0" w:space="0" w:color="auto"/>
                <w:right w:val="none" w:sz="0" w:space="0" w:color="auto"/>
              </w:divBdr>
              <w:divsChild>
                <w:div w:id="20180156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68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944">
              <w:marLeft w:val="0"/>
              <w:marRight w:val="0"/>
              <w:marTop w:val="0"/>
              <w:marBottom w:val="0"/>
              <w:divBdr>
                <w:top w:val="none" w:sz="0" w:space="0" w:color="auto"/>
                <w:left w:val="none" w:sz="0" w:space="0" w:color="auto"/>
                <w:bottom w:val="none" w:sz="0" w:space="0" w:color="auto"/>
                <w:right w:val="none" w:sz="0" w:space="0" w:color="auto"/>
              </w:divBdr>
              <w:divsChild>
                <w:div w:id="20179859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26">
              <w:marLeft w:val="75"/>
              <w:marRight w:val="75"/>
              <w:marTop w:val="75"/>
              <w:marBottom w:val="0"/>
              <w:divBdr>
                <w:top w:val="none" w:sz="0" w:space="0" w:color="auto"/>
                <w:left w:val="none" w:sz="0" w:space="0" w:color="auto"/>
                <w:bottom w:val="none" w:sz="0" w:space="0" w:color="auto"/>
                <w:right w:val="none" w:sz="0" w:space="0" w:color="auto"/>
              </w:divBdr>
              <w:divsChild>
                <w:div w:id="201796256">
                  <w:marLeft w:val="0"/>
                  <w:marRight w:val="0"/>
                  <w:marTop w:val="60"/>
                  <w:marBottom w:val="30"/>
                  <w:divBdr>
                    <w:top w:val="none" w:sz="0" w:space="0" w:color="auto"/>
                    <w:left w:val="none" w:sz="0" w:space="0" w:color="auto"/>
                    <w:bottom w:val="none" w:sz="0" w:space="0" w:color="auto"/>
                    <w:right w:val="none" w:sz="0" w:space="0" w:color="auto"/>
                  </w:divBdr>
                </w:div>
                <w:div w:id="201796412">
                  <w:marLeft w:val="0"/>
                  <w:marRight w:val="0"/>
                  <w:marTop w:val="60"/>
                  <w:marBottom w:val="30"/>
                  <w:divBdr>
                    <w:top w:val="none" w:sz="0" w:space="0" w:color="auto"/>
                    <w:left w:val="none" w:sz="0" w:space="0" w:color="auto"/>
                    <w:bottom w:val="none" w:sz="0" w:space="0" w:color="auto"/>
                    <w:right w:val="none" w:sz="0" w:space="0" w:color="auto"/>
                  </w:divBdr>
                </w:div>
                <w:div w:id="20179923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76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40">
              <w:marLeft w:val="75"/>
              <w:marRight w:val="75"/>
              <w:marTop w:val="75"/>
              <w:marBottom w:val="0"/>
              <w:divBdr>
                <w:top w:val="none" w:sz="0" w:space="0" w:color="auto"/>
                <w:left w:val="none" w:sz="0" w:space="0" w:color="auto"/>
                <w:bottom w:val="none" w:sz="0" w:space="0" w:color="auto"/>
                <w:right w:val="none" w:sz="0" w:space="0" w:color="auto"/>
              </w:divBdr>
              <w:divsChild>
                <w:div w:id="201797219">
                  <w:marLeft w:val="0"/>
                  <w:marRight w:val="0"/>
                  <w:marTop w:val="60"/>
                  <w:marBottom w:val="30"/>
                  <w:divBdr>
                    <w:top w:val="none" w:sz="0" w:space="0" w:color="auto"/>
                    <w:left w:val="none" w:sz="0" w:space="0" w:color="auto"/>
                    <w:bottom w:val="none" w:sz="0" w:space="0" w:color="auto"/>
                    <w:right w:val="none" w:sz="0" w:space="0" w:color="auto"/>
                  </w:divBdr>
                </w:div>
                <w:div w:id="201798552">
                  <w:marLeft w:val="0"/>
                  <w:marRight w:val="0"/>
                  <w:marTop w:val="60"/>
                  <w:marBottom w:val="30"/>
                  <w:divBdr>
                    <w:top w:val="none" w:sz="0" w:space="0" w:color="auto"/>
                    <w:left w:val="none" w:sz="0" w:space="0" w:color="auto"/>
                    <w:bottom w:val="none" w:sz="0" w:space="0" w:color="auto"/>
                    <w:right w:val="none" w:sz="0" w:space="0" w:color="auto"/>
                  </w:divBdr>
                </w:div>
                <w:div w:id="20180140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0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37">
              <w:marLeft w:val="75"/>
              <w:marRight w:val="75"/>
              <w:marTop w:val="75"/>
              <w:marBottom w:val="0"/>
              <w:divBdr>
                <w:top w:val="none" w:sz="0" w:space="0" w:color="auto"/>
                <w:left w:val="none" w:sz="0" w:space="0" w:color="auto"/>
                <w:bottom w:val="none" w:sz="0" w:space="0" w:color="auto"/>
                <w:right w:val="none" w:sz="0" w:space="0" w:color="auto"/>
              </w:divBdr>
              <w:divsChild>
                <w:div w:id="201797386">
                  <w:marLeft w:val="0"/>
                  <w:marRight w:val="0"/>
                  <w:marTop w:val="60"/>
                  <w:marBottom w:val="30"/>
                  <w:divBdr>
                    <w:top w:val="none" w:sz="0" w:space="0" w:color="auto"/>
                    <w:left w:val="none" w:sz="0" w:space="0" w:color="auto"/>
                    <w:bottom w:val="none" w:sz="0" w:space="0" w:color="auto"/>
                    <w:right w:val="none" w:sz="0" w:space="0" w:color="auto"/>
                  </w:divBdr>
                </w:div>
                <w:div w:id="201799734">
                  <w:marLeft w:val="0"/>
                  <w:marRight w:val="0"/>
                  <w:marTop w:val="60"/>
                  <w:marBottom w:val="30"/>
                  <w:divBdr>
                    <w:top w:val="none" w:sz="0" w:space="0" w:color="auto"/>
                    <w:left w:val="none" w:sz="0" w:space="0" w:color="auto"/>
                    <w:bottom w:val="none" w:sz="0" w:space="0" w:color="auto"/>
                    <w:right w:val="none" w:sz="0" w:space="0" w:color="auto"/>
                  </w:divBdr>
                </w:div>
                <w:div w:id="201800262">
                  <w:marLeft w:val="0"/>
                  <w:marRight w:val="0"/>
                  <w:marTop w:val="60"/>
                  <w:marBottom w:val="30"/>
                  <w:divBdr>
                    <w:top w:val="none" w:sz="0" w:space="0" w:color="auto"/>
                    <w:left w:val="none" w:sz="0" w:space="0" w:color="auto"/>
                    <w:bottom w:val="none" w:sz="0" w:space="0" w:color="auto"/>
                    <w:right w:val="none" w:sz="0" w:space="0" w:color="auto"/>
                  </w:divBdr>
                </w:div>
              </w:divsChild>
            </w:div>
            <w:div w:id="201802764">
              <w:marLeft w:val="0"/>
              <w:marRight w:val="0"/>
              <w:marTop w:val="0"/>
              <w:marBottom w:val="0"/>
              <w:divBdr>
                <w:top w:val="none" w:sz="0" w:space="0" w:color="auto"/>
                <w:left w:val="none" w:sz="0" w:space="0" w:color="auto"/>
                <w:bottom w:val="none" w:sz="0" w:space="0" w:color="auto"/>
                <w:right w:val="none" w:sz="0" w:space="0" w:color="auto"/>
              </w:divBdr>
              <w:divsChild>
                <w:div w:id="2017983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15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87">
              <w:marLeft w:val="75"/>
              <w:marRight w:val="75"/>
              <w:marTop w:val="75"/>
              <w:marBottom w:val="0"/>
              <w:divBdr>
                <w:top w:val="none" w:sz="0" w:space="0" w:color="auto"/>
                <w:left w:val="none" w:sz="0" w:space="0" w:color="auto"/>
                <w:bottom w:val="none" w:sz="0" w:space="0" w:color="auto"/>
                <w:right w:val="none" w:sz="0" w:space="0" w:color="auto"/>
              </w:divBdr>
              <w:divsChild>
                <w:div w:id="201798439">
                  <w:marLeft w:val="0"/>
                  <w:marRight w:val="0"/>
                  <w:marTop w:val="60"/>
                  <w:marBottom w:val="30"/>
                  <w:divBdr>
                    <w:top w:val="none" w:sz="0" w:space="0" w:color="auto"/>
                    <w:left w:val="none" w:sz="0" w:space="0" w:color="auto"/>
                    <w:bottom w:val="none" w:sz="0" w:space="0" w:color="auto"/>
                    <w:right w:val="none" w:sz="0" w:space="0" w:color="auto"/>
                  </w:divBdr>
                </w:div>
                <w:div w:id="201798734">
                  <w:marLeft w:val="0"/>
                  <w:marRight w:val="0"/>
                  <w:marTop w:val="60"/>
                  <w:marBottom w:val="30"/>
                  <w:divBdr>
                    <w:top w:val="none" w:sz="0" w:space="0" w:color="auto"/>
                    <w:left w:val="none" w:sz="0" w:space="0" w:color="auto"/>
                    <w:bottom w:val="none" w:sz="0" w:space="0" w:color="auto"/>
                    <w:right w:val="none" w:sz="0" w:space="0" w:color="auto"/>
                  </w:divBdr>
                </w:div>
                <w:div w:id="201799567">
                  <w:marLeft w:val="0"/>
                  <w:marRight w:val="0"/>
                  <w:marTop w:val="60"/>
                  <w:marBottom w:val="30"/>
                  <w:divBdr>
                    <w:top w:val="none" w:sz="0" w:space="0" w:color="auto"/>
                    <w:left w:val="none" w:sz="0" w:space="0" w:color="auto"/>
                    <w:bottom w:val="none" w:sz="0" w:space="0" w:color="auto"/>
                    <w:right w:val="none" w:sz="0" w:space="0" w:color="auto"/>
                  </w:divBdr>
                </w:div>
              </w:divsChild>
            </w:div>
            <w:div w:id="201799466">
              <w:marLeft w:val="0"/>
              <w:marRight w:val="0"/>
              <w:marTop w:val="0"/>
              <w:marBottom w:val="0"/>
              <w:divBdr>
                <w:top w:val="none" w:sz="0" w:space="0" w:color="auto"/>
                <w:left w:val="none" w:sz="0" w:space="0" w:color="auto"/>
                <w:bottom w:val="none" w:sz="0" w:space="0" w:color="auto"/>
                <w:right w:val="none" w:sz="0" w:space="0" w:color="auto"/>
              </w:divBdr>
              <w:divsChild>
                <w:div w:id="2017997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44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97">
              <w:marLeft w:val="75"/>
              <w:marRight w:val="75"/>
              <w:marTop w:val="75"/>
              <w:marBottom w:val="0"/>
              <w:divBdr>
                <w:top w:val="none" w:sz="0" w:space="0" w:color="auto"/>
                <w:left w:val="none" w:sz="0" w:space="0" w:color="auto"/>
                <w:bottom w:val="none" w:sz="0" w:space="0" w:color="auto"/>
                <w:right w:val="none" w:sz="0" w:space="0" w:color="auto"/>
              </w:divBdr>
              <w:divsChild>
                <w:div w:id="201796152">
                  <w:marLeft w:val="0"/>
                  <w:marRight w:val="0"/>
                  <w:marTop w:val="60"/>
                  <w:marBottom w:val="30"/>
                  <w:divBdr>
                    <w:top w:val="none" w:sz="0" w:space="0" w:color="auto"/>
                    <w:left w:val="none" w:sz="0" w:space="0" w:color="auto"/>
                    <w:bottom w:val="none" w:sz="0" w:space="0" w:color="auto"/>
                    <w:right w:val="none" w:sz="0" w:space="0" w:color="auto"/>
                  </w:divBdr>
                </w:div>
                <w:div w:id="201797691">
                  <w:marLeft w:val="0"/>
                  <w:marRight w:val="0"/>
                  <w:marTop w:val="60"/>
                  <w:marBottom w:val="30"/>
                  <w:divBdr>
                    <w:top w:val="none" w:sz="0" w:space="0" w:color="auto"/>
                    <w:left w:val="none" w:sz="0" w:space="0" w:color="auto"/>
                    <w:bottom w:val="none" w:sz="0" w:space="0" w:color="auto"/>
                    <w:right w:val="none" w:sz="0" w:space="0" w:color="auto"/>
                  </w:divBdr>
                </w:div>
                <w:div w:id="201801066">
                  <w:marLeft w:val="0"/>
                  <w:marRight w:val="0"/>
                  <w:marTop w:val="60"/>
                  <w:marBottom w:val="30"/>
                  <w:divBdr>
                    <w:top w:val="none" w:sz="0" w:space="0" w:color="auto"/>
                    <w:left w:val="none" w:sz="0" w:space="0" w:color="auto"/>
                    <w:bottom w:val="none" w:sz="0" w:space="0" w:color="auto"/>
                    <w:right w:val="none" w:sz="0" w:space="0" w:color="auto"/>
                  </w:divBdr>
                </w:div>
              </w:divsChild>
            </w:div>
            <w:div w:id="201798266">
              <w:marLeft w:val="0"/>
              <w:marRight w:val="0"/>
              <w:marTop w:val="0"/>
              <w:marBottom w:val="0"/>
              <w:divBdr>
                <w:top w:val="none" w:sz="0" w:space="0" w:color="auto"/>
                <w:left w:val="none" w:sz="0" w:space="0" w:color="auto"/>
                <w:bottom w:val="none" w:sz="0" w:space="0" w:color="auto"/>
                <w:right w:val="none" w:sz="0" w:space="0" w:color="auto"/>
              </w:divBdr>
              <w:divsChild>
                <w:div w:id="20179750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79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73">
              <w:marLeft w:val="0"/>
              <w:marRight w:val="0"/>
              <w:marTop w:val="0"/>
              <w:marBottom w:val="0"/>
              <w:divBdr>
                <w:top w:val="none" w:sz="0" w:space="0" w:color="auto"/>
                <w:left w:val="none" w:sz="0" w:space="0" w:color="auto"/>
                <w:bottom w:val="none" w:sz="0" w:space="0" w:color="auto"/>
                <w:right w:val="none" w:sz="0" w:space="0" w:color="auto"/>
              </w:divBdr>
              <w:divsChild>
                <w:div w:id="2017988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219">
              <w:marLeft w:val="75"/>
              <w:marRight w:val="75"/>
              <w:marTop w:val="75"/>
              <w:marBottom w:val="0"/>
              <w:divBdr>
                <w:top w:val="none" w:sz="0" w:space="0" w:color="auto"/>
                <w:left w:val="none" w:sz="0" w:space="0" w:color="auto"/>
                <w:bottom w:val="none" w:sz="0" w:space="0" w:color="auto"/>
                <w:right w:val="none" w:sz="0" w:space="0" w:color="auto"/>
              </w:divBdr>
              <w:divsChild>
                <w:div w:id="201800072">
                  <w:marLeft w:val="0"/>
                  <w:marRight w:val="0"/>
                  <w:marTop w:val="60"/>
                  <w:marBottom w:val="30"/>
                  <w:divBdr>
                    <w:top w:val="none" w:sz="0" w:space="0" w:color="auto"/>
                    <w:left w:val="none" w:sz="0" w:space="0" w:color="auto"/>
                    <w:bottom w:val="none" w:sz="0" w:space="0" w:color="auto"/>
                    <w:right w:val="none" w:sz="0" w:space="0" w:color="auto"/>
                  </w:divBdr>
                </w:div>
                <w:div w:id="201800527">
                  <w:marLeft w:val="0"/>
                  <w:marRight w:val="0"/>
                  <w:marTop w:val="60"/>
                  <w:marBottom w:val="30"/>
                  <w:divBdr>
                    <w:top w:val="none" w:sz="0" w:space="0" w:color="auto"/>
                    <w:left w:val="none" w:sz="0" w:space="0" w:color="auto"/>
                    <w:bottom w:val="none" w:sz="0" w:space="0" w:color="auto"/>
                    <w:right w:val="none" w:sz="0" w:space="0" w:color="auto"/>
                  </w:divBdr>
                </w:div>
                <w:div w:id="20180147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826">
          <w:marLeft w:val="0"/>
          <w:marRight w:val="0"/>
          <w:marTop w:val="75"/>
          <w:marBottom w:val="0"/>
          <w:divBdr>
            <w:top w:val="single" w:sz="6" w:space="4" w:color="A6C9E2"/>
            <w:left w:val="single" w:sz="6" w:space="4" w:color="A6C9E2"/>
            <w:bottom w:val="single" w:sz="6" w:space="4" w:color="A6C9E2"/>
            <w:right w:val="single" w:sz="6" w:space="4" w:color="A6C9E2"/>
          </w:divBdr>
          <w:divsChild>
            <w:div w:id="201800020">
              <w:marLeft w:val="0"/>
              <w:marRight w:val="0"/>
              <w:marTop w:val="0"/>
              <w:marBottom w:val="0"/>
              <w:divBdr>
                <w:top w:val="none" w:sz="0" w:space="0" w:color="auto"/>
                <w:left w:val="none" w:sz="0" w:space="0" w:color="auto"/>
                <w:bottom w:val="none" w:sz="0" w:space="0" w:color="auto"/>
                <w:right w:val="none" w:sz="0" w:space="0" w:color="auto"/>
              </w:divBdr>
              <w:divsChild>
                <w:div w:id="20180275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876">
              <w:marLeft w:val="75"/>
              <w:marRight w:val="75"/>
              <w:marTop w:val="75"/>
              <w:marBottom w:val="0"/>
              <w:divBdr>
                <w:top w:val="none" w:sz="0" w:space="0" w:color="auto"/>
                <w:left w:val="none" w:sz="0" w:space="0" w:color="auto"/>
                <w:bottom w:val="none" w:sz="0" w:space="0" w:color="auto"/>
                <w:right w:val="none" w:sz="0" w:space="0" w:color="auto"/>
              </w:divBdr>
              <w:divsChild>
                <w:div w:id="201798912">
                  <w:marLeft w:val="0"/>
                  <w:marRight w:val="0"/>
                  <w:marTop w:val="60"/>
                  <w:marBottom w:val="30"/>
                  <w:divBdr>
                    <w:top w:val="none" w:sz="0" w:space="0" w:color="auto"/>
                    <w:left w:val="none" w:sz="0" w:space="0" w:color="auto"/>
                    <w:bottom w:val="none" w:sz="0" w:space="0" w:color="auto"/>
                    <w:right w:val="none" w:sz="0" w:space="0" w:color="auto"/>
                  </w:divBdr>
                </w:div>
                <w:div w:id="201799263">
                  <w:marLeft w:val="0"/>
                  <w:marRight w:val="0"/>
                  <w:marTop w:val="60"/>
                  <w:marBottom w:val="30"/>
                  <w:divBdr>
                    <w:top w:val="none" w:sz="0" w:space="0" w:color="auto"/>
                    <w:left w:val="none" w:sz="0" w:space="0" w:color="auto"/>
                    <w:bottom w:val="none" w:sz="0" w:space="0" w:color="auto"/>
                    <w:right w:val="none" w:sz="0" w:space="0" w:color="auto"/>
                  </w:divBdr>
                </w:div>
                <w:div w:id="20180083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34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74">
              <w:marLeft w:val="75"/>
              <w:marRight w:val="75"/>
              <w:marTop w:val="75"/>
              <w:marBottom w:val="0"/>
              <w:divBdr>
                <w:top w:val="none" w:sz="0" w:space="0" w:color="auto"/>
                <w:left w:val="none" w:sz="0" w:space="0" w:color="auto"/>
                <w:bottom w:val="none" w:sz="0" w:space="0" w:color="auto"/>
                <w:right w:val="none" w:sz="0" w:space="0" w:color="auto"/>
              </w:divBdr>
              <w:divsChild>
                <w:div w:id="201797035">
                  <w:marLeft w:val="0"/>
                  <w:marRight w:val="0"/>
                  <w:marTop w:val="60"/>
                  <w:marBottom w:val="30"/>
                  <w:divBdr>
                    <w:top w:val="none" w:sz="0" w:space="0" w:color="auto"/>
                    <w:left w:val="none" w:sz="0" w:space="0" w:color="auto"/>
                    <w:bottom w:val="none" w:sz="0" w:space="0" w:color="auto"/>
                    <w:right w:val="none" w:sz="0" w:space="0" w:color="auto"/>
                  </w:divBdr>
                </w:div>
                <w:div w:id="201798590">
                  <w:marLeft w:val="0"/>
                  <w:marRight w:val="0"/>
                  <w:marTop w:val="60"/>
                  <w:marBottom w:val="30"/>
                  <w:divBdr>
                    <w:top w:val="none" w:sz="0" w:space="0" w:color="auto"/>
                    <w:left w:val="none" w:sz="0" w:space="0" w:color="auto"/>
                    <w:bottom w:val="none" w:sz="0" w:space="0" w:color="auto"/>
                    <w:right w:val="none" w:sz="0" w:space="0" w:color="auto"/>
                  </w:divBdr>
                </w:div>
                <w:div w:id="201799581">
                  <w:marLeft w:val="0"/>
                  <w:marRight w:val="0"/>
                  <w:marTop w:val="60"/>
                  <w:marBottom w:val="30"/>
                  <w:divBdr>
                    <w:top w:val="none" w:sz="0" w:space="0" w:color="auto"/>
                    <w:left w:val="none" w:sz="0" w:space="0" w:color="auto"/>
                    <w:bottom w:val="none" w:sz="0" w:space="0" w:color="auto"/>
                    <w:right w:val="none" w:sz="0" w:space="0" w:color="auto"/>
                  </w:divBdr>
                </w:div>
              </w:divsChild>
            </w:div>
            <w:div w:id="201802321">
              <w:marLeft w:val="0"/>
              <w:marRight w:val="0"/>
              <w:marTop w:val="0"/>
              <w:marBottom w:val="0"/>
              <w:divBdr>
                <w:top w:val="none" w:sz="0" w:space="0" w:color="auto"/>
                <w:left w:val="none" w:sz="0" w:space="0" w:color="auto"/>
                <w:bottom w:val="none" w:sz="0" w:space="0" w:color="auto"/>
                <w:right w:val="none" w:sz="0" w:space="0" w:color="auto"/>
              </w:divBdr>
              <w:divsChild>
                <w:div w:id="20179652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51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65">
              <w:marLeft w:val="0"/>
              <w:marRight w:val="0"/>
              <w:marTop w:val="0"/>
              <w:marBottom w:val="0"/>
              <w:divBdr>
                <w:top w:val="none" w:sz="0" w:space="0" w:color="auto"/>
                <w:left w:val="none" w:sz="0" w:space="0" w:color="auto"/>
                <w:bottom w:val="none" w:sz="0" w:space="0" w:color="auto"/>
                <w:right w:val="none" w:sz="0" w:space="0" w:color="auto"/>
              </w:divBdr>
              <w:divsChild>
                <w:div w:id="20180033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55">
              <w:marLeft w:val="75"/>
              <w:marRight w:val="75"/>
              <w:marTop w:val="75"/>
              <w:marBottom w:val="0"/>
              <w:divBdr>
                <w:top w:val="none" w:sz="0" w:space="0" w:color="auto"/>
                <w:left w:val="none" w:sz="0" w:space="0" w:color="auto"/>
                <w:bottom w:val="none" w:sz="0" w:space="0" w:color="auto"/>
                <w:right w:val="none" w:sz="0" w:space="0" w:color="auto"/>
              </w:divBdr>
              <w:divsChild>
                <w:div w:id="201797158">
                  <w:marLeft w:val="0"/>
                  <w:marRight w:val="0"/>
                  <w:marTop w:val="60"/>
                  <w:marBottom w:val="30"/>
                  <w:divBdr>
                    <w:top w:val="none" w:sz="0" w:space="0" w:color="auto"/>
                    <w:left w:val="none" w:sz="0" w:space="0" w:color="auto"/>
                    <w:bottom w:val="none" w:sz="0" w:space="0" w:color="auto"/>
                    <w:right w:val="none" w:sz="0" w:space="0" w:color="auto"/>
                  </w:divBdr>
                </w:div>
                <w:div w:id="201802075">
                  <w:marLeft w:val="0"/>
                  <w:marRight w:val="0"/>
                  <w:marTop w:val="60"/>
                  <w:marBottom w:val="30"/>
                  <w:divBdr>
                    <w:top w:val="none" w:sz="0" w:space="0" w:color="auto"/>
                    <w:left w:val="none" w:sz="0" w:space="0" w:color="auto"/>
                    <w:bottom w:val="none" w:sz="0" w:space="0" w:color="auto"/>
                    <w:right w:val="none" w:sz="0" w:space="0" w:color="auto"/>
                  </w:divBdr>
                </w:div>
                <w:div w:id="20180264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59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99">
              <w:marLeft w:val="0"/>
              <w:marRight w:val="0"/>
              <w:marTop w:val="0"/>
              <w:marBottom w:val="0"/>
              <w:divBdr>
                <w:top w:val="none" w:sz="0" w:space="0" w:color="auto"/>
                <w:left w:val="none" w:sz="0" w:space="0" w:color="auto"/>
                <w:bottom w:val="none" w:sz="0" w:space="0" w:color="auto"/>
                <w:right w:val="none" w:sz="0" w:space="0" w:color="auto"/>
              </w:divBdr>
              <w:divsChild>
                <w:div w:id="20179813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342">
              <w:marLeft w:val="75"/>
              <w:marRight w:val="75"/>
              <w:marTop w:val="75"/>
              <w:marBottom w:val="0"/>
              <w:divBdr>
                <w:top w:val="none" w:sz="0" w:space="0" w:color="auto"/>
                <w:left w:val="none" w:sz="0" w:space="0" w:color="auto"/>
                <w:bottom w:val="none" w:sz="0" w:space="0" w:color="auto"/>
                <w:right w:val="none" w:sz="0" w:space="0" w:color="auto"/>
              </w:divBdr>
              <w:divsChild>
                <w:div w:id="201797336">
                  <w:marLeft w:val="0"/>
                  <w:marRight w:val="0"/>
                  <w:marTop w:val="60"/>
                  <w:marBottom w:val="30"/>
                  <w:divBdr>
                    <w:top w:val="none" w:sz="0" w:space="0" w:color="auto"/>
                    <w:left w:val="none" w:sz="0" w:space="0" w:color="auto"/>
                    <w:bottom w:val="none" w:sz="0" w:space="0" w:color="auto"/>
                    <w:right w:val="none" w:sz="0" w:space="0" w:color="auto"/>
                  </w:divBdr>
                </w:div>
                <w:div w:id="201798308">
                  <w:marLeft w:val="0"/>
                  <w:marRight w:val="0"/>
                  <w:marTop w:val="60"/>
                  <w:marBottom w:val="30"/>
                  <w:divBdr>
                    <w:top w:val="none" w:sz="0" w:space="0" w:color="auto"/>
                    <w:left w:val="none" w:sz="0" w:space="0" w:color="auto"/>
                    <w:bottom w:val="none" w:sz="0" w:space="0" w:color="auto"/>
                    <w:right w:val="none" w:sz="0" w:space="0" w:color="auto"/>
                  </w:divBdr>
                </w:div>
                <w:div w:id="20180253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0923">
      <w:marLeft w:val="0"/>
      <w:marRight w:val="0"/>
      <w:marTop w:val="0"/>
      <w:marBottom w:val="0"/>
      <w:divBdr>
        <w:top w:val="none" w:sz="0" w:space="0" w:color="auto"/>
        <w:left w:val="none" w:sz="0" w:space="0" w:color="auto"/>
        <w:bottom w:val="none" w:sz="0" w:space="0" w:color="auto"/>
        <w:right w:val="none" w:sz="0" w:space="0" w:color="auto"/>
      </w:divBdr>
      <w:divsChild>
        <w:div w:id="201796835">
          <w:marLeft w:val="75"/>
          <w:marRight w:val="75"/>
          <w:marTop w:val="75"/>
          <w:marBottom w:val="0"/>
          <w:divBdr>
            <w:top w:val="none" w:sz="0" w:space="0" w:color="auto"/>
            <w:left w:val="none" w:sz="0" w:space="0" w:color="auto"/>
            <w:bottom w:val="none" w:sz="0" w:space="0" w:color="auto"/>
            <w:right w:val="none" w:sz="0" w:space="0" w:color="auto"/>
          </w:divBdr>
          <w:divsChild>
            <w:div w:id="201800522">
              <w:marLeft w:val="0"/>
              <w:marRight w:val="0"/>
              <w:marTop w:val="60"/>
              <w:marBottom w:val="30"/>
              <w:divBdr>
                <w:top w:val="none" w:sz="0" w:space="0" w:color="auto"/>
                <w:left w:val="none" w:sz="0" w:space="0" w:color="auto"/>
                <w:bottom w:val="none" w:sz="0" w:space="0" w:color="auto"/>
                <w:right w:val="none" w:sz="0" w:space="0" w:color="auto"/>
              </w:divBdr>
            </w:div>
            <w:div w:id="201802134">
              <w:marLeft w:val="0"/>
              <w:marRight w:val="0"/>
              <w:marTop w:val="60"/>
              <w:marBottom w:val="30"/>
              <w:divBdr>
                <w:top w:val="none" w:sz="0" w:space="0" w:color="auto"/>
                <w:left w:val="none" w:sz="0" w:space="0" w:color="auto"/>
                <w:bottom w:val="none" w:sz="0" w:space="0" w:color="auto"/>
                <w:right w:val="none" w:sz="0" w:space="0" w:color="auto"/>
              </w:divBdr>
            </w:div>
            <w:div w:id="20180263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011">
      <w:marLeft w:val="0"/>
      <w:marRight w:val="0"/>
      <w:marTop w:val="0"/>
      <w:marBottom w:val="0"/>
      <w:divBdr>
        <w:top w:val="none" w:sz="0" w:space="0" w:color="auto"/>
        <w:left w:val="none" w:sz="0" w:space="0" w:color="auto"/>
        <w:bottom w:val="none" w:sz="0" w:space="0" w:color="auto"/>
        <w:right w:val="none" w:sz="0" w:space="0" w:color="auto"/>
      </w:divBdr>
      <w:divsChild>
        <w:div w:id="201795998">
          <w:marLeft w:val="0"/>
          <w:marRight w:val="0"/>
          <w:marTop w:val="75"/>
          <w:marBottom w:val="0"/>
          <w:divBdr>
            <w:top w:val="single" w:sz="6" w:space="4" w:color="A6C9E2"/>
            <w:left w:val="single" w:sz="6" w:space="4" w:color="A6C9E2"/>
            <w:bottom w:val="single" w:sz="6" w:space="4" w:color="A6C9E2"/>
            <w:right w:val="single" w:sz="6" w:space="4" w:color="A6C9E2"/>
          </w:divBdr>
          <w:divsChild>
            <w:div w:id="201802954">
              <w:marLeft w:val="75"/>
              <w:marRight w:val="75"/>
              <w:marTop w:val="75"/>
              <w:marBottom w:val="0"/>
              <w:divBdr>
                <w:top w:val="none" w:sz="0" w:space="0" w:color="auto"/>
                <w:left w:val="none" w:sz="0" w:space="0" w:color="auto"/>
                <w:bottom w:val="none" w:sz="0" w:space="0" w:color="auto"/>
                <w:right w:val="none" w:sz="0" w:space="0" w:color="auto"/>
              </w:divBdr>
              <w:divsChild>
                <w:div w:id="201795746">
                  <w:marLeft w:val="0"/>
                  <w:marRight w:val="0"/>
                  <w:marTop w:val="60"/>
                  <w:marBottom w:val="30"/>
                  <w:divBdr>
                    <w:top w:val="none" w:sz="0" w:space="0" w:color="auto"/>
                    <w:left w:val="none" w:sz="0" w:space="0" w:color="auto"/>
                    <w:bottom w:val="none" w:sz="0" w:space="0" w:color="auto"/>
                    <w:right w:val="none" w:sz="0" w:space="0" w:color="auto"/>
                  </w:divBdr>
                </w:div>
                <w:div w:id="201797079">
                  <w:marLeft w:val="0"/>
                  <w:marRight w:val="0"/>
                  <w:marTop w:val="60"/>
                  <w:marBottom w:val="30"/>
                  <w:divBdr>
                    <w:top w:val="none" w:sz="0" w:space="0" w:color="auto"/>
                    <w:left w:val="none" w:sz="0" w:space="0" w:color="auto"/>
                    <w:bottom w:val="none" w:sz="0" w:space="0" w:color="auto"/>
                    <w:right w:val="none" w:sz="0" w:space="0" w:color="auto"/>
                  </w:divBdr>
                </w:div>
                <w:div w:id="20180086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19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44">
              <w:marLeft w:val="75"/>
              <w:marRight w:val="75"/>
              <w:marTop w:val="75"/>
              <w:marBottom w:val="0"/>
              <w:divBdr>
                <w:top w:val="none" w:sz="0" w:space="0" w:color="auto"/>
                <w:left w:val="none" w:sz="0" w:space="0" w:color="auto"/>
                <w:bottom w:val="none" w:sz="0" w:space="0" w:color="auto"/>
                <w:right w:val="none" w:sz="0" w:space="0" w:color="auto"/>
              </w:divBdr>
              <w:divsChild>
                <w:div w:id="201795512">
                  <w:marLeft w:val="0"/>
                  <w:marRight w:val="0"/>
                  <w:marTop w:val="60"/>
                  <w:marBottom w:val="30"/>
                  <w:divBdr>
                    <w:top w:val="none" w:sz="0" w:space="0" w:color="auto"/>
                    <w:left w:val="none" w:sz="0" w:space="0" w:color="auto"/>
                    <w:bottom w:val="none" w:sz="0" w:space="0" w:color="auto"/>
                    <w:right w:val="none" w:sz="0" w:space="0" w:color="auto"/>
                  </w:divBdr>
                </w:div>
                <w:div w:id="201797372">
                  <w:marLeft w:val="0"/>
                  <w:marRight w:val="0"/>
                  <w:marTop w:val="60"/>
                  <w:marBottom w:val="30"/>
                  <w:divBdr>
                    <w:top w:val="none" w:sz="0" w:space="0" w:color="auto"/>
                    <w:left w:val="none" w:sz="0" w:space="0" w:color="auto"/>
                    <w:bottom w:val="none" w:sz="0" w:space="0" w:color="auto"/>
                    <w:right w:val="none" w:sz="0" w:space="0" w:color="auto"/>
                  </w:divBdr>
                </w:div>
                <w:div w:id="201802670">
                  <w:marLeft w:val="0"/>
                  <w:marRight w:val="0"/>
                  <w:marTop w:val="60"/>
                  <w:marBottom w:val="30"/>
                  <w:divBdr>
                    <w:top w:val="none" w:sz="0" w:space="0" w:color="auto"/>
                    <w:left w:val="none" w:sz="0" w:space="0" w:color="auto"/>
                    <w:bottom w:val="none" w:sz="0" w:space="0" w:color="auto"/>
                    <w:right w:val="none" w:sz="0" w:space="0" w:color="auto"/>
                  </w:divBdr>
                </w:div>
              </w:divsChild>
            </w:div>
            <w:div w:id="201802609">
              <w:marLeft w:val="0"/>
              <w:marRight w:val="0"/>
              <w:marTop w:val="0"/>
              <w:marBottom w:val="0"/>
              <w:divBdr>
                <w:top w:val="none" w:sz="0" w:space="0" w:color="auto"/>
                <w:left w:val="none" w:sz="0" w:space="0" w:color="auto"/>
                <w:bottom w:val="none" w:sz="0" w:space="0" w:color="auto"/>
                <w:right w:val="none" w:sz="0" w:space="0" w:color="auto"/>
              </w:divBdr>
              <w:divsChild>
                <w:div w:id="20179589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39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070">
              <w:marLeft w:val="75"/>
              <w:marRight w:val="75"/>
              <w:marTop w:val="75"/>
              <w:marBottom w:val="0"/>
              <w:divBdr>
                <w:top w:val="none" w:sz="0" w:space="0" w:color="auto"/>
                <w:left w:val="none" w:sz="0" w:space="0" w:color="auto"/>
                <w:bottom w:val="none" w:sz="0" w:space="0" w:color="auto"/>
                <w:right w:val="none" w:sz="0" w:space="0" w:color="auto"/>
              </w:divBdr>
              <w:divsChild>
                <w:div w:id="201798085">
                  <w:marLeft w:val="0"/>
                  <w:marRight w:val="0"/>
                  <w:marTop w:val="60"/>
                  <w:marBottom w:val="30"/>
                  <w:divBdr>
                    <w:top w:val="none" w:sz="0" w:space="0" w:color="auto"/>
                    <w:left w:val="none" w:sz="0" w:space="0" w:color="auto"/>
                    <w:bottom w:val="none" w:sz="0" w:space="0" w:color="auto"/>
                    <w:right w:val="none" w:sz="0" w:space="0" w:color="auto"/>
                  </w:divBdr>
                </w:div>
                <w:div w:id="201799533">
                  <w:marLeft w:val="0"/>
                  <w:marRight w:val="0"/>
                  <w:marTop w:val="60"/>
                  <w:marBottom w:val="30"/>
                  <w:divBdr>
                    <w:top w:val="none" w:sz="0" w:space="0" w:color="auto"/>
                    <w:left w:val="none" w:sz="0" w:space="0" w:color="auto"/>
                    <w:bottom w:val="none" w:sz="0" w:space="0" w:color="auto"/>
                    <w:right w:val="none" w:sz="0" w:space="0" w:color="auto"/>
                  </w:divBdr>
                </w:div>
                <w:div w:id="201800388">
                  <w:marLeft w:val="0"/>
                  <w:marRight w:val="0"/>
                  <w:marTop w:val="60"/>
                  <w:marBottom w:val="30"/>
                  <w:divBdr>
                    <w:top w:val="none" w:sz="0" w:space="0" w:color="auto"/>
                    <w:left w:val="none" w:sz="0" w:space="0" w:color="auto"/>
                    <w:bottom w:val="none" w:sz="0" w:space="0" w:color="auto"/>
                    <w:right w:val="none" w:sz="0" w:space="0" w:color="auto"/>
                  </w:divBdr>
                </w:div>
              </w:divsChild>
            </w:div>
            <w:div w:id="201800943">
              <w:marLeft w:val="0"/>
              <w:marRight w:val="0"/>
              <w:marTop w:val="0"/>
              <w:marBottom w:val="0"/>
              <w:divBdr>
                <w:top w:val="none" w:sz="0" w:space="0" w:color="auto"/>
                <w:left w:val="none" w:sz="0" w:space="0" w:color="auto"/>
                <w:bottom w:val="none" w:sz="0" w:space="0" w:color="auto"/>
                <w:right w:val="none" w:sz="0" w:space="0" w:color="auto"/>
              </w:divBdr>
              <w:divsChild>
                <w:div w:id="20179757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66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49">
              <w:marLeft w:val="75"/>
              <w:marRight w:val="75"/>
              <w:marTop w:val="75"/>
              <w:marBottom w:val="0"/>
              <w:divBdr>
                <w:top w:val="none" w:sz="0" w:space="0" w:color="auto"/>
                <w:left w:val="none" w:sz="0" w:space="0" w:color="auto"/>
                <w:bottom w:val="none" w:sz="0" w:space="0" w:color="auto"/>
                <w:right w:val="none" w:sz="0" w:space="0" w:color="auto"/>
              </w:divBdr>
              <w:divsChild>
                <w:div w:id="201799302">
                  <w:marLeft w:val="0"/>
                  <w:marRight w:val="0"/>
                  <w:marTop w:val="60"/>
                  <w:marBottom w:val="30"/>
                  <w:divBdr>
                    <w:top w:val="none" w:sz="0" w:space="0" w:color="auto"/>
                    <w:left w:val="none" w:sz="0" w:space="0" w:color="auto"/>
                    <w:bottom w:val="none" w:sz="0" w:space="0" w:color="auto"/>
                    <w:right w:val="none" w:sz="0" w:space="0" w:color="auto"/>
                  </w:divBdr>
                </w:div>
                <w:div w:id="201801422">
                  <w:marLeft w:val="0"/>
                  <w:marRight w:val="0"/>
                  <w:marTop w:val="60"/>
                  <w:marBottom w:val="30"/>
                  <w:divBdr>
                    <w:top w:val="none" w:sz="0" w:space="0" w:color="auto"/>
                    <w:left w:val="none" w:sz="0" w:space="0" w:color="auto"/>
                    <w:bottom w:val="none" w:sz="0" w:space="0" w:color="auto"/>
                    <w:right w:val="none" w:sz="0" w:space="0" w:color="auto"/>
                  </w:divBdr>
                </w:div>
                <w:div w:id="201802748">
                  <w:marLeft w:val="0"/>
                  <w:marRight w:val="0"/>
                  <w:marTop w:val="60"/>
                  <w:marBottom w:val="30"/>
                  <w:divBdr>
                    <w:top w:val="none" w:sz="0" w:space="0" w:color="auto"/>
                    <w:left w:val="none" w:sz="0" w:space="0" w:color="auto"/>
                    <w:bottom w:val="none" w:sz="0" w:space="0" w:color="auto"/>
                    <w:right w:val="none" w:sz="0" w:space="0" w:color="auto"/>
                  </w:divBdr>
                </w:div>
              </w:divsChild>
            </w:div>
            <w:div w:id="201798795">
              <w:marLeft w:val="0"/>
              <w:marRight w:val="0"/>
              <w:marTop w:val="0"/>
              <w:marBottom w:val="0"/>
              <w:divBdr>
                <w:top w:val="none" w:sz="0" w:space="0" w:color="auto"/>
                <w:left w:val="none" w:sz="0" w:space="0" w:color="auto"/>
                <w:bottom w:val="none" w:sz="0" w:space="0" w:color="auto"/>
                <w:right w:val="none" w:sz="0" w:space="0" w:color="auto"/>
              </w:divBdr>
              <w:divsChild>
                <w:div w:id="20179902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74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24">
              <w:marLeft w:val="0"/>
              <w:marRight w:val="0"/>
              <w:marTop w:val="0"/>
              <w:marBottom w:val="0"/>
              <w:divBdr>
                <w:top w:val="none" w:sz="0" w:space="0" w:color="auto"/>
                <w:left w:val="none" w:sz="0" w:space="0" w:color="auto"/>
                <w:bottom w:val="none" w:sz="0" w:space="0" w:color="auto"/>
                <w:right w:val="none" w:sz="0" w:space="0" w:color="auto"/>
              </w:divBdr>
              <w:divsChild>
                <w:div w:id="2017954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606">
              <w:marLeft w:val="75"/>
              <w:marRight w:val="75"/>
              <w:marTop w:val="75"/>
              <w:marBottom w:val="0"/>
              <w:divBdr>
                <w:top w:val="none" w:sz="0" w:space="0" w:color="auto"/>
                <w:left w:val="none" w:sz="0" w:space="0" w:color="auto"/>
                <w:bottom w:val="none" w:sz="0" w:space="0" w:color="auto"/>
                <w:right w:val="none" w:sz="0" w:space="0" w:color="auto"/>
              </w:divBdr>
              <w:divsChild>
                <w:div w:id="201797108">
                  <w:marLeft w:val="0"/>
                  <w:marRight w:val="0"/>
                  <w:marTop w:val="60"/>
                  <w:marBottom w:val="30"/>
                  <w:divBdr>
                    <w:top w:val="none" w:sz="0" w:space="0" w:color="auto"/>
                    <w:left w:val="none" w:sz="0" w:space="0" w:color="auto"/>
                    <w:bottom w:val="none" w:sz="0" w:space="0" w:color="auto"/>
                    <w:right w:val="none" w:sz="0" w:space="0" w:color="auto"/>
                  </w:divBdr>
                </w:div>
                <w:div w:id="201797523">
                  <w:marLeft w:val="0"/>
                  <w:marRight w:val="0"/>
                  <w:marTop w:val="60"/>
                  <w:marBottom w:val="30"/>
                  <w:divBdr>
                    <w:top w:val="none" w:sz="0" w:space="0" w:color="auto"/>
                    <w:left w:val="none" w:sz="0" w:space="0" w:color="auto"/>
                    <w:bottom w:val="none" w:sz="0" w:space="0" w:color="auto"/>
                    <w:right w:val="none" w:sz="0" w:space="0" w:color="auto"/>
                  </w:divBdr>
                </w:div>
                <w:div w:id="20180058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14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20">
              <w:marLeft w:val="0"/>
              <w:marRight w:val="0"/>
              <w:marTop w:val="0"/>
              <w:marBottom w:val="0"/>
              <w:divBdr>
                <w:top w:val="none" w:sz="0" w:space="0" w:color="auto"/>
                <w:left w:val="none" w:sz="0" w:space="0" w:color="auto"/>
                <w:bottom w:val="none" w:sz="0" w:space="0" w:color="auto"/>
                <w:right w:val="none" w:sz="0" w:space="0" w:color="auto"/>
              </w:divBdr>
              <w:divsChild>
                <w:div w:id="20179894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5625">
              <w:marLeft w:val="75"/>
              <w:marRight w:val="75"/>
              <w:marTop w:val="75"/>
              <w:marBottom w:val="0"/>
              <w:divBdr>
                <w:top w:val="none" w:sz="0" w:space="0" w:color="auto"/>
                <w:left w:val="none" w:sz="0" w:space="0" w:color="auto"/>
                <w:bottom w:val="none" w:sz="0" w:space="0" w:color="auto"/>
                <w:right w:val="none" w:sz="0" w:space="0" w:color="auto"/>
              </w:divBdr>
              <w:divsChild>
                <w:div w:id="201799739">
                  <w:marLeft w:val="0"/>
                  <w:marRight w:val="0"/>
                  <w:marTop w:val="60"/>
                  <w:marBottom w:val="30"/>
                  <w:divBdr>
                    <w:top w:val="none" w:sz="0" w:space="0" w:color="auto"/>
                    <w:left w:val="none" w:sz="0" w:space="0" w:color="auto"/>
                    <w:bottom w:val="none" w:sz="0" w:space="0" w:color="auto"/>
                    <w:right w:val="none" w:sz="0" w:space="0" w:color="auto"/>
                  </w:divBdr>
                </w:div>
                <w:div w:id="201800057">
                  <w:marLeft w:val="0"/>
                  <w:marRight w:val="0"/>
                  <w:marTop w:val="60"/>
                  <w:marBottom w:val="30"/>
                  <w:divBdr>
                    <w:top w:val="none" w:sz="0" w:space="0" w:color="auto"/>
                    <w:left w:val="none" w:sz="0" w:space="0" w:color="auto"/>
                    <w:bottom w:val="none" w:sz="0" w:space="0" w:color="auto"/>
                    <w:right w:val="none" w:sz="0" w:space="0" w:color="auto"/>
                  </w:divBdr>
                </w:div>
                <w:div w:id="20180130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5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19">
              <w:marLeft w:val="0"/>
              <w:marRight w:val="0"/>
              <w:marTop w:val="0"/>
              <w:marBottom w:val="0"/>
              <w:divBdr>
                <w:top w:val="none" w:sz="0" w:space="0" w:color="auto"/>
                <w:left w:val="none" w:sz="0" w:space="0" w:color="auto"/>
                <w:bottom w:val="none" w:sz="0" w:space="0" w:color="auto"/>
                <w:right w:val="none" w:sz="0" w:space="0" w:color="auto"/>
              </w:divBdr>
              <w:divsChild>
                <w:div w:id="2017956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582">
              <w:marLeft w:val="75"/>
              <w:marRight w:val="75"/>
              <w:marTop w:val="75"/>
              <w:marBottom w:val="0"/>
              <w:divBdr>
                <w:top w:val="none" w:sz="0" w:space="0" w:color="auto"/>
                <w:left w:val="none" w:sz="0" w:space="0" w:color="auto"/>
                <w:bottom w:val="none" w:sz="0" w:space="0" w:color="auto"/>
                <w:right w:val="none" w:sz="0" w:space="0" w:color="auto"/>
              </w:divBdr>
              <w:divsChild>
                <w:div w:id="201796435">
                  <w:marLeft w:val="0"/>
                  <w:marRight w:val="0"/>
                  <w:marTop w:val="60"/>
                  <w:marBottom w:val="30"/>
                  <w:divBdr>
                    <w:top w:val="none" w:sz="0" w:space="0" w:color="auto"/>
                    <w:left w:val="none" w:sz="0" w:space="0" w:color="auto"/>
                    <w:bottom w:val="none" w:sz="0" w:space="0" w:color="auto"/>
                    <w:right w:val="none" w:sz="0" w:space="0" w:color="auto"/>
                  </w:divBdr>
                </w:div>
                <w:div w:id="201800412">
                  <w:marLeft w:val="0"/>
                  <w:marRight w:val="0"/>
                  <w:marTop w:val="60"/>
                  <w:marBottom w:val="30"/>
                  <w:divBdr>
                    <w:top w:val="none" w:sz="0" w:space="0" w:color="auto"/>
                    <w:left w:val="none" w:sz="0" w:space="0" w:color="auto"/>
                    <w:bottom w:val="none" w:sz="0" w:space="0" w:color="auto"/>
                    <w:right w:val="none" w:sz="0" w:space="0" w:color="auto"/>
                  </w:divBdr>
                </w:div>
                <w:div w:id="20180277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1039">
      <w:marLeft w:val="0"/>
      <w:marRight w:val="0"/>
      <w:marTop w:val="0"/>
      <w:marBottom w:val="0"/>
      <w:divBdr>
        <w:top w:val="none" w:sz="0" w:space="0" w:color="auto"/>
        <w:left w:val="none" w:sz="0" w:space="0" w:color="auto"/>
        <w:bottom w:val="none" w:sz="0" w:space="0" w:color="auto"/>
        <w:right w:val="none" w:sz="0" w:space="0" w:color="auto"/>
      </w:divBdr>
      <w:divsChild>
        <w:div w:id="201801875">
          <w:marLeft w:val="75"/>
          <w:marRight w:val="75"/>
          <w:marTop w:val="75"/>
          <w:marBottom w:val="0"/>
          <w:divBdr>
            <w:top w:val="none" w:sz="0" w:space="0" w:color="auto"/>
            <w:left w:val="none" w:sz="0" w:space="0" w:color="auto"/>
            <w:bottom w:val="none" w:sz="0" w:space="0" w:color="auto"/>
            <w:right w:val="none" w:sz="0" w:space="0" w:color="auto"/>
          </w:divBdr>
          <w:divsChild>
            <w:div w:id="201795937">
              <w:marLeft w:val="0"/>
              <w:marRight w:val="0"/>
              <w:marTop w:val="60"/>
              <w:marBottom w:val="30"/>
              <w:divBdr>
                <w:top w:val="none" w:sz="0" w:space="0" w:color="auto"/>
                <w:left w:val="none" w:sz="0" w:space="0" w:color="auto"/>
                <w:bottom w:val="none" w:sz="0" w:space="0" w:color="auto"/>
                <w:right w:val="none" w:sz="0" w:space="0" w:color="auto"/>
              </w:divBdr>
            </w:div>
            <w:div w:id="201798102">
              <w:marLeft w:val="0"/>
              <w:marRight w:val="0"/>
              <w:marTop w:val="60"/>
              <w:marBottom w:val="30"/>
              <w:divBdr>
                <w:top w:val="none" w:sz="0" w:space="0" w:color="auto"/>
                <w:left w:val="none" w:sz="0" w:space="0" w:color="auto"/>
                <w:bottom w:val="none" w:sz="0" w:space="0" w:color="auto"/>
                <w:right w:val="none" w:sz="0" w:space="0" w:color="auto"/>
              </w:divBdr>
            </w:div>
            <w:div w:id="20180311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051">
      <w:marLeft w:val="0"/>
      <w:marRight w:val="0"/>
      <w:marTop w:val="0"/>
      <w:marBottom w:val="0"/>
      <w:divBdr>
        <w:top w:val="none" w:sz="0" w:space="0" w:color="auto"/>
        <w:left w:val="none" w:sz="0" w:space="0" w:color="auto"/>
        <w:bottom w:val="none" w:sz="0" w:space="0" w:color="auto"/>
        <w:right w:val="none" w:sz="0" w:space="0" w:color="auto"/>
      </w:divBdr>
      <w:divsChild>
        <w:div w:id="201795112">
          <w:marLeft w:val="75"/>
          <w:marRight w:val="75"/>
          <w:marTop w:val="75"/>
          <w:marBottom w:val="0"/>
          <w:divBdr>
            <w:top w:val="none" w:sz="0" w:space="0" w:color="auto"/>
            <w:left w:val="none" w:sz="0" w:space="0" w:color="auto"/>
            <w:bottom w:val="none" w:sz="0" w:space="0" w:color="auto"/>
            <w:right w:val="none" w:sz="0" w:space="0" w:color="auto"/>
          </w:divBdr>
          <w:divsChild>
            <w:div w:id="201796302">
              <w:marLeft w:val="0"/>
              <w:marRight w:val="0"/>
              <w:marTop w:val="60"/>
              <w:marBottom w:val="30"/>
              <w:divBdr>
                <w:top w:val="none" w:sz="0" w:space="0" w:color="auto"/>
                <w:left w:val="none" w:sz="0" w:space="0" w:color="auto"/>
                <w:bottom w:val="none" w:sz="0" w:space="0" w:color="auto"/>
                <w:right w:val="none" w:sz="0" w:space="0" w:color="auto"/>
              </w:divBdr>
            </w:div>
            <w:div w:id="201798053">
              <w:marLeft w:val="0"/>
              <w:marRight w:val="0"/>
              <w:marTop w:val="60"/>
              <w:marBottom w:val="30"/>
              <w:divBdr>
                <w:top w:val="none" w:sz="0" w:space="0" w:color="auto"/>
                <w:left w:val="none" w:sz="0" w:space="0" w:color="auto"/>
                <w:bottom w:val="none" w:sz="0" w:space="0" w:color="auto"/>
                <w:right w:val="none" w:sz="0" w:space="0" w:color="auto"/>
              </w:divBdr>
            </w:div>
            <w:div w:id="20179933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182">
      <w:marLeft w:val="0"/>
      <w:marRight w:val="0"/>
      <w:marTop w:val="0"/>
      <w:marBottom w:val="0"/>
      <w:divBdr>
        <w:top w:val="none" w:sz="0" w:space="0" w:color="auto"/>
        <w:left w:val="none" w:sz="0" w:space="0" w:color="auto"/>
        <w:bottom w:val="none" w:sz="0" w:space="0" w:color="auto"/>
        <w:right w:val="none" w:sz="0" w:space="0" w:color="auto"/>
      </w:divBdr>
      <w:divsChild>
        <w:div w:id="20179558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33">
              <w:marLeft w:val="75"/>
              <w:marRight w:val="75"/>
              <w:marTop w:val="75"/>
              <w:marBottom w:val="0"/>
              <w:divBdr>
                <w:top w:val="none" w:sz="0" w:space="0" w:color="auto"/>
                <w:left w:val="none" w:sz="0" w:space="0" w:color="auto"/>
                <w:bottom w:val="none" w:sz="0" w:space="0" w:color="auto"/>
                <w:right w:val="none" w:sz="0" w:space="0" w:color="auto"/>
              </w:divBdr>
              <w:divsChild>
                <w:div w:id="201795849">
                  <w:marLeft w:val="0"/>
                  <w:marRight w:val="0"/>
                  <w:marTop w:val="60"/>
                  <w:marBottom w:val="30"/>
                  <w:divBdr>
                    <w:top w:val="none" w:sz="0" w:space="0" w:color="auto"/>
                    <w:left w:val="none" w:sz="0" w:space="0" w:color="auto"/>
                    <w:bottom w:val="none" w:sz="0" w:space="0" w:color="auto"/>
                    <w:right w:val="none" w:sz="0" w:space="0" w:color="auto"/>
                  </w:divBdr>
                </w:div>
                <w:div w:id="201800335">
                  <w:marLeft w:val="0"/>
                  <w:marRight w:val="0"/>
                  <w:marTop w:val="60"/>
                  <w:marBottom w:val="30"/>
                  <w:divBdr>
                    <w:top w:val="none" w:sz="0" w:space="0" w:color="auto"/>
                    <w:left w:val="none" w:sz="0" w:space="0" w:color="auto"/>
                    <w:bottom w:val="none" w:sz="0" w:space="0" w:color="auto"/>
                    <w:right w:val="none" w:sz="0" w:space="0" w:color="auto"/>
                  </w:divBdr>
                </w:div>
                <w:div w:id="201803210">
                  <w:marLeft w:val="0"/>
                  <w:marRight w:val="0"/>
                  <w:marTop w:val="60"/>
                  <w:marBottom w:val="30"/>
                  <w:divBdr>
                    <w:top w:val="none" w:sz="0" w:space="0" w:color="auto"/>
                    <w:left w:val="none" w:sz="0" w:space="0" w:color="auto"/>
                    <w:bottom w:val="none" w:sz="0" w:space="0" w:color="auto"/>
                    <w:right w:val="none" w:sz="0" w:space="0" w:color="auto"/>
                  </w:divBdr>
                </w:div>
              </w:divsChild>
            </w:div>
            <w:div w:id="201801248">
              <w:marLeft w:val="0"/>
              <w:marRight w:val="0"/>
              <w:marTop w:val="0"/>
              <w:marBottom w:val="0"/>
              <w:divBdr>
                <w:top w:val="none" w:sz="0" w:space="0" w:color="auto"/>
                <w:left w:val="none" w:sz="0" w:space="0" w:color="auto"/>
                <w:bottom w:val="none" w:sz="0" w:space="0" w:color="auto"/>
                <w:right w:val="none" w:sz="0" w:space="0" w:color="auto"/>
              </w:divBdr>
              <w:divsChild>
                <w:div w:id="20179831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97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96">
              <w:marLeft w:val="0"/>
              <w:marRight w:val="0"/>
              <w:marTop w:val="0"/>
              <w:marBottom w:val="0"/>
              <w:divBdr>
                <w:top w:val="none" w:sz="0" w:space="0" w:color="auto"/>
                <w:left w:val="none" w:sz="0" w:space="0" w:color="auto"/>
                <w:bottom w:val="none" w:sz="0" w:space="0" w:color="auto"/>
                <w:right w:val="none" w:sz="0" w:space="0" w:color="auto"/>
              </w:divBdr>
              <w:divsChild>
                <w:div w:id="20179924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586">
              <w:marLeft w:val="75"/>
              <w:marRight w:val="75"/>
              <w:marTop w:val="75"/>
              <w:marBottom w:val="0"/>
              <w:divBdr>
                <w:top w:val="none" w:sz="0" w:space="0" w:color="auto"/>
                <w:left w:val="none" w:sz="0" w:space="0" w:color="auto"/>
                <w:bottom w:val="none" w:sz="0" w:space="0" w:color="auto"/>
                <w:right w:val="none" w:sz="0" w:space="0" w:color="auto"/>
              </w:divBdr>
              <w:divsChild>
                <w:div w:id="201796552">
                  <w:marLeft w:val="0"/>
                  <w:marRight w:val="0"/>
                  <w:marTop w:val="60"/>
                  <w:marBottom w:val="30"/>
                  <w:divBdr>
                    <w:top w:val="none" w:sz="0" w:space="0" w:color="auto"/>
                    <w:left w:val="none" w:sz="0" w:space="0" w:color="auto"/>
                    <w:bottom w:val="none" w:sz="0" w:space="0" w:color="auto"/>
                    <w:right w:val="none" w:sz="0" w:space="0" w:color="auto"/>
                  </w:divBdr>
                </w:div>
                <w:div w:id="201802631">
                  <w:marLeft w:val="0"/>
                  <w:marRight w:val="0"/>
                  <w:marTop w:val="60"/>
                  <w:marBottom w:val="30"/>
                  <w:divBdr>
                    <w:top w:val="none" w:sz="0" w:space="0" w:color="auto"/>
                    <w:left w:val="none" w:sz="0" w:space="0" w:color="auto"/>
                    <w:bottom w:val="none" w:sz="0" w:space="0" w:color="auto"/>
                    <w:right w:val="none" w:sz="0" w:space="0" w:color="auto"/>
                  </w:divBdr>
                </w:div>
                <w:div w:id="20180281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11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02">
              <w:marLeft w:val="75"/>
              <w:marRight w:val="75"/>
              <w:marTop w:val="75"/>
              <w:marBottom w:val="0"/>
              <w:divBdr>
                <w:top w:val="none" w:sz="0" w:space="0" w:color="auto"/>
                <w:left w:val="none" w:sz="0" w:space="0" w:color="auto"/>
                <w:bottom w:val="none" w:sz="0" w:space="0" w:color="auto"/>
                <w:right w:val="none" w:sz="0" w:space="0" w:color="auto"/>
              </w:divBdr>
              <w:divsChild>
                <w:div w:id="201795697">
                  <w:marLeft w:val="0"/>
                  <w:marRight w:val="0"/>
                  <w:marTop w:val="60"/>
                  <w:marBottom w:val="30"/>
                  <w:divBdr>
                    <w:top w:val="none" w:sz="0" w:space="0" w:color="auto"/>
                    <w:left w:val="none" w:sz="0" w:space="0" w:color="auto"/>
                    <w:bottom w:val="none" w:sz="0" w:space="0" w:color="auto"/>
                    <w:right w:val="none" w:sz="0" w:space="0" w:color="auto"/>
                  </w:divBdr>
                </w:div>
                <w:div w:id="201796088">
                  <w:marLeft w:val="0"/>
                  <w:marRight w:val="0"/>
                  <w:marTop w:val="60"/>
                  <w:marBottom w:val="30"/>
                  <w:divBdr>
                    <w:top w:val="none" w:sz="0" w:space="0" w:color="auto"/>
                    <w:left w:val="none" w:sz="0" w:space="0" w:color="auto"/>
                    <w:bottom w:val="none" w:sz="0" w:space="0" w:color="auto"/>
                    <w:right w:val="none" w:sz="0" w:space="0" w:color="auto"/>
                  </w:divBdr>
                </w:div>
                <w:div w:id="201796200">
                  <w:marLeft w:val="0"/>
                  <w:marRight w:val="0"/>
                  <w:marTop w:val="60"/>
                  <w:marBottom w:val="30"/>
                  <w:divBdr>
                    <w:top w:val="none" w:sz="0" w:space="0" w:color="auto"/>
                    <w:left w:val="none" w:sz="0" w:space="0" w:color="auto"/>
                    <w:bottom w:val="none" w:sz="0" w:space="0" w:color="auto"/>
                    <w:right w:val="none" w:sz="0" w:space="0" w:color="auto"/>
                  </w:divBdr>
                </w:div>
              </w:divsChild>
            </w:div>
            <w:div w:id="201801884">
              <w:marLeft w:val="0"/>
              <w:marRight w:val="0"/>
              <w:marTop w:val="0"/>
              <w:marBottom w:val="0"/>
              <w:divBdr>
                <w:top w:val="none" w:sz="0" w:space="0" w:color="auto"/>
                <w:left w:val="none" w:sz="0" w:space="0" w:color="auto"/>
                <w:bottom w:val="none" w:sz="0" w:space="0" w:color="auto"/>
                <w:right w:val="none" w:sz="0" w:space="0" w:color="auto"/>
              </w:divBdr>
              <w:divsChild>
                <w:div w:id="20180269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15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88">
              <w:marLeft w:val="0"/>
              <w:marRight w:val="0"/>
              <w:marTop w:val="0"/>
              <w:marBottom w:val="0"/>
              <w:divBdr>
                <w:top w:val="none" w:sz="0" w:space="0" w:color="auto"/>
                <w:left w:val="none" w:sz="0" w:space="0" w:color="auto"/>
                <w:bottom w:val="none" w:sz="0" w:space="0" w:color="auto"/>
                <w:right w:val="none" w:sz="0" w:space="0" w:color="auto"/>
              </w:divBdr>
              <w:divsChild>
                <w:div w:id="20179669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742">
              <w:marLeft w:val="75"/>
              <w:marRight w:val="75"/>
              <w:marTop w:val="75"/>
              <w:marBottom w:val="0"/>
              <w:divBdr>
                <w:top w:val="none" w:sz="0" w:space="0" w:color="auto"/>
                <w:left w:val="none" w:sz="0" w:space="0" w:color="auto"/>
                <w:bottom w:val="none" w:sz="0" w:space="0" w:color="auto"/>
                <w:right w:val="none" w:sz="0" w:space="0" w:color="auto"/>
              </w:divBdr>
              <w:divsChild>
                <w:div w:id="201798816">
                  <w:marLeft w:val="0"/>
                  <w:marRight w:val="0"/>
                  <w:marTop w:val="60"/>
                  <w:marBottom w:val="30"/>
                  <w:divBdr>
                    <w:top w:val="none" w:sz="0" w:space="0" w:color="auto"/>
                    <w:left w:val="none" w:sz="0" w:space="0" w:color="auto"/>
                    <w:bottom w:val="none" w:sz="0" w:space="0" w:color="auto"/>
                    <w:right w:val="none" w:sz="0" w:space="0" w:color="auto"/>
                  </w:divBdr>
                </w:div>
                <w:div w:id="201801631">
                  <w:marLeft w:val="0"/>
                  <w:marRight w:val="0"/>
                  <w:marTop w:val="60"/>
                  <w:marBottom w:val="30"/>
                  <w:divBdr>
                    <w:top w:val="none" w:sz="0" w:space="0" w:color="auto"/>
                    <w:left w:val="none" w:sz="0" w:space="0" w:color="auto"/>
                    <w:bottom w:val="none" w:sz="0" w:space="0" w:color="auto"/>
                    <w:right w:val="none" w:sz="0" w:space="0" w:color="auto"/>
                  </w:divBdr>
                </w:div>
                <w:div w:id="20180270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71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98">
              <w:marLeft w:val="75"/>
              <w:marRight w:val="75"/>
              <w:marTop w:val="75"/>
              <w:marBottom w:val="0"/>
              <w:divBdr>
                <w:top w:val="none" w:sz="0" w:space="0" w:color="auto"/>
                <w:left w:val="none" w:sz="0" w:space="0" w:color="auto"/>
                <w:bottom w:val="none" w:sz="0" w:space="0" w:color="auto"/>
                <w:right w:val="none" w:sz="0" w:space="0" w:color="auto"/>
              </w:divBdr>
              <w:divsChild>
                <w:div w:id="201797484">
                  <w:marLeft w:val="0"/>
                  <w:marRight w:val="0"/>
                  <w:marTop w:val="60"/>
                  <w:marBottom w:val="30"/>
                  <w:divBdr>
                    <w:top w:val="none" w:sz="0" w:space="0" w:color="auto"/>
                    <w:left w:val="none" w:sz="0" w:space="0" w:color="auto"/>
                    <w:bottom w:val="none" w:sz="0" w:space="0" w:color="auto"/>
                    <w:right w:val="none" w:sz="0" w:space="0" w:color="auto"/>
                  </w:divBdr>
                </w:div>
                <w:div w:id="201797776">
                  <w:marLeft w:val="0"/>
                  <w:marRight w:val="0"/>
                  <w:marTop w:val="60"/>
                  <w:marBottom w:val="30"/>
                  <w:divBdr>
                    <w:top w:val="none" w:sz="0" w:space="0" w:color="auto"/>
                    <w:left w:val="none" w:sz="0" w:space="0" w:color="auto"/>
                    <w:bottom w:val="none" w:sz="0" w:space="0" w:color="auto"/>
                    <w:right w:val="none" w:sz="0" w:space="0" w:color="auto"/>
                  </w:divBdr>
                </w:div>
                <w:div w:id="201797940">
                  <w:marLeft w:val="0"/>
                  <w:marRight w:val="0"/>
                  <w:marTop w:val="60"/>
                  <w:marBottom w:val="30"/>
                  <w:divBdr>
                    <w:top w:val="none" w:sz="0" w:space="0" w:color="auto"/>
                    <w:left w:val="none" w:sz="0" w:space="0" w:color="auto"/>
                    <w:bottom w:val="none" w:sz="0" w:space="0" w:color="auto"/>
                    <w:right w:val="none" w:sz="0" w:space="0" w:color="auto"/>
                  </w:divBdr>
                </w:div>
              </w:divsChild>
            </w:div>
            <w:div w:id="201800387">
              <w:marLeft w:val="0"/>
              <w:marRight w:val="0"/>
              <w:marTop w:val="0"/>
              <w:marBottom w:val="0"/>
              <w:divBdr>
                <w:top w:val="none" w:sz="0" w:space="0" w:color="auto"/>
                <w:left w:val="none" w:sz="0" w:space="0" w:color="auto"/>
                <w:bottom w:val="none" w:sz="0" w:space="0" w:color="auto"/>
                <w:right w:val="none" w:sz="0" w:space="0" w:color="auto"/>
              </w:divBdr>
              <w:divsChild>
                <w:div w:id="2018003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913">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36">
              <w:marLeft w:val="0"/>
              <w:marRight w:val="0"/>
              <w:marTop w:val="0"/>
              <w:marBottom w:val="0"/>
              <w:divBdr>
                <w:top w:val="none" w:sz="0" w:space="0" w:color="auto"/>
                <w:left w:val="none" w:sz="0" w:space="0" w:color="auto"/>
                <w:bottom w:val="none" w:sz="0" w:space="0" w:color="auto"/>
                <w:right w:val="none" w:sz="0" w:space="0" w:color="auto"/>
              </w:divBdr>
              <w:divsChild>
                <w:div w:id="20179872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45">
              <w:marLeft w:val="75"/>
              <w:marRight w:val="75"/>
              <w:marTop w:val="75"/>
              <w:marBottom w:val="0"/>
              <w:divBdr>
                <w:top w:val="none" w:sz="0" w:space="0" w:color="auto"/>
                <w:left w:val="none" w:sz="0" w:space="0" w:color="auto"/>
                <w:bottom w:val="none" w:sz="0" w:space="0" w:color="auto"/>
                <w:right w:val="none" w:sz="0" w:space="0" w:color="auto"/>
              </w:divBdr>
              <w:divsChild>
                <w:div w:id="201796445">
                  <w:marLeft w:val="0"/>
                  <w:marRight w:val="0"/>
                  <w:marTop w:val="60"/>
                  <w:marBottom w:val="30"/>
                  <w:divBdr>
                    <w:top w:val="none" w:sz="0" w:space="0" w:color="auto"/>
                    <w:left w:val="none" w:sz="0" w:space="0" w:color="auto"/>
                    <w:bottom w:val="none" w:sz="0" w:space="0" w:color="auto"/>
                    <w:right w:val="none" w:sz="0" w:space="0" w:color="auto"/>
                  </w:divBdr>
                </w:div>
                <w:div w:id="201797573">
                  <w:marLeft w:val="0"/>
                  <w:marRight w:val="0"/>
                  <w:marTop w:val="60"/>
                  <w:marBottom w:val="30"/>
                  <w:divBdr>
                    <w:top w:val="none" w:sz="0" w:space="0" w:color="auto"/>
                    <w:left w:val="none" w:sz="0" w:space="0" w:color="auto"/>
                    <w:bottom w:val="none" w:sz="0" w:space="0" w:color="auto"/>
                    <w:right w:val="none" w:sz="0" w:space="0" w:color="auto"/>
                  </w:divBdr>
                </w:div>
                <w:div w:id="20180097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94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47">
              <w:marLeft w:val="75"/>
              <w:marRight w:val="75"/>
              <w:marTop w:val="75"/>
              <w:marBottom w:val="0"/>
              <w:divBdr>
                <w:top w:val="none" w:sz="0" w:space="0" w:color="auto"/>
                <w:left w:val="none" w:sz="0" w:space="0" w:color="auto"/>
                <w:bottom w:val="none" w:sz="0" w:space="0" w:color="auto"/>
                <w:right w:val="none" w:sz="0" w:space="0" w:color="auto"/>
              </w:divBdr>
              <w:divsChild>
                <w:div w:id="201795601">
                  <w:marLeft w:val="0"/>
                  <w:marRight w:val="0"/>
                  <w:marTop w:val="60"/>
                  <w:marBottom w:val="30"/>
                  <w:divBdr>
                    <w:top w:val="none" w:sz="0" w:space="0" w:color="auto"/>
                    <w:left w:val="none" w:sz="0" w:space="0" w:color="auto"/>
                    <w:bottom w:val="none" w:sz="0" w:space="0" w:color="auto"/>
                    <w:right w:val="none" w:sz="0" w:space="0" w:color="auto"/>
                  </w:divBdr>
                </w:div>
                <w:div w:id="201797892">
                  <w:marLeft w:val="0"/>
                  <w:marRight w:val="0"/>
                  <w:marTop w:val="60"/>
                  <w:marBottom w:val="30"/>
                  <w:divBdr>
                    <w:top w:val="none" w:sz="0" w:space="0" w:color="auto"/>
                    <w:left w:val="none" w:sz="0" w:space="0" w:color="auto"/>
                    <w:bottom w:val="none" w:sz="0" w:space="0" w:color="auto"/>
                    <w:right w:val="none" w:sz="0" w:space="0" w:color="auto"/>
                  </w:divBdr>
                </w:div>
                <w:div w:id="201798470">
                  <w:marLeft w:val="0"/>
                  <w:marRight w:val="0"/>
                  <w:marTop w:val="60"/>
                  <w:marBottom w:val="30"/>
                  <w:divBdr>
                    <w:top w:val="none" w:sz="0" w:space="0" w:color="auto"/>
                    <w:left w:val="none" w:sz="0" w:space="0" w:color="auto"/>
                    <w:bottom w:val="none" w:sz="0" w:space="0" w:color="auto"/>
                    <w:right w:val="none" w:sz="0" w:space="0" w:color="auto"/>
                  </w:divBdr>
                </w:div>
              </w:divsChild>
            </w:div>
            <w:div w:id="201802561">
              <w:marLeft w:val="0"/>
              <w:marRight w:val="0"/>
              <w:marTop w:val="0"/>
              <w:marBottom w:val="0"/>
              <w:divBdr>
                <w:top w:val="none" w:sz="0" w:space="0" w:color="auto"/>
                <w:left w:val="none" w:sz="0" w:space="0" w:color="auto"/>
                <w:bottom w:val="none" w:sz="0" w:space="0" w:color="auto"/>
                <w:right w:val="none" w:sz="0" w:space="0" w:color="auto"/>
              </w:divBdr>
              <w:divsChild>
                <w:div w:id="20180214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5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85">
              <w:marLeft w:val="75"/>
              <w:marRight w:val="75"/>
              <w:marTop w:val="75"/>
              <w:marBottom w:val="0"/>
              <w:divBdr>
                <w:top w:val="none" w:sz="0" w:space="0" w:color="auto"/>
                <w:left w:val="none" w:sz="0" w:space="0" w:color="auto"/>
                <w:bottom w:val="none" w:sz="0" w:space="0" w:color="auto"/>
                <w:right w:val="none" w:sz="0" w:space="0" w:color="auto"/>
              </w:divBdr>
              <w:divsChild>
                <w:div w:id="201795839">
                  <w:marLeft w:val="0"/>
                  <w:marRight w:val="0"/>
                  <w:marTop w:val="60"/>
                  <w:marBottom w:val="30"/>
                  <w:divBdr>
                    <w:top w:val="none" w:sz="0" w:space="0" w:color="auto"/>
                    <w:left w:val="none" w:sz="0" w:space="0" w:color="auto"/>
                    <w:bottom w:val="none" w:sz="0" w:space="0" w:color="auto"/>
                    <w:right w:val="none" w:sz="0" w:space="0" w:color="auto"/>
                  </w:divBdr>
                </w:div>
                <w:div w:id="201796903">
                  <w:marLeft w:val="0"/>
                  <w:marRight w:val="0"/>
                  <w:marTop w:val="60"/>
                  <w:marBottom w:val="30"/>
                  <w:divBdr>
                    <w:top w:val="none" w:sz="0" w:space="0" w:color="auto"/>
                    <w:left w:val="none" w:sz="0" w:space="0" w:color="auto"/>
                    <w:bottom w:val="none" w:sz="0" w:space="0" w:color="auto"/>
                    <w:right w:val="none" w:sz="0" w:space="0" w:color="auto"/>
                  </w:divBdr>
                </w:div>
                <w:div w:id="201801261">
                  <w:marLeft w:val="0"/>
                  <w:marRight w:val="0"/>
                  <w:marTop w:val="60"/>
                  <w:marBottom w:val="30"/>
                  <w:divBdr>
                    <w:top w:val="none" w:sz="0" w:space="0" w:color="auto"/>
                    <w:left w:val="none" w:sz="0" w:space="0" w:color="auto"/>
                    <w:bottom w:val="none" w:sz="0" w:space="0" w:color="auto"/>
                    <w:right w:val="none" w:sz="0" w:space="0" w:color="auto"/>
                  </w:divBdr>
                </w:div>
              </w:divsChild>
            </w:div>
            <w:div w:id="201797376">
              <w:marLeft w:val="0"/>
              <w:marRight w:val="0"/>
              <w:marTop w:val="0"/>
              <w:marBottom w:val="0"/>
              <w:divBdr>
                <w:top w:val="none" w:sz="0" w:space="0" w:color="auto"/>
                <w:left w:val="none" w:sz="0" w:space="0" w:color="auto"/>
                <w:bottom w:val="none" w:sz="0" w:space="0" w:color="auto"/>
                <w:right w:val="none" w:sz="0" w:space="0" w:color="auto"/>
              </w:divBdr>
              <w:divsChild>
                <w:div w:id="20179912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576">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85">
              <w:marLeft w:val="75"/>
              <w:marRight w:val="75"/>
              <w:marTop w:val="75"/>
              <w:marBottom w:val="0"/>
              <w:divBdr>
                <w:top w:val="none" w:sz="0" w:space="0" w:color="auto"/>
                <w:left w:val="none" w:sz="0" w:space="0" w:color="auto"/>
                <w:bottom w:val="none" w:sz="0" w:space="0" w:color="auto"/>
                <w:right w:val="none" w:sz="0" w:space="0" w:color="auto"/>
              </w:divBdr>
              <w:divsChild>
                <w:div w:id="201795286">
                  <w:marLeft w:val="0"/>
                  <w:marRight w:val="0"/>
                  <w:marTop w:val="60"/>
                  <w:marBottom w:val="30"/>
                  <w:divBdr>
                    <w:top w:val="none" w:sz="0" w:space="0" w:color="auto"/>
                    <w:left w:val="none" w:sz="0" w:space="0" w:color="auto"/>
                    <w:bottom w:val="none" w:sz="0" w:space="0" w:color="auto"/>
                    <w:right w:val="none" w:sz="0" w:space="0" w:color="auto"/>
                  </w:divBdr>
                </w:div>
                <w:div w:id="201796471">
                  <w:marLeft w:val="0"/>
                  <w:marRight w:val="0"/>
                  <w:marTop w:val="60"/>
                  <w:marBottom w:val="30"/>
                  <w:divBdr>
                    <w:top w:val="none" w:sz="0" w:space="0" w:color="auto"/>
                    <w:left w:val="none" w:sz="0" w:space="0" w:color="auto"/>
                    <w:bottom w:val="none" w:sz="0" w:space="0" w:color="auto"/>
                    <w:right w:val="none" w:sz="0" w:space="0" w:color="auto"/>
                  </w:divBdr>
                </w:div>
                <w:div w:id="201801423">
                  <w:marLeft w:val="0"/>
                  <w:marRight w:val="0"/>
                  <w:marTop w:val="60"/>
                  <w:marBottom w:val="30"/>
                  <w:divBdr>
                    <w:top w:val="none" w:sz="0" w:space="0" w:color="auto"/>
                    <w:left w:val="none" w:sz="0" w:space="0" w:color="auto"/>
                    <w:bottom w:val="none" w:sz="0" w:space="0" w:color="auto"/>
                    <w:right w:val="none" w:sz="0" w:space="0" w:color="auto"/>
                  </w:divBdr>
                </w:div>
              </w:divsChild>
            </w:div>
            <w:div w:id="201800788">
              <w:marLeft w:val="0"/>
              <w:marRight w:val="0"/>
              <w:marTop w:val="0"/>
              <w:marBottom w:val="0"/>
              <w:divBdr>
                <w:top w:val="none" w:sz="0" w:space="0" w:color="auto"/>
                <w:left w:val="none" w:sz="0" w:space="0" w:color="auto"/>
                <w:bottom w:val="none" w:sz="0" w:space="0" w:color="auto"/>
                <w:right w:val="none" w:sz="0" w:space="0" w:color="auto"/>
              </w:divBdr>
              <w:divsChild>
                <w:div w:id="20180024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65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42">
              <w:marLeft w:val="75"/>
              <w:marRight w:val="75"/>
              <w:marTop w:val="75"/>
              <w:marBottom w:val="0"/>
              <w:divBdr>
                <w:top w:val="none" w:sz="0" w:space="0" w:color="auto"/>
                <w:left w:val="none" w:sz="0" w:space="0" w:color="auto"/>
                <w:bottom w:val="none" w:sz="0" w:space="0" w:color="auto"/>
                <w:right w:val="none" w:sz="0" w:space="0" w:color="auto"/>
              </w:divBdr>
              <w:divsChild>
                <w:div w:id="201795922">
                  <w:marLeft w:val="0"/>
                  <w:marRight w:val="0"/>
                  <w:marTop w:val="60"/>
                  <w:marBottom w:val="30"/>
                  <w:divBdr>
                    <w:top w:val="none" w:sz="0" w:space="0" w:color="auto"/>
                    <w:left w:val="none" w:sz="0" w:space="0" w:color="auto"/>
                    <w:bottom w:val="none" w:sz="0" w:space="0" w:color="auto"/>
                    <w:right w:val="none" w:sz="0" w:space="0" w:color="auto"/>
                  </w:divBdr>
                </w:div>
                <w:div w:id="201801053">
                  <w:marLeft w:val="0"/>
                  <w:marRight w:val="0"/>
                  <w:marTop w:val="60"/>
                  <w:marBottom w:val="30"/>
                  <w:divBdr>
                    <w:top w:val="none" w:sz="0" w:space="0" w:color="auto"/>
                    <w:left w:val="none" w:sz="0" w:space="0" w:color="auto"/>
                    <w:bottom w:val="none" w:sz="0" w:space="0" w:color="auto"/>
                    <w:right w:val="none" w:sz="0" w:space="0" w:color="auto"/>
                  </w:divBdr>
                </w:div>
                <w:div w:id="201801218">
                  <w:marLeft w:val="0"/>
                  <w:marRight w:val="0"/>
                  <w:marTop w:val="60"/>
                  <w:marBottom w:val="30"/>
                  <w:divBdr>
                    <w:top w:val="none" w:sz="0" w:space="0" w:color="auto"/>
                    <w:left w:val="none" w:sz="0" w:space="0" w:color="auto"/>
                    <w:bottom w:val="none" w:sz="0" w:space="0" w:color="auto"/>
                    <w:right w:val="none" w:sz="0" w:space="0" w:color="auto"/>
                  </w:divBdr>
                </w:div>
              </w:divsChild>
            </w:div>
            <w:div w:id="201796874">
              <w:marLeft w:val="0"/>
              <w:marRight w:val="0"/>
              <w:marTop w:val="0"/>
              <w:marBottom w:val="0"/>
              <w:divBdr>
                <w:top w:val="none" w:sz="0" w:space="0" w:color="auto"/>
                <w:left w:val="none" w:sz="0" w:space="0" w:color="auto"/>
                <w:bottom w:val="none" w:sz="0" w:space="0" w:color="auto"/>
                <w:right w:val="none" w:sz="0" w:space="0" w:color="auto"/>
              </w:divBdr>
              <w:divsChild>
                <w:div w:id="2017968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70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713">
              <w:marLeft w:val="75"/>
              <w:marRight w:val="75"/>
              <w:marTop w:val="75"/>
              <w:marBottom w:val="0"/>
              <w:divBdr>
                <w:top w:val="none" w:sz="0" w:space="0" w:color="auto"/>
                <w:left w:val="none" w:sz="0" w:space="0" w:color="auto"/>
                <w:bottom w:val="none" w:sz="0" w:space="0" w:color="auto"/>
                <w:right w:val="none" w:sz="0" w:space="0" w:color="auto"/>
              </w:divBdr>
              <w:divsChild>
                <w:div w:id="201795327">
                  <w:marLeft w:val="0"/>
                  <w:marRight w:val="0"/>
                  <w:marTop w:val="60"/>
                  <w:marBottom w:val="30"/>
                  <w:divBdr>
                    <w:top w:val="none" w:sz="0" w:space="0" w:color="auto"/>
                    <w:left w:val="none" w:sz="0" w:space="0" w:color="auto"/>
                    <w:bottom w:val="none" w:sz="0" w:space="0" w:color="auto"/>
                    <w:right w:val="none" w:sz="0" w:space="0" w:color="auto"/>
                  </w:divBdr>
                </w:div>
                <w:div w:id="201799090">
                  <w:marLeft w:val="0"/>
                  <w:marRight w:val="0"/>
                  <w:marTop w:val="60"/>
                  <w:marBottom w:val="30"/>
                  <w:divBdr>
                    <w:top w:val="none" w:sz="0" w:space="0" w:color="auto"/>
                    <w:left w:val="none" w:sz="0" w:space="0" w:color="auto"/>
                    <w:bottom w:val="none" w:sz="0" w:space="0" w:color="auto"/>
                    <w:right w:val="none" w:sz="0" w:space="0" w:color="auto"/>
                  </w:divBdr>
                </w:div>
                <w:div w:id="20180006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369">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24">
              <w:marLeft w:val="75"/>
              <w:marRight w:val="75"/>
              <w:marTop w:val="75"/>
              <w:marBottom w:val="0"/>
              <w:divBdr>
                <w:top w:val="none" w:sz="0" w:space="0" w:color="auto"/>
                <w:left w:val="none" w:sz="0" w:space="0" w:color="auto"/>
                <w:bottom w:val="none" w:sz="0" w:space="0" w:color="auto"/>
                <w:right w:val="none" w:sz="0" w:space="0" w:color="auto"/>
              </w:divBdr>
              <w:divsChild>
                <w:div w:id="201797868">
                  <w:marLeft w:val="0"/>
                  <w:marRight w:val="0"/>
                  <w:marTop w:val="60"/>
                  <w:marBottom w:val="30"/>
                  <w:divBdr>
                    <w:top w:val="none" w:sz="0" w:space="0" w:color="auto"/>
                    <w:left w:val="none" w:sz="0" w:space="0" w:color="auto"/>
                    <w:bottom w:val="none" w:sz="0" w:space="0" w:color="auto"/>
                    <w:right w:val="none" w:sz="0" w:space="0" w:color="auto"/>
                  </w:divBdr>
                </w:div>
                <w:div w:id="201798911">
                  <w:marLeft w:val="0"/>
                  <w:marRight w:val="0"/>
                  <w:marTop w:val="60"/>
                  <w:marBottom w:val="30"/>
                  <w:divBdr>
                    <w:top w:val="none" w:sz="0" w:space="0" w:color="auto"/>
                    <w:left w:val="none" w:sz="0" w:space="0" w:color="auto"/>
                    <w:bottom w:val="none" w:sz="0" w:space="0" w:color="auto"/>
                    <w:right w:val="none" w:sz="0" w:space="0" w:color="auto"/>
                  </w:divBdr>
                </w:div>
                <w:div w:id="201799543">
                  <w:marLeft w:val="0"/>
                  <w:marRight w:val="0"/>
                  <w:marTop w:val="60"/>
                  <w:marBottom w:val="30"/>
                  <w:divBdr>
                    <w:top w:val="none" w:sz="0" w:space="0" w:color="auto"/>
                    <w:left w:val="none" w:sz="0" w:space="0" w:color="auto"/>
                    <w:bottom w:val="none" w:sz="0" w:space="0" w:color="auto"/>
                    <w:right w:val="none" w:sz="0" w:space="0" w:color="auto"/>
                  </w:divBdr>
                </w:div>
              </w:divsChild>
            </w:div>
            <w:div w:id="201800459">
              <w:marLeft w:val="0"/>
              <w:marRight w:val="0"/>
              <w:marTop w:val="0"/>
              <w:marBottom w:val="0"/>
              <w:divBdr>
                <w:top w:val="none" w:sz="0" w:space="0" w:color="auto"/>
                <w:left w:val="none" w:sz="0" w:space="0" w:color="auto"/>
                <w:bottom w:val="none" w:sz="0" w:space="0" w:color="auto"/>
                <w:right w:val="none" w:sz="0" w:space="0" w:color="auto"/>
              </w:divBdr>
              <w:divsChild>
                <w:div w:id="20180129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083">
          <w:marLeft w:val="0"/>
          <w:marRight w:val="0"/>
          <w:marTop w:val="75"/>
          <w:marBottom w:val="0"/>
          <w:divBdr>
            <w:top w:val="single" w:sz="6" w:space="4" w:color="A6C9E2"/>
            <w:left w:val="single" w:sz="6" w:space="4" w:color="A6C9E2"/>
            <w:bottom w:val="single" w:sz="6" w:space="4" w:color="A6C9E2"/>
            <w:right w:val="single" w:sz="6" w:space="4" w:color="A6C9E2"/>
          </w:divBdr>
          <w:divsChild>
            <w:div w:id="201802267">
              <w:marLeft w:val="0"/>
              <w:marRight w:val="0"/>
              <w:marTop w:val="0"/>
              <w:marBottom w:val="0"/>
              <w:divBdr>
                <w:top w:val="none" w:sz="0" w:space="0" w:color="auto"/>
                <w:left w:val="none" w:sz="0" w:space="0" w:color="auto"/>
                <w:bottom w:val="none" w:sz="0" w:space="0" w:color="auto"/>
                <w:right w:val="none" w:sz="0" w:space="0" w:color="auto"/>
              </w:divBdr>
              <w:divsChild>
                <w:div w:id="2017973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10">
              <w:marLeft w:val="75"/>
              <w:marRight w:val="75"/>
              <w:marTop w:val="75"/>
              <w:marBottom w:val="0"/>
              <w:divBdr>
                <w:top w:val="none" w:sz="0" w:space="0" w:color="auto"/>
                <w:left w:val="none" w:sz="0" w:space="0" w:color="auto"/>
                <w:bottom w:val="none" w:sz="0" w:space="0" w:color="auto"/>
                <w:right w:val="none" w:sz="0" w:space="0" w:color="auto"/>
              </w:divBdr>
              <w:divsChild>
                <w:div w:id="201796432">
                  <w:marLeft w:val="0"/>
                  <w:marRight w:val="0"/>
                  <w:marTop w:val="60"/>
                  <w:marBottom w:val="30"/>
                  <w:divBdr>
                    <w:top w:val="none" w:sz="0" w:space="0" w:color="auto"/>
                    <w:left w:val="none" w:sz="0" w:space="0" w:color="auto"/>
                    <w:bottom w:val="none" w:sz="0" w:space="0" w:color="auto"/>
                    <w:right w:val="none" w:sz="0" w:space="0" w:color="auto"/>
                  </w:divBdr>
                </w:div>
                <w:div w:id="201799616">
                  <w:marLeft w:val="0"/>
                  <w:marRight w:val="0"/>
                  <w:marTop w:val="60"/>
                  <w:marBottom w:val="30"/>
                  <w:divBdr>
                    <w:top w:val="none" w:sz="0" w:space="0" w:color="auto"/>
                    <w:left w:val="none" w:sz="0" w:space="0" w:color="auto"/>
                    <w:bottom w:val="none" w:sz="0" w:space="0" w:color="auto"/>
                    <w:right w:val="none" w:sz="0" w:space="0" w:color="auto"/>
                  </w:divBdr>
                </w:div>
                <w:div w:id="20180128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23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931">
              <w:marLeft w:val="0"/>
              <w:marRight w:val="0"/>
              <w:marTop w:val="0"/>
              <w:marBottom w:val="0"/>
              <w:divBdr>
                <w:top w:val="none" w:sz="0" w:space="0" w:color="auto"/>
                <w:left w:val="none" w:sz="0" w:space="0" w:color="auto"/>
                <w:bottom w:val="none" w:sz="0" w:space="0" w:color="auto"/>
                <w:right w:val="none" w:sz="0" w:space="0" w:color="auto"/>
              </w:divBdr>
              <w:divsChild>
                <w:div w:id="2017967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11">
              <w:marLeft w:val="75"/>
              <w:marRight w:val="75"/>
              <w:marTop w:val="75"/>
              <w:marBottom w:val="0"/>
              <w:divBdr>
                <w:top w:val="none" w:sz="0" w:space="0" w:color="auto"/>
                <w:left w:val="none" w:sz="0" w:space="0" w:color="auto"/>
                <w:bottom w:val="none" w:sz="0" w:space="0" w:color="auto"/>
                <w:right w:val="none" w:sz="0" w:space="0" w:color="auto"/>
              </w:divBdr>
              <w:divsChild>
                <w:div w:id="201798636">
                  <w:marLeft w:val="0"/>
                  <w:marRight w:val="0"/>
                  <w:marTop w:val="60"/>
                  <w:marBottom w:val="30"/>
                  <w:divBdr>
                    <w:top w:val="none" w:sz="0" w:space="0" w:color="auto"/>
                    <w:left w:val="none" w:sz="0" w:space="0" w:color="auto"/>
                    <w:bottom w:val="none" w:sz="0" w:space="0" w:color="auto"/>
                    <w:right w:val="none" w:sz="0" w:space="0" w:color="auto"/>
                  </w:divBdr>
                </w:div>
                <w:div w:id="201802474">
                  <w:marLeft w:val="0"/>
                  <w:marRight w:val="0"/>
                  <w:marTop w:val="60"/>
                  <w:marBottom w:val="30"/>
                  <w:divBdr>
                    <w:top w:val="none" w:sz="0" w:space="0" w:color="auto"/>
                    <w:left w:val="none" w:sz="0" w:space="0" w:color="auto"/>
                    <w:bottom w:val="none" w:sz="0" w:space="0" w:color="auto"/>
                    <w:right w:val="none" w:sz="0" w:space="0" w:color="auto"/>
                  </w:divBdr>
                </w:div>
                <w:div w:id="20180320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1259">
      <w:marLeft w:val="0"/>
      <w:marRight w:val="0"/>
      <w:marTop w:val="0"/>
      <w:marBottom w:val="0"/>
      <w:divBdr>
        <w:top w:val="none" w:sz="0" w:space="0" w:color="auto"/>
        <w:left w:val="none" w:sz="0" w:space="0" w:color="auto"/>
        <w:bottom w:val="none" w:sz="0" w:space="0" w:color="auto"/>
        <w:right w:val="none" w:sz="0" w:space="0" w:color="auto"/>
      </w:divBdr>
      <w:divsChild>
        <w:div w:id="201800348">
          <w:marLeft w:val="75"/>
          <w:marRight w:val="75"/>
          <w:marTop w:val="75"/>
          <w:marBottom w:val="0"/>
          <w:divBdr>
            <w:top w:val="none" w:sz="0" w:space="0" w:color="auto"/>
            <w:left w:val="none" w:sz="0" w:space="0" w:color="auto"/>
            <w:bottom w:val="none" w:sz="0" w:space="0" w:color="auto"/>
            <w:right w:val="none" w:sz="0" w:space="0" w:color="auto"/>
          </w:divBdr>
          <w:divsChild>
            <w:div w:id="201796747">
              <w:marLeft w:val="0"/>
              <w:marRight w:val="0"/>
              <w:marTop w:val="60"/>
              <w:marBottom w:val="30"/>
              <w:divBdr>
                <w:top w:val="none" w:sz="0" w:space="0" w:color="auto"/>
                <w:left w:val="none" w:sz="0" w:space="0" w:color="auto"/>
                <w:bottom w:val="none" w:sz="0" w:space="0" w:color="auto"/>
                <w:right w:val="none" w:sz="0" w:space="0" w:color="auto"/>
              </w:divBdr>
            </w:div>
            <w:div w:id="201798145">
              <w:marLeft w:val="0"/>
              <w:marRight w:val="0"/>
              <w:marTop w:val="60"/>
              <w:marBottom w:val="30"/>
              <w:divBdr>
                <w:top w:val="none" w:sz="0" w:space="0" w:color="auto"/>
                <w:left w:val="none" w:sz="0" w:space="0" w:color="auto"/>
                <w:bottom w:val="none" w:sz="0" w:space="0" w:color="auto"/>
                <w:right w:val="none" w:sz="0" w:space="0" w:color="auto"/>
              </w:divBdr>
            </w:div>
            <w:div w:id="20180135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343">
      <w:marLeft w:val="0"/>
      <w:marRight w:val="0"/>
      <w:marTop w:val="0"/>
      <w:marBottom w:val="0"/>
      <w:divBdr>
        <w:top w:val="none" w:sz="0" w:space="0" w:color="auto"/>
        <w:left w:val="none" w:sz="0" w:space="0" w:color="auto"/>
        <w:bottom w:val="none" w:sz="0" w:space="0" w:color="auto"/>
        <w:right w:val="none" w:sz="0" w:space="0" w:color="auto"/>
      </w:divBdr>
      <w:divsChild>
        <w:div w:id="201798121">
          <w:marLeft w:val="75"/>
          <w:marRight w:val="75"/>
          <w:marTop w:val="75"/>
          <w:marBottom w:val="0"/>
          <w:divBdr>
            <w:top w:val="none" w:sz="0" w:space="0" w:color="auto"/>
            <w:left w:val="none" w:sz="0" w:space="0" w:color="auto"/>
            <w:bottom w:val="none" w:sz="0" w:space="0" w:color="auto"/>
            <w:right w:val="none" w:sz="0" w:space="0" w:color="auto"/>
          </w:divBdr>
          <w:divsChild>
            <w:div w:id="201796463">
              <w:marLeft w:val="0"/>
              <w:marRight w:val="0"/>
              <w:marTop w:val="60"/>
              <w:marBottom w:val="30"/>
              <w:divBdr>
                <w:top w:val="none" w:sz="0" w:space="0" w:color="auto"/>
                <w:left w:val="none" w:sz="0" w:space="0" w:color="auto"/>
                <w:bottom w:val="none" w:sz="0" w:space="0" w:color="auto"/>
                <w:right w:val="none" w:sz="0" w:space="0" w:color="auto"/>
              </w:divBdr>
            </w:div>
            <w:div w:id="201801033">
              <w:marLeft w:val="0"/>
              <w:marRight w:val="0"/>
              <w:marTop w:val="60"/>
              <w:marBottom w:val="30"/>
              <w:divBdr>
                <w:top w:val="none" w:sz="0" w:space="0" w:color="auto"/>
                <w:left w:val="none" w:sz="0" w:space="0" w:color="auto"/>
                <w:bottom w:val="none" w:sz="0" w:space="0" w:color="auto"/>
                <w:right w:val="none" w:sz="0" w:space="0" w:color="auto"/>
              </w:divBdr>
            </w:div>
            <w:div w:id="20180281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356">
      <w:marLeft w:val="0"/>
      <w:marRight w:val="0"/>
      <w:marTop w:val="0"/>
      <w:marBottom w:val="0"/>
      <w:divBdr>
        <w:top w:val="none" w:sz="0" w:space="0" w:color="auto"/>
        <w:left w:val="none" w:sz="0" w:space="0" w:color="auto"/>
        <w:bottom w:val="none" w:sz="0" w:space="0" w:color="auto"/>
        <w:right w:val="none" w:sz="0" w:space="0" w:color="auto"/>
      </w:divBdr>
      <w:divsChild>
        <w:div w:id="2017955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43">
              <w:marLeft w:val="75"/>
              <w:marRight w:val="75"/>
              <w:marTop w:val="75"/>
              <w:marBottom w:val="0"/>
              <w:divBdr>
                <w:top w:val="none" w:sz="0" w:space="0" w:color="auto"/>
                <w:left w:val="none" w:sz="0" w:space="0" w:color="auto"/>
                <w:bottom w:val="none" w:sz="0" w:space="0" w:color="auto"/>
                <w:right w:val="none" w:sz="0" w:space="0" w:color="auto"/>
              </w:divBdr>
              <w:divsChild>
                <w:div w:id="201795651">
                  <w:marLeft w:val="0"/>
                  <w:marRight w:val="0"/>
                  <w:marTop w:val="60"/>
                  <w:marBottom w:val="30"/>
                  <w:divBdr>
                    <w:top w:val="none" w:sz="0" w:space="0" w:color="auto"/>
                    <w:left w:val="none" w:sz="0" w:space="0" w:color="auto"/>
                    <w:bottom w:val="none" w:sz="0" w:space="0" w:color="auto"/>
                    <w:right w:val="none" w:sz="0" w:space="0" w:color="auto"/>
                  </w:divBdr>
                </w:div>
                <w:div w:id="201796210">
                  <w:marLeft w:val="0"/>
                  <w:marRight w:val="0"/>
                  <w:marTop w:val="60"/>
                  <w:marBottom w:val="30"/>
                  <w:divBdr>
                    <w:top w:val="none" w:sz="0" w:space="0" w:color="auto"/>
                    <w:left w:val="none" w:sz="0" w:space="0" w:color="auto"/>
                    <w:bottom w:val="none" w:sz="0" w:space="0" w:color="auto"/>
                    <w:right w:val="none" w:sz="0" w:space="0" w:color="auto"/>
                  </w:divBdr>
                </w:div>
                <w:div w:id="201800556">
                  <w:marLeft w:val="0"/>
                  <w:marRight w:val="0"/>
                  <w:marTop w:val="60"/>
                  <w:marBottom w:val="30"/>
                  <w:divBdr>
                    <w:top w:val="none" w:sz="0" w:space="0" w:color="auto"/>
                    <w:left w:val="none" w:sz="0" w:space="0" w:color="auto"/>
                    <w:bottom w:val="none" w:sz="0" w:space="0" w:color="auto"/>
                    <w:right w:val="none" w:sz="0" w:space="0" w:color="auto"/>
                  </w:divBdr>
                </w:div>
              </w:divsChild>
            </w:div>
            <w:div w:id="201798768">
              <w:marLeft w:val="0"/>
              <w:marRight w:val="0"/>
              <w:marTop w:val="0"/>
              <w:marBottom w:val="0"/>
              <w:divBdr>
                <w:top w:val="none" w:sz="0" w:space="0" w:color="auto"/>
                <w:left w:val="none" w:sz="0" w:space="0" w:color="auto"/>
                <w:bottom w:val="none" w:sz="0" w:space="0" w:color="auto"/>
                <w:right w:val="none" w:sz="0" w:space="0" w:color="auto"/>
              </w:divBdr>
              <w:divsChild>
                <w:div w:id="20179804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71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74">
              <w:marLeft w:val="75"/>
              <w:marRight w:val="75"/>
              <w:marTop w:val="75"/>
              <w:marBottom w:val="0"/>
              <w:divBdr>
                <w:top w:val="none" w:sz="0" w:space="0" w:color="auto"/>
                <w:left w:val="none" w:sz="0" w:space="0" w:color="auto"/>
                <w:bottom w:val="none" w:sz="0" w:space="0" w:color="auto"/>
                <w:right w:val="none" w:sz="0" w:space="0" w:color="auto"/>
              </w:divBdr>
              <w:divsChild>
                <w:div w:id="201795151">
                  <w:marLeft w:val="0"/>
                  <w:marRight w:val="0"/>
                  <w:marTop w:val="60"/>
                  <w:marBottom w:val="30"/>
                  <w:divBdr>
                    <w:top w:val="none" w:sz="0" w:space="0" w:color="auto"/>
                    <w:left w:val="none" w:sz="0" w:space="0" w:color="auto"/>
                    <w:bottom w:val="none" w:sz="0" w:space="0" w:color="auto"/>
                    <w:right w:val="none" w:sz="0" w:space="0" w:color="auto"/>
                  </w:divBdr>
                </w:div>
                <w:div w:id="201798699">
                  <w:marLeft w:val="0"/>
                  <w:marRight w:val="0"/>
                  <w:marTop w:val="60"/>
                  <w:marBottom w:val="30"/>
                  <w:divBdr>
                    <w:top w:val="none" w:sz="0" w:space="0" w:color="auto"/>
                    <w:left w:val="none" w:sz="0" w:space="0" w:color="auto"/>
                    <w:bottom w:val="none" w:sz="0" w:space="0" w:color="auto"/>
                    <w:right w:val="none" w:sz="0" w:space="0" w:color="auto"/>
                  </w:divBdr>
                </w:div>
                <w:div w:id="201800714">
                  <w:marLeft w:val="0"/>
                  <w:marRight w:val="0"/>
                  <w:marTop w:val="60"/>
                  <w:marBottom w:val="30"/>
                  <w:divBdr>
                    <w:top w:val="none" w:sz="0" w:space="0" w:color="auto"/>
                    <w:left w:val="none" w:sz="0" w:space="0" w:color="auto"/>
                    <w:bottom w:val="none" w:sz="0" w:space="0" w:color="auto"/>
                    <w:right w:val="none" w:sz="0" w:space="0" w:color="auto"/>
                  </w:divBdr>
                </w:div>
              </w:divsChild>
            </w:div>
            <w:div w:id="201798388">
              <w:marLeft w:val="0"/>
              <w:marRight w:val="0"/>
              <w:marTop w:val="0"/>
              <w:marBottom w:val="0"/>
              <w:divBdr>
                <w:top w:val="none" w:sz="0" w:space="0" w:color="auto"/>
                <w:left w:val="none" w:sz="0" w:space="0" w:color="auto"/>
                <w:bottom w:val="none" w:sz="0" w:space="0" w:color="auto"/>
                <w:right w:val="none" w:sz="0" w:space="0" w:color="auto"/>
              </w:divBdr>
              <w:divsChild>
                <w:div w:id="20179658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46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72">
              <w:marLeft w:val="75"/>
              <w:marRight w:val="75"/>
              <w:marTop w:val="75"/>
              <w:marBottom w:val="0"/>
              <w:divBdr>
                <w:top w:val="none" w:sz="0" w:space="0" w:color="auto"/>
                <w:left w:val="none" w:sz="0" w:space="0" w:color="auto"/>
                <w:bottom w:val="none" w:sz="0" w:space="0" w:color="auto"/>
                <w:right w:val="none" w:sz="0" w:space="0" w:color="auto"/>
              </w:divBdr>
              <w:divsChild>
                <w:div w:id="201798104">
                  <w:marLeft w:val="0"/>
                  <w:marRight w:val="0"/>
                  <w:marTop w:val="60"/>
                  <w:marBottom w:val="30"/>
                  <w:divBdr>
                    <w:top w:val="none" w:sz="0" w:space="0" w:color="auto"/>
                    <w:left w:val="none" w:sz="0" w:space="0" w:color="auto"/>
                    <w:bottom w:val="none" w:sz="0" w:space="0" w:color="auto"/>
                    <w:right w:val="none" w:sz="0" w:space="0" w:color="auto"/>
                  </w:divBdr>
                </w:div>
                <w:div w:id="201798326">
                  <w:marLeft w:val="0"/>
                  <w:marRight w:val="0"/>
                  <w:marTop w:val="60"/>
                  <w:marBottom w:val="30"/>
                  <w:divBdr>
                    <w:top w:val="none" w:sz="0" w:space="0" w:color="auto"/>
                    <w:left w:val="none" w:sz="0" w:space="0" w:color="auto"/>
                    <w:bottom w:val="none" w:sz="0" w:space="0" w:color="auto"/>
                    <w:right w:val="none" w:sz="0" w:space="0" w:color="auto"/>
                  </w:divBdr>
                </w:div>
                <w:div w:id="201801107">
                  <w:marLeft w:val="0"/>
                  <w:marRight w:val="0"/>
                  <w:marTop w:val="60"/>
                  <w:marBottom w:val="30"/>
                  <w:divBdr>
                    <w:top w:val="none" w:sz="0" w:space="0" w:color="auto"/>
                    <w:left w:val="none" w:sz="0" w:space="0" w:color="auto"/>
                    <w:bottom w:val="none" w:sz="0" w:space="0" w:color="auto"/>
                    <w:right w:val="none" w:sz="0" w:space="0" w:color="auto"/>
                  </w:divBdr>
                </w:div>
              </w:divsChild>
            </w:div>
            <w:div w:id="201799352">
              <w:marLeft w:val="0"/>
              <w:marRight w:val="0"/>
              <w:marTop w:val="0"/>
              <w:marBottom w:val="0"/>
              <w:divBdr>
                <w:top w:val="none" w:sz="0" w:space="0" w:color="auto"/>
                <w:left w:val="none" w:sz="0" w:space="0" w:color="auto"/>
                <w:bottom w:val="none" w:sz="0" w:space="0" w:color="auto"/>
                <w:right w:val="none" w:sz="0" w:space="0" w:color="auto"/>
              </w:divBdr>
              <w:divsChild>
                <w:div w:id="20179568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69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64">
              <w:marLeft w:val="0"/>
              <w:marRight w:val="0"/>
              <w:marTop w:val="0"/>
              <w:marBottom w:val="0"/>
              <w:divBdr>
                <w:top w:val="none" w:sz="0" w:space="0" w:color="auto"/>
                <w:left w:val="none" w:sz="0" w:space="0" w:color="auto"/>
                <w:bottom w:val="none" w:sz="0" w:space="0" w:color="auto"/>
                <w:right w:val="none" w:sz="0" w:space="0" w:color="auto"/>
              </w:divBdr>
              <w:divsChild>
                <w:div w:id="20179682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213">
              <w:marLeft w:val="75"/>
              <w:marRight w:val="75"/>
              <w:marTop w:val="75"/>
              <w:marBottom w:val="0"/>
              <w:divBdr>
                <w:top w:val="none" w:sz="0" w:space="0" w:color="auto"/>
                <w:left w:val="none" w:sz="0" w:space="0" w:color="auto"/>
                <w:bottom w:val="none" w:sz="0" w:space="0" w:color="auto"/>
                <w:right w:val="none" w:sz="0" w:space="0" w:color="auto"/>
              </w:divBdr>
              <w:divsChild>
                <w:div w:id="201795193">
                  <w:marLeft w:val="0"/>
                  <w:marRight w:val="0"/>
                  <w:marTop w:val="60"/>
                  <w:marBottom w:val="30"/>
                  <w:divBdr>
                    <w:top w:val="none" w:sz="0" w:space="0" w:color="auto"/>
                    <w:left w:val="none" w:sz="0" w:space="0" w:color="auto"/>
                    <w:bottom w:val="none" w:sz="0" w:space="0" w:color="auto"/>
                    <w:right w:val="none" w:sz="0" w:space="0" w:color="auto"/>
                  </w:divBdr>
                </w:div>
                <w:div w:id="201795964">
                  <w:marLeft w:val="0"/>
                  <w:marRight w:val="0"/>
                  <w:marTop w:val="60"/>
                  <w:marBottom w:val="30"/>
                  <w:divBdr>
                    <w:top w:val="none" w:sz="0" w:space="0" w:color="auto"/>
                    <w:left w:val="none" w:sz="0" w:space="0" w:color="auto"/>
                    <w:bottom w:val="none" w:sz="0" w:space="0" w:color="auto"/>
                    <w:right w:val="none" w:sz="0" w:space="0" w:color="auto"/>
                  </w:divBdr>
                </w:div>
                <w:div w:id="20179937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46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90">
              <w:marLeft w:val="0"/>
              <w:marRight w:val="0"/>
              <w:marTop w:val="0"/>
              <w:marBottom w:val="0"/>
              <w:divBdr>
                <w:top w:val="none" w:sz="0" w:space="0" w:color="auto"/>
                <w:left w:val="none" w:sz="0" w:space="0" w:color="auto"/>
                <w:bottom w:val="none" w:sz="0" w:space="0" w:color="auto"/>
                <w:right w:val="none" w:sz="0" w:space="0" w:color="auto"/>
              </w:divBdr>
              <w:divsChild>
                <w:div w:id="2017954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896">
              <w:marLeft w:val="75"/>
              <w:marRight w:val="75"/>
              <w:marTop w:val="75"/>
              <w:marBottom w:val="0"/>
              <w:divBdr>
                <w:top w:val="none" w:sz="0" w:space="0" w:color="auto"/>
                <w:left w:val="none" w:sz="0" w:space="0" w:color="auto"/>
                <w:bottom w:val="none" w:sz="0" w:space="0" w:color="auto"/>
                <w:right w:val="none" w:sz="0" w:space="0" w:color="auto"/>
              </w:divBdr>
              <w:divsChild>
                <w:div w:id="201799765">
                  <w:marLeft w:val="0"/>
                  <w:marRight w:val="0"/>
                  <w:marTop w:val="60"/>
                  <w:marBottom w:val="30"/>
                  <w:divBdr>
                    <w:top w:val="none" w:sz="0" w:space="0" w:color="auto"/>
                    <w:left w:val="none" w:sz="0" w:space="0" w:color="auto"/>
                    <w:bottom w:val="none" w:sz="0" w:space="0" w:color="auto"/>
                    <w:right w:val="none" w:sz="0" w:space="0" w:color="auto"/>
                  </w:divBdr>
                </w:div>
                <w:div w:id="201801964">
                  <w:marLeft w:val="0"/>
                  <w:marRight w:val="0"/>
                  <w:marTop w:val="60"/>
                  <w:marBottom w:val="30"/>
                  <w:divBdr>
                    <w:top w:val="none" w:sz="0" w:space="0" w:color="auto"/>
                    <w:left w:val="none" w:sz="0" w:space="0" w:color="auto"/>
                    <w:bottom w:val="none" w:sz="0" w:space="0" w:color="auto"/>
                    <w:right w:val="none" w:sz="0" w:space="0" w:color="auto"/>
                  </w:divBdr>
                </w:div>
                <w:div w:id="20180241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85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65">
              <w:marLeft w:val="75"/>
              <w:marRight w:val="75"/>
              <w:marTop w:val="75"/>
              <w:marBottom w:val="0"/>
              <w:divBdr>
                <w:top w:val="none" w:sz="0" w:space="0" w:color="auto"/>
                <w:left w:val="none" w:sz="0" w:space="0" w:color="auto"/>
                <w:bottom w:val="none" w:sz="0" w:space="0" w:color="auto"/>
                <w:right w:val="none" w:sz="0" w:space="0" w:color="auto"/>
              </w:divBdr>
              <w:divsChild>
                <w:div w:id="201797125">
                  <w:marLeft w:val="0"/>
                  <w:marRight w:val="0"/>
                  <w:marTop w:val="60"/>
                  <w:marBottom w:val="30"/>
                  <w:divBdr>
                    <w:top w:val="none" w:sz="0" w:space="0" w:color="auto"/>
                    <w:left w:val="none" w:sz="0" w:space="0" w:color="auto"/>
                    <w:bottom w:val="none" w:sz="0" w:space="0" w:color="auto"/>
                    <w:right w:val="none" w:sz="0" w:space="0" w:color="auto"/>
                  </w:divBdr>
                </w:div>
                <w:div w:id="201798651">
                  <w:marLeft w:val="0"/>
                  <w:marRight w:val="0"/>
                  <w:marTop w:val="60"/>
                  <w:marBottom w:val="30"/>
                  <w:divBdr>
                    <w:top w:val="none" w:sz="0" w:space="0" w:color="auto"/>
                    <w:left w:val="none" w:sz="0" w:space="0" w:color="auto"/>
                    <w:bottom w:val="none" w:sz="0" w:space="0" w:color="auto"/>
                    <w:right w:val="none" w:sz="0" w:space="0" w:color="auto"/>
                  </w:divBdr>
                </w:div>
                <w:div w:id="201799238">
                  <w:marLeft w:val="0"/>
                  <w:marRight w:val="0"/>
                  <w:marTop w:val="60"/>
                  <w:marBottom w:val="30"/>
                  <w:divBdr>
                    <w:top w:val="none" w:sz="0" w:space="0" w:color="auto"/>
                    <w:left w:val="none" w:sz="0" w:space="0" w:color="auto"/>
                    <w:bottom w:val="none" w:sz="0" w:space="0" w:color="auto"/>
                    <w:right w:val="none" w:sz="0" w:space="0" w:color="auto"/>
                  </w:divBdr>
                </w:div>
              </w:divsChild>
            </w:div>
            <w:div w:id="201797382">
              <w:marLeft w:val="0"/>
              <w:marRight w:val="0"/>
              <w:marTop w:val="0"/>
              <w:marBottom w:val="0"/>
              <w:divBdr>
                <w:top w:val="none" w:sz="0" w:space="0" w:color="auto"/>
                <w:left w:val="none" w:sz="0" w:space="0" w:color="auto"/>
                <w:bottom w:val="none" w:sz="0" w:space="0" w:color="auto"/>
                <w:right w:val="none" w:sz="0" w:space="0" w:color="auto"/>
              </w:divBdr>
              <w:divsChild>
                <w:div w:id="20180307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11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40">
              <w:marLeft w:val="75"/>
              <w:marRight w:val="75"/>
              <w:marTop w:val="75"/>
              <w:marBottom w:val="0"/>
              <w:divBdr>
                <w:top w:val="none" w:sz="0" w:space="0" w:color="auto"/>
                <w:left w:val="none" w:sz="0" w:space="0" w:color="auto"/>
                <w:bottom w:val="none" w:sz="0" w:space="0" w:color="auto"/>
                <w:right w:val="none" w:sz="0" w:space="0" w:color="auto"/>
              </w:divBdr>
              <w:divsChild>
                <w:div w:id="201797778">
                  <w:marLeft w:val="0"/>
                  <w:marRight w:val="0"/>
                  <w:marTop w:val="60"/>
                  <w:marBottom w:val="30"/>
                  <w:divBdr>
                    <w:top w:val="none" w:sz="0" w:space="0" w:color="auto"/>
                    <w:left w:val="none" w:sz="0" w:space="0" w:color="auto"/>
                    <w:bottom w:val="none" w:sz="0" w:space="0" w:color="auto"/>
                    <w:right w:val="none" w:sz="0" w:space="0" w:color="auto"/>
                  </w:divBdr>
                </w:div>
                <w:div w:id="201798567">
                  <w:marLeft w:val="0"/>
                  <w:marRight w:val="0"/>
                  <w:marTop w:val="60"/>
                  <w:marBottom w:val="30"/>
                  <w:divBdr>
                    <w:top w:val="none" w:sz="0" w:space="0" w:color="auto"/>
                    <w:left w:val="none" w:sz="0" w:space="0" w:color="auto"/>
                    <w:bottom w:val="none" w:sz="0" w:space="0" w:color="auto"/>
                    <w:right w:val="none" w:sz="0" w:space="0" w:color="auto"/>
                  </w:divBdr>
                </w:div>
                <w:div w:id="201802927">
                  <w:marLeft w:val="0"/>
                  <w:marRight w:val="0"/>
                  <w:marTop w:val="60"/>
                  <w:marBottom w:val="30"/>
                  <w:divBdr>
                    <w:top w:val="none" w:sz="0" w:space="0" w:color="auto"/>
                    <w:left w:val="none" w:sz="0" w:space="0" w:color="auto"/>
                    <w:bottom w:val="none" w:sz="0" w:space="0" w:color="auto"/>
                    <w:right w:val="none" w:sz="0" w:space="0" w:color="auto"/>
                  </w:divBdr>
                </w:div>
              </w:divsChild>
            </w:div>
            <w:div w:id="201801289">
              <w:marLeft w:val="0"/>
              <w:marRight w:val="0"/>
              <w:marTop w:val="0"/>
              <w:marBottom w:val="0"/>
              <w:divBdr>
                <w:top w:val="none" w:sz="0" w:space="0" w:color="auto"/>
                <w:left w:val="none" w:sz="0" w:space="0" w:color="auto"/>
                <w:bottom w:val="none" w:sz="0" w:space="0" w:color="auto"/>
                <w:right w:val="none" w:sz="0" w:space="0" w:color="auto"/>
              </w:divBdr>
              <w:divsChild>
                <w:div w:id="20180041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433">
          <w:marLeft w:val="0"/>
          <w:marRight w:val="0"/>
          <w:marTop w:val="75"/>
          <w:marBottom w:val="0"/>
          <w:divBdr>
            <w:top w:val="single" w:sz="6" w:space="4" w:color="A6C9E2"/>
            <w:left w:val="single" w:sz="6" w:space="4" w:color="A6C9E2"/>
            <w:bottom w:val="single" w:sz="6" w:space="4" w:color="A6C9E2"/>
            <w:right w:val="single" w:sz="6" w:space="4" w:color="A6C9E2"/>
          </w:divBdr>
          <w:divsChild>
            <w:div w:id="201803175">
              <w:marLeft w:val="75"/>
              <w:marRight w:val="75"/>
              <w:marTop w:val="75"/>
              <w:marBottom w:val="0"/>
              <w:divBdr>
                <w:top w:val="none" w:sz="0" w:space="0" w:color="auto"/>
                <w:left w:val="none" w:sz="0" w:space="0" w:color="auto"/>
                <w:bottom w:val="none" w:sz="0" w:space="0" w:color="auto"/>
                <w:right w:val="none" w:sz="0" w:space="0" w:color="auto"/>
              </w:divBdr>
              <w:divsChild>
                <w:div w:id="201795531">
                  <w:marLeft w:val="0"/>
                  <w:marRight w:val="0"/>
                  <w:marTop w:val="60"/>
                  <w:marBottom w:val="30"/>
                  <w:divBdr>
                    <w:top w:val="none" w:sz="0" w:space="0" w:color="auto"/>
                    <w:left w:val="none" w:sz="0" w:space="0" w:color="auto"/>
                    <w:bottom w:val="none" w:sz="0" w:space="0" w:color="auto"/>
                    <w:right w:val="none" w:sz="0" w:space="0" w:color="auto"/>
                  </w:divBdr>
                </w:div>
                <w:div w:id="201797233">
                  <w:marLeft w:val="0"/>
                  <w:marRight w:val="0"/>
                  <w:marTop w:val="60"/>
                  <w:marBottom w:val="30"/>
                  <w:divBdr>
                    <w:top w:val="none" w:sz="0" w:space="0" w:color="auto"/>
                    <w:left w:val="none" w:sz="0" w:space="0" w:color="auto"/>
                    <w:bottom w:val="none" w:sz="0" w:space="0" w:color="auto"/>
                    <w:right w:val="none" w:sz="0" w:space="0" w:color="auto"/>
                  </w:divBdr>
                </w:div>
                <w:div w:id="20180112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86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44">
              <w:marLeft w:val="75"/>
              <w:marRight w:val="75"/>
              <w:marTop w:val="75"/>
              <w:marBottom w:val="0"/>
              <w:divBdr>
                <w:top w:val="none" w:sz="0" w:space="0" w:color="auto"/>
                <w:left w:val="none" w:sz="0" w:space="0" w:color="auto"/>
                <w:bottom w:val="none" w:sz="0" w:space="0" w:color="auto"/>
                <w:right w:val="none" w:sz="0" w:space="0" w:color="auto"/>
              </w:divBdr>
              <w:divsChild>
                <w:div w:id="201795946">
                  <w:marLeft w:val="0"/>
                  <w:marRight w:val="0"/>
                  <w:marTop w:val="60"/>
                  <w:marBottom w:val="30"/>
                  <w:divBdr>
                    <w:top w:val="none" w:sz="0" w:space="0" w:color="auto"/>
                    <w:left w:val="none" w:sz="0" w:space="0" w:color="auto"/>
                    <w:bottom w:val="none" w:sz="0" w:space="0" w:color="auto"/>
                    <w:right w:val="none" w:sz="0" w:space="0" w:color="auto"/>
                  </w:divBdr>
                </w:div>
                <w:div w:id="201796081">
                  <w:marLeft w:val="0"/>
                  <w:marRight w:val="0"/>
                  <w:marTop w:val="60"/>
                  <w:marBottom w:val="30"/>
                  <w:divBdr>
                    <w:top w:val="none" w:sz="0" w:space="0" w:color="auto"/>
                    <w:left w:val="none" w:sz="0" w:space="0" w:color="auto"/>
                    <w:bottom w:val="none" w:sz="0" w:space="0" w:color="auto"/>
                    <w:right w:val="none" w:sz="0" w:space="0" w:color="auto"/>
                  </w:divBdr>
                </w:div>
                <w:div w:id="201801966">
                  <w:marLeft w:val="0"/>
                  <w:marRight w:val="0"/>
                  <w:marTop w:val="60"/>
                  <w:marBottom w:val="30"/>
                  <w:divBdr>
                    <w:top w:val="none" w:sz="0" w:space="0" w:color="auto"/>
                    <w:left w:val="none" w:sz="0" w:space="0" w:color="auto"/>
                    <w:bottom w:val="none" w:sz="0" w:space="0" w:color="auto"/>
                    <w:right w:val="none" w:sz="0" w:space="0" w:color="auto"/>
                  </w:divBdr>
                </w:div>
              </w:divsChild>
            </w:div>
            <w:div w:id="201802506">
              <w:marLeft w:val="0"/>
              <w:marRight w:val="0"/>
              <w:marTop w:val="0"/>
              <w:marBottom w:val="0"/>
              <w:divBdr>
                <w:top w:val="none" w:sz="0" w:space="0" w:color="auto"/>
                <w:left w:val="none" w:sz="0" w:space="0" w:color="auto"/>
                <w:bottom w:val="none" w:sz="0" w:space="0" w:color="auto"/>
                <w:right w:val="none" w:sz="0" w:space="0" w:color="auto"/>
              </w:divBdr>
              <w:divsChild>
                <w:div w:id="20180272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41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45">
              <w:marLeft w:val="75"/>
              <w:marRight w:val="75"/>
              <w:marTop w:val="75"/>
              <w:marBottom w:val="0"/>
              <w:divBdr>
                <w:top w:val="none" w:sz="0" w:space="0" w:color="auto"/>
                <w:left w:val="none" w:sz="0" w:space="0" w:color="auto"/>
                <w:bottom w:val="none" w:sz="0" w:space="0" w:color="auto"/>
                <w:right w:val="none" w:sz="0" w:space="0" w:color="auto"/>
              </w:divBdr>
              <w:divsChild>
                <w:div w:id="201797045">
                  <w:marLeft w:val="0"/>
                  <w:marRight w:val="0"/>
                  <w:marTop w:val="60"/>
                  <w:marBottom w:val="30"/>
                  <w:divBdr>
                    <w:top w:val="none" w:sz="0" w:space="0" w:color="auto"/>
                    <w:left w:val="none" w:sz="0" w:space="0" w:color="auto"/>
                    <w:bottom w:val="none" w:sz="0" w:space="0" w:color="auto"/>
                    <w:right w:val="none" w:sz="0" w:space="0" w:color="auto"/>
                  </w:divBdr>
                </w:div>
                <w:div w:id="201798323">
                  <w:marLeft w:val="0"/>
                  <w:marRight w:val="0"/>
                  <w:marTop w:val="60"/>
                  <w:marBottom w:val="30"/>
                  <w:divBdr>
                    <w:top w:val="none" w:sz="0" w:space="0" w:color="auto"/>
                    <w:left w:val="none" w:sz="0" w:space="0" w:color="auto"/>
                    <w:bottom w:val="none" w:sz="0" w:space="0" w:color="auto"/>
                    <w:right w:val="none" w:sz="0" w:space="0" w:color="auto"/>
                  </w:divBdr>
                </w:div>
                <w:div w:id="201802827">
                  <w:marLeft w:val="0"/>
                  <w:marRight w:val="0"/>
                  <w:marTop w:val="60"/>
                  <w:marBottom w:val="30"/>
                  <w:divBdr>
                    <w:top w:val="none" w:sz="0" w:space="0" w:color="auto"/>
                    <w:left w:val="none" w:sz="0" w:space="0" w:color="auto"/>
                    <w:bottom w:val="none" w:sz="0" w:space="0" w:color="auto"/>
                    <w:right w:val="none" w:sz="0" w:space="0" w:color="auto"/>
                  </w:divBdr>
                </w:div>
              </w:divsChild>
            </w:div>
            <w:div w:id="201801136">
              <w:marLeft w:val="0"/>
              <w:marRight w:val="0"/>
              <w:marTop w:val="0"/>
              <w:marBottom w:val="0"/>
              <w:divBdr>
                <w:top w:val="none" w:sz="0" w:space="0" w:color="auto"/>
                <w:left w:val="none" w:sz="0" w:space="0" w:color="auto"/>
                <w:bottom w:val="none" w:sz="0" w:space="0" w:color="auto"/>
                <w:right w:val="none" w:sz="0" w:space="0" w:color="auto"/>
              </w:divBdr>
              <w:divsChild>
                <w:div w:id="2017983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4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62">
              <w:marLeft w:val="0"/>
              <w:marRight w:val="0"/>
              <w:marTop w:val="0"/>
              <w:marBottom w:val="0"/>
              <w:divBdr>
                <w:top w:val="none" w:sz="0" w:space="0" w:color="auto"/>
                <w:left w:val="none" w:sz="0" w:space="0" w:color="auto"/>
                <w:bottom w:val="none" w:sz="0" w:space="0" w:color="auto"/>
                <w:right w:val="none" w:sz="0" w:space="0" w:color="auto"/>
              </w:divBdr>
              <w:divsChild>
                <w:div w:id="20179639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749">
              <w:marLeft w:val="75"/>
              <w:marRight w:val="75"/>
              <w:marTop w:val="75"/>
              <w:marBottom w:val="0"/>
              <w:divBdr>
                <w:top w:val="none" w:sz="0" w:space="0" w:color="auto"/>
                <w:left w:val="none" w:sz="0" w:space="0" w:color="auto"/>
                <w:bottom w:val="none" w:sz="0" w:space="0" w:color="auto"/>
                <w:right w:val="none" w:sz="0" w:space="0" w:color="auto"/>
              </w:divBdr>
              <w:divsChild>
                <w:div w:id="201795782">
                  <w:marLeft w:val="0"/>
                  <w:marRight w:val="0"/>
                  <w:marTop w:val="60"/>
                  <w:marBottom w:val="30"/>
                  <w:divBdr>
                    <w:top w:val="none" w:sz="0" w:space="0" w:color="auto"/>
                    <w:left w:val="none" w:sz="0" w:space="0" w:color="auto"/>
                    <w:bottom w:val="none" w:sz="0" w:space="0" w:color="auto"/>
                    <w:right w:val="none" w:sz="0" w:space="0" w:color="auto"/>
                  </w:divBdr>
                </w:div>
                <w:div w:id="201796717">
                  <w:marLeft w:val="0"/>
                  <w:marRight w:val="0"/>
                  <w:marTop w:val="60"/>
                  <w:marBottom w:val="30"/>
                  <w:divBdr>
                    <w:top w:val="none" w:sz="0" w:space="0" w:color="auto"/>
                    <w:left w:val="none" w:sz="0" w:space="0" w:color="auto"/>
                    <w:bottom w:val="none" w:sz="0" w:space="0" w:color="auto"/>
                    <w:right w:val="none" w:sz="0" w:space="0" w:color="auto"/>
                  </w:divBdr>
                </w:div>
                <w:div w:id="20179970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668">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72">
              <w:marLeft w:val="75"/>
              <w:marRight w:val="75"/>
              <w:marTop w:val="75"/>
              <w:marBottom w:val="0"/>
              <w:divBdr>
                <w:top w:val="none" w:sz="0" w:space="0" w:color="auto"/>
                <w:left w:val="none" w:sz="0" w:space="0" w:color="auto"/>
                <w:bottom w:val="none" w:sz="0" w:space="0" w:color="auto"/>
                <w:right w:val="none" w:sz="0" w:space="0" w:color="auto"/>
              </w:divBdr>
              <w:divsChild>
                <w:div w:id="201795255">
                  <w:marLeft w:val="0"/>
                  <w:marRight w:val="0"/>
                  <w:marTop w:val="60"/>
                  <w:marBottom w:val="30"/>
                  <w:divBdr>
                    <w:top w:val="none" w:sz="0" w:space="0" w:color="auto"/>
                    <w:left w:val="none" w:sz="0" w:space="0" w:color="auto"/>
                    <w:bottom w:val="none" w:sz="0" w:space="0" w:color="auto"/>
                    <w:right w:val="none" w:sz="0" w:space="0" w:color="auto"/>
                  </w:divBdr>
                </w:div>
                <w:div w:id="201795594">
                  <w:marLeft w:val="0"/>
                  <w:marRight w:val="0"/>
                  <w:marTop w:val="60"/>
                  <w:marBottom w:val="30"/>
                  <w:divBdr>
                    <w:top w:val="none" w:sz="0" w:space="0" w:color="auto"/>
                    <w:left w:val="none" w:sz="0" w:space="0" w:color="auto"/>
                    <w:bottom w:val="none" w:sz="0" w:space="0" w:color="auto"/>
                    <w:right w:val="none" w:sz="0" w:space="0" w:color="auto"/>
                  </w:divBdr>
                </w:div>
                <w:div w:id="201799527">
                  <w:marLeft w:val="0"/>
                  <w:marRight w:val="0"/>
                  <w:marTop w:val="60"/>
                  <w:marBottom w:val="30"/>
                  <w:divBdr>
                    <w:top w:val="none" w:sz="0" w:space="0" w:color="auto"/>
                    <w:left w:val="none" w:sz="0" w:space="0" w:color="auto"/>
                    <w:bottom w:val="none" w:sz="0" w:space="0" w:color="auto"/>
                    <w:right w:val="none" w:sz="0" w:space="0" w:color="auto"/>
                  </w:divBdr>
                </w:div>
              </w:divsChild>
            </w:div>
            <w:div w:id="201802652">
              <w:marLeft w:val="0"/>
              <w:marRight w:val="0"/>
              <w:marTop w:val="0"/>
              <w:marBottom w:val="0"/>
              <w:divBdr>
                <w:top w:val="none" w:sz="0" w:space="0" w:color="auto"/>
                <w:left w:val="none" w:sz="0" w:space="0" w:color="auto"/>
                <w:bottom w:val="none" w:sz="0" w:space="0" w:color="auto"/>
                <w:right w:val="none" w:sz="0" w:space="0" w:color="auto"/>
              </w:divBdr>
              <w:divsChild>
                <w:div w:id="20180248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95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92">
              <w:marLeft w:val="75"/>
              <w:marRight w:val="75"/>
              <w:marTop w:val="75"/>
              <w:marBottom w:val="0"/>
              <w:divBdr>
                <w:top w:val="none" w:sz="0" w:space="0" w:color="auto"/>
                <w:left w:val="none" w:sz="0" w:space="0" w:color="auto"/>
                <w:bottom w:val="none" w:sz="0" w:space="0" w:color="auto"/>
                <w:right w:val="none" w:sz="0" w:space="0" w:color="auto"/>
              </w:divBdr>
              <w:divsChild>
                <w:div w:id="201800433">
                  <w:marLeft w:val="0"/>
                  <w:marRight w:val="0"/>
                  <w:marTop w:val="60"/>
                  <w:marBottom w:val="30"/>
                  <w:divBdr>
                    <w:top w:val="none" w:sz="0" w:space="0" w:color="auto"/>
                    <w:left w:val="none" w:sz="0" w:space="0" w:color="auto"/>
                    <w:bottom w:val="none" w:sz="0" w:space="0" w:color="auto"/>
                    <w:right w:val="none" w:sz="0" w:space="0" w:color="auto"/>
                  </w:divBdr>
                </w:div>
                <w:div w:id="201801504">
                  <w:marLeft w:val="0"/>
                  <w:marRight w:val="0"/>
                  <w:marTop w:val="60"/>
                  <w:marBottom w:val="30"/>
                  <w:divBdr>
                    <w:top w:val="none" w:sz="0" w:space="0" w:color="auto"/>
                    <w:left w:val="none" w:sz="0" w:space="0" w:color="auto"/>
                    <w:bottom w:val="none" w:sz="0" w:space="0" w:color="auto"/>
                    <w:right w:val="none" w:sz="0" w:space="0" w:color="auto"/>
                  </w:divBdr>
                </w:div>
                <w:div w:id="201802351">
                  <w:marLeft w:val="0"/>
                  <w:marRight w:val="0"/>
                  <w:marTop w:val="60"/>
                  <w:marBottom w:val="30"/>
                  <w:divBdr>
                    <w:top w:val="none" w:sz="0" w:space="0" w:color="auto"/>
                    <w:left w:val="none" w:sz="0" w:space="0" w:color="auto"/>
                    <w:bottom w:val="none" w:sz="0" w:space="0" w:color="auto"/>
                    <w:right w:val="none" w:sz="0" w:space="0" w:color="auto"/>
                  </w:divBdr>
                </w:div>
              </w:divsChild>
            </w:div>
            <w:div w:id="201799546">
              <w:marLeft w:val="0"/>
              <w:marRight w:val="0"/>
              <w:marTop w:val="0"/>
              <w:marBottom w:val="0"/>
              <w:divBdr>
                <w:top w:val="none" w:sz="0" w:space="0" w:color="auto"/>
                <w:left w:val="none" w:sz="0" w:space="0" w:color="auto"/>
                <w:bottom w:val="none" w:sz="0" w:space="0" w:color="auto"/>
                <w:right w:val="none" w:sz="0" w:space="0" w:color="auto"/>
              </w:divBdr>
              <w:divsChild>
                <w:div w:id="20180153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93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77">
              <w:marLeft w:val="0"/>
              <w:marRight w:val="0"/>
              <w:marTop w:val="0"/>
              <w:marBottom w:val="0"/>
              <w:divBdr>
                <w:top w:val="none" w:sz="0" w:space="0" w:color="auto"/>
                <w:left w:val="none" w:sz="0" w:space="0" w:color="auto"/>
                <w:bottom w:val="none" w:sz="0" w:space="0" w:color="auto"/>
                <w:right w:val="none" w:sz="0" w:space="0" w:color="auto"/>
              </w:divBdr>
              <w:divsChild>
                <w:div w:id="20180136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40">
              <w:marLeft w:val="75"/>
              <w:marRight w:val="75"/>
              <w:marTop w:val="75"/>
              <w:marBottom w:val="0"/>
              <w:divBdr>
                <w:top w:val="none" w:sz="0" w:space="0" w:color="auto"/>
                <w:left w:val="none" w:sz="0" w:space="0" w:color="auto"/>
                <w:bottom w:val="none" w:sz="0" w:space="0" w:color="auto"/>
                <w:right w:val="none" w:sz="0" w:space="0" w:color="auto"/>
              </w:divBdr>
              <w:divsChild>
                <w:div w:id="201795370">
                  <w:marLeft w:val="0"/>
                  <w:marRight w:val="0"/>
                  <w:marTop w:val="60"/>
                  <w:marBottom w:val="30"/>
                  <w:divBdr>
                    <w:top w:val="none" w:sz="0" w:space="0" w:color="auto"/>
                    <w:left w:val="none" w:sz="0" w:space="0" w:color="auto"/>
                    <w:bottom w:val="none" w:sz="0" w:space="0" w:color="auto"/>
                    <w:right w:val="none" w:sz="0" w:space="0" w:color="auto"/>
                  </w:divBdr>
                </w:div>
                <w:div w:id="201797134">
                  <w:marLeft w:val="0"/>
                  <w:marRight w:val="0"/>
                  <w:marTop w:val="60"/>
                  <w:marBottom w:val="30"/>
                  <w:divBdr>
                    <w:top w:val="none" w:sz="0" w:space="0" w:color="auto"/>
                    <w:left w:val="none" w:sz="0" w:space="0" w:color="auto"/>
                    <w:bottom w:val="none" w:sz="0" w:space="0" w:color="auto"/>
                    <w:right w:val="none" w:sz="0" w:space="0" w:color="auto"/>
                  </w:divBdr>
                </w:div>
                <w:div w:id="20179797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1359">
      <w:marLeft w:val="0"/>
      <w:marRight w:val="0"/>
      <w:marTop w:val="0"/>
      <w:marBottom w:val="0"/>
      <w:divBdr>
        <w:top w:val="none" w:sz="0" w:space="0" w:color="auto"/>
        <w:left w:val="none" w:sz="0" w:space="0" w:color="auto"/>
        <w:bottom w:val="none" w:sz="0" w:space="0" w:color="auto"/>
        <w:right w:val="none" w:sz="0" w:space="0" w:color="auto"/>
      </w:divBdr>
      <w:divsChild>
        <w:div w:id="201801220">
          <w:marLeft w:val="75"/>
          <w:marRight w:val="75"/>
          <w:marTop w:val="75"/>
          <w:marBottom w:val="0"/>
          <w:divBdr>
            <w:top w:val="none" w:sz="0" w:space="0" w:color="auto"/>
            <w:left w:val="none" w:sz="0" w:space="0" w:color="auto"/>
            <w:bottom w:val="none" w:sz="0" w:space="0" w:color="auto"/>
            <w:right w:val="none" w:sz="0" w:space="0" w:color="auto"/>
          </w:divBdr>
          <w:divsChild>
            <w:div w:id="201799526">
              <w:marLeft w:val="0"/>
              <w:marRight w:val="0"/>
              <w:marTop w:val="60"/>
              <w:marBottom w:val="30"/>
              <w:divBdr>
                <w:top w:val="none" w:sz="0" w:space="0" w:color="auto"/>
                <w:left w:val="none" w:sz="0" w:space="0" w:color="auto"/>
                <w:bottom w:val="none" w:sz="0" w:space="0" w:color="auto"/>
                <w:right w:val="none" w:sz="0" w:space="0" w:color="auto"/>
              </w:divBdr>
            </w:div>
            <w:div w:id="201801711">
              <w:marLeft w:val="0"/>
              <w:marRight w:val="0"/>
              <w:marTop w:val="60"/>
              <w:marBottom w:val="30"/>
              <w:divBdr>
                <w:top w:val="none" w:sz="0" w:space="0" w:color="auto"/>
                <w:left w:val="none" w:sz="0" w:space="0" w:color="auto"/>
                <w:bottom w:val="none" w:sz="0" w:space="0" w:color="auto"/>
                <w:right w:val="none" w:sz="0" w:space="0" w:color="auto"/>
              </w:divBdr>
            </w:div>
            <w:div w:id="20180243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401">
      <w:marLeft w:val="0"/>
      <w:marRight w:val="0"/>
      <w:marTop w:val="0"/>
      <w:marBottom w:val="0"/>
      <w:divBdr>
        <w:top w:val="none" w:sz="0" w:space="0" w:color="auto"/>
        <w:left w:val="none" w:sz="0" w:space="0" w:color="auto"/>
        <w:bottom w:val="none" w:sz="0" w:space="0" w:color="auto"/>
        <w:right w:val="none" w:sz="0" w:space="0" w:color="auto"/>
      </w:divBdr>
      <w:divsChild>
        <w:div w:id="20180288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37">
              <w:marLeft w:val="75"/>
              <w:marRight w:val="75"/>
              <w:marTop w:val="75"/>
              <w:marBottom w:val="0"/>
              <w:divBdr>
                <w:top w:val="none" w:sz="0" w:space="0" w:color="auto"/>
                <w:left w:val="none" w:sz="0" w:space="0" w:color="auto"/>
                <w:bottom w:val="none" w:sz="0" w:space="0" w:color="auto"/>
                <w:right w:val="none" w:sz="0" w:space="0" w:color="auto"/>
              </w:divBdr>
              <w:divsChild>
                <w:div w:id="201797791">
                  <w:marLeft w:val="0"/>
                  <w:marRight w:val="0"/>
                  <w:marTop w:val="60"/>
                  <w:marBottom w:val="30"/>
                  <w:divBdr>
                    <w:top w:val="none" w:sz="0" w:space="0" w:color="auto"/>
                    <w:left w:val="none" w:sz="0" w:space="0" w:color="auto"/>
                    <w:bottom w:val="none" w:sz="0" w:space="0" w:color="auto"/>
                    <w:right w:val="none" w:sz="0" w:space="0" w:color="auto"/>
                  </w:divBdr>
                </w:div>
                <w:div w:id="201799874">
                  <w:marLeft w:val="0"/>
                  <w:marRight w:val="0"/>
                  <w:marTop w:val="60"/>
                  <w:marBottom w:val="30"/>
                  <w:divBdr>
                    <w:top w:val="none" w:sz="0" w:space="0" w:color="auto"/>
                    <w:left w:val="none" w:sz="0" w:space="0" w:color="auto"/>
                    <w:bottom w:val="none" w:sz="0" w:space="0" w:color="auto"/>
                    <w:right w:val="none" w:sz="0" w:space="0" w:color="auto"/>
                  </w:divBdr>
                </w:div>
                <w:div w:id="20180201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1468">
      <w:marLeft w:val="0"/>
      <w:marRight w:val="0"/>
      <w:marTop w:val="0"/>
      <w:marBottom w:val="0"/>
      <w:divBdr>
        <w:top w:val="none" w:sz="0" w:space="0" w:color="auto"/>
        <w:left w:val="none" w:sz="0" w:space="0" w:color="auto"/>
        <w:bottom w:val="none" w:sz="0" w:space="0" w:color="auto"/>
        <w:right w:val="none" w:sz="0" w:space="0" w:color="auto"/>
      </w:divBdr>
      <w:divsChild>
        <w:div w:id="201795321">
          <w:marLeft w:val="0"/>
          <w:marRight w:val="0"/>
          <w:marTop w:val="75"/>
          <w:marBottom w:val="0"/>
          <w:divBdr>
            <w:top w:val="single" w:sz="6" w:space="4" w:color="A6C9E2"/>
            <w:left w:val="single" w:sz="6" w:space="4" w:color="A6C9E2"/>
            <w:bottom w:val="single" w:sz="6" w:space="4" w:color="A6C9E2"/>
            <w:right w:val="single" w:sz="6" w:space="4" w:color="A6C9E2"/>
          </w:divBdr>
          <w:divsChild>
            <w:div w:id="201802188">
              <w:marLeft w:val="75"/>
              <w:marRight w:val="75"/>
              <w:marTop w:val="75"/>
              <w:marBottom w:val="0"/>
              <w:divBdr>
                <w:top w:val="none" w:sz="0" w:space="0" w:color="auto"/>
                <w:left w:val="none" w:sz="0" w:space="0" w:color="auto"/>
                <w:bottom w:val="none" w:sz="0" w:space="0" w:color="auto"/>
                <w:right w:val="none" w:sz="0" w:space="0" w:color="auto"/>
              </w:divBdr>
              <w:divsChild>
                <w:div w:id="201799796">
                  <w:marLeft w:val="0"/>
                  <w:marRight w:val="0"/>
                  <w:marTop w:val="60"/>
                  <w:marBottom w:val="30"/>
                  <w:divBdr>
                    <w:top w:val="none" w:sz="0" w:space="0" w:color="auto"/>
                    <w:left w:val="none" w:sz="0" w:space="0" w:color="auto"/>
                    <w:bottom w:val="none" w:sz="0" w:space="0" w:color="auto"/>
                    <w:right w:val="none" w:sz="0" w:space="0" w:color="auto"/>
                  </w:divBdr>
                </w:div>
                <w:div w:id="201800236">
                  <w:marLeft w:val="0"/>
                  <w:marRight w:val="0"/>
                  <w:marTop w:val="60"/>
                  <w:marBottom w:val="30"/>
                  <w:divBdr>
                    <w:top w:val="none" w:sz="0" w:space="0" w:color="auto"/>
                    <w:left w:val="none" w:sz="0" w:space="0" w:color="auto"/>
                    <w:bottom w:val="none" w:sz="0" w:space="0" w:color="auto"/>
                    <w:right w:val="none" w:sz="0" w:space="0" w:color="auto"/>
                  </w:divBdr>
                </w:div>
                <w:div w:id="201803031">
                  <w:marLeft w:val="0"/>
                  <w:marRight w:val="0"/>
                  <w:marTop w:val="60"/>
                  <w:marBottom w:val="30"/>
                  <w:divBdr>
                    <w:top w:val="none" w:sz="0" w:space="0" w:color="auto"/>
                    <w:left w:val="none" w:sz="0" w:space="0" w:color="auto"/>
                    <w:bottom w:val="none" w:sz="0" w:space="0" w:color="auto"/>
                    <w:right w:val="none" w:sz="0" w:space="0" w:color="auto"/>
                  </w:divBdr>
                </w:div>
              </w:divsChild>
            </w:div>
            <w:div w:id="201802411">
              <w:marLeft w:val="0"/>
              <w:marRight w:val="0"/>
              <w:marTop w:val="0"/>
              <w:marBottom w:val="0"/>
              <w:divBdr>
                <w:top w:val="none" w:sz="0" w:space="0" w:color="auto"/>
                <w:left w:val="none" w:sz="0" w:space="0" w:color="auto"/>
                <w:bottom w:val="none" w:sz="0" w:space="0" w:color="auto"/>
                <w:right w:val="none" w:sz="0" w:space="0" w:color="auto"/>
              </w:divBdr>
              <w:divsChild>
                <w:div w:id="2017968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32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35">
              <w:marLeft w:val="0"/>
              <w:marRight w:val="0"/>
              <w:marTop w:val="0"/>
              <w:marBottom w:val="0"/>
              <w:divBdr>
                <w:top w:val="none" w:sz="0" w:space="0" w:color="auto"/>
                <w:left w:val="none" w:sz="0" w:space="0" w:color="auto"/>
                <w:bottom w:val="none" w:sz="0" w:space="0" w:color="auto"/>
                <w:right w:val="none" w:sz="0" w:space="0" w:color="auto"/>
              </w:divBdr>
              <w:divsChild>
                <w:div w:id="20179750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5735">
              <w:marLeft w:val="75"/>
              <w:marRight w:val="75"/>
              <w:marTop w:val="75"/>
              <w:marBottom w:val="0"/>
              <w:divBdr>
                <w:top w:val="none" w:sz="0" w:space="0" w:color="auto"/>
                <w:left w:val="none" w:sz="0" w:space="0" w:color="auto"/>
                <w:bottom w:val="none" w:sz="0" w:space="0" w:color="auto"/>
                <w:right w:val="none" w:sz="0" w:space="0" w:color="auto"/>
              </w:divBdr>
              <w:divsChild>
                <w:div w:id="201796045">
                  <w:marLeft w:val="0"/>
                  <w:marRight w:val="0"/>
                  <w:marTop w:val="60"/>
                  <w:marBottom w:val="30"/>
                  <w:divBdr>
                    <w:top w:val="none" w:sz="0" w:space="0" w:color="auto"/>
                    <w:left w:val="none" w:sz="0" w:space="0" w:color="auto"/>
                    <w:bottom w:val="none" w:sz="0" w:space="0" w:color="auto"/>
                    <w:right w:val="none" w:sz="0" w:space="0" w:color="auto"/>
                  </w:divBdr>
                </w:div>
                <w:div w:id="201801386">
                  <w:marLeft w:val="0"/>
                  <w:marRight w:val="0"/>
                  <w:marTop w:val="60"/>
                  <w:marBottom w:val="30"/>
                  <w:divBdr>
                    <w:top w:val="none" w:sz="0" w:space="0" w:color="auto"/>
                    <w:left w:val="none" w:sz="0" w:space="0" w:color="auto"/>
                    <w:bottom w:val="none" w:sz="0" w:space="0" w:color="auto"/>
                    <w:right w:val="none" w:sz="0" w:space="0" w:color="auto"/>
                  </w:divBdr>
                </w:div>
                <w:div w:id="20180189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70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510">
              <w:marLeft w:val="0"/>
              <w:marRight w:val="0"/>
              <w:marTop w:val="0"/>
              <w:marBottom w:val="0"/>
              <w:divBdr>
                <w:top w:val="none" w:sz="0" w:space="0" w:color="auto"/>
                <w:left w:val="none" w:sz="0" w:space="0" w:color="auto"/>
                <w:bottom w:val="none" w:sz="0" w:space="0" w:color="auto"/>
                <w:right w:val="none" w:sz="0" w:space="0" w:color="auto"/>
              </w:divBdr>
              <w:divsChild>
                <w:div w:id="2018019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597">
              <w:marLeft w:val="75"/>
              <w:marRight w:val="75"/>
              <w:marTop w:val="75"/>
              <w:marBottom w:val="0"/>
              <w:divBdr>
                <w:top w:val="none" w:sz="0" w:space="0" w:color="auto"/>
                <w:left w:val="none" w:sz="0" w:space="0" w:color="auto"/>
                <w:bottom w:val="none" w:sz="0" w:space="0" w:color="auto"/>
                <w:right w:val="none" w:sz="0" w:space="0" w:color="auto"/>
              </w:divBdr>
              <w:divsChild>
                <w:div w:id="201795779">
                  <w:marLeft w:val="0"/>
                  <w:marRight w:val="0"/>
                  <w:marTop w:val="60"/>
                  <w:marBottom w:val="30"/>
                  <w:divBdr>
                    <w:top w:val="none" w:sz="0" w:space="0" w:color="auto"/>
                    <w:left w:val="none" w:sz="0" w:space="0" w:color="auto"/>
                    <w:bottom w:val="none" w:sz="0" w:space="0" w:color="auto"/>
                    <w:right w:val="none" w:sz="0" w:space="0" w:color="auto"/>
                  </w:divBdr>
                </w:div>
                <w:div w:id="201798494">
                  <w:marLeft w:val="0"/>
                  <w:marRight w:val="0"/>
                  <w:marTop w:val="60"/>
                  <w:marBottom w:val="30"/>
                  <w:divBdr>
                    <w:top w:val="none" w:sz="0" w:space="0" w:color="auto"/>
                    <w:left w:val="none" w:sz="0" w:space="0" w:color="auto"/>
                    <w:bottom w:val="none" w:sz="0" w:space="0" w:color="auto"/>
                    <w:right w:val="none" w:sz="0" w:space="0" w:color="auto"/>
                  </w:divBdr>
                </w:div>
                <w:div w:id="20180125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0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69">
              <w:marLeft w:val="75"/>
              <w:marRight w:val="75"/>
              <w:marTop w:val="75"/>
              <w:marBottom w:val="0"/>
              <w:divBdr>
                <w:top w:val="none" w:sz="0" w:space="0" w:color="auto"/>
                <w:left w:val="none" w:sz="0" w:space="0" w:color="auto"/>
                <w:bottom w:val="none" w:sz="0" w:space="0" w:color="auto"/>
                <w:right w:val="none" w:sz="0" w:space="0" w:color="auto"/>
              </w:divBdr>
              <w:divsChild>
                <w:div w:id="201796246">
                  <w:marLeft w:val="0"/>
                  <w:marRight w:val="0"/>
                  <w:marTop w:val="60"/>
                  <w:marBottom w:val="30"/>
                  <w:divBdr>
                    <w:top w:val="none" w:sz="0" w:space="0" w:color="auto"/>
                    <w:left w:val="none" w:sz="0" w:space="0" w:color="auto"/>
                    <w:bottom w:val="none" w:sz="0" w:space="0" w:color="auto"/>
                    <w:right w:val="none" w:sz="0" w:space="0" w:color="auto"/>
                  </w:divBdr>
                </w:div>
                <w:div w:id="201800207">
                  <w:marLeft w:val="0"/>
                  <w:marRight w:val="0"/>
                  <w:marTop w:val="60"/>
                  <w:marBottom w:val="30"/>
                  <w:divBdr>
                    <w:top w:val="none" w:sz="0" w:space="0" w:color="auto"/>
                    <w:left w:val="none" w:sz="0" w:space="0" w:color="auto"/>
                    <w:bottom w:val="none" w:sz="0" w:space="0" w:color="auto"/>
                    <w:right w:val="none" w:sz="0" w:space="0" w:color="auto"/>
                  </w:divBdr>
                </w:div>
                <w:div w:id="201802962">
                  <w:marLeft w:val="0"/>
                  <w:marRight w:val="0"/>
                  <w:marTop w:val="60"/>
                  <w:marBottom w:val="30"/>
                  <w:divBdr>
                    <w:top w:val="none" w:sz="0" w:space="0" w:color="auto"/>
                    <w:left w:val="none" w:sz="0" w:space="0" w:color="auto"/>
                    <w:bottom w:val="none" w:sz="0" w:space="0" w:color="auto"/>
                    <w:right w:val="none" w:sz="0" w:space="0" w:color="auto"/>
                  </w:divBdr>
                </w:div>
              </w:divsChild>
            </w:div>
            <w:div w:id="201800250">
              <w:marLeft w:val="0"/>
              <w:marRight w:val="0"/>
              <w:marTop w:val="0"/>
              <w:marBottom w:val="0"/>
              <w:divBdr>
                <w:top w:val="none" w:sz="0" w:space="0" w:color="auto"/>
                <w:left w:val="none" w:sz="0" w:space="0" w:color="auto"/>
                <w:bottom w:val="none" w:sz="0" w:space="0" w:color="auto"/>
                <w:right w:val="none" w:sz="0" w:space="0" w:color="auto"/>
              </w:divBdr>
              <w:divsChild>
                <w:div w:id="2017957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605">
          <w:marLeft w:val="0"/>
          <w:marRight w:val="0"/>
          <w:marTop w:val="75"/>
          <w:marBottom w:val="0"/>
          <w:divBdr>
            <w:top w:val="single" w:sz="6" w:space="4" w:color="A6C9E2"/>
            <w:left w:val="single" w:sz="6" w:space="4" w:color="A6C9E2"/>
            <w:bottom w:val="single" w:sz="6" w:space="4" w:color="A6C9E2"/>
            <w:right w:val="single" w:sz="6" w:space="4" w:color="A6C9E2"/>
          </w:divBdr>
          <w:divsChild>
            <w:div w:id="201799915">
              <w:marLeft w:val="75"/>
              <w:marRight w:val="75"/>
              <w:marTop w:val="75"/>
              <w:marBottom w:val="0"/>
              <w:divBdr>
                <w:top w:val="none" w:sz="0" w:space="0" w:color="auto"/>
                <w:left w:val="none" w:sz="0" w:space="0" w:color="auto"/>
                <w:bottom w:val="none" w:sz="0" w:space="0" w:color="auto"/>
                <w:right w:val="none" w:sz="0" w:space="0" w:color="auto"/>
              </w:divBdr>
              <w:divsChild>
                <w:div w:id="201798917">
                  <w:marLeft w:val="0"/>
                  <w:marRight w:val="0"/>
                  <w:marTop w:val="60"/>
                  <w:marBottom w:val="30"/>
                  <w:divBdr>
                    <w:top w:val="none" w:sz="0" w:space="0" w:color="auto"/>
                    <w:left w:val="none" w:sz="0" w:space="0" w:color="auto"/>
                    <w:bottom w:val="none" w:sz="0" w:space="0" w:color="auto"/>
                    <w:right w:val="none" w:sz="0" w:space="0" w:color="auto"/>
                  </w:divBdr>
                </w:div>
                <w:div w:id="201799961">
                  <w:marLeft w:val="0"/>
                  <w:marRight w:val="0"/>
                  <w:marTop w:val="60"/>
                  <w:marBottom w:val="30"/>
                  <w:divBdr>
                    <w:top w:val="none" w:sz="0" w:space="0" w:color="auto"/>
                    <w:left w:val="none" w:sz="0" w:space="0" w:color="auto"/>
                    <w:bottom w:val="none" w:sz="0" w:space="0" w:color="auto"/>
                    <w:right w:val="none" w:sz="0" w:space="0" w:color="auto"/>
                  </w:divBdr>
                </w:div>
                <w:div w:id="201802798">
                  <w:marLeft w:val="0"/>
                  <w:marRight w:val="0"/>
                  <w:marTop w:val="60"/>
                  <w:marBottom w:val="30"/>
                  <w:divBdr>
                    <w:top w:val="none" w:sz="0" w:space="0" w:color="auto"/>
                    <w:left w:val="none" w:sz="0" w:space="0" w:color="auto"/>
                    <w:bottom w:val="none" w:sz="0" w:space="0" w:color="auto"/>
                    <w:right w:val="none" w:sz="0" w:space="0" w:color="auto"/>
                  </w:divBdr>
                </w:div>
              </w:divsChild>
            </w:div>
            <w:div w:id="201802294">
              <w:marLeft w:val="0"/>
              <w:marRight w:val="0"/>
              <w:marTop w:val="0"/>
              <w:marBottom w:val="0"/>
              <w:divBdr>
                <w:top w:val="none" w:sz="0" w:space="0" w:color="auto"/>
                <w:left w:val="none" w:sz="0" w:space="0" w:color="auto"/>
                <w:bottom w:val="none" w:sz="0" w:space="0" w:color="auto"/>
                <w:right w:val="none" w:sz="0" w:space="0" w:color="auto"/>
              </w:divBdr>
              <w:divsChild>
                <w:div w:id="2017989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98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99">
              <w:marLeft w:val="75"/>
              <w:marRight w:val="75"/>
              <w:marTop w:val="75"/>
              <w:marBottom w:val="0"/>
              <w:divBdr>
                <w:top w:val="none" w:sz="0" w:space="0" w:color="auto"/>
                <w:left w:val="none" w:sz="0" w:space="0" w:color="auto"/>
                <w:bottom w:val="none" w:sz="0" w:space="0" w:color="auto"/>
                <w:right w:val="none" w:sz="0" w:space="0" w:color="auto"/>
              </w:divBdr>
              <w:divsChild>
                <w:div w:id="201796230">
                  <w:marLeft w:val="0"/>
                  <w:marRight w:val="0"/>
                  <w:marTop w:val="60"/>
                  <w:marBottom w:val="30"/>
                  <w:divBdr>
                    <w:top w:val="none" w:sz="0" w:space="0" w:color="auto"/>
                    <w:left w:val="none" w:sz="0" w:space="0" w:color="auto"/>
                    <w:bottom w:val="none" w:sz="0" w:space="0" w:color="auto"/>
                    <w:right w:val="none" w:sz="0" w:space="0" w:color="auto"/>
                  </w:divBdr>
                </w:div>
                <w:div w:id="201802343">
                  <w:marLeft w:val="0"/>
                  <w:marRight w:val="0"/>
                  <w:marTop w:val="60"/>
                  <w:marBottom w:val="30"/>
                  <w:divBdr>
                    <w:top w:val="none" w:sz="0" w:space="0" w:color="auto"/>
                    <w:left w:val="none" w:sz="0" w:space="0" w:color="auto"/>
                    <w:bottom w:val="none" w:sz="0" w:space="0" w:color="auto"/>
                    <w:right w:val="none" w:sz="0" w:space="0" w:color="auto"/>
                  </w:divBdr>
                </w:div>
                <w:div w:id="201803212">
                  <w:marLeft w:val="0"/>
                  <w:marRight w:val="0"/>
                  <w:marTop w:val="60"/>
                  <w:marBottom w:val="30"/>
                  <w:divBdr>
                    <w:top w:val="none" w:sz="0" w:space="0" w:color="auto"/>
                    <w:left w:val="none" w:sz="0" w:space="0" w:color="auto"/>
                    <w:bottom w:val="none" w:sz="0" w:space="0" w:color="auto"/>
                    <w:right w:val="none" w:sz="0" w:space="0" w:color="auto"/>
                  </w:divBdr>
                </w:div>
              </w:divsChild>
            </w:div>
            <w:div w:id="201799955">
              <w:marLeft w:val="0"/>
              <w:marRight w:val="0"/>
              <w:marTop w:val="0"/>
              <w:marBottom w:val="0"/>
              <w:divBdr>
                <w:top w:val="none" w:sz="0" w:space="0" w:color="auto"/>
                <w:left w:val="none" w:sz="0" w:space="0" w:color="auto"/>
                <w:bottom w:val="none" w:sz="0" w:space="0" w:color="auto"/>
                <w:right w:val="none" w:sz="0" w:space="0" w:color="auto"/>
              </w:divBdr>
              <w:divsChild>
                <w:div w:id="20179529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08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38">
              <w:marLeft w:val="75"/>
              <w:marRight w:val="75"/>
              <w:marTop w:val="75"/>
              <w:marBottom w:val="0"/>
              <w:divBdr>
                <w:top w:val="none" w:sz="0" w:space="0" w:color="auto"/>
                <w:left w:val="none" w:sz="0" w:space="0" w:color="auto"/>
                <w:bottom w:val="none" w:sz="0" w:space="0" w:color="auto"/>
                <w:right w:val="none" w:sz="0" w:space="0" w:color="auto"/>
              </w:divBdr>
              <w:divsChild>
                <w:div w:id="201796234">
                  <w:marLeft w:val="0"/>
                  <w:marRight w:val="0"/>
                  <w:marTop w:val="60"/>
                  <w:marBottom w:val="30"/>
                  <w:divBdr>
                    <w:top w:val="none" w:sz="0" w:space="0" w:color="auto"/>
                    <w:left w:val="none" w:sz="0" w:space="0" w:color="auto"/>
                    <w:bottom w:val="none" w:sz="0" w:space="0" w:color="auto"/>
                    <w:right w:val="none" w:sz="0" w:space="0" w:color="auto"/>
                  </w:divBdr>
                </w:div>
                <w:div w:id="201798083">
                  <w:marLeft w:val="0"/>
                  <w:marRight w:val="0"/>
                  <w:marTop w:val="60"/>
                  <w:marBottom w:val="30"/>
                  <w:divBdr>
                    <w:top w:val="none" w:sz="0" w:space="0" w:color="auto"/>
                    <w:left w:val="none" w:sz="0" w:space="0" w:color="auto"/>
                    <w:bottom w:val="none" w:sz="0" w:space="0" w:color="auto"/>
                    <w:right w:val="none" w:sz="0" w:space="0" w:color="auto"/>
                  </w:divBdr>
                </w:div>
                <w:div w:id="201800676">
                  <w:marLeft w:val="0"/>
                  <w:marRight w:val="0"/>
                  <w:marTop w:val="60"/>
                  <w:marBottom w:val="30"/>
                  <w:divBdr>
                    <w:top w:val="none" w:sz="0" w:space="0" w:color="auto"/>
                    <w:left w:val="none" w:sz="0" w:space="0" w:color="auto"/>
                    <w:bottom w:val="none" w:sz="0" w:space="0" w:color="auto"/>
                    <w:right w:val="none" w:sz="0" w:space="0" w:color="auto"/>
                  </w:divBdr>
                </w:div>
              </w:divsChild>
            </w:div>
            <w:div w:id="201800855">
              <w:marLeft w:val="0"/>
              <w:marRight w:val="0"/>
              <w:marTop w:val="0"/>
              <w:marBottom w:val="0"/>
              <w:divBdr>
                <w:top w:val="none" w:sz="0" w:space="0" w:color="auto"/>
                <w:left w:val="none" w:sz="0" w:space="0" w:color="auto"/>
                <w:bottom w:val="none" w:sz="0" w:space="0" w:color="auto"/>
                <w:right w:val="none" w:sz="0" w:space="0" w:color="auto"/>
              </w:divBdr>
              <w:divsChild>
                <w:div w:id="20180194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22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89">
              <w:marLeft w:val="0"/>
              <w:marRight w:val="0"/>
              <w:marTop w:val="0"/>
              <w:marBottom w:val="0"/>
              <w:divBdr>
                <w:top w:val="none" w:sz="0" w:space="0" w:color="auto"/>
                <w:left w:val="none" w:sz="0" w:space="0" w:color="auto"/>
                <w:bottom w:val="none" w:sz="0" w:space="0" w:color="auto"/>
                <w:right w:val="none" w:sz="0" w:space="0" w:color="auto"/>
              </w:divBdr>
              <w:divsChild>
                <w:div w:id="20179773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946">
              <w:marLeft w:val="75"/>
              <w:marRight w:val="75"/>
              <w:marTop w:val="75"/>
              <w:marBottom w:val="0"/>
              <w:divBdr>
                <w:top w:val="none" w:sz="0" w:space="0" w:color="auto"/>
                <w:left w:val="none" w:sz="0" w:space="0" w:color="auto"/>
                <w:bottom w:val="none" w:sz="0" w:space="0" w:color="auto"/>
                <w:right w:val="none" w:sz="0" w:space="0" w:color="auto"/>
              </w:divBdr>
              <w:divsChild>
                <w:div w:id="201799856">
                  <w:marLeft w:val="0"/>
                  <w:marRight w:val="0"/>
                  <w:marTop w:val="60"/>
                  <w:marBottom w:val="30"/>
                  <w:divBdr>
                    <w:top w:val="none" w:sz="0" w:space="0" w:color="auto"/>
                    <w:left w:val="none" w:sz="0" w:space="0" w:color="auto"/>
                    <w:bottom w:val="none" w:sz="0" w:space="0" w:color="auto"/>
                    <w:right w:val="none" w:sz="0" w:space="0" w:color="auto"/>
                  </w:divBdr>
                </w:div>
                <w:div w:id="201801003">
                  <w:marLeft w:val="0"/>
                  <w:marRight w:val="0"/>
                  <w:marTop w:val="60"/>
                  <w:marBottom w:val="30"/>
                  <w:divBdr>
                    <w:top w:val="none" w:sz="0" w:space="0" w:color="auto"/>
                    <w:left w:val="none" w:sz="0" w:space="0" w:color="auto"/>
                    <w:bottom w:val="none" w:sz="0" w:space="0" w:color="auto"/>
                    <w:right w:val="none" w:sz="0" w:space="0" w:color="auto"/>
                  </w:divBdr>
                </w:div>
                <w:div w:id="20180294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39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47">
              <w:marLeft w:val="0"/>
              <w:marRight w:val="0"/>
              <w:marTop w:val="0"/>
              <w:marBottom w:val="0"/>
              <w:divBdr>
                <w:top w:val="none" w:sz="0" w:space="0" w:color="auto"/>
                <w:left w:val="none" w:sz="0" w:space="0" w:color="auto"/>
                <w:bottom w:val="none" w:sz="0" w:space="0" w:color="auto"/>
                <w:right w:val="none" w:sz="0" w:space="0" w:color="auto"/>
              </w:divBdr>
              <w:divsChild>
                <w:div w:id="20179534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563">
              <w:marLeft w:val="75"/>
              <w:marRight w:val="75"/>
              <w:marTop w:val="75"/>
              <w:marBottom w:val="0"/>
              <w:divBdr>
                <w:top w:val="none" w:sz="0" w:space="0" w:color="auto"/>
                <w:left w:val="none" w:sz="0" w:space="0" w:color="auto"/>
                <w:bottom w:val="none" w:sz="0" w:space="0" w:color="auto"/>
                <w:right w:val="none" w:sz="0" w:space="0" w:color="auto"/>
              </w:divBdr>
              <w:divsChild>
                <w:div w:id="201797224">
                  <w:marLeft w:val="0"/>
                  <w:marRight w:val="0"/>
                  <w:marTop w:val="60"/>
                  <w:marBottom w:val="30"/>
                  <w:divBdr>
                    <w:top w:val="none" w:sz="0" w:space="0" w:color="auto"/>
                    <w:left w:val="none" w:sz="0" w:space="0" w:color="auto"/>
                    <w:bottom w:val="none" w:sz="0" w:space="0" w:color="auto"/>
                    <w:right w:val="none" w:sz="0" w:space="0" w:color="auto"/>
                  </w:divBdr>
                </w:div>
                <w:div w:id="201797706">
                  <w:marLeft w:val="0"/>
                  <w:marRight w:val="0"/>
                  <w:marTop w:val="60"/>
                  <w:marBottom w:val="30"/>
                  <w:divBdr>
                    <w:top w:val="none" w:sz="0" w:space="0" w:color="auto"/>
                    <w:left w:val="none" w:sz="0" w:space="0" w:color="auto"/>
                    <w:bottom w:val="none" w:sz="0" w:space="0" w:color="auto"/>
                    <w:right w:val="none" w:sz="0" w:space="0" w:color="auto"/>
                  </w:divBdr>
                </w:div>
                <w:div w:id="20179773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54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31">
              <w:marLeft w:val="0"/>
              <w:marRight w:val="0"/>
              <w:marTop w:val="0"/>
              <w:marBottom w:val="0"/>
              <w:divBdr>
                <w:top w:val="none" w:sz="0" w:space="0" w:color="auto"/>
                <w:left w:val="none" w:sz="0" w:space="0" w:color="auto"/>
                <w:bottom w:val="none" w:sz="0" w:space="0" w:color="auto"/>
                <w:right w:val="none" w:sz="0" w:space="0" w:color="auto"/>
              </w:divBdr>
              <w:divsChild>
                <w:div w:id="20180182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786">
              <w:marLeft w:val="75"/>
              <w:marRight w:val="75"/>
              <w:marTop w:val="75"/>
              <w:marBottom w:val="0"/>
              <w:divBdr>
                <w:top w:val="none" w:sz="0" w:space="0" w:color="auto"/>
                <w:left w:val="none" w:sz="0" w:space="0" w:color="auto"/>
                <w:bottom w:val="none" w:sz="0" w:space="0" w:color="auto"/>
                <w:right w:val="none" w:sz="0" w:space="0" w:color="auto"/>
              </w:divBdr>
              <w:divsChild>
                <w:div w:id="201800235">
                  <w:marLeft w:val="0"/>
                  <w:marRight w:val="0"/>
                  <w:marTop w:val="60"/>
                  <w:marBottom w:val="30"/>
                  <w:divBdr>
                    <w:top w:val="none" w:sz="0" w:space="0" w:color="auto"/>
                    <w:left w:val="none" w:sz="0" w:space="0" w:color="auto"/>
                    <w:bottom w:val="none" w:sz="0" w:space="0" w:color="auto"/>
                    <w:right w:val="none" w:sz="0" w:space="0" w:color="auto"/>
                  </w:divBdr>
                </w:div>
                <w:div w:id="201800845">
                  <w:marLeft w:val="0"/>
                  <w:marRight w:val="0"/>
                  <w:marTop w:val="60"/>
                  <w:marBottom w:val="30"/>
                  <w:divBdr>
                    <w:top w:val="none" w:sz="0" w:space="0" w:color="auto"/>
                    <w:left w:val="none" w:sz="0" w:space="0" w:color="auto"/>
                    <w:bottom w:val="none" w:sz="0" w:space="0" w:color="auto"/>
                    <w:right w:val="none" w:sz="0" w:space="0" w:color="auto"/>
                  </w:divBdr>
                </w:div>
                <w:div w:id="20180114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84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24">
              <w:marLeft w:val="75"/>
              <w:marRight w:val="75"/>
              <w:marTop w:val="75"/>
              <w:marBottom w:val="0"/>
              <w:divBdr>
                <w:top w:val="none" w:sz="0" w:space="0" w:color="auto"/>
                <w:left w:val="none" w:sz="0" w:space="0" w:color="auto"/>
                <w:bottom w:val="none" w:sz="0" w:space="0" w:color="auto"/>
                <w:right w:val="none" w:sz="0" w:space="0" w:color="auto"/>
              </w:divBdr>
              <w:divsChild>
                <w:div w:id="201795549">
                  <w:marLeft w:val="0"/>
                  <w:marRight w:val="0"/>
                  <w:marTop w:val="60"/>
                  <w:marBottom w:val="30"/>
                  <w:divBdr>
                    <w:top w:val="none" w:sz="0" w:space="0" w:color="auto"/>
                    <w:left w:val="none" w:sz="0" w:space="0" w:color="auto"/>
                    <w:bottom w:val="none" w:sz="0" w:space="0" w:color="auto"/>
                    <w:right w:val="none" w:sz="0" w:space="0" w:color="auto"/>
                  </w:divBdr>
                </w:div>
                <w:div w:id="201799309">
                  <w:marLeft w:val="0"/>
                  <w:marRight w:val="0"/>
                  <w:marTop w:val="60"/>
                  <w:marBottom w:val="30"/>
                  <w:divBdr>
                    <w:top w:val="none" w:sz="0" w:space="0" w:color="auto"/>
                    <w:left w:val="none" w:sz="0" w:space="0" w:color="auto"/>
                    <w:bottom w:val="none" w:sz="0" w:space="0" w:color="auto"/>
                    <w:right w:val="none" w:sz="0" w:space="0" w:color="auto"/>
                  </w:divBdr>
                </w:div>
                <w:div w:id="20180095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00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65">
              <w:marLeft w:val="75"/>
              <w:marRight w:val="75"/>
              <w:marTop w:val="75"/>
              <w:marBottom w:val="0"/>
              <w:divBdr>
                <w:top w:val="none" w:sz="0" w:space="0" w:color="auto"/>
                <w:left w:val="none" w:sz="0" w:space="0" w:color="auto"/>
                <w:bottom w:val="none" w:sz="0" w:space="0" w:color="auto"/>
                <w:right w:val="none" w:sz="0" w:space="0" w:color="auto"/>
              </w:divBdr>
              <w:divsChild>
                <w:div w:id="201796314">
                  <w:marLeft w:val="0"/>
                  <w:marRight w:val="0"/>
                  <w:marTop w:val="60"/>
                  <w:marBottom w:val="30"/>
                  <w:divBdr>
                    <w:top w:val="none" w:sz="0" w:space="0" w:color="auto"/>
                    <w:left w:val="none" w:sz="0" w:space="0" w:color="auto"/>
                    <w:bottom w:val="none" w:sz="0" w:space="0" w:color="auto"/>
                    <w:right w:val="none" w:sz="0" w:space="0" w:color="auto"/>
                  </w:divBdr>
                </w:div>
                <w:div w:id="201796611">
                  <w:marLeft w:val="0"/>
                  <w:marRight w:val="0"/>
                  <w:marTop w:val="60"/>
                  <w:marBottom w:val="30"/>
                  <w:divBdr>
                    <w:top w:val="none" w:sz="0" w:space="0" w:color="auto"/>
                    <w:left w:val="none" w:sz="0" w:space="0" w:color="auto"/>
                    <w:bottom w:val="none" w:sz="0" w:space="0" w:color="auto"/>
                    <w:right w:val="none" w:sz="0" w:space="0" w:color="auto"/>
                  </w:divBdr>
                </w:div>
                <w:div w:id="201800811">
                  <w:marLeft w:val="0"/>
                  <w:marRight w:val="0"/>
                  <w:marTop w:val="60"/>
                  <w:marBottom w:val="30"/>
                  <w:divBdr>
                    <w:top w:val="none" w:sz="0" w:space="0" w:color="auto"/>
                    <w:left w:val="none" w:sz="0" w:space="0" w:color="auto"/>
                    <w:bottom w:val="none" w:sz="0" w:space="0" w:color="auto"/>
                    <w:right w:val="none" w:sz="0" w:space="0" w:color="auto"/>
                  </w:divBdr>
                </w:div>
              </w:divsChild>
            </w:div>
            <w:div w:id="201799715">
              <w:marLeft w:val="0"/>
              <w:marRight w:val="0"/>
              <w:marTop w:val="0"/>
              <w:marBottom w:val="0"/>
              <w:divBdr>
                <w:top w:val="none" w:sz="0" w:space="0" w:color="auto"/>
                <w:left w:val="none" w:sz="0" w:space="0" w:color="auto"/>
                <w:bottom w:val="none" w:sz="0" w:space="0" w:color="auto"/>
                <w:right w:val="none" w:sz="0" w:space="0" w:color="auto"/>
              </w:divBdr>
              <w:divsChild>
                <w:div w:id="20180143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06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055">
              <w:marLeft w:val="75"/>
              <w:marRight w:val="75"/>
              <w:marTop w:val="75"/>
              <w:marBottom w:val="0"/>
              <w:divBdr>
                <w:top w:val="none" w:sz="0" w:space="0" w:color="auto"/>
                <w:left w:val="none" w:sz="0" w:space="0" w:color="auto"/>
                <w:bottom w:val="none" w:sz="0" w:space="0" w:color="auto"/>
                <w:right w:val="none" w:sz="0" w:space="0" w:color="auto"/>
              </w:divBdr>
              <w:divsChild>
                <w:div w:id="201795749">
                  <w:marLeft w:val="0"/>
                  <w:marRight w:val="0"/>
                  <w:marTop w:val="60"/>
                  <w:marBottom w:val="30"/>
                  <w:divBdr>
                    <w:top w:val="none" w:sz="0" w:space="0" w:color="auto"/>
                    <w:left w:val="none" w:sz="0" w:space="0" w:color="auto"/>
                    <w:bottom w:val="none" w:sz="0" w:space="0" w:color="auto"/>
                    <w:right w:val="none" w:sz="0" w:space="0" w:color="auto"/>
                  </w:divBdr>
                </w:div>
                <w:div w:id="201799770">
                  <w:marLeft w:val="0"/>
                  <w:marRight w:val="0"/>
                  <w:marTop w:val="60"/>
                  <w:marBottom w:val="30"/>
                  <w:divBdr>
                    <w:top w:val="none" w:sz="0" w:space="0" w:color="auto"/>
                    <w:left w:val="none" w:sz="0" w:space="0" w:color="auto"/>
                    <w:bottom w:val="none" w:sz="0" w:space="0" w:color="auto"/>
                    <w:right w:val="none" w:sz="0" w:space="0" w:color="auto"/>
                  </w:divBdr>
                </w:div>
                <w:div w:id="201800639">
                  <w:marLeft w:val="0"/>
                  <w:marRight w:val="0"/>
                  <w:marTop w:val="60"/>
                  <w:marBottom w:val="30"/>
                  <w:divBdr>
                    <w:top w:val="none" w:sz="0" w:space="0" w:color="auto"/>
                    <w:left w:val="none" w:sz="0" w:space="0" w:color="auto"/>
                    <w:bottom w:val="none" w:sz="0" w:space="0" w:color="auto"/>
                    <w:right w:val="none" w:sz="0" w:space="0" w:color="auto"/>
                  </w:divBdr>
                </w:div>
              </w:divsChild>
            </w:div>
            <w:div w:id="201801619">
              <w:marLeft w:val="0"/>
              <w:marRight w:val="0"/>
              <w:marTop w:val="0"/>
              <w:marBottom w:val="0"/>
              <w:divBdr>
                <w:top w:val="none" w:sz="0" w:space="0" w:color="auto"/>
                <w:left w:val="none" w:sz="0" w:space="0" w:color="auto"/>
                <w:bottom w:val="none" w:sz="0" w:space="0" w:color="auto"/>
                <w:right w:val="none" w:sz="0" w:space="0" w:color="auto"/>
              </w:divBdr>
              <w:divsChild>
                <w:div w:id="20180250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9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42">
              <w:marLeft w:val="0"/>
              <w:marRight w:val="0"/>
              <w:marTop w:val="0"/>
              <w:marBottom w:val="0"/>
              <w:divBdr>
                <w:top w:val="none" w:sz="0" w:space="0" w:color="auto"/>
                <w:left w:val="none" w:sz="0" w:space="0" w:color="auto"/>
                <w:bottom w:val="none" w:sz="0" w:space="0" w:color="auto"/>
                <w:right w:val="none" w:sz="0" w:space="0" w:color="auto"/>
              </w:divBdr>
              <w:divsChild>
                <w:div w:id="20180300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227">
              <w:marLeft w:val="75"/>
              <w:marRight w:val="75"/>
              <w:marTop w:val="75"/>
              <w:marBottom w:val="0"/>
              <w:divBdr>
                <w:top w:val="none" w:sz="0" w:space="0" w:color="auto"/>
                <w:left w:val="none" w:sz="0" w:space="0" w:color="auto"/>
                <w:bottom w:val="none" w:sz="0" w:space="0" w:color="auto"/>
                <w:right w:val="none" w:sz="0" w:space="0" w:color="auto"/>
              </w:divBdr>
              <w:divsChild>
                <w:div w:id="201796722">
                  <w:marLeft w:val="0"/>
                  <w:marRight w:val="0"/>
                  <w:marTop w:val="60"/>
                  <w:marBottom w:val="30"/>
                  <w:divBdr>
                    <w:top w:val="none" w:sz="0" w:space="0" w:color="auto"/>
                    <w:left w:val="none" w:sz="0" w:space="0" w:color="auto"/>
                    <w:bottom w:val="none" w:sz="0" w:space="0" w:color="auto"/>
                    <w:right w:val="none" w:sz="0" w:space="0" w:color="auto"/>
                  </w:divBdr>
                </w:div>
                <w:div w:id="201798119">
                  <w:marLeft w:val="0"/>
                  <w:marRight w:val="0"/>
                  <w:marTop w:val="60"/>
                  <w:marBottom w:val="30"/>
                  <w:divBdr>
                    <w:top w:val="none" w:sz="0" w:space="0" w:color="auto"/>
                    <w:left w:val="none" w:sz="0" w:space="0" w:color="auto"/>
                    <w:bottom w:val="none" w:sz="0" w:space="0" w:color="auto"/>
                    <w:right w:val="none" w:sz="0" w:space="0" w:color="auto"/>
                  </w:divBdr>
                </w:div>
                <w:div w:id="20180159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1515">
      <w:marLeft w:val="0"/>
      <w:marRight w:val="0"/>
      <w:marTop w:val="0"/>
      <w:marBottom w:val="0"/>
      <w:divBdr>
        <w:top w:val="none" w:sz="0" w:space="0" w:color="auto"/>
        <w:left w:val="none" w:sz="0" w:space="0" w:color="auto"/>
        <w:bottom w:val="none" w:sz="0" w:space="0" w:color="auto"/>
        <w:right w:val="none" w:sz="0" w:space="0" w:color="auto"/>
      </w:divBdr>
      <w:divsChild>
        <w:div w:id="201795637">
          <w:marLeft w:val="75"/>
          <w:marRight w:val="75"/>
          <w:marTop w:val="75"/>
          <w:marBottom w:val="0"/>
          <w:divBdr>
            <w:top w:val="none" w:sz="0" w:space="0" w:color="auto"/>
            <w:left w:val="none" w:sz="0" w:space="0" w:color="auto"/>
            <w:bottom w:val="none" w:sz="0" w:space="0" w:color="auto"/>
            <w:right w:val="none" w:sz="0" w:space="0" w:color="auto"/>
          </w:divBdr>
          <w:divsChild>
            <w:div w:id="201799243">
              <w:marLeft w:val="0"/>
              <w:marRight w:val="0"/>
              <w:marTop w:val="60"/>
              <w:marBottom w:val="30"/>
              <w:divBdr>
                <w:top w:val="none" w:sz="0" w:space="0" w:color="auto"/>
                <w:left w:val="none" w:sz="0" w:space="0" w:color="auto"/>
                <w:bottom w:val="none" w:sz="0" w:space="0" w:color="auto"/>
                <w:right w:val="none" w:sz="0" w:space="0" w:color="auto"/>
              </w:divBdr>
            </w:div>
            <w:div w:id="201801280">
              <w:marLeft w:val="0"/>
              <w:marRight w:val="0"/>
              <w:marTop w:val="60"/>
              <w:marBottom w:val="30"/>
              <w:divBdr>
                <w:top w:val="none" w:sz="0" w:space="0" w:color="auto"/>
                <w:left w:val="none" w:sz="0" w:space="0" w:color="auto"/>
                <w:bottom w:val="none" w:sz="0" w:space="0" w:color="auto"/>
                <w:right w:val="none" w:sz="0" w:space="0" w:color="auto"/>
              </w:divBdr>
            </w:div>
            <w:div w:id="20180204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588">
      <w:marLeft w:val="0"/>
      <w:marRight w:val="0"/>
      <w:marTop w:val="0"/>
      <w:marBottom w:val="0"/>
      <w:divBdr>
        <w:top w:val="none" w:sz="0" w:space="0" w:color="auto"/>
        <w:left w:val="none" w:sz="0" w:space="0" w:color="auto"/>
        <w:bottom w:val="none" w:sz="0" w:space="0" w:color="auto"/>
        <w:right w:val="none" w:sz="0" w:space="0" w:color="auto"/>
      </w:divBdr>
      <w:divsChild>
        <w:div w:id="2017951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579">
              <w:marLeft w:val="75"/>
              <w:marRight w:val="75"/>
              <w:marTop w:val="75"/>
              <w:marBottom w:val="0"/>
              <w:divBdr>
                <w:top w:val="none" w:sz="0" w:space="0" w:color="auto"/>
                <w:left w:val="none" w:sz="0" w:space="0" w:color="auto"/>
                <w:bottom w:val="none" w:sz="0" w:space="0" w:color="auto"/>
                <w:right w:val="none" w:sz="0" w:space="0" w:color="auto"/>
              </w:divBdr>
              <w:divsChild>
                <w:div w:id="201798143">
                  <w:marLeft w:val="0"/>
                  <w:marRight w:val="0"/>
                  <w:marTop w:val="60"/>
                  <w:marBottom w:val="30"/>
                  <w:divBdr>
                    <w:top w:val="none" w:sz="0" w:space="0" w:color="auto"/>
                    <w:left w:val="none" w:sz="0" w:space="0" w:color="auto"/>
                    <w:bottom w:val="none" w:sz="0" w:space="0" w:color="auto"/>
                    <w:right w:val="none" w:sz="0" w:space="0" w:color="auto"/>
                  </w:divBdr>
                </w:div>
                <w:div w:id="201799807">
                  <w:marLeft w:val="0"/>
                  <w:marRight w:val="0"/>
                  <w:marTop w:val="60"/>
                  <w:marBottom w:val="30"/>
                  <w:divBdr>
                    <w:top w:val="none" w:sz="0" w:space="0" w:color="auto"/>
                    <w:left w:val="none" w:sz="0" w:space="0" w:color="auto"/>
                    <w:bottom w:val="none" w:sz="0" w:space="0" w:color="auto"/>
                    <w:right w:val="none" w:sz="0" w:space="0" w:color="auto"/>
                  </w:divBdr>
                </w:div>
                <w:div w:id="201801334">
                  <w:marLeft w:val="0"/>
                  <w:marRight w:val="0"/>
                  <w:marTop w:val="60"/>
                  <w:marBottom w:val="30"/>
                  <w:divBdr>
                    <w:top w:val="none" w:sz="0" w:space="0" w:color="auto"/>
                    <w:left w:val="none" w:sz="0" w:space="0" w:color="auto"/>
                    <w:bottom w:val="none" w:sz="0" w:space="0" w:color="auto"/>
                    <w:right w:val="none" w:sz="0" w:space="0" w:color="auto"/>
                  </w:divBdr>
                </w:div>
              </w:divsChild>
            </w:div>
            <w:div w:id="201799464">
              <w:marLeft w:val="0"/>
              <w:marRight w:val="0"/>
              <w:marTop w:val="0"/>
              <w:marBottom w:val="0"/>
              <w:divBdr>
                <w:top w:val="none" w:sz="0" w:space="0" w:color="auto"/>
                <w:left w:val="none" w:sz="0" w:space="0" w:color="auto"/>
                <w:bottom w:val="none" w:sz="0" w:space="0" w:color="auto"/>
                <w:right w:val="none" w:sz="0" w:space="0" w:color="auto"/>
              </w:divBdr>
              <w:divsChild>
                <w:div w:id="2017974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620">
          <w:marLeft w:val="0"/>
          <w:marRight w:val="0"/>
          <w:marTop w:val="75"/>
          <w:marBottom w:val="0"/>
          <w:divBdr>
            <w:top w:val="single" w:sz="6" w:space="4" w:color="A6C9E2"/>
            <w:left w:val="single" w:sz="6" w:space="4" w:color="A6C9E2"/>
            <w:bottom w:val="single" w:sz="6" w:space="4" w:color="A6C9E2"/>
            <w:right w:val="single" w:sz="6" w:space="4" w:color="A6C9E2"/>
          </w:divBdr>
          <w:divsChild>
            <w:div w:id="201802719">
              <w:marLeft w:val="0"/>
              <w:marRight w:val="0"/>
              <w:marTop w:val="0"/>
              <w:marBottom w:val="0"/>
              <w:divBdr>
                <w:top w:val="none" w:sz="0" w:space="0" w:color="auto"/>
                <w:left w:val="none" w:sz="0" w:space="0" w:color="auto"/>
                <w:bottom w:val="none" w:sz="0" w:space="0" w:color="auto"/>
                <w:right w:val="none" w:sz="0" w:space="0" w:color="auto"/>
              </w:divBdr>
              <w:divsChild>
                <w:div w:id="2017966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51">
              <w:marLeft w:val="75"/>
              <w:marRight w:val="75"/>
              <w:marTop w:val="75"/>
              <w:marBottom w:val="0"/>
              <w:divBdr>
                <w:top w:val="none" w:sz="0" w:space="0" w:color="auto"/>
                <w:left w:val="none" w:sz="0" w:space="0" w:color="auto"/>
                <w:bottom w:val="none" w:sz="0" w:space="0" w:color="auto"/>
                <w:right w:val="none" w:sz="0" w:space="0" w:color="auto"/>
              </w:divBdr>
              <w:divsChild>
                <w:div w:id="201795426">
                  <w:marLeft w:val="0"/>
                  <w:marRight w:val="0"/>
                  <w:marTop w:val="60"/>
                  <w:marBottom w:val="30"/>
                  <w:divBdr>
                    <w:top w:val="none" w:sz="0" w:space="0" w:color="auto"/>
                    <w:left w:val="none" w:sz="0" w:space="0" w:color="auto"/>
                    <w:bottom w:val="none" w:sz="0" w:space="0" w:color="auto"/>
                    <w:right w:val="none" w:sz="0" w:space="0" w:color="auto"/>
                  </w:divBdr>
                </w:div>
                <w:div w:id="201797722">
                  <w:marLeft w:val="0"/>
                  <w:marRight w:val="0"/>
                  <w:marTop w:val="60"/>
                  <w:marBottom w:val="30"/>
                  <w:divBdr>
                    <w:top w:val="none" w:sz="0" w:space="0" w:color="auto"/>
                    <w:left w:val="none" w:sz="0" w:space="0" w:color="auto"/>
                    <w:bottom w:val="none" w:sz="0" w:space="0" w:color="auto"/>
                    <w:right w:val="none" w:sz="0" w:space="0" w:color="auto"/>
                  </w:divBdr>
                </w:div>
                <w:div w:id="20179831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10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91">
              <w:marLeft w:val="0"/>
              <w:marRight w:val="0"/>
              <w:marTop w:val="0"/>
              <w:marBottom w:val="0"/>
              <w:divBdr>
                <w:top w:val="none" w:sz="0" w:space="0" w:color="auto"/>
                <w:left w:val="none" w:sz="0" w:space="0" w:color="auto"/>
                <w:bottom w:val="none" w:sz="0" w:space="0" w:color="auto"/>
                <w:right w:val="none" w:sz="0" w:space="0" w:color="auto"/>
              </w:divBdr>
              <w:divsChild>
                <w:div w:id="2018000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6627">
              <w:marLeft w:val="75"/>
              <w:marRight w:val="75"/>
              <w:marTop w:val="75"/>
              <w:marBottom w:val="0"/>
              <w:divBdr>
                <w:top w:val="none" w:sz="0" w:space="0" w:color="auto"/>
                <w:left w:val="none" w:sz="0" w:space="0" w:color="auto"/>
                <w:bottom w:val="none" w:sz="0" w:space="0" w:color="auto"/>
                <w:right w:val="none" w:sz="0" w:space="0" w:color="auto"/>
              </w:divBdr>
              <w:divsChild>
                <w:div w:id="201795088">
                  <w:marLeft w:val="0"/>
                  <w:marRight w:val="0"/>
                  <w:marTop w:val="60"/>
                  <w:marBottom w:val="30"/>
                  <w:divBdr>
                    <w:top w:val="none" w:sz="0" w:space="0" w:color="auto"/>
                    <w:left w:val="none" w:sz="0" w:space="0" w:color="auto"/>
                    <w:bottom w:val="none" w:sz="0" w:space="0" w:color="auto"/>
                    <w:right w:val="none" w:sz="0" w:space="0" w:color="auto"/>
                  </w:divBdr>
                </w:div>
                <w:div w:id="201797655">
                  <w:marLeft w:val="0"/>
                  <w:marRight w:val="0"/>
                  <w:marTop w:val="60"/>
                  <w:marBottom w:val="30"/>
                  <w:divBdr>
                    <w:top w:val="none" w:sz="0" w:space="0" w:color="auto"/>
                    <w:left w:val="none" w:sz="0" w:space="0" w:color="auto"/>
                    <w:bottom w:val="none" w:sz="0" w:space="0" w:color="auto"/>
                    <w:right w:val="none" w:sz="0" w:space="0" w:color="auto"/>
                  </w:divBdr>
                </w:div>
                <w:div w:id="20180273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27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55">
              <w:marLeft w:val="0"/>
              <w:marRight w:val="0"/>
              <w:marTop w:val="0"/>
              <w:marBottom w:val="0"/>
              <w:divBdr>
                <w:top w:val="none" w:sz="0" w:space="0" w:color="auto"/>
                <w:left w:val="none" w:sz="0" w:space="0" w:color="auto"/>
                <w:bottom w:val="none" w:sz="0" w:space="0" w:color="auto"/>
                <w:right w:val="none" w:sz="0" w:space="0" w:color="auto"/>
              </w:divBdr>
              <w:divsChild>
                <w:div w:id="20180207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942">
              <w:marLeft w:val="75"/>
              <w:marRight w:val="75"/>
              <w:marTop w:val="75"/>
              <w:marBottom w:val="0"/>
              <w:divBdr>
                <w:top w:val="none" w:sz="0" w:space="0" w:color="auto"/>
                <w:left w:val="none" w:sz="0" w:space="0" w:color="auto"/>
                <w:bottom w:val="none" w:sz="0" w:space="0" w:color="auto"/>
                <w:right w:val="none" w:sz="0" w:space="0" w:color="auto"/>
              </w:divBdr>
              <w:divsChild>
                <w:div w:id="201795274">
                  <w:marLeft w:val="0"/>
                  <w:marRight w:val="0"/>
                  <w:marTop w:val="60"/>
                  <w:marBottom w:val="30"/>
                  <w:divBdr>
                    <w:top w:val="none" w:sz="0" w:space="0" w:color="auto"/>
                    <w:left w:val="none" w:sz="0" w:space="0" w:color="auto"/>
                    <w:bottom w:val="none" w:sz="0" w:space="0" w:color="auto"/>
                    <w:right w:val="none" w:sz="0" w:space="0" w:color="auto"/>
                  </w:divBdr>
                </w:div>
                <w:div w:id="201799904">
                  <w:marLeft w:val="0"/>
                  <w:marRight w:val="0"/>
                  <w:marTop w:val="60"/>
                  <w:marBottom w:val="30"/>
                  <w:divBdr>
                    <w:top w:val="none" w:sz="0" w:space="0" w:color="auto"/>
                    <w:left w:val="none" w:sz="0" w:space="0" w:color="auto"/>
                    <w:bottom w:val="none" w:sz="0" w:space="0" w:color="auto"/>
                    <w:right w:val="none" w:sz="0" w:space="0" w:color="auto"/>
                  </w:divBdr>
                </w:div>
                <w:div w:id="20180008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64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74">
              <w:marLeft w:val="75"/>
              <w:marRight w:val="75"/>
              <w:marTop w:val="75"/>
              <w:marBottom w:val="0"/>
              <w:divBdr>
                <w:top w:val="none" w:sz="0" w:space="0" w:color="auto"/>
                <w:left w:val="none" w:sz="0" w:space="0" w:color="auto"/>
                <w:bottom w:val="none" w:sz="0" w:space="0" w:color="auto"/>
                <w:right w:val="none" w:sz="0" w:space="0" w:color="auto"/>
              </w:divBdr>
              <w:divsChild>
                <w:div w:id="201795680">
                  <w:marLeft w:val="0"/>
                  <w:marRight w:val="0"/>
                  <w:marTop w:val="60"/>
                  <w:marBottom w:val="30"/>
                  <w:divBdr>
                    <w:top w:val="none" w:sz="0" w:space="0" w:color="auto"/>
                    <w:left w:val="none" w:sz="0" w:space="0" w:color="auto"/>
                    <w:bottom w:val="none" w:sz="0" w:space="0" w:color="auto"/>
                    <w:right w:val="none" w:sz="0" w:space="0" w:color="auto"/>
                  </w:divBdr>
                </w:div>
                <w:div w:id="201801493">
                  <w:marLeft w:val="0"/>
                  <w:marRight w:val="0"/>
                  <w:marTop w:val="60"/>
                  <w:marBottom w:val="30"/>
                  <w:divBdr>
                    <w:top w:val="none" w:sz="0" w:space="0" w:color="auto"/>
                    <w:left w:val="none" w:sz="0" w:space="0" w:color="auto"/>
                    <w:bottom w:val="none" w:sz="0" w:space="0" w:color="auto"/>
                    <w:right w:val="none" w:sz="0" w:space="0" w:color="auto"/>
                  </w:divBdr>
                </w:div>
                <w:div w:id="20180270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08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46">
              <w:marLeft w:val="75"/>
              <w:marRight w:val="75"/>
              <w:marTop w:val="75"/>
              <w:marBottom w:val="0"/>
              <w:divBdr>
                <w:top w:val="none" w:sz="0" w:space="0" w:color="auto"/>
                <w:left w:val="none" w:sz="0" w:space="0" w:color="auto"/>
                <w:bottom w:val="none" w:sz="0" w:space="0" w:color="auto"/>
                <w:right w:val="none" w:sz="0" w:space="0" w:color="auto"/>
              </w:divBdr>
              <w:divsChild>
                <w:div w:id="201796721">
                  <w:marLeft w:val="0"/>
                  <w:marRight w:val="0"/>
                  <w:marTop w:val="60"/>
                  <w:marBottom w:val="30"/>
                  <w:divBdr>
                    <w:top w:val="none" w:sz="0" w:space="0" w:color="auto"/>
                    <w:left w:val="none" w:sz="0" w:space="0" w:color="auto"/>
                    <w:bottom w:val="none" w:sz="0" w:space="0" w:color="auto"/>
                    <w:right w:val="none" w:sz="0" w:space="0" w:color="auto"/>
                  </w:divBdr>
                </w:div>
                <w:div w:id="201797167">
                  <w:marLeft w:val="0"/>
                  <w:marRight w:val="0"/>
                  <w:marTop w:val="60"/>
                  <w:marBottom w:val="30"/>
                  <w:divBdr>
                    <w:top w:val="none" w:sz="0" w:space="0" w:color="auto"/>
                    <w:left w:val="none" w:sz="0" w:space="0" w:color="auto"/>
                    <w:bottom w:val="none" w:sz="0" w:space="0" w:color="auto"/>
                    <w:right w:val="none" w:sz="0" w:space="0" w:color="auto"/>
                  </w:divBdr>
                </w:div>
                <w:div w:id="201800178">
                  <w:marLeft w:val="0"/>
                  <w:marRight w:val="0"/>
                  <w:marTop w:val="60"/>
                  <w:marBottom w:val="30"/>
                  <w:divBdr>
                    <w:top w:val="none" w:sz="0" w:space="0" w:color="auto"/>
                    <w:left w:val="none" w:sz="0" w:space="0" w:color="auto"/>
                    <w:bottom w:val="none" w:sz="0" w:space="0" w:color="auto"/>
                    <w:right w:val="none" w:sz="0" w:space="0" w:color="auto"/>
                  </w:divBdr>
                </w:div>
              </w:divsChild>
            </w:div>
            <w:div w:id="201802247">
              <w:marLeft w:val="0"/>
              <w:marRight w:val="0"/>
              <w:marTop w:val="0"/>
              <w:marBottom w:val="0"/>
              <w:divBdr>
                <w:top w:val="none" w:sz="0" w:space="0" w:color="auto"/>
                <w:left w:val="none" w:sz="0" w:space="0" w:color="auto"/>
                <w:bottom w:val="none" w:sz="0" w:space="0" w:color="auto"/>
                <w:right w:val="none" w:sz="0" w:space="0" w:color="auto"/>
              </w:divBdr>
              <w:divsChild>
                <w:div w:id="20179647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34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10">
              <w:marLeft w:val="0"/>
              <w:marRight w:val="0"/>
              <w:marTop w:val="0"/>
              <w:marBottom w:val="0"/>
              <w:divBdr>
                <w:top w:val="none" w:sz="0" w:space="0" w:color="auto"/>
                <w:left w:val="none" w:sz="0" w:space="0" w:color="auto"/>
                <w:bottom w:val="none" w:sz="0" w:space="0" w:color="auto"/>
                <w:right w:val="none" w:sz="0" w:space="0" w:color="auto"/>
              </w:divBdr>
              <w:divsChild>
                <w:div w:id="20179867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264">
              <w:marLeft w:val="75"/>
              <w:marRight w:val="75"/>
              <w:marTop w:val="75"/>
              <w:marBottom w:val="0"/>
              <w:divBdr>
                <w:top w:val="none" w:sz="0" w:space="0" w:color="auto"/>
                <w:left w:val="none" w:sz="0" w:space="0" w:color="auto"/>
                <w:bottom w:val="none" w:sz="0" w:space="0" w:color="auto"/>
                <w:right w:val="none" w:sz="0" w:space="0" w:color="auto"/>
              </w:divBdr>
              <w:divsChild>
                <w:div w:id="201799717">
                  <w:marLeft w:val="0"/>
                  <w:marRight w:val="0"/>
                  <w:marTop w:val="60"/>
                  <w:marBottom w:val="30"/>
                  <w:divBdr>
                    <w:top w:val="none" w:sz="0" w:space="0" w:color="auto"/>
                    <w:left w:val="none" w:sz="0" w:space="0" w:color="auto"/>
                    <w:bottom w:val="none" w:sz="0" w:space="0" w:color="auto"/>
                    <w:right w:val="none" w:sz="0" w:space="0" w:color="auto"/>
                  </w:divBdr>
                </w:div>
                <w:div w:id="201801980">
                  <w:marLeft w:val="0"/>
                  <w:marRight w:val="0"/>
                  <w:marTop w:val="60"/>
                  <w:marBottom w:val="30"/>
                  <w:divBdr>
                    <w:top w:val="none" w:sz="0" w:space="0" w:color="auto"/>
                    <w:left w:val="none" w:sz="0" w:space="0" w:color="auto"/>
                    <w:bottom w:val="none" w:sz="0" w:space="0" w:color="auto"/>
                    <w:right w:val="none" w:sz="0" w:space="0" w:color="auto"/>
                  </w:divBdr>
                </w:div>
                <w:div w:id="20180211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16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06">
              <w:marLeft w:val="75"/>
              <w:marRight w:val="75"/>
              <w:marTop w:val="75"/>
              <w:marBottom w:val="0"/>
              <w:divBdr>
                <w:top w:val="none" w:sz="0" w:space="0" w:color="auto"/>
                <w:left w:val="none" w:sz="0" w:space="0" w:color="auto"/>
                <w:bottom w:val="none" w:sz="0" w:space="0" w:color="auto"/>
                <w:right w:val="none" w:sz="0" w:space="0" w:color="auto"/>
              </w:divBdr>
              <w:divsChild>
                <w:div w:id="201798747">
                  <w:marLeft w:val="0"/>
                  <w:marRight w:val="0"/>
                  <w:marTop w:val="60"/>
                  <w:marBottom w:val="30"/>
                  <w:divBdr>
                    <w:top w:val="none" w:sz="0" w:space="0" w:color="auto"/>
                    <w:left w:val="none" w:sz="0" w:space="0" w:color="auto"/>
                    <w:bottom w:val="none" w:sz="0" w:space="0" w:color="auto"/>
                    <w:right w:val="none" w:sz="0" w:space="0" w:color="auto"/>
                  </w:divBdr>
                </w:div>
                <w:div w:id="201799493">
                  <w:marLeft w:val="0"/>
                  <w:marRight w:val="0"/>
                  <w:marTop w:val="60"/>
                  <w:marBottom w:val="30"/>
                  <w:divBdr>
                    <w:top w:val="none" w:sz="0" w:space="0" w:color="auto"/>
                    <w:left w:val="none" w:sz="0" w:space="0" w:color="auto"/>
                    <w:bottom w:val="none" w:sz="0" w:space="0" w:color="auto"/>
                    <w:right w:val="none" w:sz="0" w:space="0" w:color="auto"/>
                  </w:divBdr>
                </w:div>
                <w:div w:id="201802233">
                  <w:marLeft w:val="0"/>
                  <w:marRight w:val="0"/>
                  <w:marTop w:val="60"/>
                  <w:marBottom w:val="30"/>
                  <w:divBdr>
                    <w:top w:val="none" w:sz="0" w:space="0" w:color="auto"/>
                    <w:left w:val="none" w:sz="0" w:space="0" w:color="auto"/>
                    <w:bottom w:val="none" w:sz="0" w:space="0" w:color="auto"/>
                    <w:right w:val="none" w:sz="0" w:space="0" w:color="auto"/>
                  </w:divBdr>
                </w:div>
              </w:divsChild>
            </w:div>
            <w:div w:id="201800107">
              <w:marLeft w:val="0"/>
              <w:marRight w:val="0"/>
              <w:marTop w:val="0"/>
              <w:marBottom w:val="0"/>
              <w:divBdr>
                <w:top w:val="none" w:sz="0" w:space="0" w:color="auto"/>
                <w:left w:val="none" w:sz="0" w:space="0" w:color="auto"/>
                <w:bottom w:val="none" w:sz="0" w:space="0" w:color="auto"/>
                <w:right w:val="none" w:sz="0" w:space="0" w:color="auto"/>
              </w:divBdr>
              <w:divsChild>
                <w:div w:id="20179575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61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41">
              <w:marLeft w:val="75"/>
              <w:marRight w:val="75"/>
              <w:marTop w:val="75"/>
              <w:marBottom w:val="0"/>
              <w:divBdr>
                <w:top w:val="none" w:sz="0" w:space="0" w:color="auto"/>
                <w:left w:val="none" w:sz="0" w:space="0" w:color="auto"/>
                <w:bottom w:val="none" w:sz="0" w:space="0" w:color="auto"/>
                <w:right w:val="none" w:sz="0" w:space="0" w:color="auto"/>
              </w:divBdr>
              <w:divsChild>
                <w:div w:id="201797325">
                  <w:marLeft w:val="0"/>
                  <w:marRight w:val="0"/>
                  <w:marTop w:val="60"/>
                  <w:marBottom w:val="30"/>
                  <w:divBdr>
                    <w:top w:val="none" w:sz="0" w:space="0" w:color="auto"/>
                    <w:left w:val="none" w:sz="0" w:space="0" w:color="auto"/>
                    <w:bottom w:val="none" w:sz="0" w:space="0" w:color="auto"/>
                    <w:right w:val="none" w:sz="0" w:space="0" w:color="auto"/>
                  </w:divBdr>
                </w:div>
                <w:div w:id="201799509">
                  <w:marLeft w:val="0"/>
                  <w:marRight w:val="0"/>
                  <w:marTop w:val="60"/>
                  <w:marBottom w:val="30"/>
                  <w:divBdr>
                    <w:top w:val="none" w:sz="0" w:space="0" w:color="auto"/>
                    <w:left w:val="none" w:sz="0" w:space="0" w:color="auto"/>
                    <w:bottom w:val="none" w:sz="0" w:space="0" w:color="auto"/>
                    <w:right w:val="none" w:sz="0" w:space="0" w:color="auto"/>
                  </w:divBdr>
                </w:div>
                <w:div w:id="201801472">
                  <w:marLeft w:val="0"/>
                  <w:marRight w:val="0"/>
                  <w:marTop w:val="60"/>
                  <w:marBottom w:val="30"/>
                  <w:divBdr>
                    <w:top w:val="none" w:sz="0" w:space="0" w:color="auto"/>
                    <w:left w:val="none" w:sz="0" w:space="0" w:color="auto"/>
                    <w:bottom w:val="none" w:sz="0" w:space="0" w:color="auto"/>
                    <w:right w:val="none" w:sz="0" w:space="0" w:color="auto"/>
                  </w:divBdr>
                </w:div>
              </w:divsChild>
            </w:div>
            <w:div w:id="201800341">
              <w:marLeft w:val="0"/>
              <w:marRight w:val="0"/>
              <w:marTop w:val="0"/>
              <w:marBottom w:val="0"/>
              <w:divBdr>
                <w:top w:val="none" w:sz="0" w:space="0" w:color="auto"/>
                <w:left w:val="none" w:sz="0" w:space="0" w:color="auto"/>
                <w:bottom w:val="none" w:sz="0" w:space="0" w:color="auto"/>
                <w:right w:val="none" w:sz="0" w:space="0" w:color="auto"/>
              </w:divBdr>
              <w:divsChild>
                <w:div w:id="20180245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07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62">
              <w:marLeft w:val="0"/>
              <w:marRight w:val="0"/>
              <w:marTop w:val="0"/>
              <w:marBottom w:val="0"/>
              <w:divBdr>
                <w:top w:val="none" w:sz="0" w:space="0" w:color="auto"/>
                <w:left w:val="none" w:sz="0" w:space="0" w:color="auto"/>
                <w:bottom w:val="none" w:sz="0" w:space="0" w:color="auto"/>
                <w:right w:val="none" w:sz="0" w:space="0" w:color="auto"/>
              </w:divBdr>
              <w:divsChild>
                <w:div w:id="20179974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763">
              <w:marLeft w:val="75"/>
              <w:marRight w:val="75"/>
              <w:marTop w:val="75"/>
              <w:marBottom w:val="0"/>
              <w:divBdr>
                <w:top w:val="none" w:sz="0" w:space="0" w:color="auto"/>
                <w:left w:val="none" w:sz="0" w:space="0" w:color="auto"/>
                <w:bottom w:val="none" w:sz="0" w:space="0" w:color="auto"/>
                <w:right w:val="none" w:sz="0" w:space="0" w:color="auto"/>
              </w:divBdr>
              <w:divsChild>
                <w:div w:id="201795220">
                  <w:marLeft w:val="0"/>
                  <w:marRight w:val="0"/>
                  <w:marTop w:val="60"/>
                  <w:marBottom w:val="30"/>
                  <w:divBdr>
                    <w:top w:val="none" w:sz="0" w:space="0" w:color="auto"/>
                    <w:left w:val="none" w:sz="0" w:space="0" w:color="auto"/>
                    <w:bottom w:val="none" w:sz="0" w:space="0" w:color="auto"/>
                    <w:right w:val="none" w:sz="0" w:space="0" w:color="auto"/>
                  </w:divBdr>
                </w:div>
                <w:div w:id="201798165">
                  <w:marLeft w:val="0"/>
                  <w:marRight w:val="0"/>
                  <w:marTop w:val="60"/>
                  <w:marBottom w:val="30"/>
                  <w:divBdr>
                    <w:top w:val="none" w:sz="0" w:space="0" w:color="auto"/>
                    <w:left w:val="none" w:sz="0" w:space="0" w:color="auto"/>
                    <w:bottom w:val="none" w:sz="0" w:space="0" w:color="auto"/>
                    <w:right w:val="none" w:sz="0" w:space="0" w:color="auto"/>
                  </w:divBdr>
                </w:div>
                <w:div w:id="20180283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16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68">
              <w:marLeft w:val="75"/>
              <w:marRight w:val="75"/>
              <w:marTop w:val="75"/>
              <w:marBottom w:val="0"/>
              <w:divBdr>
                <w:top w:val="none" w:sz="0" w:space="0" w:color="auto"/>
                <w:left w:val="none" w:sz="0" w:space="0" w:color="auto"/>
                <w:bottom w:val="none" w:sz="0" w:space="0" w:color="auto"/>
                <w:right w:val="none" w:sz="0" w:space="0" w:color="auto"/>
              </w:divBdr>
              <w:divsChild>
                <w:div w:id="201797487">
                  <w:marLeft w:val="0"/>
                  <w:marRight w:val="0"/>
                  <w:marTop w:val="60"/>
                  <w:marBottom w:val="30"/>
                  <w:divBdr>
                    <w:top w:val="none" w:sz="0" w:space="0" w:color="auto"/>
                    <w:left w:val="none" w:sz="0" w:space="0" w:color="auto"/>
                    <w:bottom w:val="none" w:sz="0" w:space="0" w:color="auto"/>
                    <w:right w:val="none" w:sz="0" w:space="0" w:color="auto"/>
                  </w:divBdr>
                </w:div>
                <w:div w:id="201798877">
                  <w:marLeft w:val="0"/>
                  <w:marRight w:val="0"/>
                  <w:marTop w:val="60"/>
                  <w:marBottom w:val="30"/>
                  <w:divBdr>
                    <w:top w:val="none" w:sz="0" w:space="0" w:color="auto"/>
                    <w:left w:val="none" w:sz="0" w:space="0" w:color="auto"/>
                    <w:bottom w:val="none" w:sz="0" w:space="0" w:color="auto"/>
                    <w:right w:val="none" w:sz="0" w:space="0" w:color="auto"/>
                  </w:divBdr>
                </w:div>
                <w:div w:id="201799305">
                  <w:marLeft w:val="0"/>
                  <w:marRight w:val="0"/>
                  <w:marTop w:val="60"/>
                  <w:marBottom w:val="30"/>
                  <w:divBdr>
                    <w:top w:val="none" w:sz="0" w:space="0" w:color="auto"/>
                    <w:left w:val="none" w:sz="0" w:space="0" w:color="auto"/>
                    <w:bottom w:val="none" w:sz="0" w:space="0" w:color="auto"/>
                    <w:right w:val="none" w:sz="0" w:space="0" w:color="auto"/>
                  </w:divBdr>
                </w:div>
              </w:divsChild>
            </w:div>
            <w:div w:id="201798961">
              <w:marLeft w:val="0"/>
              <w:marRight w:val="0"/>
              <w:marTop w:val="0"/>
              <w:marBottom w:val="0"/>
              <w:divBdr>
                <w:top w:val="none" w:sz="0" w:space="0" w:color="auto"/>
                <w:left w:val="none" w:sz="0" w:space="0" w:color="auto"/>
                <w:bottom w:val="none" w:sz="0" w:space="0" w:color="auto"/>
                <w:right w:val="none" w:sz="0" w:space="0" w:color="auto"/>
              </w:divBdr>
              <w:divsChild>
                <w:div w:id="20179723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56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43">
              <w:marLeft w:val="0"/>
              <w:marRight w:val="0"/>
              <w:marTop w:val="0"/>
              <w:marBottom w:val="0"/>
              <w:divBdr>
                <w:top w:val="none" w:sz="0" w:space="0" w:color="auto"/>
                <w:left w:val="none" w:sz="0" w:space="0" w:color="auto"/>
                <w:bottom w:val="none" w:sz="0" w:space="0" w:color="auto"/>
                <w:right w:val="none" w:sz="0" w:space="0" w:color="auto"/>
              </w:divBdr>
              <w:divsChild>
                <w:div w:id="20180192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430">
              <w:marLeft w:val="75"/>
              <w:marRight w:val="75"/>
              <w:marTop w:val="75"/>
              <w:marBottom w:val="0"/>
              <w:divBdr>
                <w:top w:val="none" w:sz="0" w:space="0" w:color="auto"/>
                <w:left w:val="none" w:sz="0" w:space="0" w:color="auto"/>
                <w:bottom w:val="none" w:sz="0" w:space="0" w:color="auto"/>
                <w:right w:val="none" w:sz="0" w:space="0" w:color="auto"/>
              </w:divBdr>
              <w:divsChild>
                <w:div w:id="201800067">
                  <w:marLeft w:val="0"/>
                  <w:marRight w:val="0"/>
                  <w:marTop w:val="60"/>
                  <w:marBottom w:val="30"/>
                  <w:divBdr>
                    <w:top w:val="none" w:sz="0" w:space="0" w:color="auto"/>
                    <w:left w:val="none" w:sz="0" w:space="0" w:color="auto"/>
                    <w:bottom w:val="none" w:sz="0" w:space="0" w:color="auto"/>
                    <w:right w:val="none" w:sz="0" w:space="0" w:color="auto"/>
                  </w:divBdr>
                </w:div>
                <w:div w:id="201800657">
                  <w:marLeft w:val="0"/>
                  <w:marRight w:val="0"/>
                  <w:marTop w:val="60"/>
                  <w:marBottom w:val="30"/>
                  <w:divBdr>
                    <w:top w:val="none" w:sz="0" w:space="0" w:color="auto"/>
                    <w:left w:val="none" w:sz="0" w:space="0" w:color="auto"/>
                    <w:bottom w:val="none" w:sz="0" w:space="0" w:color="auto"/>
                    <w:right w:val="none" w:sz="0" w:space="0" w:color="auto"/>
                  </w:divBdr>
                </w:div>
                <w:div w:id="20180143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262">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80">
              <w:marLeft w:val="75"/>
              <w:marRight w:val="75"/>
              <w:marTop w:val="75"/>
              <w:marBottom w:val="0"/>
              <w:divBdr>
                <w:top w:val="none" w:sz="0" w:space="0" w:color="auto"/>
                <w:left w:val="none" w:sz="0" w:space="0" w:color="auto"/>
                <w:bottom w:val="none" w:sz="0" w:space="0" w:color="auto"/>
                <w:right w:val="none" w:sz="0" w:space="0" w:color="auto"/>
              </w:divBdr>
              <w:divsChild>
                <w:div w:id="201801441">
                  <w:marLeft w:val="0"/>
                  <w:marRight w:val="0"/>
                  <w:marTop w:val="60"/>
                  <w:marBottom w:val="30"/>
                  <w:divBdr>
                    <w:top w:val="none" w:sz="0" w:space="0" w:color="auto"/>
                    <w:left w:val="none" w:sz="0" w:space="0" w:color="auto"/>
                    <w:bottom w:val="none" w:sz="0" w:space="0" w:color="auto"/>
                    <w:right w:val="none" w:sz="0" w:space="0" w:color="auto"/>
                  </w:divBdr>
                </w:div>
                <w:div w:id="201801471">
                  <w:marLeft w:val="0"/>
                  <w:marRight w:val="0"/>
                  <w:marTop w:val="60"/>
                  <w:marBottom w:val="30"/>
                  <w:divBdr>
                    <w:top w:val="none" w:sz="0" w:space="0" w:color="auto"/>
                    <w:left w:val="none" w:sz="0" w:space="0" w:color="auto"/>
                    <w:bottom w:val="none" w:sz="0" w:space="0" w:color="auto"/>
                    <w:right w:val="none" w:sz="0" w:space="0" w:color="auto"/>
                  </w:divBdr>
                </w:div>
                <w:div w:id="201802796">
                  <w:marLeft w:val="0"/>
                  <w:marRight w:val="0"/>
                  <w:marTop w:val="60"/>
                  <w:marBottom w:val="30"/>
                  <w:divBdr>
                    <w:top w:val="none" w:sz="0" w:space="0" w:color="auto"/>
                    <w:left w:val="none" w:sz="0" w:space="0" w:color="auto"/>
                    <w:bottom w:val="none" w:sz="0" w:space="0" w:color="auto"/>
                    <w:right w:val="none" w:sz="0" w:space="0" w:color="auto"/>
                  </w:divBdr>
                </w:div>
              </w:divsChild>
            </w:div>
            <w:div w:id="201801191">
              <w:marLeft w:val="0"/>
              <w:marRight w:val="0"/>
              <w:marTop w:val="0"/>
              <w:marBottom w:val="0"/>
              <w:divBdr>
                <w:top w:val="none" w:sz="0" w:space="0" w:color="auto"/>
                <w:left w:val="none" w:sz="0" w:space="0" w:color="auto"/>
                <w:bottom w:val="none" w:sz="0" w:space="0" w:color="auto"/>
                <w:right w:val="none" w:sz="0" w:space="0" w:color="auto"/>
              </w:divBdr>
              <w:divsChild>
                <w:div w:id="2017972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321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06">
              <w:marLeft w:val="0"/>
              <w:marRight w:val="0"/>
              <w:marTop w:val="0"/>
              <w:marBottom w:val="0"/>
              <w:divBdr>
                <w:top w:val="none" w:sz="0" w:space="0" w:color="auto"/>
                <w:left w:val="none" w:sz="0" w:space="0" w:color="auto"/>
                <w:bottom w:val="none" w:sz="0" w:space="0" w:color="auto"/>
                <w:right w:val="none" w:sz="0" w:space="0" w:color="auto"/>
              </w:divBdr>
              <w:divsChild>
                <w:div w:id="20179691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468">
              <w:marLeft w:val="75"/>
              <w:marRight w:val="75"/>
              <w:marTop w:val="75"/>
              <w:marBottom w:val="0"/>
              <w:divBdr>
                <w:top w:val="none" w:sz="0" w:space="0" w:color="auto"/>
                <w:left w:val="none" w:sz="0" w:space="0" w:color="auto"/>
                <w:bottom w:val="none" w:sz="0" w:space="0" w:color="auto"/>
                <w:right w:val="none" w:sz="0" w:space="0" w:color="auto"/>
              </w:divBdr>
              <w:divsChild>
                <w:div w:id="201796184">
                  <w:marLeft w:val="0"/>
                  <w:marRight w:val="0"/>
                  <w:marTop w:val="60"/>
                  <w:marBottom w:val="30"/>
                  <w:divBdr>
                    <w:top w:val="none" w:sz="0" w:space="0" w:color="auto"/>
                    <w:left w:val="none" w:sz="0" w:space="0" w:color="auto"/>
                    <w:bottom w:val="none" w:sz="0" w:space="0" w:color="auto"/>
                    <w:right w:val="none" w:sz="0" w:space="0" w:color="auto"/>
                  </w:divBdr>
                </w:div>
                <w:div w:id="201801158">
                  <w:marLeft w:val="0"/>
                  <w:marRight w:val="0"/>
                  <w:marTop w:val="60"/>
                  <w:marBottom w:val="30"/>
                  <w:divBdr>
                    <w:top w:val="none" w:sz="0" w:space="0" w:color="auto"/>
                    <w:left w:val="none" w:sz="0" w:space="0" w:color="auto"/>
                    <w:bottom w:val="none" w:sz="0" w:space="0" w:color="auto"/>
                    <w:right w:val="none" w:sz="0" w:space="0" w:color="auto"/>
                  </w:divBdr>
                </w:div>
                <w:div w:id="20180284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1870">
      <w:marLeft w:val="0"/>
      <w:marRight w:val="0"/>
      <w:marTop w:val="0"/>
      <w:marBottom w:val="0"/>
      <w:divBdr>
        <w:top w:val="none" w:sz="0" w:space="0" w:color="auto"/>
        <w:left w:val="none" w:sz="0" w:space="0" w:color="auto"/>
        <w:bottom w:val="none" w:sz="0" w:space="0" w:color="auto"/>
        <w:right w:val="none" w:sz="0" w:space="0" w:color="auto"/>
      </w:divBdr>
      <w:divsChild>
        <w:div w:id="20180195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73">
              <w:marLeft w:val="75"/>
              <w:marRight w:val="75"/>
              <w:marTop w:val="75"/>
              <w:marBottom w:val="0"/>
              <w:divBdr>
                <w:top w:val="none" w:sz="0" w:space="0" w:color="auto"/>
                <w:left w:val="none" w:sz="0" w:space="0" w:color="auto"/>
                <w:bottom w:val="none" w:sz="0" w:space="0" w:color="auto"/>
                <w:right w:val="none" w:sz="0" w:space="0" w:color="auto"/>
              </w:divBdr>
              <w:divsChild>
                <w:div w:id="201796886">
                  <w:marLeft w:val="0"/>
                  <w:marRight w:val="0"/>
                  <w:marTop w:val="60"/>
                  <w:marBottom w:val="30"/>
                  <w:divBdr>
                    <w:top w:val="none" w:sz="0" w:space="0" w:color="auto"/>
                    <w:left w:val="none" w:sz="0" w:space="0" w:color="auto"/>
                    <w:bottom w:val="none" w:sz="0" w:space="0" w:color="auto"/>
                    <w:right w:val="none" w:sz="0" w:space="0" w:color="auto"/>
                  </w:divBdr>
                </w:div>
                <w:div w:id="201799409">
                  <w:marLeft w:val="0"/>
                  <w:marRight w:val="0"/>
                  <w:marTop w:val="60"/>
                  <w:marBottom w:val="30"/>
                  <w:divBdr>
                    <w:top w:val="none" w:sz="0" w:space="0" w:color="auto"/>
                    <w:left w:val="none" w:sz="0" w:space="0" w:color="auto"/>
                    <w:bottom w:val="none" w:sz="0" w:space="0" w:color="auto"/>
                    <w:right w:val="none" w:sz="0" w:space="0" w:color="auto"/>
                  </w:divBdr>
                </w:div>
                <w:div w:id="20180092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1915">
      <w:marLeft w:val="0"/>
      <w:marRight w:val="0"/>
      <w:marTop w:val="0"/>
      <w:marBottom w:val="0"/>
      <w:divBdr>
        <w:top w:val="none" w:sz="0" w:space="0" w:color="auto"/>
        <w:left w:val="none" w:sz="0" w:space="0" w:color="auto"/>
        <w:bottom w:val="none" w:sz="0" w:space="0" w:color="auto"/>
        <w:right w:val="none" w:sz="0" w:space="0" w:color="auto"/>
      </w:divBdr>
      <w:divsChild>
        <w:div w:id="201795592">
          <w:marLeft w:val="0"/>
          <w:marRight w:val="0"/>
          <w:marTop w:val="75"/>
          <w:marBottom w:val="0"/>
          <w:divBdr>
            <w:top w:val="single" w:sz="6" w:space="4" w:color="A6C9E2"/>
            <w:left w:val="single" w:sz="6" w:space="4" w:color="A6C9E2"/>
            <w:bottom w:val="single" w:sz="6" w:space="4" w:color="A6C9E2"/>
            <w:right w:val="single" w:sz="6" w:space="4" w:color="A6C9E2"/>
          </w:divBdr>
          <w:divsChild>
            <w:div w:id="201800861">
              <w:marLeft w:val="75"/>
              <w:marRight w:val="75"/>
              <w:marTop w:val="75"/>
              <w:marBottom w:val="0"/>
              <w:divBdr>
                <w:top w:val="none" w:sz="0" w:space="0" w:color="auto"/>
                <w:left w:val="none" w:sz="0" w:space="0" w:color="auto"/>
                <w:bottom w:val="none" w:sz="0" w:space="0" w:color="auto"/>
                <w:right w:val="none" w:sz="0" w:space="0" w:color="auto"/>
              </w:divBdr>
              <w:divsChild>
                <w:div w:id="201797072">
                  <w:marLeft w:val="0"/>
                  <w:marRight w:val="0"/>
                  <w:marTop w:val="60"/>
                  <w:marBottom w:val="30"/>
                  <w:divBdr>
                    <w:top w:val="none" w:sz="0" w:space="0" w:color="auto"/>
                    <w:left w:val="none" w:sz="0" w:space="0" w:color="auto"/>
                    <w:bottom w:val="none" w:sz="0" w:space="0" w:color="auto"/>
                    <w:right w:val="none" w:sz="0" w:space="0" w:color="auto"/>
                  </w:divBdr>
                </w:div>
                <w:div w:id="201798727">
                  <w:marLeft w:val="0"/>
                  <w:marRight w:val="0"/>
                  <w:marTop w:val="60"/>
                  <w:marBottom w:val="30"/>
                  <w:divBdr>
                    <w:top w:val="none" w:sz="0" w:space="0" w:color="auto"/>
                    <w:left w:val="none" w:sz="0" w:space="0" w:color="auto"/>
                    <w:bottom w:val="none" w:sz="0" w:space="0" w:color="auto"/>
                    <w:right w:val="none" w:sz="0" w:space="0" w:color="auto"/>
                  </w:divBdr>
                </w:div>
                <w:div w:id="201802636">
                  <w:marLeft w:val="0"/>
                  <w:marRight w:val="0"/>
                  <w:marTop w:val="60"/>
                  <w:marBottom w:val="30"/>
                  <w:divBdr>
                    <w:top w:val="none" w:sz="0" w:space="0" w:color="auto"/>
                    <w:left w:val="none" w:sz="0" w:space="0" w:color="auto"/>
                    <w:bottom w:val="none" w:sz="0" w:space="0" w:color="auto"/>
                    <w:right w:val="none" w:sz="0" w:space="0" w:color="auto"/>
                  </w:divBdr>
                </w:div>
              </w:divsChild>
            </w:div>
            <w:div w:id="201801524">
              <w:marLeft w:val="0"/>
              <w:marRight w:val="0"/>
              <w:marTop w:val="0"/>
              <w:marBottom w:val="0"/>
              <w:divBdr>
                <w:top w:val="none" w:sz="0" w:space="0" w:color="auto"/>
                <w:left w:val="none" w:sz="0" w:space="0" w:color="auto"/>
                <w:bottom w:val="none" w:sz="0" w:space="0" w:color="auto"/>
                <w:right w:val="none" w:sz="0" w:space="0" w:color="auto"/>
              </w:divBdr>
              <w:divsChild>
                <w:div w:id="20179651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70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51">
              <w:marLeft w:val="75"/>
              <w:marRight w:val="75"/>
              <w:marTop w:val="75"/>
              <w:marBottom w:val="0"/>
              <w:divBdr>
                <w:top w:val="none" w:sz="0" w:space="0" w:color="auto"/>
                <w:left w:val="none" w:sz="0" w:space="0" w:color="auto"/>
                <w:bottom w:val="none" w:sz="0" w:space="0" w:color="auto"/>
                <w:right w:val="none" w:sz="0" w:space="0" w:color="auto"/>
              </w:divBdr>
              <w:divsChild>
                <w:div w:id="201799139">
                  <w:marLeft w:val="0"/>
                  <w:marRight w:val="0"/>
                  <w:marTop w:val="60"/>
                  <w:marBottom w:val="30"/>
                  <w:divBdr>
                    <w:top w:val="none" w:sz="0" w:space="0" w:color="auto"/>
                    <w:left w:val="none" w:sz="0" w:space="0" w:color="auto"/>
                    <w:bottom w:val="none" w:sz="0" w:space="0" w:color="auto"/>
                    <w:right w:val="none" w:sz="0" w:space="0" w:color="auto"/>
                  </w:divBdr>
                </w:div>
                <w:div w:id="201799835">
                  <w:marLeft w:val="0"/>
                  <w:marRight w:val="0"/>
                  <w:marTop w:val="60"/>
                  <w:marBottom w:val="30"/>
                  <w:divBdr>
                    <w:top w:val="none" w:sz="0" w:space="0" w:color="auto"/>
                    <w:left w:val="none" w:sz="0" w:space="0" w:color="auto"/>
                    <w:bottom w:val="none" w:sz="0" w:space="0" w:color="auto"/>
                    <w:right w:val="none" w:sz="0" w:space="0" w:color="auto"/>
                  </w:divBdr>
                </w:div>
                <w:div w:id="201802973">
                  <w:marLeft w:val="0"/>
                  <w:marRight w:val="0"/>
                  <w:marTop w:val="60"/>
                  <w:marBottom w:val="30"/>
                  <w:divBdr>
                    <w:top w:val="none" w:sz="0" w:space="0" w:color="auto"/>
                    <w:left w:val="none" w:sz="0" w:space="0" w:color="auto"/>
                    <w:bottom w:val="none" w:sz="0" w:space="0" w:color="auto"/>
                    <w:right w:val="none" w:sz="0" w:space="0" w:color="auto"/>
                  </w:divBdr>
                </w:div>
              </w:divsChild>
            </w:div>
            <w:div w:id="201801273">
              <w:marLeft w:val="0"/>
              <w:marRight w:val="0"/>
              <w:marTop w:val="0"/>
              <w:marBottom w:val="0"/>
              <w:divBdr>
                <w:top w:val="none" w:sz="0" w:space="0" w:color="auto"/>
                <w:left w:val="none" w:sz="0" w:space="0" w:color="auto"/>
                <w:bottom w:val="none" w:sz="0" w:space="0" w:color="auto"/>
                <w:right w:val="none" w:sz="0" w:space="0" w:color="auto"/>
              </w:divBdr>
              <w:divsChild>
                <w:div w:id="20180164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859">
          <w:marLeft w:val="0"/>
          <w:marRight w:val="0"/>
          <w:marTop w:val="75"/>
          <w:marBottom w:val="0"/>
          <w:divBdr>
            <w:top w:val="single" w:sz="6" w:space="4" w:color="A6C9E2"/>
            <w:left w:val="single" w:sz="6" w:space="4" w:color="A6C9E2"/>
            <w:bottom w:val="single" w:sz="6" w:space="4" w:color="A6C9E2"/>
            <w:right w:val="single" w:sz="6" w:space="4" w:color="A6C9E2"/>
          </w:divBdr>
          <w:divsChild>
            <w:div w:id="201800386">
              <w:marLeft w:val="75"/>
              <w:marRight w:val="75"/>
              <w:marTop w:val="75"/>
              <w:marBottom w:val="0"/>
              <w:divBdr>
                <w:top w:val="none" w:sz="0" w:space="0" w:color="auto"/>
                <w:left w:val="none" w:sz="0" w:space="0" w:color="auto"/>
                <w:bottom w:val="none" w:sz="0" w:space="0" w:color="auto"/>
                <w:right w:val="none" w:sz="0" w:space="0" w:color="auto"/>
              </w:divBdr>
              <w:divsChild>
                <w:div w:id="201795308">
                  <w:marLeft w:val="0"/>
                  <w:marRight w:val="0"/>
                  <w:marTop w:val="60"/>
                  <w:marBottom w:val="30"/>
                  <w:divBdr>
                    <w:top w:val="none" w:sz="0" w:space="0" w:color="auto"/>
                    <w:left w:val="none" w:sz="0" w:space="0" w:color="auto"/>
                    <w:bottom w:val="none" w:sz="0" w:space="0" w:color="auto"/>
                    <w:right w:val="none" w:sz="0" w:space="0" w:color="auto"/>
                  </w:divBdr>
                </w:div>
                <w:div w:id="201796818">
                  <w:marLeft w:val="0"/>
                  <w:marRight w:val="0"/>
                  <w:marTop w:val="60"/>
                  <w:marBottom w:val="30"/>
                  <w:divBdr>
                    <w:top w:val="none" w:sz="0" w:space="0" w:color="auto"/>
                    <w:left w:val="none" w:sz="0" w:space="0" w:color="auto"/>
                    <w:bottom w:val="none" w:sz="0" w:space="0" w:color="auto"/>
                    <w:right w:val="none" w:sz="0" w:space="0" w:color="auto"/>
                  </w:divBdr>
                </w:div>
                <w:div w:id="201801147">
                  <w:marLeft w:val="0"/>
                  <w:marRight w:val="0"/>
                  <w:marTop w:val="60"/>
                  <w:marBottom w:val="30"/>
                  <w:divBdr>
                    <w:top w:val="none" w:sz="0" w:space="0" w:color="auto"/>
                    <w:left w:val="none" w:sz="0" w:space="0" w:color="auto"/>
                    <w:bottom w:val="none" w:sz="0" w:space="0" w:color="auto"/>
                    <w:right w:val="none" w:sz="0" w:space="0" w:color="auto"/>
                  </w:divBdr>
                </w:div>
              </w:divsChild>
            </w:div>
            <w:div w:id="201800440">
              <w:marLeft w:val="0"/>
              <w:marRight w:val="0"/>
              <w:marTop w:val="0"/>
              <w:marBottom w:val="0"/>
              <w:divBdr>
                <w:top w:val="none" w:sz="0" w:space="0" w:color="auto"/>
                <w:left w:val="none" w:sz="0" w:space="0" w:color="auto"/>
                <w:bottom w:val="none" w:sz="0" w:space="0" w:color="auto"/>
                <w:right w:val="none" w:sz="0" w:space="0" w:color="auto"/>
              </w:divBdr>
              <w:divsChild>
                <w:div w:id="2018029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8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86">
              <w:marLeft w:val="75"/>
              <w:marRight w:val="75"/>
              <w:marTop w:val="75"/>
              <w:marBottom w:val="0"/>
              <w:divBdr>
                <w:top w:val="none" w:sz="0" w:space="0" w:color="auto"/>
                <w:left w:val="none" w:sz="0" w:space="0" w:color="auto"/>
                <w:bottom w:val="none" w:sz="0" w:space="0" w:color="auto"/>
                <w:right w:val="none" w:sz="0" w:space="0" w:color="auto"/>
              </w:divBdr>
              <w:divsChild>
                <w:div w:id="201796309">
                  <w:marLeft w:val="0"/>
                  <w:marRight w:val="0"/>
                  <w:marTop w:val="60"/>
                  <w:marBottom w:val="30"/>
                  <w:divBdr>
                    <w:top w:val="none" w:sz="0" w:space="0" w:color="auto"/>
                    <w:left w:val="none" w:sz="0" w:space="0" w:color="auto"/>
                    <w:bottom w:val="none" w:sz="0" w:space="0" w:color="auto"/>
                    <w:right w:val="none" w:sz="0" w:space="0" w:color="auto"/>
                  </w:divBdr>
                </w:div>
                <w:div w:id="201801196">
                  <w:marLeft w:val="0"/>
                  <w:marRight w:val="0"/>
                  <w:marTop w:val="60"/>
                  <w:marBottom w:val="30"/>
                  <w:divBdr>
                    <w:top w:val="none" w:sz="0" w:space="0" w:color="auto"/>
                    <w:left w:val="none" w:sz="0" w:space="0" w:color="auto"/>
                    <w:bottom w:val="none" w:sz="0" w:space="0" w:color="auto"/>
                    <w:right w:val="none" w:sz="0" w:space="0" w:color="auto"/>
                  </w:divBdr>
                </w:div>
                <w:div w:id="201802461">
                  <w:marLeft w:val="0"/>
                  <w:marRight w:val="0"/>
                  <w:marTop w:val="60"/>
                  <w:marBottom w:val="30"/>
                  <w:divBdr>
                    <w:top w:val="none" w:sz="0" w:space="0" w:color="auto"/>
                    <w:left w:val="none" w:sz="0" w:space="0" w:color="auto"/>
                    <w:bottom w:val="none" w:sz="0" w:space="0" w:color="auto"/>
                    <w:right w:val="none" w:sz="0" w:space="0" w:color="auto"/>
                  </w:divBdr>
                </w:div>
              </w:divsChild>
            </w:div>
            <w:div w:id="201802848">
              <w:marLeft w:val="0"/>
              <w:marRight w:val="0"/>
              <w:marTop w:val="0"/>
              <w:marBottom w:val="0"/>
              <w:divBdr>
                <w:top w:val="none" w:sz="0" w:space="0" w:color="auto"/>
                <w:left w:val="none" w:sz="0" w:space="0" w:color="auto"/>
                <w:bottom w:val="none" w:sz="0" w:space="0" w:color="auto"/>
                <w:right w:val="none" w:sz="0" w:space="0" w:color="auto"/>
              </w:divBdr>
              <w:divsChild>
                <w:div w:id="20180143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06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96">
              <w:marLeft w:val="75"/>
              <w:marRight w:val="75"/>
              <w:marTop w:val="75"/>
              <w:marBottom w:val="0"/>
              <w:divBdr>
                <w:top w:val="none" w:sz="0" w:space="0" w:color="auto"/>
                <w:left w:val="none" w:sz="0" w:space="0" w:color="auto"/>
                <w:bottom w:val="none" w:sz="0" w:space="0" w:color="auto"/>
                <w:right w:val="none" w:sz="0" w:space="0" w:color="auto"/>
              </w:divBdr>
              <w:divsChild>
                <w:div w:id="201795572">
                  <w:marLeft w:val="0"/>
                  <w:marRight w:val="0"/>
                  <w:marTop w:val="60"/>
                  <w:marBottom w:val="30"/>
                  <w:divBdr>
                    <w:top w:val="none" w:sz="0" w:space="0" w:color="auto"/>
                    <w:left w:val="none" w:sz="0" w:space="0" w:color="auto"/>
                    <w:bottom w:val="none" w:sz="0" w:space="0" w:color="auto"/>
                    <w:right w:val="none" w:sz="0" w:space="0" w:color="auto"/>
                  </w:divBdr>
                </w:div>
                <w:div w:id="201796576">
                  <w:marLeft w:val="0"/>
                  <w:marRight w:val="0"/>
                  <w:marTop w:val="60"/>
                  <w:marBottom w:val="30"/>
                  <w:divBdr>
                    <w:top w:val="none" w:sz="0" w:space="0" w:color="auto"/>
                    <w:left w:val="none" w:sz="0" w:space="0" w:color="auto"/>
                    <w:bottom w:val="none" w:sz="0" w:space="0" w:color="auto"/>
                    <w:right w:val="none" w:sz="0" w:space="0" w:color="auto"/>
                  </w:divBdr>
                </w:div>
                <w:div w:id="201802765">
                  <w:marLeft w:val="0"/>
                  <w:marRight w:val="0"/>
                  <w:marTop w:val="60"/>
                  <w:marBottom w:val="30"/>
                  <w:divBdr>
                    <w:top w:val="none" w:sz="0" w:space="0" w:color="auto"/>
                    <w:left w:val="none" w:sz="0" w:space="0" w:color="auto"/>
                    <w:bottom w:val="none" w:sz="0" w:space="0" w:color="auto"/>
                    <w:right w:val="none" w:sz="0" w:space="0" w:color="auto"/>
                  </w:divBdr>
                </w:div>
              </w:divsChild>
            </w:div>
            <w:div w:id="201801342">
              <w:marLeft w:val="0"/>
              <w:marRight w:val="0"/>
              <w:marTop w:val="0"/>
              <w:marBottom w:val="0"/>
              <w:divBdr>
                <w:top w:val="none" w:sz="0" w:space="0" w:color="auto"/>
                <w:left w:val="none" w:sz="0" w:space="0" w:color="auto"/>
                <w:bottom w:val="none" w:sz="0" w:space="0" w:color="auto"/>
                <w:right w:val="none" w:sz="0" w:space="0" w:color="auto"/>
              </w:divBdr>
              <w:divsChild>
                <w:div w:id="20179829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66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83">
              <w:marLeft w:val="0"/>
              <w:marRight w:val="0"/>
              <w:marTop w:val="0"/>
              <w:marBottom w:val="0"/>
              <w:divBdr>
                <w:top w:val="none" w:sz="0" w:space="0" w:color="auto"/>
                <w:left w:val="none" w:sz="0" w:space="0" w:color="auto"/>
                <w:bottom w:val="none" w:sz="0" w:space="0" w:color="auto"/>
                <w:right w:val="none" w:sz="0" w:space="0" w:color="auto"/>
              </w:divBdr>
              <w:divsChild>
                <w:div w:id="20179512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559">
              <w:marLeft w:val="75"/>
              <w:marRight w:val="75"/>
              <w:marTop w:val="75"/>
              <w:marBottom w:val="0"/>
              <w:divBdr>
                <w:top w:val="none" w:sz="0" w:space="0" w:color="auto"/>
                <w:left w:val="none" w:sz="0" w:space="0" w:color="auto"/>
                <w:bottom w:val="none" w:sz="0" w:space="0" w:color="auto"/>
                <w:right w:val="none" w:sz="0" w:space="0" w:color="auto"/>
              </w:divBdr>
              <w:divsChild>
                <w:div w:id="201799372">
                  <w:marLeft w:val="0"/>
                  <w:marRight w:val="0"/>
                  <w:marTop w:val="60"/>
                  <w:marBottom w:val="30"/>
                  <w:divBdr>
                    <w:top w:val="none" w:sz="0" w:space="0" w:color="auto"/>
                    <w:left w:val="none" w:sz="0" w:space="0" w:color="auto"/>
                    <w:bottom w:val="none" w:sz="0" w:space="0" w:color="auto"/>
                    <w:right w:val="none" w:sz="0" w:space="0" w:color="auto"/>
                  </w:divBdr>
                </w:div>
                <w:div w:id="201800611">
                  <w:marLeft w:val="0"/>
                  <w:marRight w:val="0"/>
                  <w:marTop w:val="60"/>
                  <w:marBottom w:val="30"/>
                  <w:divBdr>
                    <w:top w:val="none" w:sz="0" w:space="0" w:color="auto"/>
                    <w:left w:val="none" w:sz="0" w:space="0" w:color="auto"/>
                    <w:bottom w:val="none" w:sz="0" w:space="0" w:color="auto"/>
                    <w:right w:val="none" w:sz="0" w:space="0" w:color="auto"/>
                  </w:divBdr>
                </w:div>
                <w:div w:id="20180210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78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71">
              <w:marLeft w:val="0"/>
              <w:marRight w:val="0"/>
              <w:marTop w:val="0"/>
              <w:marBottom w:val="0"/>
              <w:divBdr>
                <w:top w:val="none" w:sz="0" w:space="0" w:color="auto"/>
                <w:left w:val="none" w:sz="0" w:space="0" w:color="auto"/>
                <w:bottom w:val="none" w:sz="0" w:space="0" w:color="auto"/>
                <w:right w:val="none" w:sz="0" w:space="0" w:color="auto"/>
              </w:divBdr>
              <w:divsChild>
                <w:div w:id="20180017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58">
              <w:marLeft w:val="75"/>
              <w:marRight w:val="75"/>
              <w:marTop w:val="75"/>
              <w:marBottom w:val="0"/>
              <w:divBdr>
                <w:top w:val="none" w:sz="0" w:space="0" w:color="auto"/>
                <w:left w:val="none" w:sz="0" w:space="0" w:color="auto"/>
                <w:bottom w:val="none" w:sz="0" w:space="0" w:color="auto"/>
                <w:right w:val="none" w:sz="0" w:space="0" w:color="auto"/>
              </w:divBdr>
              <w:divsChild>
                <w:div w:id="201798094">
                  <w:marLeft w:val="0"/>
                  <w:marRight w:val="0"/>
                  <w:marTop w:val="60"/>
                  <w:marBottom w:val="30"/>
                  <w:divBdr>
                    <w:top w:val="none" w:sz="0" w:space="0" w:color="auto"/>
                    <w:left w:val="none" w:sz="0" w:space="0" w:color="auto"/>
                    <w:bottom w:val="none" w:sz="0" w:space="0" w:color="auto"/>
                    <w:right w:val="none" w:sz="0" w:space="0" w:color="auto"/>
                  </w:divBdr>
                </w:div>
                <w:div w:id="201799778">
                  <w:marLeft w:val="0"/>
                  <w:marRight w:val="0"/>
                  <w:marTop w:val="60"/>
                  <w:marBottom w:val="30"/>
                  <w:divBdr>
                    <w:top w:val="none" w:sz="0" w:space="0" w:color="auto"/>
                    <w:left w:val="none" w:sz="0" w:space="0" w:color="auto"/>
                    <w:bottom w:val="none" w:sz="0" w:space="0" w:color="auto"/>
                    <w:right w:val="none" w:sz="0" w:space="0" w:color="auto"/>
                  </w:divBdr>
                </w:div>
                <w:div w:id="20180174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28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21">
              <w:marLeft w:val="0"/>
              <w:marRight w:val="0"/>
              <w:marTop w:val="0"/>
              <w:marBottom w:val="0"/>
              <w:divBdr>
                <w:top w:val="none" w:sz="0" w:space="0" w:color="auto"/>
                <w:left w:val="none" w:sz="0" w:space="0" w:color="auto"/>
                <w:bottom w:val="none" w:sz="0" w:space="0" w:color="auto"/>
                <w:right w:val="none" w:sz="0" w:space="0" w:color="auto"/>
              </w:divBdr>
              <w:divsChild>
                <w:div w:id="20179781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823">
              <w:marLeft w:val="75"/>
              <w:marRight w:val="75"/>
              <w:marTop w:val="75"/>
              <w:marBottom w:val="0"/>
              <w:divBdr>
                <w:top w:val="none" w:sz="0" w:space="0" w:color="auto"/>
                <w:left w:val="none" w:sz="0" w:space="0" w:color="auto"/>
                <w:bottom w:val="none" w:sz="0" w:space="0" w:color="auto"/>
                <w:right w:val="none" w:sz="0" w:space="0" w:color="auto"/>
              </w:divBdr>
              <w:divsChild>
                <w:div w:id="201796812">
                  <w:marLeft w:val="0"/>
                  <w:marRight w:val="0"/>
                  <w:marTop w:val="60"/>
                  <w:marBottom w:val="30"/>
                  <w:divBdr>
                    <w:top w:val="none" w:sz="0" w:space="0" w:color="auto"/>
                    <w:left w:val="none" w:sz="0" w:space="0" w:color="auto"/>
                    <w:bottom w:val="none" w:sz="0" w:space="0" w:color="auto"/>
                    <w:right w:val="none" w:sz="0" w:space="0" w:color="auto"/>
                  </w:divBdr>
                </w:div>
                <w:div w:id="201797378">
                  <w:marLeft w:val="0"/>
                  <w:marRight w:val="0"/>
                  <w:marTop w:val="60"/>
                  <w:marBottom w:val="30"/>
                  <w:divBdr>
                    <w:top w:val="none" w:sz="0" w:space="0" w:color="auto"/>
                    <w:left w:val="none" w:sz="0" w:space="0" w:color="auto"/>
                    <w:bottom w:val="none" w:sz="0" w:space="0" w:color="auto"/>
                    <w:right w:val="none" w:sz="0" w:space="0" w:color="auto"/>
                  </w:divBdr>
                </w:div>
                <w:div w:id="20179881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67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11">
              <w:marLeft w:val="0"/>
              <w:marRight w:val="0"/>
              <w:marTop w:val="0"/>
              <w:marBottom w:val="0"/>
              <w:divBdr>
                <w:top w:val="none" w:sz="0" w:space="0" w:color="auto"/>
                <w:left w:val="none" w:sz="0" w:space="0" w:color="auto"/>
                <w:bottom w:val="none" w:sz="0" w:space="0" w:color="auto"/>
                <w:right w:val="none" w:sz="0" w:space="0" w:color="auto"/>
              </w:divBdr>
              <w:divsChild>
                <w:div w:id="20179958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5692">
              <w:marLeft w:val="75"/>
              <w:marRight w:val="75"/>
              <w:marTop w:val="75"/>
              <w:marBottom w:val="0"/>
              <w:divBdr>
                <w:top w:val="none" w:sz="0" w:space="0" w:color="auto"/>
                <w:left w:val="none" w:sz="0" w:space="0" w:color="auto"/>
                <w:bottom w:val="none" w:sz="0" w:space="0" w:color="auto"/>
                <w:right w:val="none" w:sz="0" w:space="0" w:color="auto"/>
              </w:divBdr>
              <w:divsChild>
                <w:div w:id="201795618">
                  <w:marLeft w:val="0"/>
                  <w:marRight w:val="0"/>
                  <w:marTop w:val="60"/>
                  <w:marBottom w:val="30"/>
                  <w:divBdr>
                    <w:top w:val="none" w:sz="0" w:space="0" w:color="auto"/>
                    <w:left w:val="none" w:sz="0" w:space="0" w:color="auto"/>
                    <w:bottom w:val="none" w:sz="0" w:space="0" w:color="auto"/>
                    <w:right w:val="none" w:sz="0" w:space="0" w:color="auto"/>
                  </w:divBdr>
                </w:div>
                <w:div w:id="201797633">
                  <w:marLeft w:val="0"/>
                  <w:marRight w:val="0"/>
                  <w:marTop w:val="60"/>
                  <w:marBottom w:val="30"/>
                  <w:divBdr>
                    <w:top w:val="none" w:sz="0" w:space="0" w:color="auto"/>
                    <w:left w:val="none" w:sz="0" w:space="0" w:color="auto"/>
                    <w:bottom w:val="none" w:sz="0" w:space="0" w:color="auto"/>
                    <w:right w:val="none" w:sz="0" w:space="0" w:color="auto"/>
                  </w:divBdr>
                </w:div>
                <w:div w:id="20180127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03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97">
              <w:marLeft w:val="0"/>
              <w:marRight w:val="0"/>
              <w:marTop w:val="0"/>
              <w:marBottom w:val="0"/>
              <w:divBdr>
                <w:top w:val="none" w:sz="0" w:space="0" w:color="auto"/>
                <w:left w:val="none" w:sz="0" w:space="0" w:color="auto"/>
                <w:bottom w:val="none" w:sz="0" w:space="0" w:color="auto"/>
                <w:right w:val="none" w:sz="0" w:space="0" w:color="auto"/>
              </w:divBdr>
              <w:divsChild>
                <w:div w:id="20180061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994">
              <w:marLeft w:val="75"/>
              <w:marRight w:val="75"/>
              <w:marTop w:val="75"/>
              <w:marBottom w:val="0"/>
              <w:divBdr>
                <w:top w:val="none" w:sz="0" w:space="0" w:color="auto"/>
                <w:left w:val="none" w:sz="0" w:space="0" w:color="auto"/>
                <w:bottom w:val="none" w:sz="0" w:space="0" w:color="auto"/>
                <w:right w:val="none" w:sz="0" w:space="0" w:color="auto"/>
              </w:divBdr>
              <w:divsChild>
                <w:div w:id="201798246">
                  <w:marLeft w:val="0"/>
                  <w:marRight w:val="0"/>
                  <w:marTop w:val="60"/>
                  <w:marBottom w:val="30"/>
                  <w:divBdr>
                    <w:top w:val="none" w:sz="0" w:space="0" w:color="auto"/>
                    <w:left w:val="none" w:sz="0" w:space="0" w:color="auto"/>
                    <w:bottom w:val="none" w:sz="0" w:space="0" w:color="auto"/>
                    <w:right w:val="none" w:sz="0" w:space="0" w:color="auto"/>
                  </w:divBdr>
                </w:div>
                <w:div w:id="201798486">
                  <w:marLeft w:val="0"/>
                  <w:marRight w:val="0"/>
                  <w:marTop w:val="60"/>
                  <w:marBottom w:val="30"/>
                  <w:divBdr>
                    <w:top w:val="none" w:sz="0" w:space="0" w:color="auto"/>
                    <w:left w:val="none" w:sz="0" w:space="0" w:color="auto"/>
                    <w:bottom w:val="none" w:sz="0" w:space="0" w:color="auto"/>
                    <w:right w:val="none" w:sz="0" w:space="0" w:color="auto"/>
                  </w:divBdr>
                </w:div>
                <w:div w:id="20180276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57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43">
              <w:marLeft w:val="75"/>
              <w:marRight w:val="75"/>
              <w:marTop w:val="75"/>
              <w:marBottom w:val="0"/>
              <w:divBdr>
                <w:top w:val="none" w:sz="0" w:space="0" w:color="auto"/>
                <w:left w:val="none" w:sz="0" w:space="0" w:color="auto"/>
                <w:bottom w:val="none" w:sz="0" w:space="0" w:color="auto"/>
                <w:right w:val="none" w:sz="0" w:space="0" w:color="auto"/>
              </w:divBdr>
              <w:divsChild>
                <w:div w:id="201798361">
                  <w:marLeft w:val="0"/>
                  <w:marRight w:val="0"/>
                  <w:marTop w:val="60"/>
                  <w:marBottom w:val="30"/>
                  <w:divBdr>
                    <w:top w:val="none" w:sz="0" w:space="0" w:color="auto"/>
                    <w:left w:val="none" w:sz="0" w:space="0" w:color="auto"/>
                    <w:bottom w:val="none" w:sz="0" w:space="0" w:color="auto"/>
                    <w:right w:val="none" w:sz="0" w:space="0" w:color="auto"/>
                  </w:divBdr>
                </w:div>
                <w:div w:id="201801883">
                  <w:marLeft w:val="0"/>
                  <w:marRight w:val="0"/>
                  <w:marTop w:val="60"/>
                  <w:marBottom w:val="30"/>
                  <w:divBdr>
                    <w:top w:val="none" w:sz="0" w:space="0" w:color="auto"/>
                    <w:left w:val="none" w:sz="0" w:space="0" w:color="auto"/>
                    <w:bottom w:val="none" w:sz="0" w:space="0" w:color="auto"/>
                    <w:right w:val="none" w:sz="0" w:space="0" w:color="auto"/>
                  </w:divBdr>
                </w:div>
                <w:div w:id="20180275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126">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09">
              <w:marLeft w:val="75"/>
              <w:marRight w:val="75"/>
              <w:marTop w:val="75"/>
              <w:marBottom w:val="0"/>
              <w:divBdr>
                <w:top w:val="none" w:sz="0" w:space="0" w:color="auto"/>
                <w:left w:val="none" w:sz="0" w:space="0" w:color="auto"/>
                <w:bottom w:val="none" w:sz="0" w:space="0" w:color="auto"/>
                <w:right w:val="none" w:sz="0" w:space="0" w:color="auto"/>
              </w:divBdr>
              <w:divsChild>
                <w:div w:id="201798174">
                  <w:marLeft w:val="0"/>
                  <w:marRight w:val="0"/>
                  <w:marTop w:val="60"/>
                  <w:marBottom w:val="30"/>
                  <w:divBdr>
                    <w:top w:val="none" w:sz="0" w:space="0" w:color="auto"/>
                    <w:left w:val="none" w:sz="0" w:space="0" w:color="auto"/>
                    <w:bottom w:val="none" w:sz="0" w:space="0" w:color="auto"/>
                    <w:right w:val="none" w:sz="0" w:space="0" w:color="auto"/>
                  </w:divBdr>
                </w:div>
                <w:div w:id="201800914">
                  <w:marLeft w:val="0"/>
                  <w:marRight w:val="0"/>
                  <w:marTop w:val="60"/>
                  <w:marBottom w:val="30"/>
                  <w:divBdr>
                    <w:top w:val="none" w:sz="0" w:space="0" w:color="auto"/>
                    <w:left w:val="none" w:sz="0" w:space="0" w:color="auto"/>
                    <w:bottom w:val="none" w:sz="0" w:space="0" w:color="auto"/>
                    <w:right w:val="none" w:sz="0" w:space="0" w:color="auto"/>
                  </w:divBdr>
                </w:div>
                <w:div w:id="201802030">
                  <w:marLeft w:val="0"/>
                  <w:marRight w:val="0"/>
                  <w:marTop w:val="60"/>
                  <w:marBottom w:val="30"/>
                  <w:divBdr>
                    <w:top w:val="none" w:sz="0" w:space="0" w:color="auto"/>
                    <w:left w:val="none" w:sz="0" w:space="0" w:color="auto"/>
                    <w:bottom w:val="none" w:sz="0" w:space="0" w:color="auto"/>
                    <w:right w:val="none" w:sz="0" w:space="0" w:color="auto"/>
                  </w:divBdr>
                </w:div>
              </w:divsChild>
            </w:div>
            <w:div w:id="201802705">
              <w:marLeft w:val="0"/>
              <w:marRight w:val="0"/>
              <w:marTop w:val="0"/>
              <w:marBottom w:val="0"/>
              <w:divBdr>
                <w:top w:val="none" w:sz="0" w:space="0" w:color="auto"/>
                <w:left w:val="none" w:sz="0" w:space="0" w:color="auto"/>
                <w:bottom w:val="none" w:sz="0" w:space="0" w:color="auto"/>
                <w:right w:val="none" w:sz="0" w:space="0" w:color="auto"/>
              </w:divBdr>
              <w:divsChild>
                <w:div w:id="2018025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40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06">
              <w:marLeft w:val="0"/>
              <w:marRight w:val="0"/>
              <w:marTop w:val="0"/>
              <w:marBottom w:val="0"/>
              <w:divBdr>
                <w:top w:val="none" w:sz="0" w:space="0" w:color="auto"/>
                <w:left w:val="none" w:sz="0" w:space="0" w:color="auto"/>
                <w:bottom w:val="none" w:sz="0" w:space="0" w:color="auto"/>
                <w:right w:val="none" w:sz="0" w:space="0" w:color="auto"/>
              </w:divBdr>
              <w:divsChild>
                <w:div w:id="20179599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102">
              <w:marLeft w:val="75"/>
              <w:marRight w:val="75"/>
              <w:marTop w:val="75"/>
              <w:marBottom w:val="0"/>
              <w:divBdr>
                <w:top w:val="none" w:sz="0" w:space="0" w:color="auto"/>
                <w:left w:val="none" w:sz="0" w:space="0" w:color="auto"/>
                <w:bottom w:val="none" w:sz="0" w:space="0" w:color="auto"/>
                <w:right w:val="none" w:sz="0" w:space="0" w:color="auto"/>
              </w:divBdr>
              <w:divsChild>
                <w:div w:id="201795670">
                  <w:marLeft w:val="0"/>
                  <w:marRight w:val="0"/>
                  <w:marTop w:val="60"/>
                  <w:marBottom w:val="30"/>
                  <w:divBdr>
                    <w:top w:val="none" w:sz="0" w:space="0" w:color="auto"/>
                    <w:left w:val="none" w:sz="0" w:space="0" w:color="auto"/>
                    <w:bottom w:val="none" w:sz="0" w:space="0" w:color="auto"/>
                    <w:right w:val="none" w:sz="0" w:space="0" w:color="auto"/>
                  </w:divBdr>
                </w:div>
                <w:div w:id="201801065">
                  <w:marLeft w:val="0"/>
                  <w:marRight w:val="0"/>
                  <w:marTop w:val="60"/>
                  <w:marBottom w:val="30"/>
                  <w:divBdr>
                    <w:top w:val="none" w:sz="0" w:space="0" w:color="auto"/>
                    <w:left w:val="none" w:sz="0" w:space="0" w:color="auto"/>
                    <w:bottom w:val="none" w:sz="0" w:space="0" w:color="auto"/>
                    <w:right w:val="none" w:sz="0" w:space="0" w:color="auto"/>
                  </w:divBdr>
                </w:div>
                <w:div w:id="20180205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07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07">
              <w:marLeft w:val="0"/>
              <w:marRight w:val="0"/>
              <w:marTop w:val="0"/>
              <w:marBottom w:val="0"/>
              <w:divBdr>
                <w:top w:val="none" w:sz="0" w:space="0" w:color="auto"/>
                <w:left w:val="none" w:sz="0" w:space="0" w:color="auto"/>
                <w:bottom w:val="none" w:sz="0" w:space="0" w:color="auto"/>
                <w:right w:val="none" w:sz="0" w:space="0" w:color="auto"/>
              </w:divBdr>
              <w:divsChild>
                <w:div w:id="20179735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794">
              <w:marLeft w:val="75"/>
              <w:marRight w:val="75"/>
              <w:marTop w:val="75"/>
              <w:marBottom w:val="0"/>
              <w:divBdr>
                <w:top w:val="none" w:sz="0" w:space="0" w:color="auto"/>
                <w:left w:val="none" w:sz="0" w:space="0" w:color="auto"/>
                <w:bottom w:val="none" w:sz="0" w:space="0" w:color="auto"/>
                <w:right w:val="none" w:sz="0" w:space="0" w:color="auto"/>
              </w:divBdr>
              <w:divsChild>
                <w:div w:id="201798772">
                  <w:marLeft w:val="0"/>
                  <w:marRight w:val="0"/>
                  <w:marTop w:val="60"/>
                  <w:marBottom w:val="30"/>
                  <w:divBdr>
                    <w:top w:val="none" w:sz="0" w:space="0" w:color="auto"/>
                    <w:left w:val="none" w:sz="0" w:space="0" w:color="auto"/>
                    <w:bottom w:val="none" w:sz="0" w:space="0" w:color="auto"/>
                    <w:right w:val="none" w:sz="0" w:space="0" w:color="auto"/>
                  </w:divBdr>
                </w:div>
                <w:div w:id="201799222">
                  <w:marLeft w:val="0"/>
                  <w:marRight w:val="0"/>
                  <w:marTop w:val="60"/>
                  <w:marBottom w:val="30"/>
                  <w:divBdr>
                    <w:top w:val="none" w:sz="0" w:space="0" w:color="auto"/>
                    <w:left w:val="none" w:sz="0" w:space="0" w:color="auto"/>
                    <w:bottom w:val="none" w:sz="0" w:space="0" w:color="auto"/>
                    <w:right w:val="none" w:sz="0" w:space="0" w:color="auto"/>
                  </w:divBdr>
                </w:div>
                <w:div w:id="20180248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1930">
      <w:marLeft w:val="0"/>
      <w:marRight w:val="0"/>
      <w:marTop w:val="0"/>
      <w:marBottom w:val="0"/>
      <w:divBdr>
        <w:top w:val="none" w:sz="0" w:space="0" w:color="auto"/>
        <w:left w:val="none" w:sz="0" w:space="0" w:color="auto"/>
        <w:bottom w:val="none" w:sz="0" w:space="0" w:color="auto"/>
        <w:right w:val="none" w:sz="0" w:space="0" w:color="auto"/>
      </w:divBdr>
      <w:divsChild>
        <w:div w:id="201801321">
          <w:marLeft w:val="0"/>
          <w:marRight w:val="0"/>
          <w:marTop w:val="75"/>
          <w:marBottom w:val="0"/>
          <w:divBdr>
            <w:top w:val="single" w:sz="6" w:space="4" w:color="A6C9E2"/>
            <w:left w:val="single" w:sz="6" w:space="4" w:color="A6C9E2"/>
            <w:bottom w:val="single" w:sz="6" w:space="4" w:color="A6C9E2"/>
            <w:right w:val="single" w:sz="6" w:space="4" w:color="A6C9E2"/>
          </w:divBdr>
          <w:divsChild>
            <w:div w:id="201801374">
              <w:marLeft w:val="75"/>
              <w:marRight w:val="75"/>
              <w:marTop w:val="75"/>
              <w:marBottom w:val="0"/>
              <w:divBdr>
                <w:top w:val="none" w:sz="0" w:space="0" w:color="auto"/>
                <w:left w:val="none" w:sz="0" w:space="0" w:color="auto"/>
                <w:bottom w:val="none" w:sz="0" w:space="0" w:color="auto"/>
                <w:right w:val="none" w:sz="0" w:space="0" w:color="auto"/>
              </w:divBdr>
              <w:divsChild>
                <w:div w:id="201798394">
                  <w:marLeft w:val="0"/>
                  <w:marRight w:val="0"/>
                  <w:marTop w:val="60"/>
                  <w:marBottom w:val="30"/>
                  <w:divBdr>
                    <w:top w:val="none" w:sz="0" w:space="0" w:color="auto"/>
                    <w:left w:val="none" w:sz="0" w:space="0" w:color="auto"/>
                    <w:bottom w:val="none" w:sz="0" w:space="0" w:color="auto"/>
                    <w:right w:val="none" w:sz="0" w:space="0" w:color="auto"/>
                  </w:divBdr>
                </w:div>
                <w:div w:id="201798532">
                  <w:marLeft w:val="0"/>
                  <w:marRight w:val="0"/>
                  <w:marTop w:val="60"/>
                  <w:marBottom w:val="30"/>
                  <w:divBdr>
                    <w:top w:val="none" w:sz="0" w:space="0" w:color="auto"/>
                    <w:left w:val="none" w:sz="0" w:space="0" w:color="auto"/>
                    <w:bottom w:val="none" w:sz="0" w:space="0" w:color="auto"/>
                    <w:right w:val="none" w:sz="0" w:space="0" w:color="auto"/>
                  </w:divBdr>
                </w:div>
                <w:div w:id="20180296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1938">
      <w:marLeft w:val="0"/>
      <w:marRight w:val="0"/>
      <w:marTop w:val="0"/>
      <w:marBottom w:val="0"/>
      <w:divBdr>
        <w:top w:val="none" w:sz="0" w:space="0" w:color="auto"/>
        <w:left w:val="none" w:sz="0" w:space="0" w:color="auto"/>
        <w:bottom w:val="none" w:sz="0" w:space="0" w:color="auto"/>
        <w:right w:val="none" w:sz="0" w:space="0" w:color="auto"/>
      </w:divBdr>
      <w:divsChild>
        <w:div w:id="20179526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51">
              <w:marLeft w:val="0"/>
              <w:marRight w:val="0"/>
              <w:marTop w:val="0"/>
              <w:marBottom w:val="0"/>
              <w:divBdr>
                <w:top w:val="none" w:sz="0" w:space="0" w:color="auto"/>
                <w:left w:val="none" w:sz="0" w:space="0" w:color="auto"/>
                <w:bottom w:val="none" w:sz="0" w:space="0" w:color="auto"/>
                <w:right w:val="none" w:sz="0" w:space="0" w:color="auto"/>
              </w:divBdr>
              <w:divsChild>
                <w:div w:id="20179627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66">
              <w:marLeft w:val="75"/>
              <w:marRight w:val="75"/>
              <w:marTop w:val="75"/>
              <w:marBottom w:val="0"/>
              <w:divBdr>
                <w:top w:val="none" w:sz="0" w:space="0" w:color="auto"/>
                <w:left w:val="none" w:sz="0" w:space="0" w:color="auto"/>
                <w:bottom w:val="none" w:sz="0" w:space="0" w:color="auto"/>
                <w:right w:val="none" w:sz="0" w:space="0" w:color="auto"/>
              </w:divBdr>
              <w:divsChild>
                <w:div w:id="201795505">
                  <w:marLeft w:val="0"/>
                  <w:marRight w:val="0"/>
                  <w:marTop w:val="60"/>
                  <w:marBottom w:val="30"/>
                  <w:divBdr>
                    <w:top w:val="none" w:sz="0" w:space="0" w:color="auto"/>
                    <w:left w:val="none" w:sz="0" w:space="0" w:color="auto"/>
                    <w:bottom w:val="none" w:sz="0" w:space="0" w:color="auto"/>
                    <w:right w:val="none" w:sz="0" w:space="0" w:color="auto"/>
                  </w:divBdr>
                </w:div>
                <w:div w:id="201798990">
                  <w:marLeft w:val="0"/>
                  <w:marRight w:val="0"/>
                  <w:marTop w:val="60"/>
                  <w:marBottom w:val="30"/>
                  <w:divBdr>
                    <w:top w:val="none" w:sz="0" w:space="0" w:color="auto"/>
                    <w:left w:val="none" w:sz="0" w:space="0" w:color="auto"/>
                    <w:bottom w:val="none" w:sz="0" w:space="0" w:color="auto"/>
                    <w:right w:val="none" w:sz="0" w:space="0" w:color="auto"/>
                  </w:divBdr>
                </w:div>
                <w:div w:id="20179997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814">
          <w:marLeft w:val="0"/>
          <w:marRight w:val="0"/>
          <w:marTop w:val="75"/>
          <w:marBottom w:val="0"/>
          <w:divBdr>
            <w:top w:val="single" w:sz="6" w:space="4" w:color="A6C9E2"/>
            <w:left w:val="single" w:sz="6" w:space="4" w:color="A6C9E2"/>
            <w:bottom w:val="single" w:sz="6" w:space="4" w:color="A6C9E2"/>
            <w:right w:val="single" w:sz="6" w:space="4" w:color="A6C9E2"/>
          </w:divBdr>
          <w:divsChild>
            <w:div w:id="201802335">
              <w:marLeft w:val="0"/>
              <w:marRight w:val="0"/>
              <w:marTop w:val="0"/>
              <w:marBottom w:val="0"/>
              <w:divBdr>
                <w:top w:val="none" w:sz="0" w:space="0" w:color="auto"/>
                <w:left w:val="none" w:sz="0" w:space="0" w:color="auto"/>
                <w:bottom w:val="none" w:sz="0" w:space="0" w:color="auto"/>
                <w:right w:val="none" w:sz="0" w:space="0" w:color="auto"/>
              </w:divBdr>
              <w:divsChild>
                <w:div w:id="20180243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490">
              <w:marLeft w:val="75"/>
              <w:marRight w:val="75"/>
              <w:marTop w:val="75"/>
              <w:marBottom w:val="0"/>
              <w:divBdr>
                <w:top w:val="none" w:sz="0" w:space="0" w:color="auto"/>
                <w:left w:val="none" w:sz="0" w:space="0" w:color="auto"/>
                <w:bottom w:val="none" w:sz="0" w:space="0" w:color="auto"/>
                <w:right w:val="none" w:sz="0" w:space="0" w:color="auto"/>
              </w:divBdr>
              <w:divsChild>
                <w:div w:id="201798442">
                  <w:marLeft w:val="0"/>
                  <w:marRight w:val="0"/>
                  <w:marTop w:val="60"/>
                  <w:marBottom w:val="30"/>
                  <w:divBdr>
                    <w:top w:val="none" w:sz="0" w:space="0" w:color="auto"/>
                    <w:left w:val="none" w:sz="0" w:space="0" w:color="auto"/>
                    <w:bottom w:val="none" w:sz="0" w:space="0" w:color="auto"/>
                    <w:right w:val="none" w:sz="0" w:space="0" w:color="auto"/>
                  </w:divBdr>
                </w:div>
                <w:div w:id="201799165">
                  <w:marLeft w:val="0"/>
                  <w:marRight w:val="0"/>
                  <w:marTop w:val="60"/>
                  <w:marBottom w:val="30"/>
                  <w:divBdr>
                    <w:top w:val="none" w:sz="0" w:space="0" w:color="auto"/>
                    <w:left w:val="none" w:sz="0" w:space="0" w:color="auto"/>
                    <w:bottom w:val="none" w:sz="0" w:space="0" w:color="auto"/>
                    <w:right w:val="none" w:sz="0" w:space="0" w:color="auto"/>
                  </w:divBdr>
                </w:div>
                <w:div w:id="20180154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46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47">
              <w:marLeft w:val="75"/>
              <w:marRight w:val="75"/>
              <w:marTop w:val="75"/>
              <w:marBottom w:val="0"/>
              <w:divBdr>
                <w:top w:val="none" w:sz="0" w:space="0" w:color="auto"/>
                <w:left w:val="none" w:sz="0" w:space="0" w:color="auto"/>
                <w:bottom w:val="none" w:sz="0" w:space="0" w:color="auto"/>
                <w:right w:val="none" w:sz="0" w:space="0" w:color="auto"/>
              </w:divBdr>
              <w:divsChild>
                <w:div w:id="201796178">
                  <w:marLeft w:val="0"/>
                  <w:marRight w:val="0"/>
                  <w:marTop w:val="60"/>
                  <w:marBottom w:val="30"/>
                  <w:divBdr>
                    <w:top w:val="none" w:sz="0" w:space="0" w:color="auto"/>
                    <w:left w:val="none" w:sz="0" w:space="0" w:color="auto"/>
                    <w:bottom w:val="none" w:sz="0" w:space="0" w:color="auto"/>
                    <w:right w:val="none" w:sz="0" w:space="0" w:color="auto"/>
                  </w:divBdr>
                </w:div>
                <w:div w:id="201800061">
                  <w:marLeft w:val="0"/>
                  <w:marRight w:val="0"/>
                  <w:marTop w:val="60"/>
                  <w:marBottom w:val="30"/>
                  <w:divBdr>
                    <w:top w:val="none" w:sz="0" w:space="0" w:color="auto"/>
                    <w:left w:val="none" w:sz="0" w:space="0" w:color="auto"/>
                    <w:bottom w:val="none" w:sz="0" w:space="0" w:color="auto"/>
                    <w:right w:val="none" w:sz="0" w:space="0" w:color="auto"/>
                  </w:divBdr>
                </w:div>
                <w:div w:id="201800407">
                  <w:marLeft w:val="0"/>
                  <w:marRight w:val="0"/>
                  <w:marTop w:val="60"/>
                  <w:marBottom w:val="30"/>
                  <w:divBdr>
                    <w:top w:val="none" w:sz="0" w:space="0" w:color="auto"/>
                    <w:left w:val="none" w:sz="0" w:space="0" w:color="auto"/>
                    <w:bottom w:val="none" w:sz="0" w:space="0" w:color="auto"/>
                    <w:right w:val="none" w:sz="0" w:space="0" w:color="auto"/>
                  </w:divBdr>
                </w:div>
              </w:divsChild>
            </w:div>
            <w:div w:id="201799293">
              <w:marLeft w:val="0"/>
              <w:marRight w:val="0"/>
              <w:marTop w:val="0"/>
              <w:marBottom w:val="0"/>
              <w:divBdr>
                <w:top w:val="none" w:sz="0" w:space="0" w:color="auto"/>
                <w:left w:val="none" w:sz="0" w:space="0" w:color="auto"/>
                <w:bottom w:val="none" w:sz="0" w:space="0" w:color="auto"/>
                <w:right w:val="none" w:sz="0" w:space="0" w:color="auto"/>
              </w:divBdr>
              <w:divsChild>
                <w:div w:id="20180189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0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59">
              <w:marLeft w:val="75"/>
              <w:marRight w:val="75"/>
              <w:marTop w:val="75"/>
              <w:marBottom w:val="0"/>
              <w:divBdr>
                <w:top w:val="none" w:sz="0" w:space="0" w:color="auto"/>
                <w:left w:val="none" w:sz="0" w:space="0" w:color="auto"/>
                <w:bottom w:val="none" w:sz="0" w:space="0" w:color="auto"/>
                <w:right w:val="none" w:sz="0" w:space="0" w:color="auto"/>
              </w:divBdr>
              <w:divsChild>
                <w:div w:id="201795136">
                  <w:marLeft w:val="0"/>
                  <w:marRight w:val="0"/>
                  <w:marTop w:val="60"/>
                  <w:marBottom w:val="30"/>
                  <w:divBdr>
                    <w:top w:val="none" w:sz="0" w:space="0" w:color="auto"/>
                    <w:left w:val="none" w:sz="0" w:space="0" w:color="auto"/>
                    <w:bottom w:val="none" w:sz="0" w:space="0" w:color="auto"/>
                    <w:right w:val="none" w:sz="0" w:space="0" w:color="auto"/>
                  </w:divBdr>
                </w:div>
                <w:div w:id="201796928">
                  <w:marLeft w:val="0"/>
                  <w:marRight w:val="0"/>
                  <w:marTop w:val="60"/>
                  <w:marBottom w:val="30"/>
                  <w:divBdr>
                    <w:top w:val="none" w:sz="0" w:space="0" w:color="auto"/>
                    <w:left w:val="none" w:sz="0" w:space="0" w:color="auto"/>
                    <w:bottom w:val="none" w:sz="0" w:space="0" w:color="auto"/>
                    <w:right w:val="none" w:sz="0" w:space="0" w:color="auto"/>
                  </w:divBdr>
                </w:div>
                <w:div w:id="201797789">
                  <w:marLeft w:val="0"/>
                  <w:marRight w:val="0"/>
                  <w:marTop w:val="60"/>
                  <w:marBottom w:val="30"/>
                  <w:divBdr>
                    <w:top w:val="none" w:sz="0" w:space="0" w:color="auto"/>
                    <w:left w:val="none" w:sz="0" w:space="0" w:color="auto"/>
                    <w:bottom w:val="none" w:sz="0" w:space="0" w:color="auto"/>
                    <w:right w:val="none" w:sz="0" w:space="0" w:color="auto"/>
                  </w:divBdr>
                </w:div>
              </w:divsChild>
            </w:div>
            <w:div w:id="201800063">
              <w:marLeft w:val="0"/>
              <w:marRight w:val="0"/>
              <w:marTop w:val="0"/>
              <w:marBottom w:val="0"/>
              <w:divBdr>
                <w:top w:val="none" w:sz="0" w:space="0" w:color="auto"/>
                <w:left w:val="none" w:sz="0" w:space="0" w:color="auto"/>
                <w:bottom w:val="none" w:sz="0" w:space="0" w:color="auto"/>
                <w:right w:val="none" w:sz="0" w:space="0" w:color="auto"/>
              </w:divBdr>
              <w:divsChild>
                <w:div w:id="20179697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2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90">
              <w:marLeft w:val="0"/>
              <w:marRight w:val="0"/>
              <w:marTop w:val="0"/>
              <w:marBottom w:val="0"/>
              <w:divBdr>
                <w:top w:val="none" w:sz="0" w:space="0" w:color="auto"/>
                <w:left w:val="none" w:sz="0" w:space="0" w:color="auto"/>
                <w:bottom w:val="none" w:sz="0" w:space="0" w:color="auto"/>
                <w:right w:val="none" w:sz="0" w:space="0" w:color="auto"/>
              </w:divBdr>
              <w:divsChild>
                <w:div w:id="20179993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756">
              <w:marLeft w:val="75"/>
              <w:marRight w:val="75"/>
              <w:marTop w:val="75"/>
              <w:marBottom w:val="0"/>
              <w:divBdr>
                <w:top w:val="none" w:sz="0" w:space="0" w:color="auto"/>
                <w:left w:val="none" w:sz="0" w:space="0" w:color="auto"/>
                <w:bottom w:val="none" w:sz="0" w:space="0" w:color="auto"/>
                <w:right w:val="none" w:sz="0" w:space="0" w:color="auto"/>
              </w:divBdr>
              <w:divsChild>
                <w:div w:id="201795124">
                  <w:marLeft w:val="0"/>
                  <w:marRight w:val="0"/>
                  <w:marTop w:val="60"/>
                  <w:marBottom w:val="30"/>
                  <w:divBdr>
                    <w:top w:val="none" w:sz="0" w:space="0" w:color="auto"/>
                    <w:left w:val="none" w:sz="0" w:space="0" w:color="auto"/>
                    <w:bottom w:val="none" w:sz="0" w:space="0" w:color="auto"/>
                    <w:right w:val="none" w:sz="0" w:space="0" w:color="auto"/>
                  </w:divBdr>
                </w:div>
                <w:div w:id="201798189">
                  <w:marLeft w:val="0"/>
                  <w:marRight w:val="0"/>
                  <w:marTop w:val="60"/>
                  <w:marBottom w:val="30"/>
                  <w:divBdr>
                    <w:top w:val="none" w:sz="0" w:space="0" w:color="auto"/>
                    <w:left w:val="none" w:sz="0" w:space="0" w:color="auto"/>
                    <w:bottom w:val="none" w:sz="0" w:space="0" w:color="auto"/>
                    <w:right w:val="none" w:sz="0" w:space="0" w:color="auto"/>
                  </w:divBdr>
                </w:div>
                <w:div w:id="20180076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76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97">
              <w:marLeft w:val="0"/>
              <w:marRight w:val="0"/>
              <w:marTop w:val="0"/>
              <w:marBottom w:val="0"/>
              <w:divBdr>
                <w:top w:val="none" w:sz="0" w:space="0" w:color="auto"/>
                <w:left w:val="none" w:sz="0" w:space="0" w:color="auto"/>
                <w:bottom w:val="none" w:sz="0" w:space="0" w:color="auto"/>
                <w:right w:val="none" w:sz="0" w:space="0" w:color="auto"/>
              </w:divBdr>
              <w:divsChild>
                <w:div w:id="20180012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566">
              <w:marLeft w:val="75"/>
              <w:marRight w:val="75"/>
              <w:marTop w:val="75"/>
              <w:marBottom w:val="0"/>
              <w:divBdr>
                <w:top w:val="none" w:sz="0" w:space="0" w:color="auto"/>
                <w:left w:val="none" w:sz="0" w:space="0" w:color="auto"/>
                <w:bottom w:val="none" w:sz="0" w:space="0" w:color="auto"/>
                <w:right w:val="none" w:sz="0" w:space="0" w:color="auto"/>
              </w:divBdr>
              <w:divsChild>
                <w:div w:id="201796015">
                  <w:marLeft w:val="0"/>
                  <w:marRight w:val="0"/>
                  <w:marTop w:val="60"/>
                  <w:marBottom w:val="30"/>
                  <w:divBdr>
                    <w:top w:val="none" w:sz="0" w:space="0" w:color="auto"/>
                    <w:left w:val="none" w:sz="0" w:space="0" w:color="auto"/>
                    <w:bottom w:val="none" w:sz="0" w:space="0" w:color="auto"/>
                    <w:right w:val="none" w:sz="0" w:space="0" w:color="auto"/>
                  </w:divBdr>
                </w:div>
                <w:div w:id="201796424">
                  <w:marLeft w:val="0"/>
                  <w:marRight w:val="0"/>
                  <w:marTop w:val="60"/>
                  <w:marBottom w:val="30"/>
                  <w:divBdr>
                    <w:top w:val="none" w:sz="0" w:space="0" w:color="auto"/>
                    <w:left w:val="none" w:sz="0" w:space="0" w:color="auto"/>
                    <w:bottom w:val="none" w:sz="0" w:space="0" w:color="auto"/>
                    <w:right w:val="none" w:sz="0" w:space="0" w:color="auto"/>
                  </w:divBdr>
                </w:div>
                <w:div w:id="20180129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79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47">
              <w:marLeft w:val="0"/>
              <w:marRight w:val="0"/>
              <w:marTop w:val="0"/>
              <w:marBottom w:val="0"/>
              <w:divBdr>
                <w:top w:val="none" w:sz="0" w:space="0" w:color="auto"/>
                <w:left w:val="none" w:sz="0" w:space="0" w:color="auto"/>
                <w:bottom w:val="none" w:sz="0" w:space="0" w:color="auto"/>
                <w:right w:val="none" w:sz="0" w:space="0" w:color="auto"/>
              </w:divBdr>
              <w:divsChild>
                <w:div w:id="20180091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88">
              <w:marLeft w:val="75"/>
              <w:marRight w:val="75"/>
              <w:marTop w:val="75"/>
              <w:marBottom w:val="0"/>
              <w:divBdr>
                <w:top w:val="none" w:sz="0" w:space="0" w:color="auto"/>
                <w:left w:val="none" w:sz="0" w:space="0" w:color="auto"/>
                <w:bottom w:val="none" w:sz="0" w:space="0" w:color="auto"/>
                <w:right w:val="none" w:sz="0" w:space="0" w:color="auto"/>
              </w:divBdr>
              <w:divsChild>
                <w:div w:id="201796873">
                  <w:marLeft w:val="0"/>
                  <w:marRight w:val="0"/>
                  <w:marTop w:val="60"/>
                  <w:marBottom w:val="30"/>
                  <w:divBdr>
                    <w:top w:val="none" w:sz="0" w:space="0" w:color="auto"/>
                    <w:left w:val="none" w:sz="0" w:space="0" w:color="auto"/>
                    <w:bottom w:val="none" w:sz="0" w:space="0" w:color="auto"/>
                    <w:right w:val="none" w:sz="0" w:space="0" w:color="auto"/>
                  </w:divBdr>
                </w:div>
                <w:div w:id="201800616">
                  <w:marLeft w:val="0"/>
                  <w:marRight w:val="0"/>
                  <w:marTop w:val="60"/>
                  <w:marBottom w:val="30"/>
                  <w:divBdr>
                    <w:top w:val="none" w:sz="0" w:space="0" w:color="auto"/>
                    <w:left w:val="none" w:sz="0" w:space="0" w:color="auto"/>
                    <w:bottom w:val="none" w:sz="0" w:space="0" w:color="auto"/>
                    <w:right w:val="none" w:sz="0" w:space="0" w:color="auto"/>
                  </w:divBdr>
                </w:div>
                <w:div w:id="20180173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85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85">
              <w:marLeft w:val="75"/>
              <w:marRight w:val="75"/>
              <w:marTop w:val="75"/>
              <w:marBottom w:val="0"/>
              <w:divBdr>
                <w:top w:val="none" w:sz="0" w:space="0" w:color="auto"/>
                <w:left w:val="none" w:sz="0" w:space="0" w:color="auto"/>
                <w:bottom w:val="none" w:sz="0" w:space="0" w:color="auto"/>
                <w:right w:val="none" w:sz="0" w:space="0" w:color="auto"/>
              </w:divBdr>
              <w:divsChild>
                <w:div w:id="201795979">
                  <w:marLeft w:val="0"/>
                  <w:marRight w:val="0"/>
                  <w:marTop w:val="60"/>
                  <w:marBottom w:val="30"/>
                  <w:divBdr>
                    <w:top w:val="none" w:sz="0" w:space="0" w:color="auto"/>
                    <w:left w:val="none" w:sz="0" w:space="0" w:color="auto"/>
                    <w:bottom w:val="none" w:sz="0" w:space="0" w:color="auto"/>
                    <w:right w:val="none" w:sz="0" w:space="0" w:color="auto"/>
                  </w:divBdr>
                </w:div>
                <w:div w:id="201799508">
                  <w:marLeft w:val="0"/>
                  <w:marRight w:val="0"/>
                  <w:marTop w:val="60"/>
                  <w:marBottom w:val="30"/>
                  <w:divBdr>
                    <w:top w:val="none" w:sz="0" w:space="0" w:color="auto"/>
                    <w:left w:val="none" w:sz="0" w:space="0" w:color="auto"/>
                    <w:bottom w:val="none" w:sz="0" w:space="0" w:color="auto"/>
                    <w:right w:val="none" w:sz="0" w:space="0" w:color="auto"/>
                  </w:divBdr>
                </w:div>
                <w:div w:id="201801464">
                  <w:marLeft w:val="0"/>
                  <w:marRight w:val="0"/>
                  <w:marTop w:val="60"/>
                  <w:marBottom w:val="30"/>
                  <w:divBdr>
                    <w:top w:val="none" w:sz="0" w:space="0" w:color="auto"/>
                    <w:left w:val="none" w:sz="0" w:space="0" w:color="auto"/>
                    <w:bottom w:val="none" w:sz="0" w:space="0" w:color="auto"/>
                    <w:right w:val="none" w:sz="0" w:space="0" w:color="auto"/>
                  </w:divBdr>
                </w:div>
              </w:divsChild>
            </w:div>
            <w:div w:id="201802795">
              <w:marLeft w:val="0"/>
              <w:marRight w:val="0"/>
              <w:marTop w:val="0"/>
              <w:marBottom w:val="0"/>
              <w:divBdr>
                <w:top w:val="none" w:sz="0" w:space="0" w:color="auto"/>
                <w:left w:val="none" w:sz="0" w:space="0" w:color="auto"/>
                <w:bottom w:val="none" w:sz="0" w:space="0" w:color="auto"/>
                <w:right w:val="none" w:sz="0" w:space="0" w:color="auto"/>
              </w:divBdr>
              <w:divsChild>
                <w:div w:id="20179695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349">
          <w:marLeft w:val="0"/>
          <w:marRight w:val="0"/>
          <w:marTop w:val="75"/>
          <w:marBottom w:val="0"/>
          <w:divBdr>
            <w:top w:val="single" w:sz="6" w:space="4" w:color="A6C9E2"/>
            <w:left w:val="single" w:sz="6" w:space="4" w:color="A6C9E2"/>
            <w:bottom w:val="single" w:sz="6" w:space="4" w:color="A6C9E2"/>
            <w:right w:val="single" w:sz="6" w:space="4" w:color="A6C9E2"/>
          </w:divBdr>
          <w:divsChild>
            <w:div w:id="201800181">
              <w:marLeft w:val="75"/>
              <w:marRight w:val="75"/>
              <w:marTop w:val="75"/>
              <w:marBottom w:val="0"/>
              <w:divBdr>
                <w:top w:val="none" w:sz="0" w:space="0" w:color="auto"/>
                <w:left w:val="none" w:sz="0" w:space="0" w:color="auto"/>
                <w:bottom w:val="none" w:sz="0" w:space="0" w:color="auto"/>
                <w:right w:val="none" w:sz="0" w:space="0" w:color="auto"/>
              </w:divBdr>
              <w:divsChild>
                <w:div w:id="201795935">
                  <w:marLeft w:val="0"/>
                  <w:marRight w:val="0"/>
                  <w:marTop w:val="60"/>
                  <w:marBottom w:val="30"/>
                  <w:divBdr>
                    <w:top w:val="none" w:sz="0" w:space="0" w:color="auto"/>
                    <w:left w:val="none" w:sz="0" w:space="0" w:color="auto"/>
                    <w:bottom w:val="none" w:sz="0" w:space="0" w:color="auto"/>
                    <w:right w:val="none" w:sz="0" w:space="0" w:color="auto"/>
                  </w:divBdr>
                </w:div>
                <w:div w:id="201797278">
                  <w:marLeft w:val="0"/>
                  <w:marRight w:val="0"/>
                  <w:marTop w:val="60"/>
                  <w:marBottom w:val="30"/>
                  <w:divBdr>
                    <w:top w:val="none" w:sz="0" w:space="0" w:color="auto"/>
                    <w:left w:val="none" w:sz="0" w:space="0" w:color="auto"/>
                    <w:bottom w:val="none" w:sz="0" w:space="0" w:color="auto"/>
                    <w:right w:val="none" w:sz="0" w:space="0" w:color="auto"/>
                  </w:divBdr>
                </w:div>
                <w:div w:id="20180051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0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84">
              <w:marLeft w:val="75"/>
              <w:marRight w:val="75"/>
              <w:marTop w:val="75"/>
              <w:marBottom w:val="0"/>
              <w:divBdr>
                <w:top w:val="none" w:sz="0" w:space="0" w:color="auto"/>
                <w:left w:val="none" w:sz="0" w:space="0" w:color="auto"/>
                <w:bottom w:val="none" w:sz="0" w:space="0" w:color="auto"/>
                <w:right w:val="none" w:sz="0" w:space="0" w:color="auto"/>
              </w:divBdr>
              <w:divsChild>
                <w:div w:id="201797360">
                  <w:marLeft w:val="0"/>
                  <w:marRight w:val="0"/>
                  <w:marTop w:val="60"/>
                  <w:marBottom w:val="30"/>
                  <w:divBdr>
                    <w:top w:val="none" w:sz="0" w:space="0" w:color="auto"/>
                    <w:left w:val="none" w:sz="0" w:space="0" w:color="auto"/>
                    <w:bottom w:val="none" w:sz="0" w:space="0" w:color="auto"/>
                    <w:right w:val="none" w:sz="0" w:space="0" w:color="auto"/>
                  </w:divBdr>
                </w:div>
                <w:div w:id="201798426">
                  <w:marLeft w:val="0"/>
                  <w:marRight w:val="0"/>
                  <w:marTop w:val="60"/>
                  <w:marBottom w:val="30"/>
                  <w:divBdr>
                    <w:top w:val="none" w:sz="0" w:space="0" w:color="auto"/>
                    <w:left w:val="none" w:sz="0" w:space="0" w:color="auto"/>
                    <w:bottom w:val="none" w:sz="0" w:space="0" w:color="auto"/>
                    <w:right w:val="none" w:sz="0" w:space="0" w:color="auto"/>
                  </w:divBdr>
                </w:div>
                <w:div w:id="201799863">
                  <w:marLeft w:val="0"/>
                  <w:marRight w:val="0"/>
                  <w:marTop w:val="60"/>
                  <w:marBottom w:val="30"/>
                  <w:divBdr>
                    <w:top w:val="none" w:sz="0" w:space="0" w:color="auto"/>
                    <w:left w:val="none" w:sz="0" w:space="0" w:color="auto"/>
                    <w:bottom w:val="none" w:sz="0" w:space="0" w:color="auto"/>
                    <w:right w:val="none" w:sz="0" w:space="0" w:color="auto"/>
                  </w:divBdr>
                </w:div>
              </w:divsChild>
            </w:div>
            <w:div w:id="201799202">
              <w:marLeft w:val="0"/>
              <w:marRight w:val="0"/>
              <w:marTop w:val="0"/>
              <w:marBottom w:val="0"/>
              <w:divBdr>
                <w:top w:val="none" w:sz="0" w:space="0" w:color="auto"/>
                <w:left w:val="none" w:sz="0" w:space="0" w:color="auto"/>
                <w:bottom w:val="none" w:sz="0" w:space="0" w:color="auto"/>
                <w:right w:val="none" w:sz="0" w:space="0" w:color="auto"/>
              </w:divBdr>
              <w:divsChild>
                <w:div w:id="20180261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10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02">
              <w:marLeft w:val="0"/>
              <w:marRight w:val="0"/>
              <w:marTop w:val="0"/>
              <w:marBottom w:val="0"/>
              <w:divBdr>
                <w:top w:val="none" w:sz="0" w:space="0" w:color="auto"/>
                <w:left w:val="none" w:sz="0" w:space="0" w:color="auto"/>
                <w:bottom w:val="none" w:sz="0" w:space="0" w:color="auto"/>
                <w:right w:val="none" w:sz="0" w:space="0" w:color="auto"/>
              </w:divBdr>
              <w:divsChild>
                <w:div w:id="20179988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999">
              <w:marLeft w:val="75"/>
              <w:marRight w:val="75"/>
              <w:marTop w:val="75"/>
              <w:marBottom w:val="0"/>
              <w:divBdr>
                <w:top w:val="none" w:sz="0" w:space="0" w:color="auto"/>
                <w:left w:val="none" w:sz="0" w:space="0" w:color="auto"/>
                <w:bottom w:val="none" w:sz="0" w:space="0" w:color="auto"/>
                <w:right w:val="none" w:sz="0" w:space="0" w:color="auto"/>
              </w:divBdr>
              <w:divsChild>
                <w:div w:id="201795218">
                  <w:marLeft w:val="0"/>
                  <w:marRight w:val="0"/>
                  <w:marTop w:val="60"/>
                  <w:marBottom w:val="30"/>
                  <w:divBdr>
                    <w:top w:val="none" w:sz="0" w:space="0" w:color="auto"/>
                    <w:left w:val="none" w:sz="0" w:space="0" w:color="auto"/>
                    <w:bottom w:val="none" w:sz="0" w:space="0" w:color="auto"/>
                    <w:right w:val="none" w:sz="0" w:space="0" w:color="auto"/>
                  </w:divBdr>
                </w:div>
                <w:div w:id="201796883">
                  <w:marLeft w:val="0"/>
                  <w:marRight w:val="0"/>
                  <w:marTop w:val="60"/>
                  <w:marBottom w:val="30"/>
                  <w:divBdr>
                    <w:top w:val="none" w:sz="0" w:space="0" w:color="auto"/>
                    <w:left w:val="none" w:sz="0" w:space="0" w:color="auto"/>
                    <w:bottom w:val="none" w:sz="0" w:space="0" w:color="auto"/>
                    <w:right w:val="none" w:sz="0" w:space="0" w:color="auto"/>
                  </w:divBdr>
                </w:div>
                <w:div w:id="20179795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08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917">
              <w:marLeft w:val="0"/>
              <w:marRight w:val="0"/>
              <w:marTop w:val="0"/>
              <w:marBottom w:val="0"/>
              <w:divBdr>
                <w:top w:val="none" w:sz="0" w:space="0" w:color="auto"/>
                <w:left w:val="none" w:sz="0" w:space="0" w:color="auto"/>
                <w:bottom w:val="none" w:sz="0" w:space="0" w:color="auto"/>
                <w:right w:val="none" w:sz="0" w:space="0" w:color="auto"/>
              </w:divBdr>
              <w:divsChild>
                <w:div w:id="20180117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37">
              <w:marLeft w:val="75"/>
              <w:marRight w:val="75"/>
              <w:marTop w:val="75"/>
              <w:marBottom w:val="0"/>
              <w:divBdr>
                <w:top w:val="none" w:sz="0" w:space="0" w:color="auto"/>
                <w:left w:val="none" w:sz="0" w:space="0" w:color="auto"/>
                <w:bottom w:val="none" w:sz="0" w:space="0" w:color="auto"/>
                <w:right w:val="none" w:sz="0" w:space="0" w:color="auto"/>
              </w:divBdr>
              <w:divsChild>
                <w:div w:id="201796218">
                  <w:marLeft w:val="0"/>
                  <w:marRight w:val="0"/>
                  <w:marTop w:val="60"/>
                  <w:marBottom w:val="30"/>
                  <w:divBdr>
                    <w:top w:val="none" w:sz="0" w:space="0" w:color="auto"/>
                    <w:left w:val="none" w:sz="0" w:space="0" w:color="auto"/>
                    <w:bottom w:val="none" w:sz="0" w:space="0" w:color="auto"/>
                    <w:right w:val="none" w:sz="0" w:space="0" w:color="auto"/>
                  </w:divBdr>
                </w:div>
                <w:div w:id="201798992">
                  <w:marLeft w:val="0"/>
                  <w:marRight w:val="0"/>
                  <w:marTop w:val="60"/>
                  <w:marBottom w:val="30"/>
                  <w:divBdr>
                    <w:top w:val="none" w:sz="0" w:space="0" w:color="auto"/>
                    <w:left w:val="none" w:sz="0" w:space="0" w:color="auto"/>
                    <w:bottom w:val="none" w:sz="0" w:space="0" w:color="auto"/>
                    <w:right w:val="none" w:sz="0" w:space="0" w:color="auto"/>
                  </w:divBdr>
                </w:div>
                <w:div w:id="20180012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41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00">
              <w:marLeft w:val="75"/>
              <w:marRight w:val="75"/>
              <w:marTop w:val="75"/>
              <w:marBottom w:val="0"/>
              <w:divBdr>
                <w:top w:val="none" w:sz="0" w:space="0" w:color="auto"/>
                <w:left w:val="none" w:sz="0" w:space="0" w:color="auto"/>
                <w:bottom w:val="none" w:sz="0" w:space="0" w:color="auto"/>
                <w:right w:val="none" w:sz="0" w:space="0" w:color="auto"/>
              </w:divBdr>
              <w:divsChild>
                <w:div w:id="201795614">
                  <w:marLeft w:val="0"/>
                  <w:marRight w:val="0"/>
                  <w:marTop w:val="60"/>
                  <w:marBottom w:val="30"/>
                  <w:divBdr>
                    <w:top w:val="none" w:sz="0" w:space="0" w:color="auto"/>
                    <w:left w:val="none" w:sz="0" w:space="0" w:color="auto"/>
                    <w:bottom w:val="none" w:sz="0" w:space="0" w:color="auto"/>
                    <w:right w:val="none" w:sz="0" w:space="0" w:color="auto"/>
                  </w:divBdr>
                </w:div>
                <w:div w:id="201797025">
                  <w:marLeft w:val="0"/>
                  <w:marRight w:val="0"/>
                  <w:marTop w:val="60"/>
                  <w:marBottom w:val="30"/>
                  <w:divBdr>
                    <w:top w:val="none" w:sz="0" w:space="0" w:color="auto"/>
                    <w:left w:val="none" w:sz="0" w:space="0" w:color="auto"/>
                    <w:bottom w:val="none" w:sz="0" w:space="0" w:color="auto"/>
                    <w:right w:val="none" w:sz="0" w:space="0" w:color="auto"/>
                  </w:divBdr>
                </w:div>
                <w:div w:id="201802206">
                  <w:marLeft w:val="0"/>
                  <w:marRight w:val="0"/>
                  <w:marTop w:val="60"/>
                  <w:marBottom w:val="30"/>
                  <w:divBdr>
                    <w:top w:val="none" w:sz="0" w:space="0" w:color="auto"/>
                    <w:left w:val="none" w:sz="0" w:space="0" w:color="auto"/>
                    <w:bottom w:val="none" w:sz="0" w:space="0" w:color="auto"/>
                    <w:right w:val="none" w:sz="0" w:space="0" w:color="auto"/>
                  </w:divBdr>
                </w:div>
              </w:divsChild>
            </w:div>
            <w:div w:id="201797304">
              <w:marLeft w:val="0"/>
              <w:marRight w:val="0"/>
              <w:marTop w:val="0"/>
              <w:marBottom w:val="0"/>
              <w:divBdr>
                <w:top w:val="none" w:sz="0" w:space="0" w:color="auto"/>
                <w:left w:val="none" w:sz="0" w:space="0" w:color="auto"/>
                <w:bottom w:val="none" w:sz="0" w:space="0" w:color="auto"/>
                <w:right w:val="none" w:sz="0" w:space="0" w:color="auto"/>
              </w:divBdr>
              <w:divsChild>
                <w:div w:id="20179547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79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69">
              <w:marLeft w:val="75"/>
              <w:marRight w:val="75"/>
              <w:marTop w:val="75"/>
              <w:marBottom w:val="0"/>
              <w:divBdr>
                <w:top w:val="none" w:sz="0" w:space="0" w:color="auto"/>
                <w:left w:val="none" w:sz="0" w:space="0" w:color="auto"/>
                <w:bottom w:val="none" w:sz="0" w:space="0" w:color="auto"/>
                <w:right w:val="none" w:sz="0" w:space="0" w:color="auto"/>
              </w:divBdr>
              <w:divsChild>
                <w:div w:id="201798221">
                  <w:marLeft w:val="0"/>
                  <w:marRight w:val="0"/>
                  <w:marTop w:val="60"/>
                  <w:marBottom w:val="30"/>
                  <w:divBdr>
                    <w:top w:val="none" w:sz="0" w:space="0" w:color="auto"/>
                    <w:left w:val="none" w:sz="0" w:space="0" w:color="auto"/>
                    <w:bottom w:val="none" w:sz="0" w:space="0" w:color="auto"/>
                    <w:right w:val="none" w:sz="0" w:space="0" w:color="auto"/>
                  </w:divBdr>
                </w:div>
                <w:div w:id="201800576">
                  <w:marLeft w:val="0"/>
                  <w:marRight w:val="0"/>
                  <w:marTop w:val="60"/>
                  <w:marBottom w:val="30"/>
                  <w:divBdr>
                    <w:top w:val="none" w:sz="0" w:space="0" w:color="auto"/>
                    <w:left w:val="none" w:sz="0" w:space="0" w:color="auto"/>
                    <w:bottom w:val="none" w:sz="0" w:space="0" w:color="auto"/>
                    <w:right w:val="none" w:sz="0" w:space="0" w:color="auto"/>
                  </w:divBdr>
                </w:div>
                <w:div w:id="201800958">
                  <w:marLeft w:val="0"/>
                  <w:marRight w:val="0"/>
                  <w:marTop w:val="60"/>
                  <w:marBottom w:val="30"/>
                  <w:divBdr>
                    <w:top w:val="none" w:sz="0" w:space="0" w:color="auto"/>
                    <w:left w:val="none" w:sz="0" w:space="0" w:color="auto"/>
                    <w:bottom w:val="none" w:sz="0" w:space="0" w:color="auto"/>
                    <w:right w:val="none" w:sz="0" w:space="0" w:color="auto"/>
                  </w:divBdr>
                </w:div>
              </w:divsChild>
            </w:div>
            <w:div w:id="201797258">
              <w:marLeft w:val="0"/>
              <w:marRight w:val="0"/>
              <w:marTop w:val="0"/>
              <w:marBottom w:val="0"/>
              <w:divBdr>
                <w:top w:val="none" w:sz="0" w:space="0" w:color="auto"/>
                <w:left w:val="none" w:sz="0" w:space="0" w:color="auto"/>
                <w:bottom w:val="none" w:sz="0" w:space="0" w:color="auto"/>
                <w:right w:val="none" w:sz="0" w:space="0" w:color="auto"/>
              </w:divBdr>
              <w:divsChild>
                <w:div w:id="20179938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1957">
      <w:marLeft w:val="0"/>
      <w:marRight w:val="0"/>
      <w:marTop w:val="0"/>
      <w:marBottom w:val="0"/>
      <w:divBdr>
        <w:top w:val="none" w:sz="0" w:space="0" w:color="auto"/>
        <w:left w:val="none" w:sz="0" w:space="0" w:color="auto"/>
        <w:bottom w:val="none" w:sz="0" w:space="0" w:color="auto"/>
        <w:right w:val="none" w:sz="0" w:space="0" w:color="auto"/>
      </w:divBdr>
      <w:divsChild>
        <w:div w:id="201796243">
          <w:marLeft w:val="0"/>
          <w:marRight w:val="0"/>
          <w:marTop w:val="0"/>
          <w:marBottom w:val="0"/>
          <w:divBdr>
            <w:top w:val="none" w:sz="0" w:space="0" w:color="auto"/>
            <w:left w:val="none" w:sz="0" w:space="0" w:color="auto"/>
            <w:bottom w:val="none" w:sz="0" w:space="0" w:color="auto"/>
            <w:right w:val="none" w:sz="0" w:space="0" w:color="auto"/>
          </w:divBdr>
          <w:divsChild>
            <w:div w:id="201800363">
              <w:marLeft w:val="0"/>
              <w:marRight w:val="0"/>
              <w:marTop w:val="0"/>
              <w:marBottom w:val="0"/>
              <w:divBdr>
                <w:top w:val="none" w:sz="0" w:space="0" w:color="auto"/>
                <w:left w:val="none" w:sz="0" w:space="0" w:color="auto"/>
                <w:bottom w:val="none" w:sz="0" w:space="0" w:color="auto"/>
                <w:right w:val="none" w:sz="0" w:space="0" w:color="auto"/>
              </w:divBdr>
            </w:div>
          </w:divsChild>
        </w:div>
        <w:div w:id="201798829">
          <w:marLeft w:val="0"/>
          <w:marRight w:val="0"/>
          <w:marTop w:val="0"/>
          <w:marBottom w:val="0"/>
          <w:divBdr>
            <w:top w:val="none" w:sz="0" w:space="0" w:color="auto"/>
            <w:left w:val="none" w:sz="0" w:space="0" w:color="auto"/>
            <w:bottom w:val="none" w:sz="0" w:space="0" w:color="auto"/>
            <w:right w:val="none" w:sz="0" w:space="0" w:color="auto"/>
          </w:divBdr>
          <w:divsChild>
            <w:div w:id="201802814">
              <w:marLeft w:val="0"/>
              <w:marRight w:val="0"/>
              <w:marTop w:val="0"/>
              <w:marBottom w:val="0"/>
              <w:divBdr>
                <w:top w:val="none" w:sz="0" w:space="0" w:color="auto"/>
                <w:left w:val="none" w:sz="0" w:space="0" w:color="auto"/>
                <w:bottom w:val="none" w:sz="0" w:space="0" w:color="auto"/>
                <w:right w:val="none" w:sz="0" w:space="0" w:color="auto"/>
              </w:divBdr>
              <w:divsChild>
                <w:div w:id="20180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02050">
      <w:marLeft w:val="0"/>
      <w:marRight w:val="0"/>
      <w:marTop w:val="0"/>
      <w:marBottom w:val="0"/>
      <w:divBdr>
        <w:top w:val="none" w:sz="0" w:space="0" w:color="auto"/>
        <w:left w:val="none" w:sz="0" w:space="0" w:color="auto"/>
        <w:bottom w:val="none" w:sz="0" w:space="0" w:color="auto"/>
        <w:right w:val="none" w:sz="0" w:space="0" w:color="auto"/>
      </w:divBdr>
      <w:divsChild>
        <w:div w:id="20179507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19">
              <w:marLeft w:val="75"/>
              <w:marRight w:val="75"/>
              <w:marTop w:val="75"/>
              <w:marBottom w:val="0"/>
              <w:divBdr>
                <w:top w:val="none" w:sz="0" w:space="0" w:color="auto"/>
                <w:left w:val="none" w:sz="0" w:space="0" w:color="auto"/>
                <w:bottom w:val="none" w:sz="0" w:space="0" w:color="auto"/>
                <w:right w:val="none" w:sz="0" w:space="0" w:color="auto"/>
              </w:divBdr>
              <w:divsChild>
                <w:div w:id="201795186">
                  <w:marLeft w:val="0"/>
                  <w:marRight w:val="0"/>
                  <w:marTop w:val="60"/>
                  <w:marBottom w:val="30"/>
                  <w:divBdr>
                    <w:top w:val="none" w:sz="0" w:space="0" w:color="auto"/>
                    <w:left w:val="none" w:sz="0" w:space="0" w:color="auto"/>
                    <w:bottom w:val="none" w:sz="0" w:space="0" w:color="auto"/>
                    <w:right w:val="none" w:sz="0" w:space="0" w:color="auto"/>
                  </w:divBdr>
                </w:div>
                <w:div w:id="201799554">
                  <w:marLeft w:val="0"/>
                  <w:marRight w:val="0"/>
                  <w:marTop w:val="60"/>
                  <w:marBottom w:val="30"/>
                  <w:divBdr>
                    <w:top w:val="none" w:sz="0" w:space="0" w:color="auto"/>
                    <w:left w:val="none" w:sz="0" w:space="0" w:color="auto"/>
                    <w:bottom w:val="none" w:sz="0" w:space="0" w:color="auto"/>
                    <w:right w:val="none" w:sz="0" w:space="0" w:color="auto"/>
                  </w:divBdr>
                </w:div>
                <w:div w:id="201799900">
                  <w:marLeft w:val="0"/>
                  <w:marRight w:val="0"/>
                  <w:marTop w:val="60"/>
                  <w:marBottom w:val="30"/>
                  <w:divBdr>
                    <w:top w:val="none" w:sz="0" w:space="0" w:color="auto"/>
                    <w:left w:val="none" w:sz="0" w:space="0" w:color="auto"/>
                    <w:bottom w:val="none" w:sz="0" w:space="0" w:color="auto"/>
                    <w:right w:val="none" w:sz="0" w:space="0" w:color="auto"/>
                  </w:divBdr>
                </w:div>
              </w:divsChild>
            </w:div>
            <w:div w:id="201800342">
              <w:marLeft w:val="0"/>
              <w:marRight w:val="0"/>
              <w:marTop w:val="0"/>
              <w:marBottom w:val="0"/>
              <w:divBdr>
                <w:top w:val="none" w:sz="0" w:space="0" w:color="auto"/>
                <w:left w:val="none" w:sz="0" w:space="0" w:color="auto"/>
                <w:bottom w:val="none" w:sz="0" w:space="0" w:color="auto"/>
                <w:right w:val="none" w:sz="0" w:space="0" w:color="auto"/>
              </w:divBdr>
              <w:divsChild>
                <w:div w:id="20179794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115">
          <w:marLeft w:val="0"/>
          <w:marRight w:val="0"/>
          <w:marTop w:val="75"/>
          <w:marBottom w:val="0"/>
          <w:divBdr>
            <w:top w:val="single" w:sz="6" w:space="4" w:color="A6C9E2"/>
            <w:left w:val="single" w:sz="6" w:space="4" w:color="A6C9E2"/>
            <w:bottom w:val="single" w:sz="6" w:space="4" w:color="A6C9E2"/>
            <w:right w:val="single" w:sz="6" w:space="4" w:color="A6C9E2"/>
          </w:divBdr>
          <w:divsChild>
            <w:div w:id="201799559">
              <w:marLeft w:val="75"/>
              <w:marRight w:val="75"/>
              <w:marTop w:val="75"/>
              <w:marBottom w:val="0"/>
              <w:divBdr>
                <w:top w:val="none" w:sz="0" w:space="0" w:color="auto"/>
                <w:left w:val="none" w:sz="0" w:space="0" w:color="auto"/>
                <w:bottom w:val="none" w:sz="0" w:space="0" w:color="auto"/>
                <w:right w:val="none" w:sz="0" w:space="0" w:color="auto"/>
              </w:divBdr>
              <w:divsChild>
                <w:div w:id="201796917">
                  <w:marLeft w:val="0"/>
                  <w:marRight w:val="0"/>
                  <w:marTop w:val="60"/>
                  <w:marBottom w:val="30"/>
                  <w:divBdr>
                    <w:top w:val="none" w:sz="0" w:space="0" w:color="auto"/>
                    <w:left w:val="none" w:sz="0" w:space="0" w:color="auto"/>
                    <w:bottom w:val="none" w:sz="0" w:space="0" w:color="auto"/>
                    <w:right w:val="none" w:sz="0" w:space="0" w:color="auto"/>
                  </w:divBdr>
                </w:div>
                <w:div w:id="201802251">
                  <w:marLeft w:val="0"/>
                  <w:marRight w:val="0"/>
                  <w:marTop w:val="60"/>
                  <w:marBottom w:val="30"/>
                  <w:divBdr>
                    <w:top w:val="none" w:sz="0" w:space="0" w:color="auto"/>
                    <w:left w:val="none" w:sz="0" w:space="0" w:color="auto"/>
                    <w:bottom w:val="none" w:sz="0" w:space="0" w:color="auto"/>
                    <w:right w:val="none" w:sz="0" w:space="0" w:color="auto"/>
                  </w:divBdr>
                </w:div>
                <w:div w:id="20180319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39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15">
              <w:marLeft w:val="75"/>
              <w:marRight w:val="75"/>
              <w:marTop w:val="75"/>
              <w:marBottom w:val="0"/>
              <w:divBdr>
                <w:top w:val="none" w:sz="0" w:space="0" w:color="auto"/>
                <w:left w:val="none" w:sz="0" w:space="0" w:color="auto"/>
                <w:bottom w:val="none" w:sz="0" w:space="0" w:color="auto"/>
                <w:right w:val="none" w:sz="0" w:space="0" w:color="auto"/>
              </w:divBdr>
              <w:divsChild>
                <w:div w:id="201797066">
                  <w:marLeft w:val="0"/>
                  <w:marRight w:val="0"/>
                  <w:marTop w:val="60"/>
                  <w:marBottom w:val="30"/>
                  <w:divBdr>
                    <w:top w:val="none" w:sz="0" w:space="0" w:color="auto"/>
                    <w:left w:val="none" w:sz="0" w:space="0" w:color="auto"/>
                    <w:bottom w:val="none" w:sz="0" w:space="0" w:color="auto"/>
                    <w:right w:val="none" w:sz="0" w:space="0" w:color="auto"/>
                  </w:divBdr>
                </w:div>
                <w:div w:id="201799052">
                  <w:marLeft w:val="0"/>
                  <w:marRight w:val="0"/>
                  <w:marTop w:val="60"/>
                  <w:marBottom w:val="30"/>
                  <w:divBdr>
                    <w:top w:val="none" w:sz="0" w:space="0" w:color="auto"/>
                    <w:left w:val="none" w:sz="0" w:space="0" w:color="auto"/>
                    <w:bottom w:val="none" w:sz="0" w:space="0" w:color="auto"/>
                    <w:right w:val="none" w:sz="0" w:space="0" w:color="auto"/>
                  </w:divBdr>
                </w:div>
                <w:div w:id="201801015">
                  <w:marLeft w:val="0"/>
                  <w:marRight w:val="0"/>
                  <w:marTop w:val="60"/>
                  <w:marBottom w:val="30"/>
                  <w:divBdr>
                    <w:top w:val="none" w:sz="0" w:space="0" w:color="auto"/>
                    <w:left w:val="none" w:sz="0" w:space="0" w:color="auto"/>
                    <w:bottom w:val="none" w:sz="0" w:space="0" w:color="auto"/>
                    <w:right w:val="none" w:sz="0" w:space="0" w:color="auto"/>
                  </w:divBdr>
                </w:div>
              </w:divsChild>
            </w:div>
            <w:div w:id="201798078">
              <w:marLeft w:val="0"/>
              <w:marRight w:val="0"/>
              <w:marTop w:val="0"/>
              <w:marBottom w:val="0"/>
              <w:divBdr>
                <w:top w:val="none" w:sz="0" w:space="0" w:color="auto"/>
                <w:left w:val="none" w:sz="0" w:space="0" w:color="auto"/>
                <w:bottom w:val="none" w:sz="0" w:space="0" w:color="auto"/>
                <w:right w:val="none" w:sz="0" w:space="0" w:color="auto"/>
              </w:divBdr>
              <w:divsChild>
                <w:div w:id="20179832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89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46">
              <w:marLeft w:val="0"/>
              <w:marRight w:val="0"/>
              <w:marTop w:val="0"/>
              <w:marBottom w:val="0"/>
              <w:divBdr>
                <w:top w:val="none" w:sz="0" w:space="0" w:color="auto"/>
                <w:left w:val="none" w:sz="0" w:space="0" w:color="auto"/>
                <w:bottom w:val="none" w:sz="0" w:space="0" w:color="auto"/>
                <w:right w:val="none" w:sz="0" w:space="0" w:color="auto"/>
              </w:divBdr>
              <w:divsChild>
                <w:div w:id="20179543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24">
              <w:marLeft w:val="75"/>
              <w:marRight w:val="75"/>
              <w:marTop w:val="75"/>
              <w:marBottom w:val="0"/>
              <w:divBdr>
                <w:top w:val="none" w:sz="0" w:space="0" w:color="auto"/>
                <w:left w:val="none" w:sz="0" w:space="0" w:color="auto"/>
                <w:bottom w:val="none" w:sz="0" w:space="0" w:color="auto"/>
                <w:right w:val="none" w:sz="0" w:space="0" w:color="auto"/>
              </w:divBdr>
              <w:divsChild>
                <w:div w:id="201796637">
                  <w:marLeft w:val="0"/>
                  <w:marRight w:val="0"/>
                  <w:marTop w:val="60"/>
                  <w:marBottom w:val="30"/>
                  <w:divBdr>
                    <w:top w:val="none" w:sz="0" w:space="0" w:color="auto"/>
                    <w:left w:val="none" w:sz="0" w:space="0" w:color="auto"/>
                    <w:bottom w:val="none" w:sz="0" w:space="0" w:color="auto"/>
                    <w:right w:val="none" w:sz="0" w:space="0" w:color="auto"/>
                  </w:divBdr>
                </w:div>
                <w:div w:id="201799664">
                  <w:marLeft w:val="0"/>
                  <w:marRight w:val="0"/>
                  <w:marTop w:val="60"/>
                  <w:marBottom w:val="30"/>
                  <w:divBdr>
                    <w:top w:val="none" w:sz="0" w:space="0" w:color="auto"/>
                    <w:left w:val="none" w:sz="0" w:space="0" w:color="auto"/>
                    <w:bottom w:val="none" w:sz="0" w:space="0" w:color="auto"/>
                    <w:right w:val="none" w:sz="0" w:space="0" w:color="auto"/>
                  </w:divBdr>
                </w:div>
                <w:div w:id="20180301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833">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20">
              <w:marLeft w:val="75"/>
              <w:marRight w:val="75"/>
              <w:marTop w:val="75"/>
              <w:marBottom w:val="0"/>
              <w:divBdr>
                <w:top w:val="none" w:sz="0" w:space="0" w:color="auto"/>
                <w:left w:val="none" w:sz="0" w:space="0" w:color="auto"/>
                <w:bottom w:val="none" w:sz="0" w:space="0" w:color="auto"/>
                <w:right w:val="none" w:sz="0" w:space="0" w:color="auto"/>
              </w:divBdr>
              <w:divsChild>
                <w:div w:id="201797723">
                  <w:marLeft w:val="0"/>
                  <w:marRight w:val="0"/>
                  <w:marTop w:val="60"/>
                  <w:marBottom w:val="30"/>
                  <w:divBdr>
                    <w:top w:val="none" w:sz="0" w:space="0" w:color="auto"/>
                    <w:left w:val="none" w:sz="0" w:space="0" w:color="auto"/>
                    <w:bottom w:val="none" w:sz="0" w:space="0" w:color="auto"/>
                    <w:right w:val="none" w:sz="0" w:space="0" w:color="auto"/>
                  </w:divBdr>
                </w:div>
                <w:div w:id="201798821">
                  <w:marLeft w:val="0"/>
                  <w:marRight w:val="0"/>
                  <w:marTop w:val="60"/>
                  <w:marBottom w:val="30"/>
                  <w:divBdr>
                    <w:top w:val="none" w:sz="0" w:space="0" w:color="auto"/>
                    <w:left w:val="none" w:sz="0" w:space="0" w:color="auto"/>
                    <w:bottom w:val="none" w:sz="0" w:space="0" w:color="auto"/>
                    <w:right w:val="none" w:sz="0" w:space="0" w:color="auto"/>
                  </w:divBdr>
                </w:div>
                <w:div w:id="201802959">
                  <w:marLeft w:val="0"/>
                  <w:marRight w:val="0"/>
                  <w:marTop w:val="60"/>
                  <w:marBottom w:val="30"/>
                  <w:divBdr>
                    <w:top w:val="none" w:sz="0" w:space="0" w:color="auto"/>
                    <w:left w:val="none" w:sz="0" w:space="0" w:color="auto"/>
                    <w:bottom w:val="none" w:sz="0" w:space="0" w:color="auto"/>
                    <w:right w:val="none" w:sz="0" w:space="0" w:color="auto"/>
                  </w:divBdr>
                </w:div>
              </w:divsChild>
            </w:div>
            <w:div w:id="201799860">
              <w:marLeft w:val="0"/>
              <w:marRight w:val="0"/>
              <w:marTop w:val="0"/>
              <w:marBottom w:val="0"/>
              <w:divBdr>
                <w:top w:val="none" w:sz="0" w:space="0" w:color="auto"/>
                <w:left w:val="none" w:sz="0" w:space="0" w:color="auto"/>
                <w:bottom w:val="none" w:sz="0" w:space="0" w:color="auto"/>
                <w:right w:val="none" w:sz="0" w:space="0" w:color="auto"/>
              </w:divBdr>
              <w:divsChild>
                <w:div w:id="20179759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5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99">
              <w:marLeft w:val="75"/>
              <w:marRight w:val="75"/>
              <w:marTop w:val="75"/>
              <w:marBottom w:val="0"/>
              <w:divBdr>
                <w:top w:val="none" w:sz="0" w:space="0" w:color="auto"/>
                <w:left w:val="none" w:sz="0" w:space="0" w:color="auto"/>
                <w:bottom w:val="none" w:sz="0" w:space="0" w:color="auto"/>
                <w:right w:val="none" w:sz="0" w:space="0" w:color="auto"/>
              </w:divBdr>
              <w:divsChild>
                <w:div w:id="201796410">
                  <w:marLeft w:val="0"/>
                  <w:marRight w:val="0"/>
                  <w:marTop w:val="60"/>
                  <w:marBottom w:val="30"/>
                  <w:divBdr>
                    <w:top w:val="none" w:sz="0" w:space="0" w:color="auto"/>
                    <w:left w:val="none" w:sz="0" w:space="0" w:color="auto"/>
                    <w:bottom w:val="none" w:sz="0" w:space="0" w:color="auto"/>
                    <w:right w:val="none" w:sz="0" w:space="0" w:color="auto"/>
                  </w:divBdr>
                </w:div>
                <w:div w:id="201797812">
                  <w:marLeft w:val="0"/>
                  <w:marRight w:val="0"/>
                  <w:marTop w:val="60"/>
                  <w:marBottom w:val="30"/>
                  <w:divBdr>
                    <w:top w:val="none" w:sz="0" w:space="0" w:color="auto"/>
                    <w:left w:val="none" w:sz="0" w:space="0" w:color="auto"/>
                    <w:bottom w:val="none" w:sz="0" w:space="0" w:color="auto"/>
                    <w:right w:val="none" w:sz="0" w:space="0" w:color="auto"/>
                  </w:divBdr>
                </w:div>
                <w:div w:id="201802985">
                  <w:marLeft w:val="0"/>
                  <w:marRight w:val="0"/>
                  <w:marTop w:val="60"/>
                  <w:marBottom w:val="30"/>
                  <w:divBdr>
                    <w:top w:val="none" w:sz="0" w:space="0" w:color="auto"/>
                    <w:left w:val="none" w:sz="0" w:space="0" w:color="auto"/>
                    <w:bottom w:val="none" w:sz="0" w:space="0" w:color="auto"/>
                    <w:right w:val="none" w:sz="0" w:space="0" w:color="auto"/>
                  </w:divBdr>
                </w:div>
              </w:divsChild>
            </w:div>
            <w:div w:id="201800203">
              <w:marLeft w:val="0"/>
              <w:marRight w:val="0"/>
              <w:marTop w:val="0"/>
              <w:marBottom w:val="0"/>
              <w:divBdr>
                <w:top w:val="none" w:sz="0" w:space="0" w:color="auto"/>
                <w:left w:val="none" w:sz="0" w:space="0" w:color="auto"/>
                <w:bottom w:val="none" w:sz="0" w:space="0" w:color="auto"/>
                <w:right w:val="none" w:sz="0" w:space="0" w:color="auto"/>
              </w:divBdr>
              <w:divsChild>
                <w:div w:id="2018015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73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40">
              <w:marLeft w:val="75"/>
              <w:marRight w:val="75"/>
              <w:marTop w:val="75"/>
              <w:marBottom w:val="0"/>
              <w:divBdr>
                <w:top w:val="none" w:sz="0" w:space="0" w:color="auto"/>
                <w:left w:val="none" w:sz="0" w:space="0" w:color="auto"/>
                <w:bottom w:val="none" w:sz="0" w:space="0" w:color="auto"/>
                <w:right w:val="none" w:sz="0" w:space="0" w:color="auto"/>
              </w:divBdr>
              <w:divsChild>
                <w:div w:id="201795305">
                  <w:marLeft w:val="0"/>
                  <w:marRight w:val="0"/>
                  <w:marTop w:val="60"/>
                  <w:marBottom w:val="30"/>
                  <w:divBdr>
                    <w:top w:val="none" w:sz="0" w:space="0" w:color="auto"/>
                    <w:left w:val="none" w:sz="0" w:space="0" w:color="auto"/>
                    <w:bottom w:val="none" w:sz="0" w:space="0" w:color="auto"/>
                    <w:right w:val="none" w:sz="0" w:space="0" w:color="auto"/>
                  </w:divBdr>
                </w:div>
                <w:div w:id="201801887">
                  <w:marLeft w:val="0"/>
                  <w:marRight w:val="0"/>
                  <w:marTop w:val="60"/>
                  <w:marBottom w:val="30"/>
                  <w:divBdr>
                    <w:top w:val="none" w:sz="0" w:space="0" w:color="auto"/>
                    <w:left w:val="none" w:sz="0" w:space="0" w:color="auto"/>
                    <w:bottom w:val="none" w:sz="0" w:space="0" w:color="auto"/>
                    <w:right w:val="none" w:sz="0" w:space="0" w:color="auto"/>
                  </w:divBdr>
                </w:div>
                <w:div w:id="201802438">
                  <w:marLeft w:val="0"/>
                  <w:marRight w:val="0"/>
                  <w:marTop w:val="60"/>
                  <w:marBottom w:val="30"/>
                  <w:divBdr>
                    <w:top w:val="none" w:sz="0" w:space="0" w:color="auto"/>
                    <w:left w:val="none" w:sz="0" w:space="0" w:color="auto"/>
                    <w:bottom w:val="none" w:sz="0" w:space="0" w:color="auto"/>
                    <w:right w:val="none" w:sz="0" w:space="0" w:color="auto"/>
                  </w:divBdr>
                </w:div>
              </w:divsChild>
            </w:div>
            <w:div w:id="201801984">
              <w:marLeft w:val="0"/>
              <w:marRight w:val="0"/>
              <w:marTop w:val="0"/>
              <w:marBottom w:val="0"/>
              <w:divBdr>
                <w:top w:val="none" w:sz="0" w:space="0" w:color="auto"/>
                <w:left w:val="none" w:sz="0" w:space="0" w:color="auto"/>
                <w:bottom w:val="none" w:sz="0" w:space="0" w:color="auto"/>
                <w:right w:val="none" w:sz="0" w:space="0" w:color="auto"/>
              </w:divBdr>
              <w:divsChild>
                <w:div w:id="20179840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89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87">
              <w:marLeft w:val="75"/>
              <w:marRight w:val="75"/>
              <w:marTop w:val="75"/>
              <w:marBottom w:val="0"/>
              <w:divBdr>
                <w:top w:val="none" w:sz="0" w:space="0" w:color="auto"/>
                <w:left w:val="none" w:sz="0" w:space="0" w:color="auto"/>
                <w:bottom w:val="none" w:sz="0" w:space="0" w:color="auto"/>
                <w:right w:val="none" w:sz="0" w:space="0" w:color="auto"/>
              </w:divBdr>
              <w:divsChild>
                <w:div w:id="201795446">
                  <w:marLeft w:val="0"/>
                  <w:marRight w:val="0"/>
                  <w:marTop w:val="60"/>
                  <w:marBottom w:val="30"/>
                  <w:divBdr>
                    <w:top w:val="none" w:sz="0" w:space="0" w:color="auto"/>
                    <w:left w:val="none" w:sz="0" w:space="0" w:color="auto"/>
                    <w:bottom w:val="none" w:sz="0" w:space="0" w:color="auto"/>
                    <w:right w:val="none" w:sz="0" w:space="0" w:color="auto"/>
                  </w:divBdr>
                </w:div>
                <w:div w:id="201795718">
                  <w:marLeft w:val="0"/>
                  <w:marRight w:val="0"/>
                  <w:marTop w:val="60"/>
                  <w:marBottom w:val="30"/>
                  <w:divBdr>
                    <w:top w:val="none" w:sz="0" w:space="0" w:color="auto"/>
                    <w:left w:val="none" w:sz="0" w:space="0" w:color="auto"/>
                    <w:bottom w:val="none" w:sz="0" w:space="0" w:color="auto"/>
                    <w:right w:val="none" w:sz="0" w:space="0" w:color="auto"/>
                  </w:divBdr>
                </w:div>
                <w:div w:id="201796623">
                  <w:marLeft w:val="0"/>
                  <w:marRight w:val="0"/>
                  <w:marTop w:val="60"/>
                  <w:marBottom w:val="30"/>
                  <w:divBdr>
                    <w:top w:val="none" w:sz="0" w:space="0" w:color="auto"/>
                    <w:left w:val="none" w:sz="0" w:space="0" w:color="auto"/>
                    <w:bottom w:val="none" w:sz="0" w:space="0" w:color="auto"/>
                    <w:right w:val="none" w:sz="0" w:space="0" w:color="auto"/>
                  </w:divBdr>
                </w:div>
              </w:divsChild>
            </w:div>
            <w:div w:id="201798720">
              <w:marLeft w:val="0"/>
              <w:marRight w:val="0"/>
              <w:marTop w:val="0"/>
              <w:marBottom w:val="0"/>
              <w:divBdr>
                <w:top w:val="none" w:sz="0" w:space="0" w:color="auto"/>
                <w:left w:val="none" w:sz="0" w:space="0" w:color="auto"/>
                <w:bottom w:val="none" w:sz="0" w:space="0" w:color="auto"/>
                <w:right w:val="none" w:sz="0" w:space="0" w:color="auto"/>
              </w:divBdr>
              <w:divsChild>
                <w:div w:id="20179824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01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67">
              <w:marLeft w:val="75"/>
              <w:marRight w:val="75"/>
              <w:marTop w:val="75"/>
              <w:marBottom w:val="0"/>
              <w:divBdr>
                <w:top w:val="none" w:sz="0" w:space="0" w:color="auto"/>
                <w:left w:val="none" w:sz="0" w:space="0" w:color="auto"/>
                <w:bottom w:val="none" w:sz="0" w:space="0" w:color="auto"/>
                <w:right w:val="none" w:sz="0" w:space="0" w:color="auto"/>
              </w:divBdr>
              <w:divsChild>
                <w:div w:id="201795827">
                  <w:marLeft w:val="0"/>
                  <w:marRight w:val="0"/>
                  <w:marTop w:val="60"/>
                  <w:marBottom w:val="30"/>
                  <w:divBdr>
                    <w:top w:val="none" w:sz="0" w:space="0" w:color="auto"/>
                    <w:left w:val="none" w:sz="0" w:space="0" w:color="auto"/>
                    <w:bottom w:val="none" w:sz="0" w:space="0" w:color="auto"/>
                    <w:right w:val="none" w:sz="0" w:space="0" w:color="auto"/>
                  </w:divBdr>
                </w:div>
                <w:div w:id="201796720">
                  <w:marLeft w:val="0"/>
                  <w:marRight w:val="0"/>
                  <w:marTop w:val="60"/>
                  <w:marBottom w:val="30"/>
                  <w:divBdr>
                    <w:top w:val="none" w:sz="0" w:space="0" w:color="auto"/>
                    <w:left w:val="none" w:sz="0" w:space="0" w:color="auto"/>
                    <w:bottom w:val="none" w:sz="0" w:space="0" w:color="auto"/>
                    <w:right w:val="none" w:sz="0" w:space="0" w:color="auto"/>
                  </w:divBdr>
                </w:div>
                <w:div w:id="201799976">
                  <w:marLeft w:val="0"/>
                  <w:marRight w:val="0"/>
                  <w:marTop w:val="60"/>
                  <w:marBottom w:val="30"/>
                  <w:divBdr>
                    <w:top w:val="none" w:sz="0" w:space="0" w:color="auto"/>
                    <w:left w:val="none" w:sz="0" w:space="0" w:color="auto"/>
                    <w:bottom w:val="none" w:sz="0" w:space="0" w:color="auto"/>
                    <w:right w:val="none" w:sz="0" w:space="0" w:color="auto"/>
                  </w:divBdr>
                </w:div>
              </w:divsChild>
            </w:div>
            <w:div w:id="201800915">
              <w:marLeft w:val="0"/>
              <w:marRight w:val="0"/>
              <w:marTop w:val="0"/>
              <w:marBottom w:val="0"/>
              <w:divBdr>
                <w:top w:val="none" w:sz="0" w:space="0" w:color="auto"/>
                <w:left w:val="none" w:sz="0" w:space="0" w:color="auto"/>
                <w:bottom w:val="none" w:sz="0" w:space="0" w:color="auto"/>
                <w:right w:val="none" w:sz="0" w:space="0" w:color="auto"/>
              </w:divBdr>
              <w:divsChild>
                <w:div w:id="2017952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09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18">
              <w:marLeft w:val="0"/>
              <w:marRight w:val="0"/>
              <w:marTop w:val="0"/>
              <w:marBottom w:val="0"/>
              <w:divBdr>
                <w:top w:val="none" w:sz="0" w:space="0" w:color="auto"/>
                <w:left w:val="none" w:sz="0" w:space="0" w:color="auto"/>
                <w:bottom w:val="none" w:sz="0" w:space="0" w:color="auto"/>
                <w:right w:val="none" w:sz="0" w:space="0" w:color="auto"/>
              </w:divBdr>
              <w:divsChild>
                <w:div w:id="20179509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631">
              <w:marLeft w:val="75"/>
              <w:marRight w:val="75"/>
              <w:marTop w:val="75"/>
              <w:marBottom w:val="0"/>
              <w:divBdr>
                <w:top w:val="none" w:sz="0" w:space="0" w:color="auto"/>
                <w:left w:val="none" w:sz="0" w:space="0" w:color="auto"/>
                <w:bottom w:val="none" w:sz="0" w:space="0" w:color="auto"/>
                <w:right w:val="none" w:sz="0" w:space="0" w:color="auto"/>
              </w:divBdr>
              <w:divsChild>
                <w:div w:id="201796102">
                  <w:marLeft w:val="0"/>
                  <w:marRight w:val="0"/>
                  <w:marTop w:val="60"/>
                  <w:marBottom w:val="30"/>
                  <w:divBdr>
                    <w:top w:val="none" w:sz="0" w:space="0" w:color="auto"/>
                    <w:left w:val="none" w:sz="0" w:space="0" w:color="auto"/>
                    <w:bottom w:val="none" w:sz="0" w:space="0" w:color="auto"/>
                    <w:right w:val="none" w:sz="0" w:space="0" w:color="auto"/>
                  </w:divBdr>
                </w:div>
                <w:div w:id="201798298">
                  <w:marLeft w:val="0"/>
                  <w:marRight w:val="0"/>
                  <w:marTop w:val="60"/>
                  <w:marBottom w:val="30"/>
                  <w:divBdr>
                    <w:top w:val="none" w:sz="0" w:space="0" w:color="auto"/>
                    <w:left w:val="none" w:sz="0" w:space="0" w:color="auto"/>
                    <w:bottom w:val="none" w:sz="0" w:space="0" w:color="auto"/>
                    <w:right w:val="none" w:sz="0" w:space="0" w:color="auto"/>
                  </w:divBdr>
                </w:div>
                <w:div w:id="20180250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987">
          <w:marLeft w:val="0"/>
          <w:marRight w:val="0"/>
          <w:marTop w:val="75"/>
          <w:marBottom w:val="0"/>
          <w:divBdr>
            <w:top w:val="single" w:sz="6" w:space="4" w:color="A6C9E2"/>
            <w:left w:val="single" w:sz="6" w:space="4" w:color="A6C9E2"/>
            <w:bottom w:val="single" w:sz="6" w:space="4" w:color="A6C9E2"/>
            <w:right w:val="single" w:sz="6" w:space="4" w:color="A6C9E2"/>
          </w:divBdr>
          <w:divsChild>
            <w:div w:id="201802143">
              <w:marLeft w:val="75"/>
              <w:marRight w:val="75"/>
              <w:marTop w:val="75"/>
              <w:marBottom w:val="0"/>
              <w:divBdr>
                <w:top w:val="none" w:sz="0" w:space="0" w:color="auto"/>
                <w:left w:val="none" w:sz="0" w:space="0" w:color="auto"/>
                <w:bottom w:val="none" w:sz="0" w:space="0" w:color="auto"/>
                <w:right w:val="none" w:sz="0" w:space="0" w:color="auto"/>
              </w:divBdr>
              <w:divsChild>
                <w:div w:id="201795792">
                  <w:marLeft w:val="0"/>
                  <w:marRight w:val="0"/>
                  <w:marTop w:val="60"/>
                  <w:marBottom w:val="30"/>
                  <w:divBdr>
                    <w:top w:val="none" w:sz="0" w:space="0" w:color="auto"/>
                    <w:left w:val="none" w:sz="0" w:space="0" w:color="auto"/>
                    <w:bottom w:val="none" w:sz="0" w:space="0" w:color="auto"/>
                    <w:right w:val="none" w:sz="0" w:space="0" w:color="auto"/>
                  </w:divBdr>
                </w:div>
                <w:div w:id="201801880">
                  <w:marLeft w:val="0"/>
                  <w:marRight w:val="0"/>
                  <w:marTop w:val="60"/>
                  <w:marBottom w:val="30"/>
                  <w:divBdr>
                    <w:top w:val="none" w:sz="0" w:space="0" w:color="auto"/>
                    <w:left w:val="none" w:sz="0" w:space="0" w:color="auto"/>
                    <w:bottom w:val="none" w:sz="0" w:space="0" w:color="auto"/>
                    <w:right w:val="none" w:sz="0" w:space="0" w:color="auto"/>
                  </w:divBdr>
                </w:div>
                <w:div w:id="201802929">
                  <w:marLeft w:val="0"/>
                  <w:marRight w:val="0"/>
                  <w:marTop w:val="60"/>
                  <w:marBottom w:val="30"/>
                  <w:divBdr>
                    <w:top w:val="none" w:sz="0" w:space="0" w:color="auto"/>
                    <w:left w:val="none" w:sz="0" w:space="0" w:color="auto"/>
                    <w:bottom w:val="none" w:sz="0" w:space="0" w:color="auto"/>
                    <w:right w:val="none" w:sz="0" w:space="0" w:color="auto"/>
                  </w:divBdr>
                </w:div>
              </w:divsChild>
            </w:div>
            <w:div w:id="201802845">
              <w:marLeft w:val="0"/>
              <w:marRight w:val="0"/>
              <w:marTop w:val="0"/>
              <w:marBottom w:val="0"/>
              <w:divBdr>
                <w:top w:val="none" w:sz="0" w:space="0" w:color="auto"/>
                <w:left w:val="none" w:sz="0" w:space="0" w:color="auto"/>
                <w:bottom w:val="none" w:sz="0" w:space="0" w:color="auto"/>
                <w:right w:val="none" w:sz="0" w:space="0" w:color="auto"/>
              </w:divBdr>
              <w:divsChild>
                <w:div w:id="2017968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336">
          <w:marLeft w:val="0"/>
          <w:marRight w:val="0"/>
          <w:marTop w:val="75"/>
          <w:marBottom w:val="0"/>
          <w:divBdr>
            <w:top w:val="single" w:sz="6" w:space="4" w:color="A6C9E2"/>
            <w:left w:val="single" w:sz="6" w:space="4" w:color="A6C9E2"/>
            <w:bottom w:val="single" w:sz="6" w:space="4" w:color="A6C9E2"/>
            <w:right w:val="single" w:sz="6" w:space="4" w:color="A6C9E2"/>
          </w:divBdr>
          <w:divsChild>
            <w:div w:id="201801727">
              <w:marLeft w:val="0"/>
              <w:marRight w:val="0"/>
              <w:marTop w:val="0"/>
              <w:marBottom w:val="0"/>
              <w:divBdr>
                <w:top w:val="none" w:sz="0" w:space="0" w:color="auto"/>
                <w:left w:val="none" w:sz="0" w:space="0" w:color="auto"/>
                <w:bottom w:val="none" w:sz="0" w:space="0" w:color="auto"/>
                <w:right w:val="none" w:sz="0" w:space="0" w:color="auto"/>
              </w:divBdr>
              <w:divsChild>
                <w:div w:id="2018004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728">
              <w:marLeft w:val="75"/>
              <w:marRight w:val="75"/>
              <w:marTop w:val="75"/>
              <w:marBottom w:val="0"/>
              <w:divBdr>
                <w:top w:val="none" w:sz="0" w:space="0" w:color="auto"/>
                <w:left w:val="none" w:sz="0" w:space="0" w:color="auto"/>
                <w:bottom w:val="none" w:sz="0" w:space="0" w:color="auto"/>
                <w:right w:val="none" w:sz="0" w:space="0" w:color="auto"/>
              </w:divBdr>
              <w:divsChild>
                <w:div w:id="201795513">
                  <w:marLeft w:val="0"/>
                  <w:marRight w:val="0"/>
                  <w:marTop w:val="60"/>
                  <w:marBottom w:val="30"/>
                  <w:divBdr>
                    <w:top w:val="none" w:sz="0" w:space="0" w:color="auto"/>
                    <w:left w:val="none" w:sz="0" w:space="0" w:color="auto"/>
                    <w:bottom w:val="none" w:sz="0" w:space="0" w:color="auto"/>
                    <w:right w:val="none" w:sz="0" w:space="0" w:color="auto"/>
                  </w:divBdr>
                </w:div>
                <w:div w:id="201798757">
                  <w:marLeft w:val="0"/>
                  <w:marRight w:val="0"/>
                  <w:marTop w:val="60"/>
                  <w:marBottom w:val="30"/>
                  <w:divBdr>
                    <w:top w:val="none" w:sz="0" w:space="0" w:color="auto"/>
                    <w:left w:val="none" w:sz="0" w:space="0" w:color="auto"/>
                    <w:bottom w:val="none" w:sz="0" w:space="0" w:color="auto"/>
                    <w:right w:val="none" w:sz="0" w:space="0" w:color="auto"/>
                  </w:divBdr>
                </w:div>
                <w:div w:id="20180307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9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22">
              <w:marLeft w:val="0"/>
              <w:marRight w:val="0"/>
              <w:marTop w:val="0"/>
              <w:marBottom w:val="0"/>
              <w:divBdr>
                <w:top w:val="none" w:sz="0" w:space="0" w:color="auto"/>
                <w:left w:val="none" w:sz="0" w:space="0" w:color="auto"/>
                <w:bottom w:val="none" w:sz="0" w:space="0" w:color="auto"/>
                <w:right w:val="none" w:sz="0" w:space="0" w:color="auto"/>
              </w:divBdr>
              <w:divsChild>
                <w:div w:id="20179547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5837">
              <w:marLeft w:val="75"/>
              <w:marRight w:val="75"/>
              <w:marTop w:val="75"/>
              <w:marBottom w:val="0"/>
              <w:divBdr>
                <w:top w:val="none" w:sz="0" w:space="0" w:color="auto"/>
                <w:left w:val="none" w:sz="0" w:space="0" w:color="auto"/>
                <w:bottom w:val="none" w:sz="0" w:space="0" w:color="auto"/>
                <w:right w:val="none" w:sz="0" w:space="0" w:color="auto"/>
              </w:divBdr>
              <w:divsChild>
                <w:div w:id="201796782">
                  <w:marLeft w:val="0"/>
                  <w:marRight w:val="0"/>
                  <w:marTop w:val="60"/>
                  <w:marBottom w:val="30"/>
                  <w:divBdr>
                    <w:top w:val="none" w:sz="0" w:space="0" w:color="auto"/>
                    <w:left w:val="none" w:sz="0" w:space="0" w:color="auto"/>
                    <w:bottom w:val="none" w:sz="0" w:space="0" w:color="auto"/>
                    <w:right w:val="none" w:sz="0" w:space="0" w:color="auto"/>
                  </w:divBdr>
                </w:div>
                <w:div w:id="201797191">
                  <w:marLeft w:val="0"/>
                  <w:marRight w:val="0"/>
                  <w:marTop w:val="60"/>
                  <w:marBottom w:val="30"/>
                  <w:divBdr>
                    <w:top w:val="none" w:sz="0" w:space="0" w:color="auto"/>
                    <w:left w:val="none" w:sz="0" w:space="0" w:color="auto"/>
                    <w:bottom w:val="none" w:sz="0" w:space="0" w:color="auto"/>
                    <w:right w:val="none" w:sz="0" w:space="0" w:color="auto"/>
                  </w:divBdr>
                </w:div>
                <w:div w:id="20180289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2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08">
              <w:marLeft w:val="75"/>
              <w:marRight w:val="75"/>
              <w:marTop w:val="75"/>
              <w:marBottom w:val="0"/>
              <w:divBdr>
                <w:top w:val="none" w:sz="0" w:space="0" w:color="auto"/>
                <w:left w:val="none" w:sz="0" w:space="0" w:color="auto"/>
                <w:bottom w:val="none" w:sz="0" w:space="0" w:color="auto"/>
                <w:right w:val="none" w:sz="0" w:space="0" w:color="auto"/>
              </w:divBdr>
              <w:divsChild>
                <w:div w:id="201798510">
                  <w:marLeft w:val="0"/>
                  <w:marRight w:val="0"/>
                  <w:marTop w:val="60"/>
                  <w:marBottom w:val="30"/>
                  <w:divBdr>
                    <w:top w:val="none" w:sz="0" w:space="0" w:color="auto"/>
                    <w:left w:val="none" w:sz="0" w:space="0" w:color="auto"/>
                    <w:bottom w:val="none" w:sz="0" w:space="0" w:color="auto"/>
                    <w:right w:val="none" w:sz="0" w:space="0" w:color="auto"/>
                  </w:divBdr>
                </w:div>
                <w:div w:id="201801522">
                  <w:marLeft w:val="0"/>
                  <w:marRight w:val="0"/>
                  <w:marTop w:val="60"/>
                  <w:marBottom w:val="30"/>
                  <w:divBdr>
                    <w:top w:val="none" w:sz="0" w:space="0" w:color="auto"/>
                    <w:left w:val="none" w:sz="0" w:space="0" w:color="auto"/>
                    <w:bottom w:val="none" w:sz="0" w:space="0" w:color="auto"/>
                    <w:right w:val="none" w:sz="0" w:space="0" w:color="auto"/>
                  </w:divBdr>
                </w:div>
                <w:div w:id="201802442">
                  <w:marLeft w:val="0"/>
                  <w:marRight w:val="0"/>
                  <w:marTop w:val="60"/>
                  <w:marBottom w:val="30"/>
                  <w:divBdr>
                    <w:top w:val="none" w:sz="0" w:space="0" w:color="auto"/>
                    <w:left w:val="none" w:sz="0" w:space="0" w:color="auto"/>
                    <w:bottom w:val="none" w:sz="0" w:space="0" w:color="auto"/>
                    <w:right w:val="none" w:sz="0" w:space="0" w:color="auto"/>
                  </w:divBdr>
                </w:div>
              </w:divsChild>
            </w:div>
            <w:div w:id="201800464">
              <w:marLeft w:val="0"/>
              <w:marRight w:val="0"/>
              <w:marTop w:val="0"/>
              <w:marBottom w:val="0"/>
              <w:divBdr>
                <w:top w:val="none" w:sz="0" w:space="0" w:color="auto"/>
                <w:left w:val="none" w:sz="0" w:space="0" w:color="auto"/>
                <w:bottom w:val="none" w:sz="0" w:space="0" w:color="auto"/>
                <w:right w:val="none" w:sz="0" w:space="0" w:color="auto"/>
              </w:divBdr>
              <w:divsChild>
                <w:div w:id="2017976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2077">
      <w:marLeft w:val="0"/>
      <w:marRight w:val="0"/>
      <w:marTop w:val="0"/>
      <w:marBottom w:val="0"/>
      <w:divBdr>
        <w:top w:val="none" w:sz="0" w:space="0" w:color="auto"/>
        <w:left w:val="none" w:sz="0" w:space="0" w:color="auto"/>
        <w:bottom w:val="none" w:sz="0" w:space="0" w:color="auto"/>
        <w:right w:val="none" w:sz="0" w:space="0" w:color="auto"/>
      </w:divBdr>
      <w:divsChild>
        <w:div w:id="201795177">
          <w:marLeft w:val="0"/>
          <w:marRight w:val="0"/>
          <w:marTop w:val="75"/>
          <w:marBottom w:val="0"/>
          <w:divBdr>
            <w:top w:val="single" w:sz="6" w:space="4" w:color="A6C9E2"/>
            <w:left w:val="single" w:sz="6" w:space="4" w:color="A6C9E2"/>
            <w:bottom w:val="single" w:sz="6" w:space="4" w:color="A6C9E2"/>
            <w:right w:val="single" w:sz="6" w:space="4" w:color="A6C9E2"/>
          </w:divBdr>
          <w:divsChild>
            <w:div w:id="201800219">
              <w:marLeft w:val="0"/>
              <w:marRight w:val="0"/>
              <w:marTop w:val="0"/>
              <w:marBottom w:val="0"/>
              <w:divBdr>
                <w:top w:val="none" w:sz="0" w:space="0" w:color="auto"/>
                <w:left w:val="none" w:sz="0" w:space="0" w:color="auto"/>
                <w:bottom w:val="none" w:sz="0" w:space="0" w:color="auto"/>
                <w:right w:val="none" w:sz="0" w:space="0" w:color="auto"/>
              </w:divBdr>
              <w:divsChild>
                <w:div w:id="20180301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868">
              <w:marLeft w:val="75"/>
              <w:marRight w:val="75"/>
              <w:marTop w:val="75"/>
              <w:marBottom w:val="0"/>
              <w:divBdr>
                <w:top w:val="none" w:sz="0" w:space="0" w:color="auto"/>
                <w:left w:val="none" w:sz="0" w:space="0" w:color="auto"/>
                <w:bottom w:val="none" w:sz="0" w:space="0" w:color="auto"/>
                <w:right w:val="none" w:sz="0" w:space="0" w:color="auto"/>
              </w:divBdr>
              <w:divsChild>
                <w:div w:id="201796284">
                  <w:marLeft w:val="0"/>
                  <w:marRight w:val="0"/>
                  <w:marTop w:val="60"/>
                  <w:marBottom w:val="30"/>
                  <w:divBdr>
                    <w:top w:val="none" w:sz="0" w:space="0" w:color="auto"/>
                    <w:left w:val="none" w:sz="0" w:space="0" w:color="auto"/>
                    <w:bottom w:val="none" w:sz="0" w:space="0" w:color="auto"/>
                    <w:right w:val="none" w:sz="0" w:space="0" w:color="auto"/>
                  </w:divBdr>
                </w:div>
                <w:div w:id="201797716">
                  <w:marLeft w:val="0"/>
                  <w:marRight w:val="0"/>
                  <w:marTop w:val="60"/>
                  <w:marBottom w:val="30"/>
                  <w:divBdr>
                    <w:top w:val="none" w:sz="0" w:space="0" w:color="auto"/>
                    <w:left w:val="none" w:sz="0" w:space="0" w:color="auto"/>
                    <w:bottom w:val="none" w:sz="0" w:space="0" w:color="auto"/>
                    <w:right w:val="none" w:sz="0" w:space="0" w:color="auto"/>
                  </w:divBdr>
                </w:div>
                <w:div w:id="20180255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312">
          <w:marLeft w:val="0"/>
          <w:marRight w:val="0"/>
          <w:marTop w:val="75"/>
          <w:marBottom w:val="0"/>
          <w:divBdr>
            <w:top w:val="single" w:sz="6" w:space="4" w:color="A6C9E2"/>
            <w:left w:val="single" w:sz="6" w:space="4" w:color="A6C9E2"/>
            <w:bottom w:val="single" w:sz="6" w:space="4" w:color="A6C9E2"/>
            <w:right w:val="single" w:sz="6" w:space="4" w:color="A6C9E2"/>
          </w:divBdr>
          <w:divsChild>
            <w:div w:id="201800001">
              <w:marLeft w:val="75"/>
              <w:marRight w:val="75"/>
              <w:marTop w:val="75"/>
              <w:marBottom w:val="0"/>
              <w:divBdr>
                <w:top w:val="none" w:sz="0" w:space="0" w:color="auto"/>
                <w:left w:val="none" w:sz="0" w:space="0" w:color="auto"/>
                <w:bottom w:val="none" w:sz="0" w:space="0" w:color="auto"/>
                <w:right w:val="none" w:sz="0" w:space="0" w:color="auto"/>
              </w:divBdr>
              <w:divsChild>
                <w:div w:id="201795737">
                  <w:marLeft w:val="0"/>
                  <w:marRight w:val="0"/>
                  <w:marTop w:val="60"/>
                  <w:marBottom w:val="30"/>
                  <w:divBdr>
                    <w:top w:val="none" w:sz="0" w:space="0" w:color="auto"/>
                    <w:left w:val="none" w:sz="0" w:space="0" w:color="auto"/>
                    <w:bottom w:val="none" w:sz="0" w:space="0" w:color="auto"/>
                    <w:right w:val="none" w:sz="0" w:space="0" w:color="auto"/>
                  </w:divBdr>
                </w:div>
                <w:div w:id="201796211">
                  <w:marLeft w:val="0"/>
                  <w:marRight w:val="0"/>
                  <w:marTop w:val="60"/>
                  <w:marBottom w:val="30"/>
                  <w:divBdr>
                    <w:top w:val="none" w:sz="0" w:space="0" w:color="auto"/>
                    <w:left w:val="none" w:sz="0" w:space="0" w:color="auto"/>
                    <w:bottom w:val="none" w:sz="0" w:space="0" w:color="auto"/>
                    <w:right w:val="none" w:sz="0" w:space="0" w:color="auto"/>
                  </w:divBdr>
                </w:div>
                <w:div w:id="201801396">
                  <w:marLeft w:val="0"/>
                  <w:marRight w:val="0"/>
                  <w:marTop w:val="60"/>
                  <w:marBottom w:val="30"/>
                  <w:divBdr>
                    <w:top w:val="none" w:sz="0" w:space="0" w:color="auto"/>
                    <w:left w:val="none" w:sz="0" w:space="0" w:color="auto"/>
                    <w:bottom w:val="none" w:sz="0" w:space="0" w:color="auto"/>
                    <w:right w:val="none" w:sz="0" w:space="0" w:color="auto"/>
                  </w:divBdr>
                </w:div>
              </w:divsChild>
            </w:div>
            <w:div w:id="201802091">
              <w:marLeft w:val="0"/>
              <w:marRight w:val="0"/>
              <w:marTop w:val="0"/>
              <w:marBottom w:val="0"/>
              <w:divBdr>
                <w:top w:val="none" w:sz="0" w:space="0" w:color="auto"/>
                <w:left w:val="none" w:sz="0" w:space="0" w:color="auto"/>
                <w:bottom w:val="none" w:sz="0" w:space="0" w:color="auto"/>
                <w:right w:val="none" w:sz="0" w:space="0" w:color="auto"/>
              </w:divBdr>
              <w:divsChild>
                <w:div w:id="20179947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7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68">
              <w:marLeft w:val="75"/>
              <w:marRight w:val="75"/>
              <w:marTop w:val="75"/>
              <w:marBottom w:val="0"/>
              <w:divBdr>
                <w:top w:val="none" w:sz="0" w:space="0" w:color="auto"/>
                <w:left w:val="none" w:sz="0" w:space="0" w:color="auto"/>
                <w:bottom w:val="none" w:sz="0" w:space="0" w:color="auto"/>
                <w:right w:val="none" w:sz="0" w:space="0" w:color="auto"/>
              </w:divBdr>
              <w:divsChild>
                <w:div w:id="201796141">
                  <w:marLeft w:val="0"/>
                  <w:marRight w:val="0"/>
                  <w:marTop w:val="60"/>
                  <w:marBottom w:val="30"/>
                  <w:divBdr>
                    <w:top w:val="none" w:sz="0" w:space="0" w:color="auto"/>
                    <w:left w:val="none" w:sz="0" w:space="0" w:color="auto"/>
                    <w:bottom w:val="none" w:sz="0" w:space="0" w:color="auto"/>
                    <w:right w:val="none" w:sz="0" w:space="0" w:color="auto"/>
                  </w:divBdr>
                </w:div>
                <w:div w:id="201796565">
                  <w:marLeft w:val="0"/>
                  <w:marRight w:val="0"/>
                  <w:marTop w:val="60"/>
                  <w:marBottom w:val="30"/>
                  <w:divBdr>
                    <w:top w:val="none" w:sz="0" w:space="0" w:color="auto"/>
                    <w:left w:val="none" w:sz="0" w:space="0" w:color="auto"/>
                    <w:bottom w:val="none" w:sz="0" w:space="0" w:color="auto"/>
                    <w:right w:val="none" w:sz="0" w:space="0" w:color="auto"/>
                  </w:divBdr>
                </w:div>
                <w:div w:id="20180320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085">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33">
              <w:marLeft w:val="75"/>
              <w:marRight w:val="75"/>
              <w:marTop w:val="75"/>
              <w:marBottom w:val="0"/>
              <w:divBdr>
                <w:top w:val="none" w:sz="0" w:space="0" w:color="auto"/>
                <w:left w:val="none" w:sz="0" w:space="0" w:color="auto"/>
                <w:bottom w:val="none" w:sz="0" w:space="0" w:color="auto"/>
                <w:right w:val="none" w:sz="0" w:space="0" w:color="auto"/>
              </w:divBdr>
              <w:divsChild>
                <w:div w:id="201797588">
                  <w:marLeft w:val="0"/>
                  <w:marRight w:val="0"/>
                  <w:marTop w:val="60"/>
                  <w:marBottom w:val="30"/>
                  <w:divBdr>
                    <w:top w:val="none" w:sz="0" w:space="0" w:color="auto"/>
                    <w:left w:val="none" w:sz="0" w:space="0" w:color="auto"/>
                    <w:bottom w:val="none" w:sz="0" w:space="0" w:color="auto"/>
                    <w:right w:val="none" w:sz="0" w:space="0" w:color="auto"/>
                  </w:divBdr>
                </w:div>
                <w:div w:id="201799264">
                  <w:marLeft w:val="0"/>
                  <w:marRight w:val="0"/>
                  <w:marTop w:val="60"/>
                  <w:marBottom w:val="30"/>
                  <w:divBdr>
                    <w:top w:val="none" w:sz="0" w:space="0" w:color="auto"/>
                    <w:left w:val="none" w:sz="0" w:space="0" w:color="auto"/>
                    <w:bottom w:val="none" w:sz="0" w:space="0" w:color="auto"/>
                    <w:right w:val="none" w:sz="0" w:space="0" w:color="auto"/>
                  </w:divBdr>
                </w:div>
                <w:div w:id="201800678">
                  <w:marLeft w:val="0"/>
                  <w:marRight w:val="0"/>
                  <w:marTop w:val="60"/>
                  <w:marBottom w:val="30"/>
                  <w:divBdr>
                    <w:top w:val="none" w:sz="0" w:space="0" w:color="auto"/>
                    <w:left w:val="none" w:sz="0" w:space="0" w:color="auto"/>
                    <w:bottom w:val="none" w:sz="0" w:space="0" w:color="auto"/>
                    <w:right w:val="none" w:sz="0" w:space="0" w:color="auto"/>
                  </w:divBdr>
                </w:div>
              </w:divsChild>
            </w:div>
            <w:div w:id="201800022">
              <w:marLeft w:val="0"/>
              <w:marRight w:val="0"/>
              <w:marTop w:val="0"/>
              <w:marBottom w:val="0"/>
              <w:divBdr>
                <w:top w:val="none" w:sz="0" w:space="0" w:color="auto"/>
                <w:left w:val="none" w:sz="0" w:space="0" w:color="auto"/>
                <w:bottom w:val="none" w:sz="0" w:space="0" w:color="auto"/>
                <w:right w:val="none" w:sz="0" w:space="0" w:color="auto"/>
              </w:divBdr>
              <w:divsChild>
                <w:div w:id="20179748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1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59">
              <w:marLeft w:val="0"/>
              <w:marRight w:val="0"/>
              <w:marTop w:val="0"/>
              <w:marBottom w:val="0"/>
              <w:divBdr>
                <w:top w:val="none" w:sz="0" w:space="0" w:color="auto"/>
                <w:left w:val="none" w:sz="0" w:space="0" w:color="auto"/>
                <w:bottom w:val="none" w:sz="0" w:space="0" w:color="auto"/>
                <w:right w:val="none" w:sz="0" w:space="0" w:color="auto"/>
              </w:divBdr>
              <w:divsChild>
                <w:div w:id="20179955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470">
              <w:marLeft w:val="75"/>
              <w:marRight w:val="75"/>
              <w:marTop w:val="75"/>
              <w:marBottom w:val="0"/>
              <w:divBdr>
                <w:top w:val="none" w:sz="0" w:space="0" w:color="auto"/>
                <w:left w:val="none" w:sz="0" w:space="0" w:color="auto"/>
                <w:bottom w:val="none" w:sz="0" w:space="0" w:color="auto"/>
                <w:right w:val="none" w:sz="0" w:space="0" w:color="auto"/>
              </w:divBdr>
              <w:divsChild>
                <w:div w:id="201796683">
                  <w:marLeft w:val="0"/>
                  <w:marRight w:val="0"/>
                  <w:marTop w:val="60"/>
                  <w:marBottom w:val="30"/>
                  <w:divBdr>
                    <w:top w:val="none" w:sz="0" w:space="0" w:color="auto"/>
                    <w:left w:val="none" w:sz="0" w:space="0" w:color="auto"/>
                    <w:bottom w:val="none" w:sz="0" w:space="0" w:color="auto"/>
                    <w:right w:val="none" w:sz="0" w:space="0" w:color="auto"/>
                  </w:divBdr>
                </w:div>
                <w:div w:id="201796930">
                  <w:marLeft w:val="0"/>
                  <w:marRight w:val="0"/>
                  <w:marTop w:val="60"/>
                  <w:marBottom w:val="30"/>
                  <w:divBdr>
                    <w:top w:val="none" w:sz="0" w:space="0" w:color="auto"/>
                    <w:left w:val="none" w:sz="0" w:space="0" w:color="auto"/>
                    <w:bottom w:val="none" w:sz="0" w:space="0" w:color="auto"/>
                    <w:right w:val="none" w:sz="0" w:space="0" w:color="auto"/>
                  </w:divBdr>
                </w:div>
                <w:div w:id="20180235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35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35">
              <w:marLeft w:val="0"/>
              <w:marRight w:val="0"/>
              <w:marTop w:val="0"/>
              <w:marBottom w:val="0"/>
              <w:divBdr>
                <w:top w:val="none" w:sz="0" w:space="0" w:color="auto"/>
                <w:left w:val="none" w:sz="0" w:space="0" w:color="auto"/>
                <w:bottom w:val="none" w:sz="0" w:space="0" w:color="auto"/>
                <w:right w:val="none" w:sz="0" w:space="0" w:color="auto"/>
              </w:divBdr>
              <w:divsChild>
                <w:div w:id="20179586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275">
              <w:marLeft w:val="75"/>
              <w:marRight w:val="75"/>
              <w:marTop w:val="75"/>
              <w:marBottom w:val="0"/>
              <w:divBdr>
                <w:top w:val="none" w:sz="0" w:space="0" w:color="auto"/>
                <w:left w:val="none" w:sz="0" w:space="0" w:color="auto"/>
                <w:bottom w:val="none" w:sz="0" w:space="0" w:color="auto"/>
                <w:right w:val="none" w:sz="0" w:space="0" w:color="auto"/>
              </w:divBdr>
              <w:divsChild>
                <w:div w:id="201795906">
                  <w:marLeft w:val="0"/>
                  <w:marRight w:val="0"/>
                  <w:marTop w:val="60"/>
                  <w:marBottom w:val="30"/>
                  <w:divBdr>
                    <w:top w:val="none" w:sz="0" w:space="0" w:color="auto"/>
                    <w:left w:val="none" w:sz="0" w:space="0" w:color="auto"/>
                    <w:bottom w:val="none" w:sz="0" w:space="0" w:color="auto"/>
                    <w:right w:val="none" w:sz="0" w:space="0" w:color="auto"/>
                  </w:divBdr>
                </w:div>
                <w:div w:id="201800288">
                  <w:marLeft w:val="0"/>
                  <w:marRight w:val="0"/>
                  <w:marTop w:val="60"/>
                  <w:marBottom w:val="30"/>
                  <w:divBdr>
                    <w:top w:val="none" w:sz="0" w:space="0" w:color="auto"/>
                    <w:left w:val="none" w:sz="0" w:space="0" w:color="auto"/>
                    <w:bottom w:val="none" w:sz="0" w:space="0" w:color="auto"/>
                    <w:right w:val="none" w:sz="0" w:space="0" w:color="auto"/>
                  </w:divBdr>
                </w:div>
                <w:div w:id="20180210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83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33">
              <w:marLeft w:val="75"/>
              <w:marRight w:val="75"/>
              <w:marTop w:val="75"/>
              <w:marBottom w:val="0"/>
              <w:divBdr>
                <w:top w:val="none" w:sz="0" w:space="0" w:color="auto"/>
                <w:left w:val="none" w:sz="0" w:space="0" w:color="auto"/>
                <w:bottom w:val="none" w:sz="0" w:space="0" w:color="auto"/>
                <w:right w:val="none" w:sz="0" w:space="0" w:color="auto"/>
              </w:divBdr>
              <w:divsChild>
                <w:div w:id="201795108">
                  <w:marLeft w:val="0"/>
                  <w:marRight w:val="0"/>
                  <w:marTop w:val="60"/>
                  <w:marBottom w:val="30"/>
                  <w:divBdr>
                    <w:top w:val="none" w:sz="0" w:space="0" w:color="auto"/>
                    <w:left w:val="none" w:sz="0" w:space="0" w:color="auto"/>
                    <w:bottom w:val="none" w:sz="0" w:space="0" w:color="auto"/>
                    <w:right w:val="none" w:sz="0" w:space="0" w:color="auto"/>
                  </w:divBdr>
                </w:div>
                <w:div w:id="201798887">
                  <w:marLeft w:val="0"/>
                  <w:marRight w:val="0"/>
                  <w:marTop w:val="60"/>
                  <w:marBottom w:val="30"/>
                  <w:divBdr>
                    <w:top w:val="none" w:sz="0" w:space="0" w:color="auto"/>
                    <w:left w:val="none" w:sz="0" w:space="0" w:color="auto"/>
                    <w:bottom w:val="none" w:sz="0" w:space="0" w:color="auto"/>
                    <w:right w:val="none" w:sz="0" w:space="0" w:color="auto"/>
                  </w:divBdr>
                </w:div>
                <w:div w:id="201801919">
                  <w:marLeft w:val="0"/>
                  <w:marRight w:val="0"/>
                  <w:marTop w:val="60"/>
                  <w:marBottom w:val="30"/>
                  <w:divBdr>
                    <w:top w:val="none" w:sz="0" w:space="0" w:color="auto"/>
                    <w:left w:val="none" w:sz="0" w:space="0" w:color="auto"/>
                    <w:bottom w:val="none" w:sz="0" w:space="0" w:color="auto"/>
                    <w:right w:val="none" w:sz="0" w:space="0" w:color="auto"/>
                  </w:divBdr>
                </w:div>
              </w:divsChild>
            </w:div>
            <w:div w:id="201799408">
              <w:marLeft w:val="0"/>
              <w:marRight w:val="0"/>
              <w:marTop w:val="0"/>
              <w:marBottom w:val="0"/>
              <w:divBdr>
                <w:top w:val="none" w:sz="0" w:space="0" w:color="auto"/>
                <w:left w:val="none" w:sz="0" w:space="0" w:color="auto"/>
                <w:bottom w:val="none" w:sz="0" w:space="0" w:color="auto"/>
                <w:right w:val="none" w:sz="0" w:space="0" w:color="auto"/>
              </w:divBdr>
              <w:divsChild>
                <w:div w:id="2017984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2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99">
              <w:marLeft w:val="75"/>
              <w:marRight w:val="75"/>
              <w:marTop w:val="75"/>
              <w:marBottom w:val="0"/>
              <w:divBdr>
                <w:top w:val="none" w:sz="0" w:space="0" w:color="auto"/>
                <w:left w:val="none" w:sz="0" w:space="0" w:color="auto"/>
                <w:bottom w:val="none" w:sz="0" w:space="0" w:color="auto"/>
                <w:right w:val="none" w:sz="0" w:space="0" w:color="auto"/>
              </w:divBdr>
              <w:divsChild>
                <w:div w:id="201796753">
                  <w:marLeft w:val="0"/>
                  <w:marRight w:val="0"/>
                  <w:marTop w:val="60"/>
                  <w:marBottom w:val="30"/>
                  <w:divBdr>
                    <w:top w:val="none" w:sz="0" w:space="0" w:color="auto"/>
                    <w:left w:val="none" w:sz="0" w:space="0" w:color="auto"/>
                    <w:bottom w:val="none" w:sz="0" w:space="0" w:color="auto"/>
                    <w:right w:val="none" w:sz="0" w:space="0" w:color="auto"/>
                  </w:divBdr>
                </w:div>
                <w:div w:id="201802853">
                  <w:marLeft w:val="0"/>
                  <w:marRight w:val="0"/>
                  <w:marTop w:val="60"/>
                  <w:marBottom w:val="30"/>
                  <w:divBdr>
                    <w:top w:val="none" w:sz="0" w:space="0" w:color="auto"/>
                    <w:left w:val="none" w:sz="0" w:space="0" w:color="auto"/>
                    <w:bottom w:val="none" w:sz="0" w:space="0" w:color="auto"/>
                    <w:right w:val="none" w:sz="0" w:space="0" w:color="auto"/>
                  </w:divBdr>
                </w:div>
                <w:div w:id="201803141">
                  <w:marLeft w:val="0"/>
                  <w:marRight w:val="0"/>
                  <w:marTop w:val="60"/>
                  <w:marBottom w:val="30"/>
                  <w:divBdr>
                    <w:top w:val="none" w:sz="0" w:space="0" w:color="auto"/>
                    <w:left w:val="none" w:sz="0" w:space="0" w:color="auto"/>
                    <w:bottom w:val="none" w:sz="0" w:space="0" w:color="auto"/>
                    <w:right w:val="none" w:sz="0" w:space="0" w:color="auto"/>
                  </w:divBdr>
                </w:div>
              </w:divsChild>
            </w:div>
            <w:div w:id="201799085">
              <w:marLeft w:val="0"/>
              <w:marRight w:val="0"/>
              <w:marTop w:val="0"/>
              <w:marBottom w:val="0"/>
              <w:divBdr>
                <w:top w:val="none" w:sz="0" w:space="0" w:color="auto"/>
                <w:left w:val="none" w:sz="0" w:space="0" w:color="auto"/>
                <w:bottom w:val="none" w:sz="0" w:space="0" w:color="auto"/>
                <w:right w:val="none" w:sz="0" w:space="0" w:color="auto"/>
              </w:divBdr>
              <w:divsChild>
                <w:div w:id="20179601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04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49">
              <w:marLeft w:val="75"/>
              <w:marRight w:val="75"/>
              <w:marTop w:val="75"/>
              <w:marBottom w:val="0"/>
              <w:divBdr>
                <w:top w:val="none" w:sz="0" w:space="0" w:color="auto"/>
                <w:left w:val="none" w:sz="0" w:space="0" w:color="auto"/>
                <w:bottom w:val="none" w:sz="0" w:space="0" w:color="auto"/>
                <w:right w:val="none" w:sz="0" w:space="0" w:color="auto"/>
              </w:divBdr>
              <w:divsChild>
                <w:div w:id="201798953">
                  <w:marLeft w:val="0"/>
                  <w:marRight w:val="0"/>
                  <w:marTop w:val="60"/>
                  <w:marBottom w:val="30"/>
                  <w:divBdr>
                    <w:top w:val="none" w:sz="0" w:space="0" w:color="auto"/>
                    <w:left w:val="none" w:sz="0" w:space="0" w:color="auto"/>
                    <w:bottom w:val="none" w:sz="0" w:space="0" w:color="auto"/>
                    <w:right w:val="none" w:sz="0" w:space="0" w:color="auto"/>
                  </w:divBdr>
                </w:div>
                <w:div w:id="201801694">
                  <w:marLeft w:val="0"/>
                  <w:marRight w:val="0"/>
                  <w:marTop w:val="60"/>
                  <w:marBottom w:val="30"/>
                  <w:divBdr>
                    <w:top w:val="none" w:sz="0" w:space="0" w:color="auto"/>
                    <w:left w:val="none" w:sz="0" w:space="0" w:color="auto"/>
                    <w:bottom w:val="none" w:sz="0" w:space="0" w:color="auto"/>
                    <w:right w:val="none" w:sz="0" w:space="0" w:color="auto"/>
                  </w:divBdr>
                </w:div>
                <w:div w:id="201802264">
                  <w:marLeft w:val="0"/>
                  <w:marRight w:val="0"/>
                  <w:marTop w:val="60"/>
                  <w:marBottom w:val="30"/>
                  <w:divBdr>
                    <w:top w:val="none" w:sz="0" w:space="0" w:color="auto"/>
                    <w:left w:val="none" w:sz="0" w:space="0" w:color="auto"/>
                    <w:bottom w:val="none" w:sz="0" w:space="0" w:color="auto"/>
                    <w:right w:val="none" w:sz="0" w:space="0" w:color="auto"/>
                  </w:divBdr>
                </w:div>
              </w:divsChild>
            </w:div>
            <w:div w:id="201800921">
              <w:marLeft w:val="0"/>
              <w:marRight w:val="0"/>
              <w:marTop w:val="0"/>
              <w:marBottom w:val="0"/>
              <w:divBdr>
                <w:top w:val="none" w:sz="0" w:space="0" w:color="auto"/>
                <w:left w:val="none" w:sz="0" w:space="0" w:color="auto"/>
                <w:bottom w:val="none" w:sz="0" w:space="0" w:color="auto"/>
                <w:right w:val="none" w:sz="0" w:space="0" w:color="auto"/>
              </w:divBdr>
              <w:divsChild>
                <w:div w:id="20180067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096">
          <w:marLeft w:val="0"/>
          <w:marRight w:val="0"/>
          <w:marTop w:val="75"/>
          <w:marBottom w:val="0"/>
          <w:divBdr>
            <w:top w:val="single" w:sz="6" w:space="4" w:color="A6C9E2"/>
            <w:left w:val="single" w:sz="6" w:space="4" w:color="A6C9E2"/>
            <w:bottom w:val="single" w:sz="6" w:space="4" w:color="A6C9E2"/>
            <w:right w:val="single" w:sz="6" w:space="4" w:color="A6C9E2"/>
          </w:divBdr>
          <w:divsChild>
            <w:div w:id="201802121">
              <w:marLeft w:val="75"/>
              <w:marRight w:val="75"/>
              <w:marTop w:val="75"/>
              <w:marBottom w:val="0"/>
              <w:divBdr>
                <w:top w:val="none" w:sz="0" w:space="0" w:color="auto"/>
                <w:left w:val="none" w:sz="0" w:space="0" w:color="auto"/>
                <w:bottom w:val="none" w:sz="0" w:space="0" w:color="auto"/>
                <w:right w:val="none" w:sz="0" w:space="0" w:color="auto"/>
              </w:divBdr>
              <w:divsChild>
                <w:div w:id="201795422">
                  <w:marLeft w:val="0"/>
                  <w:marRight w:val="0"/>
                  <w:marTop w:val="60"/>
                  <w:marBottom w:val="30"/>
                  <w:divBdr>
                    <w:top w:val="none" w:sz="0" w:space="0" w:color="auto"/>
                    <w:left w:val="none" w:sz="0" w:space="0" w:color="auto"/>
                    <w:bottom w:val="none" w:sz="0" w:space="0" w:color="auto"/>
                    <w:right w:val="none" w:sz="0" w:space="0" w:color="auto"/>
                  </w:divBdr>
                </w:div>
                <w:div w:id="201797902">
                  <w:marLeft w:val="0"/>
                  <w:marRight w:val="0"/>
                  <w:marTop w:val="60"/>
                  <w:marBottom w:val="30"/>
                  <w:divBdr>
                    <w:top w:val="none" w:sz="0" w:space="0" w:color="auto"/>
                    <w:left w:val="none" w:sz="0" w:space="0" w:color="auto"/>
                    <w:bottom w:val="none" w:sz="0" w:space="0" w:color="auto"/>
                    <w:right w:val="none" w:sz="0" w:space="0" w:color="auto"/>
                  </w:divBdr>
                </w:div>
                <w:div w:id="201800553">
                  <w:marLeft w:val="0"/>
                  <w:marRight w:val="0"/>
                  <w:marTop w:val="60"/>
                  <w:marBottom w:val="30"/>
                  <w:divBdr>
                    <w:top w:val="none" w:sz="0" w:space="0" w:color="auto"/>
                    <w:left w:val="none" w:sz="0" w:space="0" w:color="auto"/>
                    <w:bottom w:val="none" w:sz="0" w:space="0" w:color="auto"/>
                    <w:right w:val="none" w:sz="0" w:space="0" w:color="auto"/>
                  </w:divBdr>
                </w:div>
              </w:divsChild>
            </w:div>
            <w:div w:id="201802281">
              <w:marLeft w:val="0"/>
              <w:marRight w:val="0"/>
              <w:marTop w:val="0"/>
              <w:marBottom w:val="0"/>
              <w:divBdr>
                <w:top w:val="none" w:sz="0" w:space="0" w:color="auto"/>
                <w:left w:val="none" w:sz="0" w:space="0" w:color="auto"/>
                <w:bottom w:val="none" w:sz="0" w:space="0" w:color="auto"/>
                <w:right w:val="none" w:sz="0" w:space="0" w:color="auto"/>
              </w:divBdr>
              <w:divsChild>
                <w:div w:id="20179803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17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93">
              <w:marLeft w:val="75"/>
              <w:marRight w:val="75"/>
              <w:marTop w:val="75"/>
              <w:marBottom w:val="0"/>
              <w:divBdr>
                <w:top w:val="none" w:sz="0" w:space="0" w:color="auto"/>
                <w:left w:val="none" w:sz="0" w:space="0" w:color="auto"/>
                <w:bottom w:val="none" w:sz="0" w:space="0" w:color="auto"/>
                <w:right w:val="none" w:sz="0" w:space="0" w:color="auto"/>
              </w:divBdr>
              <w:divsChild>
                <w:div w:id="201798459">
                  <w:marLeft w:val="0"/>
                  <w:marRight w:val="0"/>
                  <w:marTop w:val="60"/>
                  <w:marBottom w:val="30"/>
                  <w:divBdr>
                    <w:top w:val="none" w:sz="0" w:space="0" w:color="auto"/>
                    <w:left w:val="none" w:sz="0" w:space="0" w:color="auto"/>
                    <w:bottom w:val="none" w:sz="0" w:space="0" w:color="auto"/>
                    <w:right w:val="none" w:sz="0" w:space="0" w:color="auto"/>
                  </w:divBdr>
                </w:div>
                <w:div w:id="201798809">
                  <w:marLeft w:val="0"/>
                  <w:marRight w:val="0"/>
                  <w:marTop w:val="60"/>
                  <w:marBottom w:val="30"/>
                  <w:divBdr>
                    <w:top w:val="none" w:sz="0" w:space="0" w:color="auto"/>
                    <w:left w:val="none" w:sz="0" w:space="0" w:color="auto"/>
                    <w:bottom w:val="none" w:sz="0" w:space="0" w:color="auto"/>
                    <w:right w:val="none" w:sz="0" w:space="0" w:color="auto"/>
                  </w:divBdr>
                </w:div>
                <w:div w:id="201798913">
                  <w:marLeft w:val="0"/>
                  <w:marRight w:val="0"/>
                  <w:marTop w:val="60"/>
                  <w:marBottom w:val="30"/>
                  <w:divBdr>
                    <w:top w:val="none" w:sz="0" w:space="0" w:color="auto"/>
                    <w:left w:val="none" w:sz="0" w:space="0" w:color="auto"/>
                    <w:bottom w:val="none" w:sz="0" w:space="0" w:color="auto"/>
                    <w:right w:val="none" w:sz="0" w:space="0" w:color="auto"/>
                  </w:divBdr>
                </w:div>
              </w:divsChild>
            </w:div>
            <w:div w:id="201802236">
              <w:marLeft w:val="0"/>
              <w:marRight w:val="0"/>
              <w:marTop w:val="0"/>
              <w:marBottom w:val="0"/>
              <w:divBdr>
                <w:top w:val="none" w:sz="0" w:space="0" w:color="auto"/>
                <w:left w:val="none" w:sz="0" w:space="0" w:color="auto"/>
                <w:bottom w:val="none" w:sz="0" w:space="0" w:color="auto"/>
                <w:right w:val="none" w:sz="0" w:space="0" w:color="auto"/>
              </w:divBdr>
              <w:divsChild>
                <w:div w:id="2018026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60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15">
              <w:marLeft w:val="0"/>
              <w:marRight w:val="0"/>
              <w:marTop w:val="0"/>
              <w:marBottom w:val="0"/>
              <w:divBdr>
                <w:top w:val="none" w:sz="0" w:space="0" w:color="auto"/>
                <w:left w:val="none" w:sz="0" w:space="0" w:color="auto"/>
                <w:bottom w:val="none" w:sz="0" w:space="0" w:color="auto"/>
                <w:right w:val="none" w:sz="0" w:space="0" w:color="auto"/>
              </w:divBdr>
              <w:divsChild>
                <w:div w:id="2018013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422">
              <w:marLeft w:val="75"/>
              <w:marRight w:val="75"/>
              <w:marTop w:val="75"/>
              <w:marBottom w:val="0"/>
              <w:divBdr>
                <w:top w:val="none" w:sz="0" w:space="0" w:color="auto"/>
                <w:left w:val="none" w:sz="0" w:space="0" w:color="auto"/>
                <w:bottom w:val="none" w:sz="0" w:space="0" w:color="auto"/>
                <w:right w:val="none" w:sz="0" w:space="0" w:color="auto"/>
              </w:divBdr>
              <w:divsChild>
                <w:div w:id="201798136">
                  <w:marLeft w:val="0"/>
                  <w:marRight w:val="0"/>
                  <w:marTop w:val="60"/>
                  <w:marBottom w:val="30"/>
                  <w:divBdr>
                    <w:top w:val="none" w:sz="0" w:space="0" w:color="auto"/>
                    <w:left w:val="none" w:sz="0" w:space="0" w:color="auto"/>
                    <w:bottom w:val="none" w:sz="0" w:space="0" w:color="auto"/>
                    <w:right w:val="none" w:sz="0" w:space="0" w:color="auto"/>
                  </w:divBdr>
                </w:div>
                <w:div w:id="201799727">
                  <w:marLeft w:val="0"/>
                  <w:marRight w:val="0"/>
                  <w:marTop w:val="60"/>
                  <w:marBottom w:val="30"/>
                  <w:divBdr>
                    <w:top w:val="none" w:sz="0" w:space="0" w:color="auto"/>
                    <w:left w:val="none" w:sz="0" w:space="0" w:color="auto"/>
                    <w:bottom w:val="none" w:sz="0" w:space="0" w:color="auto"/>
                    <w:right w:val="none" w:sz="0" w:space="0" w:color="auto"/>
                  </w:divBdr>
                </w:div>
                <w:div w:id="20180171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187">
          <w:marLeft w:val="0"/>
          <w:marRight w:val="0"/>
          <w:marTop w:val="75"/>
          <w:marBottom w:val="0"/>
          <w:divBdr>
            <w:top w:val="single" w:sz="6" w:space="4" w:color="A6C9E2"/>
            <w:left w:val="single" w:sz="6" w:space="4" w:color="A6C9E2"/>
            <w:bottom w:val="single" w:sz="6" w:space="4" w:color="A6C9E2"/>
            <w:right w:val="single" w:sz="6" w:space="4" w:color="A6C9E2"/>
          </w:divBdr>
          <w:divsChild>
            <w:div w:id="201800735">
              <w:marLeft w:val="0"/>
              <w:marRight w:val="0"/>
              <w:marTop w:val="0"/>
              <w:marBottom w:val="0"/>
              <w:divBdr>
                <w:top w:val="none" w:sz="0" w:space="0" w:color="auto"/>
                <w:left w:val="none" w:sz="0" w:space="0" w:color="auto"/>
                <w:bottom w:val="none" w:sz="0" w:space="0" w:color="auto"/>
                <w:right w:val="none" w:sz="0" w:space="0" w:color="auto"/>
              </w:divBdr>
              <w:divsChild>
                <w:div w:id="20179579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136">
              <w:marLeft w:val="75"/>
              <w:marRight w:val="75"/>
              <w:marTop w:val="75"/>
              <w:marBottom w:val="0"/>
              <w:divBdr>
                <w:top w:val="none" w:sz="0" w:space="0" w:color="auto"/>
                <w:left w:val="none" w:sz="0" w:space="0" w:color="auto"/>
                <w:bottom w:val="none" w:sz="0" w:space="0" w:color="auto"/>
                <w:right w:val="none" w:sz="0" w:space="0" w:color="auto"/>
              </w:divBdr>
              <w:divsChild>
                <w:div w:id="201797758">
                  <w:marLeft w:val="0"/>
                  <w:marRight w:val="0"/>
                  <w:marTop w:val="60"/>
                  <w:marBottom w:val="30"/>
                  <w:divBdr>
                    <w:top w:val="none" w:sz="0" w:space="0" w:color="auto"/>
                    <w:left w:val="none" w:sz="0" w:space="0" w:color="auto"/>
                    <w:bottom w:val="none" w:sz="0" w:space="0" w:color="auto"/>
                    <w:right w:val="none" w:sz="0" w:space="0" w:color="auto"/>
                  </w:divBdr>
                </w:div>
                <w:div w:id="201800417">
                  <w:marLeft w:val="0"/>
                  <w:marRight w:val="0"/>
                  <w:marTop w:val="60"/>
                  <w:marBottom w:val="30"/>
                  <w:divBdr>
                    <w:top w:val="none" w:sz="0" w:space="0" w:color="auto"/>
                    <w:left w:val="none" w:sz="0" w:space="0" w:color="auto"/>
                    <w:bottom w:val="none" w:sz="0" w:space="0" w:color="auto"/>
                    <w:right w:val="none" w:sz="0" w:space="0" w:color="auto"/>
                  </w:divBdr>
                </w:div>
                <w:div w:id="20180315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232">
          <w:marLeft w:val="0"/>
          <w:marRight w:val="0"/>
          <w:marTop w:val="75"/>
          <w:marBottom w:val="0"/>
          <w:divBdr>
            <w:top w:val="single" w:sz="6" w:space="4" w:color="A6C9E2"/>
            <w:left w:val="single" w:sz="6" w:space="4" w:color="A6C9E2"/>
            <w:bottom w:val="single" w:sz="6" w:space="4" w:color="A6C9E2"/>
            <w:right w:val="single" w:sz="6" w:space="4" w:color="A6C9E2"/>
          </w:divBdr>
          <w:divsChild>
            <w:div w:id="201798555">
              <w:marLeft w:val="75"/>
              <w:marRight w:val="75"/>
              <w:marTop w:val="75"/>
              <w:marBottom w:val="0"/>
              <w:divBdr>
                <w:top w:val="none" w:sz="0" w:space="0" w:color="auto"/>
                <w:left w:val="none" w:sz="0" w:space="0" w:color="auto"/>
                <w:bottom w:val="none" w:sz="0" w:space="0" w:color="auto"/>
                <w:right w:val="none" w:sz="0" w:space="0" w:color="auto"/>
              </w:divBdr>
              <w:divsChild>
                <w:div w:id="201795877">
                  <w:marLeft w:val="0"/>
                  <w:marRight w:val="0"/>
                  <w:marTop w:val="60"/>
                  <w:marBottom w:val="30"/>
                  <w:divBdr>
                    <w:top w:val="none" w:sz="0" w:space="0" w:color="auto"/>
                    <w:left w:val="none" w:sz="0" w:space="0" w:color="auto"/>
                    <w:bottom w:val="none" w:sz="0" w:space="0" w:color="auto"/>
                    <w:right w:val="none" w:sz="0" w:space="0" w:color="auto"/>
                  </w:divBdr>
                </w:div>
                <w:div w:id="201796981">
                  <w:marLeft w:val="0"/>
                  <w:marRight w:val="0"/>
                  <w:marTop w:val="60"/>
                  <w:marBottom w:val="30"/>
                  <w:divBdr>
                    <w:top w:val="none" w:sz="0" w:space="0" w:color="auto"/>
                    <w:left w:val="none" w:sz="0" w:space="0" w:color="auto"/>
                    <w:bottom w:val="none" w:sz="0" w:space="0" w:color="auto"/>
                    <w:right w:val="none" w:sz="0" w:space="0" w:color="auto"/>
                  </w:divBdr>
                </w:div>
                <w:div w:id="201797659">
                  <w:marLeft w:val="0"/>
                  <w:marRight w:val="0"/>
                  <w:marTop w:val="60"/>
                  <w:marBottom w:val="30"/>
                  <w:divBdr>
                    <w:top w:val="none" w:sz="0" w:space="0" w:color="auto"/>
                    <w:left w:val="none" w:sz="0" w:space="0" w:color="auto"/>
                    <w:bottom w:val="none" w:sz="0" w:space="0" w:color="auto"/>
                    <w:right w:val="none" w:sz="0" w:space="0" w:color="auto"/>
                  </w:divBdr>
                </w:div>
              </w:divsChild>
            </w:div>
            <w:div w:id="201800560">
              <w:marLeft w:val="0"/>
              <w:marRight w:val="0"/>
              <w:marTop w:val="0"/>
              <w:marBottom w:val="0"/>
              <w:divBdr>
                <w:top w:val="none" w:sz="0" w:space="0" w:color="auto"/>
                <w:left w:val="none" w:sz="0" w:space="0" w:color="auto"/>
                <w:bottom w:val="none" w:sz="0" w:space="0" w:color="auto"/>
                <w:right w:val="none" w:sz="0" w:space="0" w:color="auto"/>
              </w:divBdr>
              <w:divsChild>
                <w:div w:id="20179830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2079">
      <w:marLeft w:val="0"/>
      <w:marRight w:val="0"/>
      <w:marTop w:val="0"/>
      <w:marBottom w:val="0"/>
      <w:divBdr>
        <w:top w:val="none" w:sz="0" w:space="0" w:color="auto"/>
        <w:left w:val="none" w:sz="0" w:space="0" w:color="auto"/>
        <w:bottom w:val="none" w:sz="0" w:space="0" w:color="auto"/>
        <w:right w:val="none" w:sz="0" w:space="0" w:color="auto"/>
      </w:divBdr>
      <w:divsChild>
        <w:div w:id="20179609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13">
              <w:marLeft w:val="75"/>
              <w:marRight w:val="75"/>
              <w:marTop w:val="75"/>
              <w:marBottom w:val="0"/>
              <w:divBdr>
                <w:top w:val="none" w:sz="0" w:space="0" w:color="auto"/>
                <w:left w:val="none" w:sz="0" w:space="0" w:color="auto"/>
                <w:bottom w:val="none" w:sz="0" w:space="0" w:color="auto"/>
                <w:right w:val="none" w:sz="0" w:space="0" w:color="auto"/>
              </w:divBdr>
              <w:divsChild>
                <w:div w:id="201797924">
                  <w:marLeft w:val="0"/>
                  <w:marRight w:val="0"/>
                  <w:marTop w:val="60"/>
                  <w:marBottom w:val="30"/>
                  <w:divBdr>
                    <w:top w:val="none" w:sz="0" w:space="0" w:color="auto"/>
                    <w:left w:val="none" w:sz="0" w:space="0" w:color="auto"/>
                    <w:bottom w:val="none" w:sz="0" w:space="0" w:color="auto"/>
                    <w:right w:val="none" w:sz="0" w:space="0" w:color="auto"/>
                  </w:divBdr>
                </w:div>
                <w:div w:id="201799389">
                  <w:marLeft w:val="0"/>
                  <w:marRight w:val="0"/>
                  <w:marTop w:val="60"/>
                  <w:marBottom w:val="30"/>
                  <w:divBdr>
                    <w:top w:val="none" w:sz="0" w:space="0" w:color="auto"/>
                    <w:left w:val="none" w:sz="0" w:space="0" w:color="auto"/>
                    <w:bottom w:val="none" w:sz="0" w:space="0" w:color="auto"/>
                    <w:right w:val="none" w:sz="0" w:space="0" w:color="auto"/>
                  </w:divBdr>
                </w:div>
                <w:div w:id="20180284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40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729">
              <w:marLeft w:val="75"/>
              <w:marRight w:val="75"/>
              <w:marTop w:val="75"/>
              <w:marBottom w:val="0"/>
              <w:divBdr>
                <w:top w:val="none" w:sz="0" w:space="0" w:color="auto"/>
                <w:left w:val="none" w:sz="0" w:space="0" w:color="auto"/>
                <w:bottom w:val="none" w:sz="0" w:space="0" w:color="auto"/>
                <w:right w:val="none" w:sz="0" w:space="0" w:color="auto"/>
              </w:divBdr>
              <w:divsChild>
                <w:div w:id="201796710">
                  <w:marLeft w:val="0"/>
                  <w:marRight w:val="0"/>
                  <w:marTop w:val="60"/>
                  <w:marBottom w:val="30"/>
                  <w:divBdr>
                    <w:top w:val="none" w:sz="0" w:space="0" w:color="auto"/>
                    <w:left w:val="none" w:sz="0" w:space="0" w:color="auto"/>
                    <w:bottom w:val="none" w:sz="0" w:space="0" w:color="auto"/>
                    <w:right w:val="none" w:sz="0" w:space="0" w:color="auto"/>
                  </w:divBdr>
                </w:div>
                <w:div w:id="201799618">
                  <w:marLeft w:val="0"/>
                  <w:marRight w:val="0"/>
                  <w:marTop w:val="60"/>
                  <w:marBottom w:val="30"/>
                  <w:divBdr>
                    <w:top w:val="none" w:sz="0" w:space="0" w:color="auto"/>
                    <w:left w:val="none" w:sz="0" w:space="0" w:color="auto"/>
                    <w:bottom w:val="none" w:sz="0" w:space="0" w:color="auto"/>
                    <w:right w:val="none" w:sz="0" w:space="0" w:color="auto"/>
                  </w:divBdr>
                </w:div>
                <w:div w:id="201801403">
                  <w:marLeft w:val="0"/>
                  <w:marRight w:val="0"/>
                  <w:marTop w:val="60"/>
                  <w:marBottom w:val="30"/>
                  <w:divBdr>
                    <w:top w:val="none" w:sz="0" w:space="0" w:color="auto"/>
                    <w:left w:val="none" w:sz="0" w:space="0" w:color="auto"/>
                    <w:bottom w:val="none" w:sz="0" w:space="0" w:color="auto"/>
                    <w:right w:val="none" w:sz="0" w:space="0" w:color="auto"/>
                  </w:divBdr>
                </w:div>
              </w:divsChild>
            </w:div>
            <w:div w:id="201802504">
              <w:marLeft w:val="0"/>
              <w:marRight w:val="0"/>
              <w:marTop w:val="0"/>
              <w:marBottom w:val="0"/>
              <w:divBdr>
                <w:top w:val="none" w:sz="0" w:space="0" w:color="auto"/>
                <w:left w:val="none" w:sz="0" w:space="0" w:color="auto"/>
                <w:bottom w:val="none" w:sz="0" w:space="0" w:color="auto"/>
                <w:right w:val="none" w:sz="0" w:space="0" w:color="auto"/>
              </w:divBdr>
              <w:divsChild>
                <w:div w:id="20179675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887">
          <w:marLeft w:val="0"/>
          <w:marRight w:val="0"/>
          <w:marTop w:val="75"/>
          <w:marBottom w:val="0"/>
          <w:divBdr>
            <w:top w:val="single" w:sz="6" w:space="4" w:color="A6C9E2"/>
            <w:left w:val="single" w:sz="6" w:space="4" w:color="A6C9E2"/>
            <w:bottom w:val="single" w:sz="6" w:space="4" w:color="A6C9E2"/>
            <w:right w:val="single" w:sz="6" w:space="4" w:color="A6C9E2"/>
          </w:divBdr>
          <w:divsChild>
            <w:div w:id="201801100">
              <w:marLeft w:val="0"/>
              <w:marRight w:val="0"/>
              <w:marTop w:val="0"/>
              <w:marBottom w:val="0"/>
              <w:divBdr>
                <w:top w:val="none" w:sz="0" w:space="0" w:color="auto"/>
                <w:left w:val="none" w:sz="0" w:space="0" w:color="auto"/>
                <w:bottom w:val="none" w:sz="0" w:space="0" w:color="auto"/>
                <w:right w:val="none" w:sz="0" w:space="0" w:color="auto"/>
              </w:divBdr>
              <w:divsChild>
                <w:div w:id="20179801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814">
              <w:marLeft w:val="75"/>
              <w:marRight w:val="75"/>
              <w:marTop w:val="75"/>
              <w:marBottom w:val="0"/>
              <w:divBdr>
                <w:top w:val="none" w:sz="0" w:space="0" w:color="auto"/>
                <w:left w:val="none" w:sz="0" w:space="0" w:color="auto"/>
                <w:bottom w:val="none" w:sz="0" w:space="0" w:color="auto"/>
                <w:right w:val="none" w:sz="0" w:space="0" w:color="auto"/>
              </w:divBdr>
              <w:divsChild>
                <w:div w:id="201797448">
                  <w:marLeft w:val="0"/>
                  <w:marRight w:val="0"/>
                  <w:marTop w:val="60"/>
                  <w:marBottom w:val="30"/>
                  <w:divBdr>
                    <w:top w:val="none" w:sz="0" w:space="0" w:color="auto"/>
                    <w:left w:val="none" w:sz="0" w:space="0" w:color="auto"/>
                    <w:bottom w:val="none" w:sz="0" w:space="0" w:color="auto"/>
                    <w:right w:val="none" w:sz="0" w:space="0" w:color="auto"/>
                  </w:divBdr>
                </w:div>
                <w:div w:id="201798714">
                  <w:marLeft w:val="0"/>
                  <w:marRight w:val="0"/>
                  <w:marTop w:val="60"/>
                  <w:marBottom w:val="30"/>
                  <w:divBdr>
                    <w:top w:val="none" w:sz="0" w:space="0" w:color="auto"/>
                    <w:left w:val="none" w:sz="0" w:space="0" w:color="auto"/>
                    <w:bottom w:val="none" w:sz="0" w:space="0" w:color="auto"/>
                    <w:right w:val="none" w:sz="0" w:space="0" w:color="auto"/>
                  </w:divBdr>
                </w:div>
                <w:div w:id="20180182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25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20">
              <w:marLeft w:val="75"/>
              <w:marRight w:val="75"/>
              <w:marTop w:val="75"/>
              <w:marBottom w:val="0"/>
              <w:divBdr>
                <w:top w:val="none" w:sz="0" w:space="0" w:color="auto"/>
                <w:left w:val="none" w:sz="0" w:space="0" w:color="auto"/>
                <w:bottom w:val="none" w:sz="0" w:space="0" w:color="auto"/>
                <w:right w:val="none" w:sz="0" w:space="0" w:color="auto"/>
              </w:divBdr>
              <w:divsChild>
                <w:div w:id="201795185">
                  <w:marLeft w:val="0"/>
                  <w:marRight w:val="0"/>
                  <w:marTop w:val="60"/>
                  <w:marBottom w:val="30"/>
                  <w:divBdr>
                    <w:top w:val="none" w:sz="0" w:space="0" w:color="auto"/>
                    <w:left w:val="none" w:sz="0" w:space="0" w:color="auto"/>
                    <w:bottom w:val="none" w:sz="0" w:space="0" w:color="auto"/>
                    <w:right w:val="none" w:sz="0" w:space="0" w:color="auto"/>
                  </w:divBdr>
                </w:div>
                <w:div w:id="201796768">
                  <w:marLeft w:val="0"/>
                  <w:marRight w:val="0"/>
                  <w:marTop w:val="60"/>
                  <w:marBottom w:val="30"/>
                  <w:divBdr>
                    <w:top w:val="none" w:sz="0" w:space="0" w:color="auto"/>
                    <w:left w:val="none" w:sz="0" w:space="0" w:color="auto"/>
                    <w:bottom w:val="none" w:sz="0" w:space="0" w:color="auto"/>
                    <w:right w:val="none" w:sz="0" w:space="0" w:color="auto"/>
                  </w:divBdr>
                </w:div>
                <w:div w:id="201799806">
                  <w:marLeft w:val="0"/>
                  <w:marRight w:val="0"/>
                  <w:marTop w:val="60"/>
                  <w:marBottom w:val="30"/>
                  <w:divBdr>
                    <w:top w:val="none" w:sz="0" w:space="0" w:color="auto"/>
                    <w:left w:val="none" w:sz="0" w:space="0" w:color="auto"/>
                    <w:bottom w:val="none" w:sz="0" w:space="0" w:color="auto"/>
                    <w:right w:val="none" w:sz="0" w:space="0" w:color="auto"/>
                  </w:divBdr>
                </w:div>
              </w:divsChild>
            </w:div>
            <w:div w:id="201802045">
              <w:marLeft w:val="0"/>
              <w:marRight w:val="0"/>
              <w:marTop w:val="0"/>
              <w:marBottom w:val="0"/>
              <w:divBdr>
                <w:top w:val="none" w:sz="0" w:space="0" w:color="auto"/>
                <w:left w:val="none" w:sz="0" w:space="0" w:color="auto"/>
                <w:bottom w:val="none" w:sz="0" w:space="0" w:color="auto"/>
                <w:right w:val="none" w:sz="0" w:space="0" w:color="auto"/>
              </w:divBdr>
              <w:divsChild>
                <w:div w:id="2017970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74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39">
              <w:marLeft w:val="75"/>
              <w:marRight w:val="75"/>
              <w:marTop w:val="75"/>
              <w:marBottom w:val="0"/>
              <w:divBdr>
                <w:top w:val="none" w:sz="0" w:space="0" w:color="auto"/>
                <w:left w:val="none" w:sz="0" w:space="0" w:color="auto"/>
                <w:bottom w:val="none" w:sz="0" w:space="0" w:color="auto"/>
                <w:right w:val="none" w:sz="0" w:space="0" w:color="auto"/>
              </w:divBdr>
              <w:divsChild>
                <w:div w:id="201799184">
                  <w:marLeft w:val="0"/>
                  <w:marRight w:val="0"/>
                  <w:marTop w:val="60"/>
                  <w:marBottom w:val="30"/>
                  <w:divBdr>
                    <w:top w:val="none" w:sz="0" w:space="0" w:color="auto"/>
                    <w:left w:val="none" w:sz="0" w:space="0" w:color="auto"/>
                    <w:bottom w:val="none" w:sz="0" w:space="0" w:color="auto"/>
                    <w:right w:val="none" w:sz="0" w:space="0" w:color="auto"/>
                  </w:divBdr>
                </w:div>
                <w:div w:id="201801972">
                  <w:marLeft w:val="0"/>
                  <w:marRight w:val="0"/>
                  <w:marTop w:val="60"/>
                  <w:marBottom w:val="30"/>
                  <w:divBdr>
                    <w:top w:val="none" w:sz="0" w:space="0" w:color="auto"/>
                    <w:left w:val="none" w:sz="0" w:space="0" w:color="auto"/>
                    <w:bottom w:val="none" w:sz="0" w:space="0" w:color="auto"/>
                    <w:right w:val="none" w:sz="0" w:space="0" w:color="auto"/>
                  </w:divBdr>
                </w:div>
                <w:div w:id="201802555">
                  <w:marLeft w:val="0"/>
                  <w:marRight w:val="0"/>
                  <w:marTop w:val="60"/>
                  <w:marBottom w:val="30"/>
                  <w:divBdr>
                    <w:top w:val="none" w:sz="0" w:space="0" w:color="auto"/>
                    <w:left w:val="none" w:sz="0" w:space="0" w:color="auto"/>
                    <w:bottom w:val="none" w:sz="0" w:space="0" w:color="auto"/>
                    <w:right w:val="none" w:sz="0" w:space="0" w:color="auto"/>
                  </w:divBdr>
                </w:div>
              </w:divsChild>
            </w:div>
            <w:div w:id="201798475">
              <w:marLeft w:val="0"/>
              <w:marRight w:val="0"/>
              <w:marTop w:val="0"/>
              <w:marBottom w:val="0"/>
              <w:divBdr>
                <w:top w:val="none" w:sz="0" w:space="0" w:color="auto"/>
                <w:left w:val="none" w:sz="0" w:space="0" w:color="auto"/>
                <w:bottom w:val="none" w:sz="0" w:space="0" w:color="auto"/>
                <w:right w:val="none" w:sz="0" w:space="0" w:color="auto"/>
              </w:divBdr>
              <w:divsChild>
                <w:div w:id="20179742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802">
          <w:marLeft w:val="0"/>
          <w:marRight w:val="0"/>
          <w:marTop w:val="75"/>
          <w:marBottom w:val="0"/>
          <w:divBdr>
            <w:top w:val="single" w:sz="6" w:space="4" w:color="A6C9E2"/>
            <w:left w:val="single" w:sz="6" w:space="4" w:color="A6C9E2"/>
            <w:bottom w:val="single" w:sz="6" w:space="4" w:color="A6C9E2"/>
            <w:right w:val="single" w:sz="6" w:space="4" w:color="A6C9E2"/>
          </w:divBdr>
          <w:divsChild>
            <w:div w:id="201799564">
              <w:marLeft w:val="0"/>
              <w:marRight w:val="0"/>
              <w:marTop w:val="0"/>
              <w:marBottom w:val="0"/>
              <w:divBdr>
                <w:top w:val="none" w:sz="0" w:space="0" w:color="auto"/>
                <w:left w:val="none" w:sz="0" w:space="0" w:color="auto"/>
                <w:bottom w:val="none" w:sz="0" w:space="0" w:color="auto"/>
                <w:right w:val="none" w:sz="0" w:space="0" w:color="auto"/>
              </w:divBdr>
              <w:divsChild>
                <w:div w:id="20179880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776">
              <w:marLeft w:val="75"/>
              <w:marRight w:val="75"/>
              <w:marTop w:val="75"/>
              <w:marBottom w:val="0"/>
              <w:divBdr>
                <w:top w:val="none" w:sz="0" w:space="0" w:color="auto"/>
                <w:left w:val="none" w:sz="0" w:space="0" w:color="auto"/>
                <w:bottom w:val="none" w:sz="0" w:space="0" w:color="auto"/>
                <w:right w:val="none" w:sz="0" w:space="0" w:color="auto"/>
              </w:divBdr>
              <w:divsChild>
                <w:div w:id="201796896">
                  <w:marLeft w:val="0"/>
                  <w:marRight w:val="0"/>
                  <w:marTop w:val="60"/>
                  <w:marBottom w:val="30"/>
                  <w:divBdr>
                    <w:top w:val="none" w:sz="0" w:space="0" w:color="auto"/>
                    <w:left w:val="none" w:sz="0" w:space="0" w:color="auto"/>
                    <w:bottom w:val="none" w:sz="0" w:space="0" w:color="auto"/>
                    <w:right w:val="none" w:sz="0" w:space="0" w:color="auto"/>
                  </w:divBdr>
                </w:div>
                <w:div w:id="201801228">
                  <w:marLeft w:val="0"/>
                  <w:marRight w:val="0"/>
                  <w:marTop w:val="60"/>
                  <w:marBottom w:val="30"/>
                  <w:divBdr>
                    <w:top w:val="none" w:sz="0" w:space="0" w:color="auto"/>
                    <w:left w:val="none" w:sz="0" w:space="0" w:color="auto"/>
                    <w:bottom w:val="none" w:sz="0" w:space="0" w:color="auto"/>
                    <w:right w:val="none" w:sz="0" w:space="0" w:color="auto"/>
                  </w:divBdr>
                </w:div>
                <w:div w:id="20180306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885">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79">
              <w:marLeft w:val="0"/>
              <w:marRight w:val="0"/>
              <w:marTop w:val="0"/>
              <w:marBottom w:val="0"/>
              <w:divBdr>
                <w:top w:val="none" w:sz="0" w:space="0" w:color="auto"/>
                <w:left w:val="none" w:sz="0" w:space="0" w:color="auto"/>
                <w:bottom w:val="none" w:sz="0" w:space="0" w:color="auto"/>
                <w:right w:val="none" w:sz="0" w:space="0" w:color="auto"/>
              </w:divBdr>
              <w:divsChild>
                <w:div w:id="20180294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368">
              <w:marLeft w:val="75"/>
              <w:marRight w:val="75"/>
              <w:marTop w:val="75"/>
              <w:marBottom w:val="0"/>
              <w:divBdr>
                <w:top w:val="none" w:sz="0" w:space="0" w:color="auto"/>
                <w:left w:val="none" w:sz="0" w:space="0" w:color="auto"/>
                <w:bottom w:val="none" w:sz="0" w:space="0" w:color="auto"/>
                <w:right w:val="none" w:sz="0" w:space="0" w:color="auto"/>
              </w:divBdr>
              <w:divsChild>
                <w:div w:id="201795375">
                  <w:marLeft w:val="0"/>
                  <w:marRight w:val="0"/>
                  <w:marTop w:val="60"/>
                  <w:marBottom w:val="30"/>
                  <w:divBdr>
                    <w:top w:val="none" w:sz="0" w:space="0" w:color="auto"/>
                    <w:left w:val="none" w:sz="0" w:space="0" w:color="auto"/>
                    <w:bottom w:val="none" w:sz="0" w:space="0" w:color="auto"/>
                    <w:right w:val="none" w:sz="0" w:space="0" w:color="auto"/>
                  </w:divBdr>
                </w:div>
                <w:div w:id="201799786">
                  <w:marLeft w:val="0"/>
                  <w:marRight w:val="0"/>
                  <w:marTop w:val="60"/>
                  <w:marBottom w:val="30"/>
                  <w:divBdr>
                    <w:top w:val="none" w:sz="0" w:space="0" w:color="auto"/>
                    <w:left w:val="none" w:sz="0" w:space="0" w:color="auto"/>
                    <w:bottom w:val="none" w:sz="0" w:space="0" w:color="auto"/>
                    <w:right w:val="none" w:sz="0" w:space="0" w:color="auto"/>
                  </w:divBdr>
                </w:div>
                <w:div w:id="20180079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99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06">
              <w:marLeft w:val="0"/>
              <w:marRight w:val="0"/>
              <w:marTop w:val="0"/>
              <w:marBottom w:val="0"/>
              <w:divBdr>
                <w:top w:val="none" w:sz="0" w:space="0" w:color="auto"/>
                <w:left w:val="none" w:sz="0" w:space="0" w:color="auto"/>
                <w:bottom w:val="none" w:sz="0" w:space="0" w:color="auto"/>
                <w:right w:val="none" w:sz="0" w:space="0" w:color="auto"/>
              </w:divBdr>
              <w:divsChild>
                <w:div w:id="20179518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414">
              <w:marLeft w:val="75"/>
              <w:marRight w:val="75"/>
              <w:marTop w:val="75"/>
              <w:marBottom w:val="0"/>
              <w:divBdr>
                <w:top w:val="none" w:sz="0" w:space="0" w:color="auto"/>
                <w:left w:val="none" w:sz="0" w:space="0" w:color="auto"/>
                <w:bottom w:val="none" w:sz="0" w:space="0" w:color="auto"/>
                <w:right w:val="none" w:sz="0" w:space="0" w:color="auto"/>
              </w:divBdr>
              <w:divsChild>
                <w:div w:id="201797593">
                  <w:marLeft w:val="0"/>
                  <w:marRight w:val="0"/>
                  <w:marTop w:val="60"/>
                  <w:marBottom w:val="30"/>
                  <w:divBdr>
                    <w:top w:val="none" w:sz="0" w:space="0" w:color="auto"/>
                    <w:left w:val="none" w:sz="0" w:space="0" w:color="auto"/>
                    <w:bottom w:val="none" w:sz="0" w:space="0" w:color="auto"/>
                    <w:right w:val="none" w:sz="0" w:space="0" w:color="auto"/>
                  </w:divBdr>
                </w:div>
                <w:div w:id="201798056">
                  <w:marLeft w:val="0"/>
                  <w:marRight w:val="0"/>
                  <w:marTop w:val="60"/>
                  <w:marBottom w:val="30"/>
                  <w:divBdr>
                    <w:top w:val="none" w:sz="0" w:space="0" w:color="auto"/>
                    <w:left w:val="none" w:sz="0" w:space="0" w:color="auto"/>
                    <w:bottom w:val="none" w:sz="0" w:space="0" w:color="auto"/>
                    <w:right w:val="none" w:sz="0" w:space="0" w:color="auto"/>
                  </w:divBdr>
                </w:div>
                <w:div w:id="20179870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45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32">
              <w:marLeft w:val="75"/>
              <w:marRight w:val="75"/>
              <w:marTop w:val="75"/>
              <w:marBottom w:val="0"/>
              <w:divBdr>
                <w:top w:val="none" w:sz="0" w:space="0" w:color="auto"/>
                <w:left w:val="none" w:sz="0" w:space="0" w:color="auto"/>
                <w:bottom w:val="none" w:sz="0" w:space="0" w:color="auto"/>
                <w:right w:val="none" w:sz="0" w:space="0" w:color="auto"/>
              </w:divBdr>
              <w:divsChild>
                <w:div w:id="201797473">
                  <w:marLeft w:val="0"/>
                  <w:marRight w:val="0"/>
                  <w:marTop w:val="60"/>
                  <w:marBottom w:val="30"/>
                  <w:divBdr>
                    <w:top w:val="none" w:sz="0" w:space="0" w:color="auto"/>
                    <w:left w:val="none" w:sz="0" w:space="0" w:color="auto"/>
                    <w:bottom w:val="none" w:sz="0" w:space="0" w:color="auto"/>
                    <w:right w:val="none" w:sz="0" w:space="0" w:color="auto"/>
                  </w:divBdr>
                </w:div>
                <w:div w:id="201800991">
                  <w:marLeft w:val="0"/>
                  <w:marRight w:val="0"/>
                  <w:marTop w:val="60"/>
                  <w:marBottom w:val="30"/>
                  <w:divBdr>
                    <w:top w:val="none" w:sz="0" w:space="0" w:color="auto"/>
                    <w:left w:val="none" w:sz="0" w:space="0" w:color="auto"/>
                    <w:bottom w:val="none" w:sz="0" w:space="0" w:color="auto"/>
                    <w:right w:val="none" w:sz="0" w:space="0" w:color="auto"/>
                  </w:divBdr>
                </w:div>
                <w:div w:id="201803140">
                  <w:marLeft w:val="0"/>
                  <w:marRight w:val="0"/>
                  <w:marTop w:val="60"/>
                  <w:marBottom w:val="30"/>
                  <w:divBdr>
                    <w:top w:val="none" w:sz="0" w:space="0" w:color="auto"/>
                    <w:left w:val="none" w:sz="0" w:space="0" w:color="auto"/>
                    <w:bottom w:val="none" w:sz="0" w:space="0" w:color="auto"/>
                    <w:right w:val="none" w:sz="0" w:space="0" w:color="auto"/>
                  </w:divBdr>
                </w:div>
              </w:divsChild>
            </w:div>
            <w:div w:id="201799448">
              <w:marLeft w:val="0"/>
              <w:marRight w:val="0"/>
              <w:marTop w:val="0"/>
              <w:marBottom w:val="0"/>
              <w:divBdr>
                <w:top w:val="none" w:sz="0" w:space="0" w:color="auto"/>
                <w:left w:val="none" w:sz="0" w:space="0" w:color="auto"/>
                <w:bottom w:val="none" w:sz="0" w:space="0" w:color="auto"/>
                <w:right w:val="none" w:sz="0" w:space="0" w:color="auto"/>
              </w:divBdr>
              <w:divsChild>
                <w:div w:id="2018007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42">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28">
              <w:marLeft w:val="75"/>
              <w:marRight w:val="75"/>
              <w:marTop w:val="75"/>
              <w:marBottom w:val="0"/>
              <w:divBdr>
                <w:top w:val="none" w:sz="0" w:space="0" w:color="auto"/>
                <w:left w:val="none" w:sz="0" w:space="0" w:color="auto"/>
                <w:bottom w:val="none" w:sz="0" w:space="0" w:color="auto"/>
                <w:right w:val="none" w:sz="0" w:space="0" w:color="auto"/>
              </w:divBdr>
              <w:divsChild>
                <w:div w:id="201795912">
                  <w:marLeft w:val="0"/>
                  <w:marRight w:val="0"/>
                  <w:marTop w:val="60"/>
                  <w:marBottom w:val="30"/>
                  <w:divBdr>
                    <w:top w:val="none" w:sz="0" w:space="0" w:color="auto"/>
                    <w:left w:val="none" w:sz="0" w:space="0" w:color="auto"/>
                    <w:bottom w:val="none" w:sz="0" w:space="0" w:color="auto"/>
                    <w:right w:val="none" w:sz="0" w:space="0" w:color="auto"/>
                  </w:divBdr>
                </w:div>
                <w:div w:id="201801720">
                  <w:marLeft w:val="0"/>
                  <w:marRight w:val="0"/>
                  <w:marTop w:val="60"/>
                  <w:marBottom w:val="30"/>
                  <w:divBdr>
                    <w:top w:val="none" w:sz="0" w:space="0" w:color="auto"/>
                    <w:left w:val="none" w:sz="0" w:space="0" w:color="auto"/>
                    <w:bottom w:val="none" w:sz="0" w:space="0" w:color="auto"/>
                    <w:right w:val="none" w:sz="0" w:space="0" w:color="auto"/>
                  </w:divBdr>
                </w:div>
                <w:div w:id="201802323">
                  <w:marLeft w:val="0"/>
                  <w:marRight w:val="0"/>
                  <w:marTop w:val="60"/>
                  <w:marBottom w:val="30"/>
                  <w:divBdr>
                    <w:top w:val="none" w:sz="0" w:space="0" w:color="auto"/>
                    <w:left w:val="none" w:sz="0" w:space="0" w:color="auto"/>
                    <w:bottom w:val="none" w:sz="0" w:space="0" w:color="auto"/>
                    <w:right w:val="none" w:sz="0" w:space="0" w:color="auto"/>
                  </w:divBdr>
                </w:div>
              </w:divsChild>
            </w:div>
            <w:div w:id="201801571">
              <w:marLeft w:val="0"/>
              <w:marRight w:val="0"/>
              <w:marTop w:val="0"/>
              <w:marBottom w:val="0"/>
              <w:divBdr>
                <w:top w:val="none" w:sz="0" w:space="0" w:color="auto"/>
                <w:left w:val="none" w:sz="0" w:space="0" w:color="auto"/>
                <w:bottom w:val="none" w:sz="0" w:space="0" w:color="auto"/>
                <w:right w:val="none" w:sz="0" w:space="0" w:color="auto"/>
              </w:divBdr>
              <w:divsChild>
                <w:div w:id="2018000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01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01">
              <w:marLeft w:val="75"/>
              <w:marRight w:val="75"/>
              <w:marTop w:val="75"/>
              <w:marBottom w:val="0"/>
              <w:divBdr>
                <w:top w:val="none" w:sz="0" w:space="0" w:color="auto"/>
                <w:left w:val="none" w:sz="0" w:space="0" w:color="auto"/>
                <w:bottom w:val="none" w:sz="0" w:space="0" w:color="auto"/>
                <w:right w:val="none" w:sz="0" w:space="0" w:color="auto"/>
              </w:divBdr>
              <w:divsChild>
                <w:div w:id="201797438">
                  <w:marLeft w:val="0"/>
                  <w:marRight w:val="0"/>
                  <w:marTop w:val="60"/>
                  <w:marBottom w:val="30"/>
                  <w:divBdr>
                    <w:top w:val="none" w:sz="0" w:space="0" w:color="auto"/>
                    <w:left w:val="none" w:sz="0" w:space="0" w:color="auto"/>
                    <w:bottom w:val="none" w:sz="0" w:space="0" w:color="auto"/>
                    <w:right w:val="none" w:sz="0" w:space="0" w:color="auto"/>
                  </w:divBdr>
                </w:div>
                <w:div w:id="201800666">
                  <w:marLeft w:val="0"/>
                  <w:marRight w:val="0"/>
                  <w:marTop w:val="60"/>
                  <w:marBottom w:val="30"/>
                  <w:divBdr>
                    <w:top w:val="none" w:sz="0" w:space="0" w:color="auto"/>
                    <w:left w:val="none" w:sz="0" w:space="0" w:color="auto"/>
                    <w:bottom w:val="none" w:sz="0" w:space="0" w:color="auto"/>
                    <w:right w:val="none" w:sz="0" w:space="0" w:color="auto"/>
                  </w:divBdr>
                </w:div>
                <w:div w:id="201802368">
                  <w:marLeft w:val="0"/>
                  <w:marRight w:val="0"/>
                  <w:marTop w:val="60"/>
                  <w:marBottom w:val="30"/>
                  <w:divBdr>
                    <w:top w:val="none" w:sz="0" w:space="0" w:color="auto"/>
                    <w:left w:val="none" w:sz="0" w:space="0" w:color="auto"/>
                    <w:bottom w:val="none" w:sz="0" w:space="0" w:color="auto"/>
                    <w:right w:val="none" w:sz="0" w:space="0" w:color="auto"/>
                  </w:divBdr>
                </w:div>
              </w:divsChild>
            </w:div>
            <w:div w:id="201800287">
              <w:marLeft w:val="0"/>
              <w:marRight w:val="0"/>
              <w:marTop w:val="0"/>
              <w:marBottom w:val="0"/>
              <w:divBdr>
                <w:top w:val="none" w:sz="0" w:space="0" w:color="auto"/>
                <w:left w:val="none" w:sz="0" w:space="0" w:color="auto"/>
                <w:bottom w:val="none" w:sz="0" w:space="0" w:color="auto"/>
                <w:right w:val="none" w:sz="0" w:space="0" w:color="auto"/>
              </w:divBdr>
              <w:divsChild>
                <w:div w:id="20179707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43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92">
              <w:marLeft w:val="0"/>
              <w:marRight w:val="0"/>
              <w:marTop w:val="0"/>
              <w:marBottom w:val="0"/>
              <w:divBdr>
                <w:top w:val="none" w:sz="0" w:space="0" w:color="auto"/>
                <w:left w:val="none" w:sz="0" w:space="0" w:color="auto"/>
                <w:bottom w:val="none" w:sz="0" w:space="0" w:color="auto"/>
                <w:right w:val="none" w:sz="0" w:space="0" w:color="auto"/>
              </w:divBdr>
              <w:divsChild>
                <w:div w:id="2017951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516">
              <w:marLeft w:val="75"/>
              <w:marRight w:val="75"/>
              <w:marTop w:val="75"/>
              <w:marBottom w:val="0"/>
              <w:divBdr>
                <w:top w:val="none" w:sz="0" w:space="0" w:color="auto"/>
                <w:left w:val="none" w:sz="0" w:space="0" w:color="auto"/>
                <w:bottom w:val="none" w:sz="0" w:space="0" w:color="auto"/>
                <w:right w:val="none" w:sz="0" w:space="0" w:color="auto"/>
              </w:divBdr>
              <w:divsChild>
                <w:div w:id="201801029">
                  <w:marLeft w:val="0"/>
                  <w:marRight w:val="0"/>
                  <w:marTop w:val="60"/>
                  <w:marBottom w:val="30"/>
                  <w:divBdr>
                    <w:top w:val="none" w:sz="0" w:space="0" w:color="auto"/>
                    <w:left w:val="none" w:sz="0" w:space="0" w:color="auto"/>
                    <w:bottom w:val="none" w:sz="0" w:space="0" w:color="auto"/>
                    <w:right w:val="none" w:sz="0" w:space="0" w:color="auto"/>
                  </w:divBdr>
                </w:div>
                <w:div w:id="201801467">
                  <w:marLeft w:val="0"/>
                  <w:marRight w:val="0"/>
                  <w:marTop w:val="60"/>
                  <w:marBottom w:val="30"/>
                  <w:divBdr>
                    <w:top w:val="none" w:sz="0" w:space="0" w:color="auto"/>
                    <w:left w:val="none" w:sz="0" w:space="0" w:color="auto"/>
                    <w:bottom w:val="none" w:sz="0" w:space="0" w:color="auto"/>
                    <w:right w:val="none" w:sz="0" w:space="0" w:color="auto"/>
                  </w:divBdr>
                </w:div>
                <w:div w:id="20180215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63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40">
              <w:marLeft w:val="75"/>
              <w:marRight w:val="75"/>
              <w:marTop w:val="75"/>
              <w:marBottom w:val="0"/>
              <w:divBdr>
                <w:top w:val="none" w:sz="0" w:space="0" w:color="auto"/>
                <w:left w:val="none" w:sz="0" w:space="0" w:color="auto"/>
                <w:bottom w:val="none" w:sz="0" w:space="0" w:color="auto"/>
                <w:right w:val="none" w:sz="0" w:space="0" w:color="auto"/>
              </w:divBdr>
              <w:divsChild>
                <w:div w:id="201795518">
                  <w:marLeft w:val="0"/>
                  <w:marRight w:val="0"/>
                  <w:marTop w:val="60"/>
                  <w:marBottom w:val="30"/>
                  <w:divBdr>
                    <w:top w:val="none" w:sz="0" w:space="0" w:color="auto"/>
                    <w:left w:val="none" w:sz="0" w:space="0" w:color="auto"/>
                    <w:bottom w:val="none" w:sz="0" w:space="0" w:color="auto"/>
                    <w:right w:val="none" w:sz="0" w:space="0" w:color="auto"/>
                  </w:divBdr>
                </w:div>
                <w:div w:id="201798384">
                  <w:marLeft w:val="0"/>
                  <w:marRight w:val="0"/>
                  <w:marTop w:val="60"/>
                  <w:marBottom w:val="30"/>
                  <w:divBdr>
                    <w:top w:val="none" w:sz="0" w:space="0" w:color="auto"/>
                    <w:left w:val="none" w:sz="0" w:space="0" w:color="auto"/>
                    <w:bottom w:val="none" w:sz="0" w:space="0" w:color="auto"/>
                    <w:right w:val="none" w:sz="0" w:space="0" w:color="auto"/>
                  </w:divBdr>
                </w:div>
                <w:div w:id="201799149">
                  <w:marLeft w:val="0"/>
                  <w:marRight w:val="0"/>
                  <w:marTop w:val="60"/>
                  <w:marBottom w:val="30"/>
                  <w:divBdr>
                    <w:top w:val="none" w:sz="0" w:space="0" w:color="auto"/>
                    <w:left w:val="none" w:sz="0" w:space="0" w:color="auto"/>
                    <w:bottom w:val="none" w:sz="0" w:space="0" w:color="auto"/>
                    <w:right w:val="none" w:sz="0" w:space="0" w:color="auto"/>
                  </w:divBdr>
                </w:div>
              </w:divsChild>
            </w:div>
            <w:div w:id="201802836">
              <w:marLeft w:val="0"/>
              <w:marRight w:val="0"/>
              <w:marTop w:val="0"/>
              <w:marBottom w:val="0"/>
              <w:divBdr>
                <w:top w:val="none" w:sz="0" w:space="0" w:color="auto"/>
                <w:left w:val="none" w:sz="0" w:space="0" w:color="auto"/>
                <w:bottom w:val="none" w:sz="0" w:space="0" w:color="auto"/>
                <w:right w:val="none" w:sz="0" w:space="0" w:color="auto"/>
              </w:divBdr>
              <w:divsChild>
                <w:div w:id="20180185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85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72">
              <w:marLeft w:val="75"/>
              <w:marRight w:val="75"/>
              <w:marTop w:val="75"/>
              <w:marBottom w:val="0"/>
              <w:divBdr>
                <w:top w:val="none" w:sz="0" w:space="0" w:color="auto"/>
                <w:left w:val="none" w:sz="0" w:space="0" w:color="auto"/>
                <w:bottom w:val="none" w:sz="0" w:space="0" w:color="auto"/>
                <w:right w:val="none" w:sz="0" w:space="0" w:color="auto"/>
              </w:divBdr>
              <w:divsChild>
                <w:div w:id="201795191">
                  <w:marLeft w:val="0"/>
                  <w:marRight w:val="0"/>
                  <w:marTop w:val="60"/>
                  <w:marBottom w:val="30"/>
                  <w:divBdr>
                    <w:top w:val="none" w:sz="0" w:space="0" w:color="auto"/>
                    <w:left w:val="none" w:sz="0" w:space="0" w:color="auto"/>
                    <w:bottom w:val="none" w:sz="0" w:space="0" w:color="auto"/>
                    <w:right w:val="none" w:sz="0" w:space="0" w:color="auto"/>
                  </w:divBdr>
                </w:div>
                <w:div w:id="201799055">
                  <w:marLeft w:val="0"/>
                  <w:marRight w:val="0"/>
                  <w:marTop w:val="60"/>
                  <w:marBottom w:val="30"/>
                  <w:divBdr>
                    <w:top w:val="none" w:sz="0" w:space="0" w:color="auto"/>
                    <w:left w:val="none" w:sz="0" w:space="0" w:color="auto"/>
                    <w:bottom w:val="none" w:sz="0" w:space="0" w:color="auto"/>
                    <w:right w:val="none" w:sz="0" w:space="0" w:color="auto"/>
                  </w:divBdr>
                </w:div>
                <w:div w:id="201803110">
                  <w:marLeft w:val="0"/>
                  <w:marRight w:val="0"/>
                  <w:marTop w:val="60"/>
                  <w:marBottom w:val="30"/>
                  <w:divBdr>
                    <w:top w:val="none" w:sz="0" w:space="0" w:color="auto"/>
                    <w:left w:val="none" w:sz="0" w:space="0" w:color="auto"/>
                    <w:bottom w:val="none" w:sz="0" w:space="0" w:color="auto"/>
                    <w:right w:val="none" w:sz="0" w:space="0" w:color="auto"/>
                  </w:divBdr>
                </w:div>
              </w:divsChild>
            </w:div>
            <w:div w:id="201796671">
              <w:marLeft w:val="0"/>
              <w:marRight w:val="0"/>
              <w:marTop w:val="0"/>
              <w:marBottom w:val="0"/>
              <w:divBdr>
                <w:top w:val="none" w:sz="0" w:space="0" w:color="auto"/>
                <w:left w:val="none" w:sz="0" w:space="0" w:color="auto"/>
                <w:bottom w:val="none" w:sz="0" w:space="0" w:color="auto"/>
                <w:right w:val="none" w:sz="0" w:space="0" w:color="auto"/>
              </w:divBdr>
              <w:divsChild>
                <w:div w:id="20179871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2128">
      <w:marLeft w:val="0"/>
      <w:marRight w:val="0"/>
      <w:marTop w:val="0"/>
      <w:marBottom w:val="0"/>
      <w:divBdr>
        <w:top w:val="none" w:sz="0" w:space="0" w:color="auto"/>
        <w:left w:val="none" w:sz="0" w:space="0" w:color="auto"/>
        <w:bottom w:val="none" w:sz="0" w:space="0" w:color="auto"/>
        <w:right w:val="none" w:sz="0" w:space="0" w:color="auto"/>
      </w:divBdr>
      <w:divsChild>
        <w:div w:id="2017955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41">
              <w:marLeft w:val="0"/>
              <w:marRight w:val="0"/>
              <w:marTop w:val="0"/>
              <w:marBottom w:val="0"/>
              <w:divBdr>
                <w:top w:val="none" w:sz="0" w:space="0" w:color="auto"/>
                <w:left w:val="none" w:sz="0" w:space="0" w:color="auto"/>
                <w:bottom w:val="none" w:sz="0" w:space="0" w:color="auto"/>
                <w:right w:val="none" w:sz="0" w:space="0" w:color="auto"/>
              </w:divBdr>
              <w:divsChild>
                <w:div w:id="20180225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514">
              <w:marLeft w:val="75"/>
              <w:marRight w:val="75"/>
              <w:marTop w:val="75"/>
              <w:marBottom w:val="0"/>
              <w:divBdr>
                <w:top w:val="none" w:sz="0" w:space="0" w:color="auto"/>
                <w:left w:val="none" w:sz="0" w:space="0" w:color="auto"/>
                <w:bottom w:val="none" w:sz="0" w:space="0" w:color="auto"/>
                <w:right w:val="none" w:sz="0" w:space="0" w:color="auto"/>
              </w:divBdr>
              <w:divsChild>
                <w:div w:id="201795536">
                  <w:marLeft w:val="0"/>
                  <w:marRight w:val="0"/>
                  <w:marTop w:val="60"/>
                  <w:marBottom w:val="30"/>
                  <w:divBdr>
                    <w:top w:val="none" w:sz="0" w:space="0" w:color="auto"/>
                    <w:left w:val="none" w:sz="0" w:space="0" w:color="auto"/>
                    <w:bottom w:val="none" w:sz="0" w:space="0" w:color="auto"/>
                    <w:right w:val="none" w:sz="0" w:space="0" w:color="auto"/>
                  </w:divBdr>
                </w:div>
                <w:div w:id="201798597">
                  <w:marLeft w:val="0"/>
                  <w:marRight w:val="0"/>
                  <w:marTop w:val="60"/>
                  <w:marBottom w:val="30"/>
                  <w:divBdr>
                    <w:top w:val="none" w:sz="0" w:space="0" w:color="auto"/>
                    <w:left w:val="none" w:sz="0" w:space="0" w:color="auto"/>
                    <w:bottom w:val="none" w:sz="0" w:space="0" w:color="auto"/>
                    <w:right w:val="none" w:sz="0" w:space="0" w:color="auto"/>
                  </w:divBdr>
                </w:div>
                <w:div w:id="20180308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64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091">
              <w:marLeft w:val="0"/>
              <w:marRight w:val="0"/>
              <w:marTop w:val="0"/>
              <w:marBottom w:val="0"/>
              <w:divBdr>
                <w:top w:val="none" w:sz="0" w:space="0" w:color="auto"/>
                <w:left w:val="none" w:sz="0" w:space="0" w:color="auto"/>
                <w:bottom w:val="none" w:sz="0" w:space="0" w:color="auto"/>
                <w:right w:val="none" w:sz="0" w:space="0" w:color="auto"/>
              </w:divBdr>
              <w:divsChild>
                <w:div w:id="20179969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190">
              <w:marLeft w:val="75"/>
              <w:marRight w:val="75"/>
              <w:marTop w:val="75"/>
              <w:marBottom w:val="0"/>
              <w:divBdr>
                <w:top w:val="none" w:sz="0" w:space="0" w:color="auto"/>
                <w:left w:val="none" w:sz="0" w:space="0" w:color="auto"/>
                <w:bottom w:val="none" w:sz="0" w:space="0" w:color="auto"/>
                <w:right w:val="none" w:sz="0" w:space="0" w:color="auto"/>
              </w:divBdr>
              <w:divsChild>
                <w:div w:id="201797272">
                  <w:marLeft w:val="0"/>
                  <w:marRight w:val="0"/>
                  <w:marTop w:val="60"/>
                  <w:marBottom w:val="30"/>
                  <w:divBdr>
                    <w:top w:val="none" w:sz="0" w:space="0" w:color="auto"/>
                    <w:left w:val="none" w:sz="0" w:space="0" w:color="auto"/>
                    <w:bottom w:val="none" w:sz="0" w:space="0" w:color="auto"/>
                    <w:right w:val="none" w:sz="0" w:space="0" w:color="auto"/>
                  </w:divBdr>
                </w:div>
                <w:div w:id="201797787">
                  <w:marLeft w:val="0"/>
                  <w:marRight w:val="0"/>
                  <w:marTop w:val="60"/>
                  <w:marBottom w:val="30"/>
                  <w:divBdr>
                    <w:top w:val="none" w:sz="0" w:space="0" w:color="auto"/>
                    <w:left w:val="none" w:sz="0" w:space="0" w:color="auto"/>
                    <w:bottom w:val="none" w:sz="0" w:space="0" w:color="auto"/>
                    <w:right w:val="none" w:sz="0" w:space="0" w:color="auto"/>
                  </w:divBdr>
                </w:div>
                <w:div w:id="20180106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216">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79">
              <w:marLeft w:val="75"/>
              <w:marRight w:val="75"/>
              <w:marTop w:val="75"/>
              <w:marBottom w:val="0"/>
              <w:divBdr>
                <w:top w:val="none" w:sz="0" w:space="0" w:color="auto"/>
                <w:left w:val="none" w:sz="0" w:space="0" w:color="auto"/>
                <w:bottom w:val="none" w:sz="0" w:space="0" w:color="auto"/>
                <w:right w:val="none" w:sz="0" w:space="0" w:color="auto"/>
              </w:divBdr>
              <w:divsChild>
                <w:div w:id="201795579">
                  <w:marLeft w:val="0"/>
                  <w:marRight w:val="0"/>
                  <w:marTop w:val="60"/>
                  <w:marBottom w:val="30"/>
                  <w:divBdr>
                    <w:top w:val="none" w:sz="0" w:space="0" w:color="auto"/>
                    <w:left w:val="none" w:sz="0" w:space="0" w:color="auto"/>
                    <w:bottom w:val="none" w:sz="0" w:space="0" w:color="auto"/>
                    <w:right w:val="none" w:sz="0" w:space="0" w:color="auto"/>
                  </w:divBdr>
                </w:div>
                <w:div w:id="201795639">
                  <w:marLeft w:val="0"/>
                  <w:marRight w:val="0"/>
                  <w:marTop w:val="60"/>
                  <w:marBottom w:val="30"/>
                  <w:divBdr>
                    <w:top w:val="none" w:sz="0" w:space="0" w:color="auto"/>
                    <w:left w:val="none" w:sz="0" w:space="0" w:color="auto"/>
                    <w:bottom w:val="none" w:sz="0" w:space="0" w:color="auto"/>
                    <w:right w:val="none" w:sz="0" w:space="0" w:color="auto"/>
                  </w:divBdr>
                </w:div>
                <w:div w:id="201799919">
                  <w:marLeft w:val="0"/>
                  <w:marRight w:val="0"/>
                  <w:marTop w:val="60"/>
                  <w:marBottom w:val="30"/>
                  <w:divBdr>
                    <w:top w:val="none" w:sz="0" w:space="0" w:color="auto"/>
                    <w:left w:val="none" w:sz="0" w:space="0" w:color="auto"/>
                    <w:bottom w:val="none" w:sz="0" w:space="0" w:color="auto"/>
                    <w:right w:val="none" w:sz="0" w:space="0" w:color="auto"/>
                  </w:divBdr>
                </w:div>
              </w:divsChild>
            </w:div>
            <w:div w:id="201801242">
              <w:marLeft w:val="0"/>
              <w:marRight w:val="0"/>
              <w:marTop w:val="0"/>
              <w:marBottom w:val="0"/>
              <w:divBdr>
                <w:top w:val="none" w:sz="0" w:space="0" w:color="auto"/>
                <w:left w:val="none" w:sz="0" w:space="0" w:color="auto"/>
                <w:bottom w:val="none" w:sz="0" w:space="0" w:color="auto"/>
                <w:right w:val="none" w:sz="0" w:space="0" w:color="auto"/>
              </w:divBdr>
              <w:divsChild>
                <w:div w:id="20179753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908">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39">
              <w:marLeft w:val="75"/>
              <w:marRight w:val="75"/>
              <w:marTop w:val="75"/>
              <w:marBottom w:val="0"/>
              <w:divBdr>
                <w:top w:val="none" w:sz="0" w:space="0" w:color="auto"/>
                <w:left w:val="none" w:sz="0" w:space="0" w:color="auto"/>
                <w:bottom w:val="none" w:sz="0" w:space="0" w:color="auto"/>
                <w:right w:val="none" w:sz="0" w:space="0" w:color="auto"/>
              </w:divBdr>
              <w:divsChild>
                <w:div w:id="201795893">
                  <w:marLeft w:val="0"/>
                  <w:marRight w:val="0"/>
                  <w:marTop w:val="60"/>
                  <w:marBottom w:val="30"/>
                  <w:divBdr>
                    <w:top w:val="none" w:sz="0" w:space="0" w:color="auto"/>
                    <w:left w:val="none" w:sz="0" w:space="0" w:color="auto"/>
                    <w:bottom w:val="none" w:sz="0" w:space="0" w:color="auto"/>
                    <w:right w:val="none" w:sz="0" w:space="0" w:color="auto"/>
                  </w:divBdr>
                </w:div>
                <w:div w:id="201797412">
                  <w:marLeft w:val="0"/>
                  <w:marRight w:val="0"/>
                  <w:marTop w:val="60"/>
                  <w:marBottom w:val="30"/>
                  <w:divBdr>
                    <w:top w:val="none" w:sz="0" w:space="0" w:color="auto"/>
                    <w:left w:val="none" w:sz="0" w:space="0" w:color="auto"/>
                    <w:bottom w:val="none" w:sz="0" w:space="0" w:color="auto"/>
                    <w:right w:val="none" w:sz="0" w:space="0" w:color="auto"/>
                  </w:divBdr>
                </w:div>
                <w:div w:id="201799404">
                  <w:marLeft w:val="0"/>
                  <w:marRight w:val="0"/>
                  <w:marTop w:val="60"/>
                  <w:marBottom w:val="30"/>
                  <w:divBdr>
                    <w:top w:val="none" w:sz="0" w:space="0" w:color="auto"/>
                    <w:left w:val="none" w:sz="0" w:space="0" w:color="auto"/>
                    <w:bottom w:val="none" w:sz="0" w:space="0" w:color="auto"/>
                    <w:right w:val="none" w:sz="0" w:space="0" w:color="auto"/>
                  </w:divBdr>
                </w:div>
              </w:divsChild>
            </w:div>
            <w:div w:id="201799485">
              <w:marLeft w:val="0"/>
              <w:marRight w:val="0"/>
              <w:marTop w:val="0"/>
              <w:marBottom w:val="0"/>
              <w:divBdr>
                <w:top w:val="none" w:sz="0" w:space="0" w:color="auto"/>
                <w:left w:val="none" w:sz="0" w:space="0" w:color="auto"/>
                <w:bottom w:val="none" w:sz="0" w:space="0" w:color="auto"/>
                <w:right w:val="none" w:sz="0" w:space="0" w:color="auto"/>
              </w:divBdr>
              <w:divsChild>
                <w:div w:id="20180165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022">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71">
              <w:marLeft w:val="75"/>
              <w:marRight w:val="75"/>
              <w:marTop w:val="75"/>
              <w:marBottom w:val="0"/>
              <w:divBdr>
                <w:top w:val="none" w:sz="0" w:space="0" w:color="auto"/>
                <w:left w:val="none" w:sz="0" w:space="0" w:color="auto"/>
                <w:bottom w:val="none" w:sz="0" w:space="0" w:color="auto"/>
                <w:right w:val="none" w:sz="0" w:space="0" w:color="auto"/>
              </w:divBdr>
              <w:divsChild>
                <w:div w:id="201797109">
                  <w:marLeft w:val="0"/>
                  <w:marRight w:val="0"/>
                  <w:marTop w:val="60"/>
                  <w:marBottom w:val="30"/>
                  <w:divBdr>
                    <w:top w:val="none" w:sz="0" w:space="0" w:color="auto"/>
                    <w:left w:val="none" w:sz="0" w:space="0" w:color="auto"/>
                    <w:bottom w:val="none" w:sz="0" w:space="0" w:color="auto"/>
                    <w:right w:val="none" w:sz="0" w:space="0" w:color="auto"/>
                  </w:divBdr>
                </w:div>
                <w:div w:id="201797854">
                  <w:marLeft w:val="0"/>
                  <w:marRight w:val="0"/>
                  <w:marTop w:val="60"/>
                  <w:marBottom w:val="30"/>
                  <w:divBdr>
                    <w:top w:val="none" w:sz="0" w:space="0" w:color="auto"/>
                    <w:left w:val="none" w:sz="0" w:space="0" w:color="auto"/>
                    <w:bottom w:val="none" w:sz="0" w:space="0" w:color="auto"/>
                    <w:right w:val="none" w:sz="0" w:space="0" w:color="auto"/>
                  </w:divBdr>
                </w:div>
                <w:div w:id="20179965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11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64">
              <w:marLeft w:val="0"/>
              <w:marRight w:val="0"/>
              <w:marTop w:val="0"/>
              <w:marBottom w:val="0"/>
              <w:divBdr>
                <w:top w:val="none" w:sz="0" w:space="0" w:color="auto"/>
                <w:left w:val="none" w:sz="0" w:space="0" w:color="auto"/>
                <w:bottom w:val="none" w:sz="0" w:space="0" w:color="auto"/>
                <w:right w:val="none" w:sz="0" w:space="0" w:color="auto"/>
              </w:divBdr>
              <w:divsChild>
                <w:div w:id="20180235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195">
              <w:marLeft w:val="75"/>
              <w:marRight w:val="75"/>
              <w:marTop w:val="75"/>
              <w:marBottom w:val="0"/>
              <w:divBdr>
                <w:top w:val="none" w:sz="0" w:space="0" w:color="auto"/>
                <w:left w:val="none" w:sz="0" w:space="0" w:color="auto"/>
                <w:bottom w:val="none" w:sz="0" w:space="0" w:color="auto"/>
                <w:right w:val="none" w:sz="0" w:space="0" w:color="auto"/>
              </w:divBdr>
              <w:divsChild>
                <w:div w:id="201796326">
                  <w:marLeft w:val="0"/>
                  <w:marRight w:val="0"/>
                  <w:marTop w:val="60"/>
                  <w:marBottom w:val="30"/>
                  <w:divBdr>
                    <w:top w:val="none" w:sz="0" w:space="0" w:color="auto"/>
                    <w:left w:val="none" w:sz="0" w:space="0" w:color="auto"/>
                    <w:bottom w:val="none" w:sz="0" w:space="0" w:color="auto"/>
                    <w:right w:val="none" w:sz="0" w:space="0" w:color="auto"/>
                  </w:divBdr>
                </w:div>
                <w:div w:id="201800198">
                  <w:marLeft w:val="0"/>
                  <w:marRight w:val="0"/>
                  <w:marTop w:val="60"/>
                  <w:marBottom w:val="30"/>
                  <w:divBdr>
                    <w:top w:val="none" w:sz="0" w:space="0" w:color="auto"/>
                    <w:left w:val="none" w:sz="0" w:space="0" w:color="auto"/>
                    <w:bottom w:val="none" w:sz="0" w:space="0" w:color="auto"/>
                    <w:right w:val="none" w:sz="0" w:space="0" w:color="auto"/>
                  </w:divBdr>
                </w:div>
                <w:div w:id="20180058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312">
          <w:marLeft w:val="0"/>
          <w:marRight w:val="0"/>
          <w:marTop w:val="75"/>
          <w:marBottom w:val="0"/>
          <w:divBdr>
            <w:top w:val="single" w:sz="6" w:space="4" w:color="A6C9E2"/>
            <w:left w:val="single" w:sz="6" w:space="4" w:color="A6C9E2"/>
            <w:bottom w:val="single" w:sz="6" w:space="4" w:color="A6C9E2"/>
            <w:right w:val="single" w:sz="6" w:space="4" w:color="A6C9E2"/>
          </w:divBdr>
          <w:divsChild>
            <w:div w:id="201801824">
              <w:marLeft w:val="0"/>
              <w:marRight w:val="0"/>
              <w:marTop w:val="0"/>
              <w:marBottom w:val="0"/>
              <w:divBdr>
                <w:top w:val="none" w:sz="0" w:space="0" w:color="auto"/>
                <w:left w:val="none" w:sz="0" w:space="0" w:color="auto"/>
                <w:bottom w:val="none" w:sz="0" w:space="0" w:color="auto"/>
                <w:right w:val="none" w:sz="0" w:space="0" w:color="auto"/>
              </w:divBdr>
              <w:divsChild>
                <w:div w:id="20180153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847">
              <w:marLeft w:val="75"/>
              <w:marRight w:val="75"/>
              <w:marTop w:val="75"/>
              <w:marBottom w:val="0"/>
              <w:divBdr>
                <w:top w:val="none" w:sz="0" w:space="0" w:color="auto"/>
                <w:left w:val="none" w:sz="0" w:space="0" w:color="auto"/>
                <w:bottom w:val="none" w:sz="0" w:space="0" w:color="auto"/>
                <w:right w:val="none" w:sz="0" w:space="0" w:color="auto"/>
              </w:divBdr>
              <w:divsChild>
                <w:div w:id="201795583">
                  <w:marLeft w:val="0"/>
                  <w:marRight w:val="0"/>
                  <w:marTop w:val="60"/>
                  <w:marBottom w:val="30"/>
                  <w:divBdr>
                    <w:top w:val="none" w:sz="0" w:space="0" w:color="auto"/>
                    <w:left w:val="none" w:sz="0" w:space="0" w:color="auto"/>
                    <w:bottom w:val="none" w:sz="0" w:space="0" w:color="auto"/>
                    <w:right w:val="none" w:sz="0" w:space="0" w:color="auto"/>
                  </w:divBdr>
                </w:div>
                <w:div w:id="201801338">
                  <w:marLeft w:val="0"/>
                  <w:marRight w:val="0"/>
                  <w:marTop w:val="60"/>
                  <w:marBottom w:val="30"/>
                  <w:divBdr>
                    <w:top w:val="none" w:sz="0" w:space="0" w:color="auto"/>
                    <w:left w:val="none" w:sz="0" w:space="0" w:color="auto"/>
                    <w:bottom w:val="none" w:sz="0" w:space="0" w:color="auto"/>
                    <w:right w:val="none" w:sz="0" w:space="0" w:color="auto"/>
                  </w:divBdr>
                </w:div>
                <w:div w:id="20180290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93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47">
              <w:marLeft w:val="0"/>
              <w:marRight w:val="0"/>
              <w:marTop w:val="0"/>
              <w:marBottom w:val="0"/>
              <w:divBdr>
                <w:top w:val="none" w:sz="0" w:space="0" w:color="auto"/>
                <w:left w:val="none" w:sz="0" w:space="0" w:color="auto"/>
                <w:bottom w:val="none" w:sz="0" w:space="0" w:color="auto"/>
                <w:right w:val="none" w:sz="0" w:space="0" w:color="auto"/>
              </w:divBdr>
              <w:divsChild>
                <w:div w:id="2017972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724">
              <w:marLeft w:val="75"/>
              <w:marRight w:val="75"/>
              <w:marTop w:val="75"/>
              <w:marBottom w:val="0"/>
              <w:divBdr>
                <w:top w:val="none" w:sz="0" w:space="0" w:color="auto"/>
                <w:left w:val="none" w:sz="0" w:space="0" w:color="auto"/>
                <w:bottom w:val="none" w:sz="0" w:space="0" w:color="auto"/>
                <w:right w:val="none" w:sz="0" w:space="0" w:color="auto"/>
              </w:divBdr>
              <w:divsChild>
                <w:div w:id="201796388">
                  <w:marLeft w:val="0"/>
                  <w:marRight w:val="0"/>
                  <w:marTop w:val="60"/>
                  <w:marBottom w:val="30"/>
                  <w:divBdr>
                    <w:top w:val="none" w:sz="0" w:space="0" w:color="auto"/>
                    <w:left w:val="none" w:sz="0" w:space="0" w:color="auto"/>
                    <w:bottom w:val="none" w:sz="0" w:space="0" w:color="auto"/>
                    <w:right w:val="none" w:sz="0" w:space="0" w:color="auto"/>
                  </w:divBdr>
                </w:div>
                <w:div w:id="201797144">
                  <w:marLeft w:val="0"/>
                  <w:marRight w:val="0"/>
                  <w:marTop w:val="60"/>
                  <w:marBottom w:val="30"/>
                  <w:divBdr>
                    <w:top w:val="none" w:sz="0" w:space="0" w:color="auto"/>
                    <w:left w:val="none" w:sz="0" w:space="0" w:color="auto"/>
                    <w:bottom w:val="none" w:sz="0" w:space="0" w:color="auto"/>
                    <w:right w:val="none" w:sz="0" w:space="0" w:color="auto"/>
                  </w:divBdr>
                </w:div>
                <w:div w:id="20179802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937">
          <w:marLeft w:val="0"/>
          <w:marRight w:val="0"/>
          <w:marTop w:val="75"/>
          <w:marBottom w:val="0"/>
          <w:divBdr>
            <w:top w:val="single" w:sz="6" w:space="4" w:color="A6C9E2"/>
            <w:left w:val="single" w:sz="6" w:space="4" w:color="A6C9E2"/>
            <w:bottom w:val="single" w:sz="6" w:space="4" w:color="A6C9E2"/>
            <w:right w:val="single" w:sz="6" w:space="4" w:color="A6C9E2"/>
          </w:divBdr>
          <w:divsChild>
            <w:div w:id="201801275">
              <w:marLeft w:val="0"/>
              <w:marRight w:val="0"/>
              <w:marTop w:val="0"/>
              <w:marBottom w:val="0"/>
              <w:divBdr>
                <w:top w:val="none" w:sz="0" w:space="0" w:color="auto"/>
                <w:left w:val="none" w:sz="0" w:space="0" w:color="auto"/>
                <w:bottom w:val="none" w:sz="0" w:space="0" w:color="auto"/>
                <w:right w:val="none" w:sz="0" w:space="0" w:color="auto"/>
              </w:divBdr>
              <w:divsChild>
                <w:div w:id="20179774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826">
              <w:marLeft w:val="75"/>
              <w:marRight w:val="75"/>
              <w:marTop w:val="75"/>
              <w:marBottom w:val="0"/>
              <w:divBdr>
                <w:top w:val="none" w:sz="0" w:space="0" w:color="auto"/>
                <w:left w:val="none" w:sz="0" w:space="0" w:color="auto"/>
                <w:bottom w:val="none" w:sz="0" w:space="0" w:color="auto"/>
                <w:right w:val="none" w:sz="0" w:space="0" w:color="auto"/>
              </w:divBdr>
              <w:divsChild>
                <w:div w:id="201795526">
                  <w:marLeft w:val="0"/>
                  <w:marRight w:val="0"/>
                  <w:marTop w:val="60"/>
                  <w:marBottom w:val="30"/>
                  <w:divBdr>
                    <w:top w:val="none" w:sz="0" w:space="0" w:color="auto"/>
                    <w:left w:val="none" w:sz="0" w:space="0" w:color="auto"/>
                    <w:bottom w:val="none" w:sz="0" w:space="0" w:color="auto"/>
                    <w:right w:val="none" w:sz="0" w:space="0" w:color="auto"/>
                  </w:divBdr>
                </w:div>
                <w:div w:id="201799195">
                  <w:marLeft w:val="0"/>
                  <w:marRight w:val="0"/>
                  <w:marTop w:val="60"/>
                  <w:marBottom w:val="30"/>
                  <w:divBdr>
                    <w:top w:val="none" w:sz="0" w:space="0" w:color="auto"/>
                    <w:left w:val="none" w:sz="0" w:space="0" w:color="auto"/>
                    <w:bottom w:val="none" w:sz="0" w:space="0" w:color="auto"/>
                    <w:right w:val="none" w:sz="0" w:space="0" w:color="auto"/>
                  </w:divBdr>
                </w:div>
                <w:div w:id="20180193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138">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47">
              <w:marLeft w:val="75"/>
              <w:marRight w:val="75"/>
              <w:marTop w:val="75"/>
              <w:marBottom w:val="0"/>
              <w:divBdr>
                <w:top w:val="none" w:sz="0" w:space="0" w:color="auto"/>
                <w:left w:val="none" w:sz="0" w:space="0" w:color="auto"/>
                <w:bottom w:val="none" w:sz="0" w:space="0" w:color="auto"/>
                <w:right w:val="none" w:sz="0" w:space="0" w:color="auto"/>
              </w:divBdr>
              <w:divsChild>
                <w:div w:id="201795844">
                  <w:marLeft w:val="0"/>
                  <w:marRight w:val="0"/>
                  <w:marTop w:val="60"/>
                  <w:marBottom w:val="30"/>
                  <w:divBdr>
                    <w:top w:val="none" w:sz="0" w:space="0" w:color="auto"/>
                    <w:left w:val="none" w:sz="0" w:space="0" w:color="auto"/>
                    <w:bottom w:val="none" w:sz="0" w:space="0" w:color="auto"/>
                    <w:right w:val="none" w:sz="0" w:space="0" w:color="auto"/>
                  </w:divBdr>
                </w:div>
                <w:div w:id="201798025">
                  <w:marLeft w:val="0"/>
                  <w:marRight w:val="0"/>
                  <w:marTop w:val="60"/>
                  <w:marBottom w:val="30"/>
                  <w:divBdr>
                    <w:top w:val="none" w:sz="0" w:space="0" w:color="auto"/>
                    <w:left w:val="none" w:sz="0" w:space="0" w:color="auto"/>
                    <w:bottom w:val="none" w:sz="0" w:space="0" w:color="auto"/>
                    <w:right w:val="none" w:sz="0" w:space="0" w:color="auto"/>
                  </w:divBdr>
                </w:div>
                <w:div w:id="201798855">
                  <w:marLeft w:val="0"/>
                  <w:marRight w:val="0"/>
                  <w:marTop w:val="60"/>
                  <w:marBottom w:val="30"/>
                  <w:divBdr>
                    <w:top w:val="none" w:sz="0" w:space="0" w:color="auto"/>
                    <w:left w:val="none" w:sz="0" w:space="0" w:color="auto"/>
                    <w:bottom w:val="none" w:sz="0" w:space="0" w:color="auto"/>
                    <w:right w:val="none" w:sz="0" w:space="0" w:color="auto"/>
                  </w:divBdr>
                </w:div>
              </w:divsChild>
            </w:div>
            <w:div w:id="201801178">
              <w:marLeft w:val="0"/>
              <w:marRight w:val="0"/>
              <w:marTop w:val="0"/>
              <w:marBottom w:val="0"/>
              <w:divBdr>
                <w:top w:val="none" w:sz="0" w:space="0" w:color="auto"/>
                <w:left w:val="none" w:sz="0" w:space="0" w:color="auto"/>
                <w:bottom w:val="none" w:sz="0" w:space="0" w:color="auto"/>
                <w:right w:val="none" w:sz="0" w:space="0" w:color="auto"/>
              </w:divBdr>
              <w:divsChild>
                <w:div w:id="20179790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54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03">
              <w:marLeft w:val="75"/>
              <w:marRight w:val="75"/>
              <w:marTop w:val="75"/>
              <w:marBottom w:val="0"/>
              <w:divBdr>
                <w:top w:val="none" w:sz="0" w:space="0" w:color="auto"/>
                <w:left w:val="none" w:sz="0" w:space="0" w:color="auto"/>
                <w:bottom w:val="none" w:sz="0" w:space="0" w:color="auto"/>
                <w:right w:val="none" w:sz="0" w:space="0" w:color="auto"/>
              </w:divBdr>
              <w:divsChild>
                <w:div w:id="201795228">
                  <w:marLeft w:val="0"/>
                  <w:marRight w:val="0"/>
                  <w:marTop w:val="60"/>
                  <w:marBottom w:val="30"/>
                  <w:divBdr>
                    <w:top w:val="none" w:sz="0" w:space="0" w:color="auto"/>
                    <w:left w:val="none" w:sz="0" w:space="0" w:color="auto"/>
                    <w:bottom w:val="none" w:sz="0" w:space="0" w:color="auto"/>
                    <w:right w:val="none" w:sz="0" w:space="0" w:color="auto"/>
                  </w:divBdr>
                </w:div>
                <w:div w:id="201797469">
                  <w:marLeft w:val="0"/>
                  <w:marRight w:val="0"/>
                  <w:marTop w:val="60"/>
                  <w:marBottom w:val="30"/>
                  <w:divBdr>
                    <w:top w:val="none" w:sz="0" w:space="0" w:color="auto"/>
                    <w:left w:val="none" w:sz="0" w:space="0" w:color="auto"/>
                    <w:bottom w:val="none" w:sz="0" w:space="0" w:color="auto"/>
                    <w:right w:val="none" w:sz="0" w:space="0" w:color="auto"/>
                  </w:divBdr>
                </w:div>
                <w:div w:id="201798456">
                  <w:marLeft w:val="0"/>
                  <w:marRight w:val="0"/>
                  <w:marTop w:val="60"/>
                  <w:marBottom w:val="30"/>
                  <w:divBdr>
                    <w:top w:val="none" w:sz="0" w:space="0" w:color="auto"/>
                    <w:left w:val="none" w:sz="0" w:space="0" w:color="auto"/>
                    <w:bottom w:val="none" w:sz="0" w:space="0" w:color="auto"/>
                    <w:right w:val="none" w:sz="0" w:space="0" w:color="auto"/>
                  </w:divBdr>
                </w:div>
              </w:divsChild>
            </w:div>
            <w:div w:id="201801127">
              <w:marLeft w:val="0"/>
              <w:marRight w:val="0"/>
              <w:marTop w:val="0"/>
              <w:marBottom w:val="0"/>
              <w:divBdr>
                <w:top w:val="none" w:sz="0" w:space="0" w:color="auto"/>
                <w:left w:val="none" w:sz="0" w:space="0" w:color="auto"/>
                <w:bottom w:val="none" w:sz="0" w:space="0" w:color="auto"/>
                <w:right w:val="none" w:sz="0" w:space="0" w:color="auto"/>
              </w:divBdr>
              <w:divsChild>
                <w:div w:id="2017954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80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29">
              <w:marLeft w:val="75"/>
              <w:marRight w:val="75"/>
              <w:marTop w:val="75"/>
              <w:marBottom w:val="0"/>
              <w:divBdr>
                <w:top w:val="none" w:sz="0" w:space="0" w:color="auto"/>
                <w:left w:val="none" w:sz="0" w:space="0" w:color="auto"/>
                <w:bottom w:val="none" w:sz="0" w:space="0" w:color="auto"/>
                <w:right w:val="none" w:sz="0" w:space="0" w:color="auto"/>
              </w:divBdr>
              <w:divsChild>
                <w:div w:id="201796358">
                  <w:marLeft w:val="0"/>
                  <w:marRight w:val="0"/>
                  <w:marTop w:val="60"/>
                  <w:marBottom w:val="30"/>
                  <w:divBdr>
                    <w:top w:val="none" w:sz="0" w:space="0" w:color="auto"/>
                    <w:left w:val="none" w:sz="0" w:space="0" w:color="auto"/>
                    <w:bottom w:val="none" w:sz="0" w:space="0" w:color="auto"/>
                    <w:right w:val="none" w:sz="0" w:space="0" w:color="auto"/>
                  </w:divBdr>
                </w:div>
                <w:div w:id="201796910">
                  <w:marLeft w:val="0"/>
                  <w:marRight w:val="0"/>
                  <w:marTop w:val="60"/>
                  <w:marBottom w:val="30"/>
                  <w:divBdr>
                    <w:top w:val="none" w:sz="0" w:space="0" w:color="auto"/>
                    <w:left w:val="none" w:sz="0" w:space="0" w:color="auto"/>
                    <w:bottom w:val="none" w:sz="0" w:space="0" w:color="auto"/>
                    <w:right w:val="none" w:sz="0" w:space="0" w:color="auto"/>
                  </w:divBdr>
                </w:div>
                <w:div w:id="201798777">
                  <w:marLeft w:val="0"/>
                  <w:marRight w:val="0"/>
                  <w:marTop w:val="60"/>
                  <w:marBottom w:val="30"/>
                  <w:divBdr>
                    <w:top w:val="none" w:sz="0" w:space="0" w:color="auto"/>
                    <w:left w:val="none" w:sz="0" w:space="0" w:color="auto"/>
                    <w:bottom w:val="none" w:sz="0" w:space="0" w:color="auto"/>
                    <w:right w:val="none" w:sz="0" w:space="0" w:color="auto"/>
                  </w:divBdr>
                </w:div>
              </w:divsChild>
            </w:div>
            <w:div w:id="201800466">
              <w:marLeft w:val="0"/>
              <w:marRight w:val="0"/>
              <w:marTop w:val="0"/>
              <w:marBottom w:val="0"/>
              <w:divBdr>
                <w:top w:val="none" w:sz="0" w:space="0" w:color="auto"/>
                <w:left w:val="none" w:sz="0" w:space="0" w:color="auto"/>
                <w:bottom w:val="none" w:sz="0" w:space="0" w:color="auto"/>
                <w:right w:val="none" w:sz="0" w:space="0" w:color="auto"/>
              </w:divBdr>
              <w:divsChild>
                <w:div w:id="20179771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44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90">
              <w:marLeft w:val="0"/>
              <w:marRight w:val="0"/>
              <w:marTop w:val="0"/>
              <w:marBottom w:val="0"/>
              <w:divBdr>
                <w:top w:val="none" w:sz="0" w:space="0" w:color="auto"/>
                <w:left w:val="none" w:sz="0" w:space="0" w:color="auto"/>
                <w:bottom w:val="none" w:sz="0" w:space="0" w:color="auto"/>
                <w:right w:val="none" w:sz="0" w:space="0" w:color="auto"/>
              </w:divBdr>
              <w:divsChild>
                <w:div w:id="20179656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622">
              <w:marLeft w:val="75"/>
              <w:marRight w:val="75"/>
              <w:marTop w:val="75"/>
              <w:marBottom w:val="0"/>
              <w:divBdr>
                <w:top w:val="none" w:sz="0" w:space="0" w:color="auto"/>
                <w:left w:val="none" w:sz="0" w:space="0" w:color="auto"/>
                <w:bottom w:val="none" w:sz="0" w:space="0" w:color="auto"/>
                <w:right w:val="none" w:sz="0" w:space="0" w:color="auto"/>
              </w:divBdr>
              <w:divsChild>
                <w:div w:id="201797596">
                  <w:marLeft w:val="0"/>
                  <w:marRight w:val="0"/>
                  <w:marTop w:val="60"/>
                  <w:marBottom w:val="30"/>
                  <w:divBdr>
                    <w:top w:val="none" w:sz="0" w:space="0" w:color="auto"/>
                    <w:left w:val="none" w:sz="0" w:space="0" w:color="auto"/>
                    <w:bottom w:val="none" w:sz="0" w:space="0" w:color="auto"/>
                    <w:right w:val="none" w:sz="0" w:space="0" w:color="auto"/>
                  </w:divBdr>
                </w:div>
                <w:div w:id="201801252">
                  <w:marLeft w:val="0"/>
                  <w:marRight w:val="0"/>
                  <w:marTop w:val="60"/>
                  <w:marBottom w:val="30"/>
                  <w:divBdr>
                    <w:top w:val="none" w:sz="0" w:space="0" w:color="auto"/>
                    <w:left w:val="none" w:sz="0" w:space="0" w:color="auto"/>
                    <w:bottom w:val="none" w:sz="0" w:space="0" w:color="auto"/>
                    <w:right w:val="none" w:sz="0" w:space="0" w:color="auto"/>
                  </w:divBdr>
                </w:div>
                <w:div w:id="20180271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10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82">
              <w:marLeft w:val="75"/>
              <w:marRight w:val="75"/>
              <w:marTop w:val="75"/>
              <w:marBottom w:val="0"/>
              <w:divBdr>
                <w:top w:val="none" w:sz="0" w:space="0" w:color="auto"/>
                <w:left w:val="none" w:sz="0" w:space="0" w:color="auto"/>
                <w:bottom w:val="none" w:sz="0" w:space="0" w:color="auto"/>
                <w:right w:val="none" w:sz="0" w:space="0" w:color="auto"/>
              </w:divBdr>
              <w:divsChild>
                <w:div w:id="201798722">
                  <w:marLeft w:val="0"/>
                  <w:marRight w:val="0"/>
                  <w:marTop w:val="60"/>
                  <w:marBottom w:val="30"/>
                  <w:divBdr>
                    <w:top w:val="none" w:sz="0" w:space="0" w:color="auto"/>
                    <w:left w:val="none" w:sz="0" w:space="0" w:color="auto"/>
                    <w:bottom w:val="none" w:sz="0" w:space="0" w:color="auto"/>
                    <w:right w:val="none" w:sz="0" w:space="0" w:color="auto"/>
                  </w:divBdr>
                </w:div>
                <w:div w:id="201799946">
                  <w:marLeft w:val="0"/>
                  <w:marRight w:val="0"/>
                  <w:marTop w:val="60"/>
                  <w:marBottom w:val="30"/>
                  <w:divBdr>
                    <w:top w:val="none" w:sz="0" w:space="0" w:color="auto"/>
                    <w:left w:val="none" w:sz="0" w:space="0" w:color="auto"/>
                    <w:bottom w:val="none" w:sz="0" w:space="0" w:color="auto"/>
                    <w:right w:val="none" w:sz="0" w:space="0" w:color="auto"/>
                  </w:divBdr>
                </w:div>
                <w:div w:id="201802988">
                  <w:marLeft w:val="0"/>
                  <w:marRight w:val="0"/>
                  <w:marTop w:val="60"/>
                  <w:marBottom w:val="30"/>
                  <w:divBdr>
                    <w:top w:val="none" w:sz="0" w:space="0" w:color="auto"/>
                    <w:left w:val="none" w:sz="0" w:space="0" w:color="auto"/>
                    <w:bottom w:val="none" w:sz="0" w:space="0" w:color="auto"/>
                    <w:right w:val="none" w:sz="0" w:space="0" w:color="auto"/>
                  </w:divBdr>
                </w:div>
              </w:divsChild>
            </w:div>
            <w:div w:id="201797898">
              <w:marLeft w:val="0"/>
              <w:marRight w:val="0"/>
              <w:marTop w:val="0"/>
              <w:marBottom w:val="0"/>
              <w:divBdr>
                <w:top w:val="none" w:sz="0" w:space="0" w:color="auto"/>
                <w:left w:val="none" w:sz="0" w:space="0" w:color="auto"/>
                <w:bottom w:val="none" w:sz="0" w:space="0" w:color="auto"/>
                <w:right w:val="none" w:sz="0" w:space="0" w:color="auto"/>
              </w:divBdr>
              <w:divsChild>
                <w:div w:id="2017982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2156">
      <w:marLeft w:val="0"/>
      <w:marRight w:val="0"/>
      <w:marTop w:val="0"/>
      <w:marBottom w:val="0"/>
      <w:divBdr>
        <w:top w:val="none" w:sz="0" w:space="0" w:color="auto"/>
        <w:left w:val="none" w:sz="0" w:space="0" w:color="auto"/>
        <w:bottom w:val="none" w:sz="0" w:space="0" w:color="auto"/>
        <w:right w:val="none" w:sz="0" w:space="0" w:color="auto"/>
      </w:divBdr>
      <w:divsChild>
        <w:div w:id="201799549">
          <w:marLeft w:val="75"/>
          <w:marRight w:val="75"/>
          <w:marTop w:val="75"/>
          <w:marBottom w:val="0"/>
          <w:divBdr>
            <w:top w:val="none" w:sz="0" w:space="0" w:color="auto"/>
            <w:left w:val="none" w:sz="0" w:space="0" w:color="auto"/>
            <w:bottom w:val="none" w:sz="0" w:space="0" w:color="auto"/>
            <w:right w:val="none" w:sz="0" w:space="0" w:color="auto"/>
          </w:divBdr>
          <w:divsChild>
            <w:div w:id="201797305">
              <w:marLeft w:val="0"/>
              <w:marRight w:val="0"/>
              <w:marTop w:val="60"/>
              <w:marBottom w:val="30"/>
              <w:divBdr>
                <w:top w:val="none" w:sz="0" w:space="0" w:color="auto"/>
                <w:left w:val="none" w:sz="0" w:space="0" w:color="auto"/>
                <w:bottom w:val="none" w:sz="0" w:space="0" w:color="auto"/>
                <w:right w:val="none" w:sz="0" w:space="0" w:color="auto"/>
              </w:divBdr>
            </w:div>
            <w:div w:id="201800217">
              <w:marLeft w:val="0"/>
              <w:marRight w:val="0"/>
              <w:marTop w:val="60"/>
              <w:marBottom w:val="30"/>
              <w:divBdr>
                <w:top w:val="none" w:sz="0" w:space="0" w:color="auto"/>
                <w:left w:val="none" w:sz="0" w:space="0" w:color="auto"/>
                <w:bottom w:val="none" w:sz="0" w:space="0" w:color="auto"/>
                <w:right w:val="none" w:sz="0" w:space="0" w:color="auto"/>
              </w:divBdr>
            </w:div>
            <w:div w:id="20180102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167">
      <w:marLeft w:val="0"/>
      <w:marRight w:val="0"/>
      <w:marTop w:val="0"/>
      <w:marBottom w:val="0"/>
      <w:divBdr>
        <w:top w:val="none" w:sz="0" w:space="0" w:color="auto"/>
        <w:left w:val="none" w:sz="0" w:space="0" w:color="auto"/>
        <w:bottom w:val="none" w:sz="0" w:space="0" w:color="auto"/>
        <w:right w:val="none" w:sz="0" w:space="0" w:color="auto"/>
      </w:divBdr>
      <w:divsChild>
        <w:div w:id="20179588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36">
              <w:marLeft w:val="0"/>
              <w:marRight w:val="0"/>
              <w:marTop w:val="0"/>
              <w:marBottom w:val="0"/>
              <w:divBdr>
                <w:top w:val="none" w:sz="0" w:space="0" w:color="auto"/>
                <w:left w:val="none" w:sz="0" w:space="0" w:color="auto"/>
                <w:bottom w:val="none" w:sz="0" w:space="0" w:color="auto"/>
                <w:right w:val="none" w:sz="0" w:space="0" w:color="auto"/>
              </w:divBdr>
              <w:divsChild>
                <w:div w:id="20179924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573">
              <w:marLeft w:val="75"/>
              <w:marRight w:val="75"/>
              <w:marTop w:val="75"/>
              <w:marBottom w:val="0"/>
              <w:divBdr>
                <w:top w:val="none" w:sz="0" w:space="0" w:color="auto"/>
                <w:left w:val="none" w:sz="0" w:space="0" w:color="auto"/>
                <w:bottom w:val="none" w:sz="0" w:space="0" w:color="auto"/>
                <w:right w:val="none" w:sz="0" w:space="0" w:color="auto"/>
              </w:divBdr>
              <w:divsChild>
                <w:div w:id="201795158">
                  <w:marLeft w:val="0"/>
                  <w:marRight w:val="0"/>
                  <w:marTop w:val="60"/>
                  <w:marBottom w:val="30"/>
                  <w:divBdr>
                    <w:top w:val="none" w:sz="0" w:space="0" w:color="auto"/>
                    <w:left w:val="none" w:sz="0" w:space="0" w:color="auto"/>
                    <w:bottom w:val="none" w:sz="0" w:space="0" w:color="auto"/>
                    <w:right w:val="none" w:sz="0" w:space="0" w:color="auto"/>
                  </w:divBdr>
                </w:div>
                <w:div w:id="201796025">
                  <w:marLeft w:val="0"/>
                  <w:marRight w:val="0"/>
                  <w:marTop w:val="60"/>
                  <w:marBottom w:val="30"/>
                  <w:divBdr>
                    <w:top w:val="none" w:sz="0" w:space="0" w:color="auto"/>
                    <w:left w:val="none" w:sz="0" w:space="0" w:color="auto"/>
                    <w:bottom w:val="none" w:sz="0" w:space="0" w:color="auto"/>
                    <w:right w:val="none" w:sz="0" w:space="0" w:color="auto"/>
                  </w:divBdr>
                </w:div>
                <w:div w:id="20179995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90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983">
              <w:marLeft w:val="0"/>
              <w:marRight w:val="0"/>
              <w:marTop w:val="0"/>
              <w:marBottom w:val="0"/>
              <w:divBdr>
                <w:top w:val="none" w:sz="0" w:space="0" w:color="auto"/>
                <w:left w:val="none" w:sz="0" w:space="0" w:color="auto"/>
                <w:bottom w:val="none" w:sz="0" w:space="0" w:color="auto"/>
                <w:right w:val="none" w:sz="0" w:space="0" w:color="auto"/>
              </w:divBdr>
              <w:divsChild>
                <w:div w:id="2017967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46">
              <w:marLeft w:val="75"/>
              <w:marRight w:val="75"/>
              <w:marTop w:val="75"/>
              <w:marBottom w:val="0"/>
              <w:divBdr>
                <w:top w:val="none" w:sz="0" w:space="0" w:color="auto"/>
                <w:left w:val="none" w:sz="0" w:space="0" w:color="auto"/>
                <w:bottom w:val="none" w:sz="0" w:space="0" w:color="auto"/>
                <w:right w:val="none" w:sz="0" w:space="0" w:color="auto"/>
              </w:divBdr>
              <w:divsChild>
                <w:div w:id="201797425">
                  <w:marLeft w:val="0"/>
                  <w:marRight w:val="0"/>
                  <w:marTop w:val="60"/>
                  <w:marBottom w:val="30"/>
                  <w:divBdr>
                    <w:top w:val="none" w:sz="0" w:space="0" w:color="auto"/>
                    <w:left w:val="none" w:sz="0" w:space="0" w:color="auto"/>
                    <w:bottom w:val="none" w:sz="0" w:space="0" w:color="auto"/>
                    <w:right w:val="none" w:sz="0" w:space="0" w:color="auto"/>
                  </w:divBdr>
                </w:div>
                <w:div w:id="201801746">
                  <w:marLeft w:val="0"/>
                  <w:marRight w:val="0"/>
                  <w:marTop w:val="60"/>
                  <w:marBottom w:val="30"/>
                  <w:divBdr>
                    <w:top w:val="none" w:sz="0" w:space="0" w:color="auto"/>
                    <w:left w:val="none" w:sz="0" w:space="0" w:color="auto"/>
                    <w:bottom w:val="none" w:sz="0" w:space="0" w:color="auto"/>
                    <w:right w:val="none" w:sz="0" w:space="0" w:color="auto"/>
                  </w:divBdr>
                </w:div>
                <w:div w:id="20180277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0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57">
              <w:marLeft w:val="75"/>
              <w:marRight w:val="75"/>
              <w:marTop w:val="75"/>
              <w:marBottom w:val="0"/>
              <w:divBdr>
                <w:top w:val="none" w:sz="0" w:space="0" w:color="auto"/>
                <w:left w:val="none" w:sz="0" w:space="0" w:color="auto"/>
                <w:bottom w:val="none" w:sz="0" w:space="0" w:color="auto"/>
                <w:right w:val="none" w:sz="0" w:space="0" w:color="auto"/>
              </w:divBdr>
              <w:divsChild>
                <w:div w:id="201795608">
                  <w:marLeft w:val="0"/>
                  <w:marRight w:val="0"/>
                  <w:marTop w:val="60"/>
                  <w:marBottom w:val="30"/>
                  <w:divBdr>
                    <w:top w:val="none" w:sz="0" w:space="0" w:color="auto"/>
                    <w:left w:val="none" w:sz="0" w:space="0" w:color="auto"/>
                    <w:bottom w:val="none" w:sz="0" w:space="0" w:color="auto"/>
                    <w:right w:val="none" w:sz="0" w:space="0" w:color="auto"/>
                  </w:divBdr>
                </w:div>
                <w:div w:id="201798602">
                  <w:marLeft w:val="0"/>
                  <w:marRight w:val="0"/>
                  <w:marTop w:val="60"/>
                  <w:marBottom w:val="30"/>
                  <w:divBdr>
                    <w:top w:val="none" w:sz="0" w:space="0" w:color="auto"/>
                    <w:left w:val="none" w:sz="0" w:space="0" w:color="auto"/>
                    <w:bottom w:val="none" w:sz="0" w:space="0" w:color="auto"/>
                    <w:right w:val="none" w:sz="0" w:space="0" w:color="auto"/>
                  </w:divBdr>
                </w:div>
                <w:div w:id="201802785">
                  <w:marLeft w:val="0"/>
                  <w:marRight w:val="0"/>
                  <w:marTop w:val="60"/>
                  <w:marBottom w:val="30"/>
                  <w:divBdr>
                    <w:top w:val="none" w:sz="0" w:space="0" w:color="auto"/>
                    <w:left w:val="none" w:sz="0" w:space="0" w:color="auto"/>
                    <w:bottom w:val="none" w:sz="0" w:space="0" w:color="auto"/>
                    <w:right w:val="none" w:sz="0" w:space="0" w:color="auto"/>
                  </w:divBdr>
                </w:div>
              </w:divsChild>
            </w:div>
            <w:div w:id="201801124">
              <w:marLeft w:val="0"/>
              <w:marRight w:val="0"/>
              <w:marTop w:val="0"/>
              <w:marBottom w:val="0"/>
              <w:divBdr>
                <w:top w:val="none" w:sz="0" w:space="0" w:color="auto"/>
                <w:left w:val="none" w:sz="0" w:space="0" w:color="auto"/>
                <w:bottom w:val="none" w:sz="0" w:space="0" w:color="auto"/>
                <w:right w:val="none" w:sz="0" w:space="0" w:color="auto"/>
              </w:divBdr>
              <w:divsChild>
                <w:div w:id="20179986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5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39">
              <w:marLeft w:val="0"/>
              <w:marRight w:val="0"/>
              <w:marTop w:val="0"/>
              <w:marBottom w:val="0"/>
              <w:divBdr>
                <w:top w:val="none" w:sz="0" w:space="0" w:color="auto"/>
                <w:left w:val="none" w:sz="0" w:space="0" w:color="auto"/>
                <w:bottom w:val="none" w:sz="0" w:space="0" w:color="auto"/>
                <w:right w:val="none" w:sz="0" w:space="0" w:color="auto"/>
              </w:divBdr>
              <w:divsChild>
                <w:div w:id="20179649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146">
              <w:marLeft w:val="75"/>
              <w:marRight w:val="75"/>
              <w:marTop w:val="75"/>
              <w:marBottom w:val="0"/>
              <w:divBdr>
                <w:top w:val="none" w:sz="0" w:space="0" w:color="auto"/>
                <w:left w:val="none" w:sz="0" w:space="0" w:color="auto"/>
                <w:bottom w:val="none" w:sz="0" w:space="0" w:color="auto"/>
                <w:right w:val="none" w:sz="0" w:space="0" w:color="auto"/>
              </w:divBdr>
              <w:divsChild>
                <w:div w:id="201797105">
                  <w:marLeft w:val="0"/>
                  <w:marRight w:val="0"/>
                  <w:marTop w:val="60"/>
                  <w:marBottom w:val="30"/>
                  <w:divBdr>
                    <w:top w:val="none" w:sz="0" w:space="0" w:color="auto"/>
                    <w:left w:val="none" w:sz="0" w:space="0" w:color="auto"/>
                    <w:bottom w:val="none" w:sz="0" w:space="0" w:color="auto"/>
                    <w:right w:val="none" w:sz="0" w:space="0" w:color="auto"/>
                  </w:divBdr>
                </w:div>
                <w:div w:id="201799438">
                  <w:marLeft w:val="0"/>
                  <w:marRight w:val="0"/>
                  <w:marTop w:val="60"/>
                  <w:marBottom w:val="30"/>
                  <w:divBdr>
                    <w:top w:val="none" w:sz="0" w:space="0" w:color="auto"/>
                    <w:left w:val="none" w:sz="0" w:space="0" w:color="auto"/>
                    <w:bottom w:val="none" w:sz="0" w:space="0" w:color="auto"/>
                    <w:right w:val="none" w:sz="0" w:space="0" w:color="auto"/>
                  </w:divBdr>
                </w:div>
                <w:div w:id="20180299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64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47">
              <w:marLeft w:val="0"/>
              <w:marRight w:val="0"/>
              <w:marTop w:val="0"/>
              <w:marBottom w:val="0"/>
              <w:divBdr>
                <w:top w:val="none" w:sz="0" w:space="0" w:color="auto"/>
                <w:left w:val="none" w:sz="0" w:space="0" w:color="auto"/>
                <w:bottom w:val="none" w:sz="0" w:space="0" w:color="auto"/>
                <w:right w:val="none" w:sz="0" w:space="0" w:color="auto"/>
              </w:divBdr>
              <w:divsChild>
                <w:div w:id="2018009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381">
              <w:marLeft w:val="75"/>
              <w:marRight w:val="75"/>
              <w:marTop w:val="75"/>
              <w:marBottom w:val="0"/>
              <w:divBdr>
                <w:top w:val="none" w:sz="0" w:space="0" w:color="auto"/>
                <w:left w:val="none" w:sz="0" w:space="0" w:color="auto"/>
                <w:bottom w:val="none" w:sz="0" w:space="0" w:color="auto"/>
                <w:right w:val="none" w:sz="0" w:space="0" w:color="auto"/>
              </w:divBdr>
              <w:divsChild>
                <w:div w:id="201798431">
                  <w:marLeft w:val="0"/>
                  <w:marRight w:val="0"/>
                  <w:marTop w:val="60"/>
                  <w:marBottom w:val="30"/>
                  <w:divBdr>
                    <w:top w:val="none" w:sz="0" w:space="0" w:color="auto"/>
                    <w:left w:val="none" w:sz="0" w:space="0" w:color="auto"/>
                    <w:bottom w:val="none" w:sz="0" w:space="0" w:color="auto"/>
                    <w:right w:val="none" w:sz="0" w:space="0" w:color="auto"/>
                  </w:divBdr>
                </w:div>
                <w:div w:id="201802336">
                  <w:marLeft w:val="0"/>
                  <w:marRight w:val="0"/>
                  <w:marTop w:val="60"/>
                  <w:marBottom w:val="30"/>
                  <w:divBdr>
                    <w:top w:val="none" w:sz="0" w:space="0" w:color="auto"/>
                    <w:left w:val="none" w:sz="0" w:space="0" w:color="auto"/>
                    <w:bottom w:val="none" w:sz="0" w:space="0" w:color="auto"/>
                    <w:right w:val="none" w:sz="0" w:space="0" w:color="auto"/>
                  </w:divBdr>
                </w:div>
                <w:div w:id="20180247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09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14">
              <w:marLeft w:val="0"/>
              <w:marRight w:val="0"/>
              <w:marTop w:val="0"/>
              <w:marBottom w:val="0"/>
              <w:divBdr>
                <w:top w:val="none" w:sz="0" w:space="0" w:color="auto"/>
                <w:left w:val="none" w:sz="0" w:space="0" w:color="auto"/>
                <w:bottom w:val="none" w:sz="0" w:space="0" w:color="auto"/>
                <w:right w:val="none" w:sz="0" w:space="0" w:color="auto"/>
              </w:divBdr>
              <w:divsChild>
                <w:div w:id="2017975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627">
              <w:marLeft w:val="75"/>
              <w:marRight w:val="75"/>
              <w:marTop w:val="75"/>
              <w:marBottom w:val="0"/>
              <w:divBdr>
                <w:top w:val="none" w:sz="0" w:space="0" w:color="auto"/>
                <w:left w:val="none" w:sz="0" w:space="0" w:color="auto"/>
                <w:bottom w:val="none" w:sz="0" w:space="0" w:color="auto"/>
                <w:right w:val="none" w:sz="0" w:space="0" w:color="auto"/>
              </w:divBdr>
              <w:divsChild>
                <w:div w:id="201797400">
                  <w:marLeft w:val="0"/>
                  <w:marRight w:val="0"/>
                  <w:marTop w:val="60"/>
                  <w:marBottom w:val="30"/>
                  <w:divBdr>
                    <w:top w:val="none" w:sz="0" w:space="0" w:color="auto"/>
                    <w:left w:val="none" w:sz="0" w:space="0" w:color="auto"/>
                    <w:bottom w:val="none" w:sz="0" w:space="0" w:color="auto"/>
                    <w:right w:val="none" w:sz="0" w:space="0" w:color="auto"/>
                  </w:divBdr>
                </w:div>
                <w:div w:id="201798767">
                  <w:marLeft w:val="0"/>
                  <w:marRight w:val="0"/>
                  <w:marTop w:val="60"/>
                  <w:marBottom w:val="30"/>
                  <w:divBdr>
                    <w:top w:val="none" w:sz="0" w:space="0" w:color="auto"/>
                    <w:left w:val="none" w:sz="0" w:space="0" w:color="auto"/>
                    <w:bottom w:val="none" w:sz="0" w:space="0" w:color="auto"/>
                    <w:right w:val="none" w:sz="0" w:space="0" w:color="auto"/>
                  </w:divBdr>
                </w:div>
                <w:div w:id="20180115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42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97">
              <w:marLeft w:val="0"/>
              <w:marRight w:val="0"/>
              <w:marTop w:val="0"/>
              <w:marBottom w:val="0"/>
              <w:divBdr>
                <w:top w:val="none" w:sz="0" w:space="0" w:color="auto"/>
                <w:left w:val="none" w:sz="0" w:space="0" w:color="auto"/>
                <w:bottom w:val="none" w:sz="0" w:space="0" w:color="auto"/>
                <w:right w:val="none" w:sz="0" w:space="0" w:color="auto"/>
              </w:divBdr>
              <w:divsChild>
                <w:div w:id="20179724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640">
              <w:marLeft w:val="75"/>
              <w:marRight w:val="75"/>
              <w:marTop w:val="75"/>
              <w:marBottom w:val="0"/>
              <w:divBdr>
                <w:top w:val="none" w:sz="0" w:space="0" w:color="auto"/>
                <w:left w:val="none" w:sz="0" w:space="0" w:color="auto"/>
                <w:bottom w:val="none" w:sz="0" w:space="0" w:color="auto"/>
                <w:right w:val="none" w:sz="0" w:space="0" w:color="auto"/>
              </w:divBdr>
              <w:divsChild>
                <w:div w:id="201798943">
                  <w:marLeft w:val="0"/>
                  <w:marRight w:val="0"/>
                  <w:marTop w:val="60"/>
                  <w:marBottom w:val="30"/>
                  <w:divBdr>
                    <w:top w:val="none" w:sz="0" w:space="0" w:color="auto"/>
                    <w:left w:val="none" w:sz="0" w:space="0" w:color="auto"/>
                    <w:bottom w:val="none" w:sz="0" w:space="0" w:color="auto"/>
                    <w:right w:val="none" w:sz="0" w:space="0" w:color="auto"/>
                  </w:divBdr>
                </w:div>
                <w:div w:id="201801156">
                  <w:marLeft w:val="0"/>
                  <w:marRight w:val="0"/>
                  <w:marTop w:val="60"/>
                  <w:marBottom w:val="30"/>
                  <w:divBdr>
                    <w:top w:val="none" w:sz="0" w:space="0" w:color="auto"/>
                    <w:left w:val="none" w:sz="0" w:space="0" w:color="auto"/>
                    <w:bottom w:val="none" w:sz="0" w:space="0" w:color="auto"/>
                    <w:right w:val="none" w:sz="0" w:space="0" w:color="auto"/>
                  </w:divBdr>
                </w:div>
                <w:div w:id="20180304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53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67">
              <w:marLeft w:val="75"/>
              <w:marRight w:val="75"/>
              <w:marTop w:val="75"/>
              <w:marBottom w:val="0"/>
              <w:divBdr>
                <w:top w:val="none" w:sz="0" w:space="0" w:color="auto"/>
                <w:left w:val="none" w:sz="0" w:space="0" w:color="auto"/>
                <w:bottom w:val="none" w:sz="0" w:space="0" w:color="auto"/>
                <w:right w:val="none" w:sz="0" w:space="0" w:color="auto"/>
              </w:divBdr>
              <w:divsChild>
                <w:div w:id="201797829">
                  <w:marLeft w:val="0"/>
                  <w:marRight w:val="0"/>
                  <w:marTop w:val="60"/>
                  <w:marBottom w:val="30"/>
                  <w:divBdr>
                    <w:top w:val="none" w:sz="0" w:space="0" w:color="auto"/>
                    <w:left w:val="none" w:sz="0" w:space="0" w:color="auto"/>
                    <w:bottom w:val="none" w:sz="0" w:space="0" w:color="auto"/>
                    <w:right w:val="none" w:sz="0" w:space="0" w:color="auto"/>
                  </w:divBdr>
                </w:div>
                <w:div w:id="201798680">
                  <w:marLeft w:val="0"/>
                  <w:marRight w:val="0"/>
                  <w:marTop w:val="60"/>
                  <w:marBottom w:val="30"/>
                  <w:divBdr>
                    <w:top w:val="none" w:sz="0" w:space="0" w:color="auto"/>
                    <w:left w:val="none" w:sz="0" w:space="0" w:color="auto"/>
                    <w:bottom w:val="none" w:sz="0" w:space="0" w:color="auto"/>
                    <w:right w:val="none" w:sz="0" w:space="0" w:color="auto"/>
                  </w:divBdr>
                </w:div>
                <w:div w:id="201799449">
                  <w:marLeft w:val="0"/>
                  <w:marRight w:val="0"/>
                  <w:marTop w:val="60"/>
                  <w:marBottom w:val="30"/>
                  <w:divBdr>
                    <w:top w:val="none" w:sz="0" w:space="0" w:color="auto"/>
                    <w:left w:val="none" w:sz="0" w:space="0" w:color="auto"/>
                    <w:bottom w:val="none" w:sz="0" w:space="0" w:color="auto"/>
                    <w:right w:val="none" w:sz="0" w:space="0" w:color="auto"/>
                  </w:divBdr>
                </w:div>
              </w:divsChild>
            </w:div>
            <w:div w:id="201800009">
              <w:marLeft w:val="0"/>
              <w:marRight w:val="0"/>
              <w:marTop w:val="0"/>
              <w:marBottom w:val="0"/>
              <w:divBdr>
                <w:top w:val="none" w:sz="0" w:space="0" w:color="auto"/>
                <w:left w:val="none" w:sz="0" w:space="0" w:color="auto"/>
                <w:bottom w:val="none" w:sz="0" w:space="0" w:color="auto"/>
                <w:right w:val="none" w:sz="0" w:space="0" w:color="auto"/>
              </w:divBdr>
              <w:divsChild>
                <w:div w:id="2017986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68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578">
              <w:marLeft w:val="75"/>
              <w:marRight w:val="75"/>
              <w:marTop w:val="75"/>
              <w:marBottom w:val="0"/>
              <w:divBdr>
                <w:top w:val="none" w:sz="0" w:space="0" w:color="auto"/>
                <w:left w:val="none" w:sz="0" w:space="0" w:color="auto"/>
                <w:bottom w:val="none" w:sz="0" w:space="0" w:color="auto"/>
                <w:right w:val="none" w:sz="0" w:space="0" w:color="auto"/>
              </w:divBdr>
              <w:divsChild>
                <w:div w:id="201796881">
                  <w:marLeft w:val="0"/>
                  <w:marRight w:val="0"/>
                  <w:marTop w:val="60"/>
                  <w:marBottom w:val="30"/>
                  <w:divBdr>
                    <w:top w:val="none" w:sz="0" w:space="0" w:color="auto"/>
                    <w:left w:val="none" w:sz="0" w:space="0" w:color="auto"/>
                    <w:bottom w:val="none" w:sz="0" w:space="0" w:color="auto"/>
                    <w:right w:val="none" w:sz="0" w:space="0" w:color="auto"/>
                  </w:divBdr>
                </w:div>
                <w:div w:id="201798788">
                  <w:marLeft w:val="0"/>
                  <w:marRight w:val="0"/>
                  <w:marTop w:val="60"/>
                  <w:marBottom w:val="30"/>
                  <w:divBdr>
                    <w:top w:val="none" w:sz="0" w:space="0" w:color="auto"/>
                    <w:left w:val="none" w:sz="0" w:space="0" w:color="auto"/>
                    <w:bottom w:val="none" w:sz="0" w:space="0" w:color="auto"/>
                    <w:right w:val="none" w:sz="0" w:space="0" w:color="auto"/>
                  </w:divBdr>
                </w:div>
                <w:div w:id="20180071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02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24">
              <w:marLeft w:val="0"/>
              <w:marRight w:val="0"/>
              <w:marTop w:val="0"/>
              <w:marBottom w:val="0"/>
              <w:divBdr>
                <w:top w:val="none" w:sz="0" w:space="0" w:color="auto"/>
                <w:left w:val="none" w:sz="0" w:space="0" w:color="auto"/>
                <w:bottom w:val="none" w:sz="0" w:space="0" w:color="auto"/>
                <w:right w:val="none" w:sz="0" w:space="0" w:color="auto"/>
              </w:divBdr>
              <w:divsChild>
                <w:div w:id="20179726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344">
              <w:marLeft w:val="75"/>
              <w:marRight w:val="75"/>
              <w:marTop w:val="75"/>
              <w:marBottom w:val="0"/>
              <w:divBdr>
                <w:top w:val="none" w:sz="0" w:space="0" w:color="auto"/>
                <w:left w:val="none" w:sz="0" w:space="0" w:color="auto"/>
                <w:bottom w:val="none" w:sz="0" w:space="0" w:color="auto"/>
                <w:right w:val="none" w:sz="0" w:space="0" w:color="auto"/>
              </w:divBdr>
              <w:divsChild>
                <w:div w:id="201795483">
                  <w:marLeft w:val="0"/>
                  <w:marRight w:val="0"/>
                  <w:marTop w:val="60"/>
                  <w:marBottom w:val="30"/>
                  <w:divBdr>
                    <w:top w:val="none" w:sz="0" w:space="0" w:color="auto"/>
                    <w:left w:val="none" w:sz="0" w:space="0" w:color="auto"/>
                    <w:bottom w:val="none" w:sz="0" w:space="0" w:color="auto"/>
                    <w:right w:val="none" w:sz="0" w:space="0" w:color="auto"/>
                  </w:divBdr>
                </w:div>
                <w:div w:id="201798575">
                  <w:marLeft w:val="0"/>
                  <w:marRight w:val="0"/>
                  <w:marTop w:val="60"/>
                  <w:marBottom w:val="30"/>
                  <w:divBdr>
                    <w:top w:val="none" w:sz="0" w:space="0" w:color="auto"/>
                    <w:left w:val="none" w:sz="0" w:space="0" w:color="auto"/>
                    <w:bottom w:val="none" w:sz="0" w:space="0" w:color="auto"/>
                    <w:right w:val="none" w:sz="0" w:space="0" w:color="auto"/>
                  </w:divBdr>
                </w:div>
                <w:div w:id="20180073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0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68">
              <w:marLeft w:val="75"/>
              <w:marRight w:val="75"/>
              <w:marTop w:val="75"/>
              <w:marBottom w:val="0"/>
              <w:divBdr>
                <w:top w:val="none" w:sz="0" w:space="0" w:color="auto"/>
                <w:left w:val="none" w:sz="0" w:space="0" w:color="auto"/>
                <w:bottom w:val="none" w:sz="0" w:space="0" w:color="auto"/>
                <w:right w:val="none" w:sz="0" w:space="0" w:color="auto"/>
              </w:divBdr>
              <w:divsChild>
                <w:div w:id="201799332">
                  <w:marLeft w:val="0"/>
                  <w:marRight w:val="0"/>
                  <w:marTop w:val="60"/>
                  <w:marBottom w:val="30"/>
                  <w:divBdr>
                    <w:top w:val="none" w:sz="0" w:space="0" w:color="auto"/>
                    <w:left w:val="none" w:sz="0" w:space="0" w:color="auto"/>
                    <w:bottom w:val="none" w:sz="0" w:space="0" w:color="auto"/>
                    <w:right w:val="none" w:sz="0" w:space="0" w:color="auto"/>
                  </w:divBdr>
                </w:div>
                <w:div w:id="201799434">
                  <w:marLeft w:val="0"/>
                  <w:marRight w:val="0"/>
                  <w:marTop w:val="60"/>
                  <w:marBottom w:val="30"/>
                  <w:divBdr>
                    <w:top w:val="none" w:sz="0" w:space="0" w:color="auto"/>
                    <w:left w:val="none" w:sz="0" w:space="0" w:color="auto"/>
                    <w:bottom w:val="none" w:sz="0" w:space="0" w:color="auto"/>
                    <w:right w:val="none" w:sz="0" w:space="0" w:color="auto"/>
                  </w:divBdr>
                </w:div>
                <w:div w:id="201801164">
                  <w:marLeft w:val="0"/>
                  <w:marRight w:val="0"/>
                  <w:marTop w:val="60"/>
                  <w:marBottom w:val="30"/>
                  <w:divBdr>
                    <w:top w:val="none" w:sz="0" w:space="0" w:color="auto"/>
                    <w:left w:val="none" w:sz="0" w:space="0" w:color="auto"/>
                    <w:bottom w:val="none" w:sz="0" w:space="0" w:color="auto"/>
                    <w:right w:val="none" w:sz="0" w:space="0" w:color="auto"/>
                  </w:divBdr>
                </w:div>
              </w:divsChild>
            </w:div>
            <w:div w:id="201803198">
              <w:marLeft w:val="0"/>
              <w:marRight w:val="0"/>
              <w:marTop w:val="0"/>
              <w:marBottom w:val="0"/>
              <w:divBdr>
                <w:top w:val="none" w:sz="0" w:space="0" w:color="auto"/>
                <w:left w:val="none" w:sz="0" w:space="0" w:color="auto"/>
                <w:bottom w:val="none" w:sz="0" w:space="0" w:color="auto"/>
                <w:right w:val="none" w:sz="0" w:space="0" w:color="auto"/>
              </w:divBdr>
              <w:divsChild>
                <w:div w:id="2017964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34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41">
              <w:marLeft w:val="0"/>
              <w:marRight w:val="0"/>
              <w:marTop w:val="0"/>
              <w:marBottom w:val="0"/>
              <w:divBdr>
                <w:top w:val="none" w:sz="0" w:space="0" w:color="auto"/>
                <w:left w:val="none" w:sz="0" w:space="0" w:color="auto"/>
                <w:bottom w:val="none" w:sz="0" w:space="0" w:color="auto"/>
                <w:right w:val="none" w:sz="0" w:space="0" w:color="auto"/>
              </w:divBdr>
              <w:divsChild>
                <w:div w:id="2018006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930">
              <w:marLeft w:val="75"/>
              <w:marRight w:val="75"/>
              <w:marTop w:val="75"/>
              <w:marBottom w:val="0"/>
              <w:divBdr>
                <w:top w:val="none" w:sz="0" w:space="0" w:color="auto"/>
                <w:left w:val="none" w:sz="0" w:space="0" w:color="auto"/>
                <w:bottom w:val="none" w:sz="0" w:space="0" w:color="auto"/>
                <w:right w:val="none" w:sz="0" w:space="0" w:color="auto"/>
              </w:divBdr>
              <w:divsChild>
                <w:div w:id="201795354">
                  <w:marLeft w:val="0"/>
                  <w:marRight w:val="0"/>
                  <w:marTop w:val="60"/>
                  <w:marBottom w:val="30"/>
                  <w:divBdr>
                    <w:top w:val="none" w:sz="0" w:space="0" w:color="auto"/>
                    <w:left w:val="none" w:sz="0" w:space="0" w:color="auto"/>
                    <w:bottom w:val="none" w:sz="0" w:space="0" w:color="auto"/>
                    <w:right w:val="none" w:sz="0" w:space="0" w:color="auto"/>
                  </w:divBdr>
                </w:div>
                <w:div w:id="201797901">
                  <w:marLeft w:val="0"/>
                  <w:marRight w:val="0"/>
                  <w:marTop w:val="60"/>
                  <w:marBottom w:val="30"/>
                  <w:divBdr>
                    <w:top w:val="none" w:sz="0" w:space="0" w:color="auto"/>
                    <w:left w:val="none" w:sz="0" w:space="0" w:color="auto"/>
                    <w:bottom w:val="none" w:sz="0" w:space="0" w:color="auto"/>
                    <w:right w:val="none" w:sz="0" w:space="0" w:color="auto"/>
                  </w:divBdr>
                </w:div>
                <w:div w:id="20180205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69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00">
              <w:marLeft w:val="75"/>
              <w:marRight w:val="75"/>
              <w:marTop w:val="75"/>
              <w:marBottom w:val="0"/>
              <w:divBdr>
                <w:top w:val="none" w:sz="0" w:space="0" w:color="auto"/>
                <w:left w:val="none" w:sz="0" w:space="0" w:color="auto"/>
                <w:bottom w:val="none" w:sz="0" w:space="0" w:color="auto"/>
                <w:right w:val="none" w:sz="0" w:space="0" w:color="auto"/>
              </w:divBdr>
              <w:divsChild>
                <w:div w:id="201799067">
                  <w:marLeft w:val="0"/>
                  <w:marRight w:val="0"/>
                  <w:marTop w:val="60"/>
                  <w:marBottom w:val="30"/>
                  <w:divBdr>
                    <w:top w:val="none" w:sz="0" w:space="0" w:color="auto"/>
                    <w:left w:val="none" w:sz="0" w:space="0" w:color="auto"/>
                    <w:bottom w:val="none" w:sz="0" w:space="0" w:color="auto"/>
                    <w:right w:val="none" w:sz="0" w:space="0" w:color="auto"/>
                  </w:divBdr>
                </w:div>
                <w:div w:id="201799668">
                  <w:marLeft w:val="0"/>
                  <w:marRight w:val="0"/>
                  <w:marTop w:val="60"/>
                  <w:marBottom w:val="30"/>
                  <w:divBdr>
                    <w:top w:val="none" w:sz="0" w:space="0" w:color="auto"/>
                    <w:left w:val="none" w:sz="0" w:space="0" w:color="auto"/>
                    <w:bottom w:val="none" w:sz="0" w:space="0" w:color="auto"/>
                    <w:right w:val="none" w:sz="0" w:space="0" w:color="auto"/>
                  </w:divBdr>
                </w:div>
                <w:div w:id="201800495">
                  <w:marLeft w:val="0"/>
                  <w:marRight w:val="0"/>
                  <w:marTop w:val="60"/>
                  <w:marBottom w:val="30"/>
                  <w:divBdr>
                    <w:top w:val="none" w:sz="0" w:space="0" w:color="auto"/>
                    <w:left w:val="none" w:sz="0" w:space="0" w:color="auto"/>
                    <w:bottom w:val="none" w:sz="0" w:space="0" w:color="auto"/>
                    <w:right w:val="none" w:sz="0" w:space="0" w:color="auto"/>
                  </w:divBdr>
                </w:div>
              </w:divsChild>
            </w:div>
            <w:div w:id="201800265">
              <w:marLeft w:val="0"/>
              <w:marRight w:val="0"/>
              <w:marTop w:val="0"/>
              <w:marBottom w:val="0"/>
              <w:divBdr>
                <w:top w:val="none" w:sz="0" w:space="0" w:color="auto"/>
                <w:left w:val="none" w:sz="0" w:space="0" w:color="auto"/>
                <w:bottom w:val="none" w:sz="0" w:space="0" w:color="auto"/>
                <w:right w:val="none" w:sz="0" w:space="0" w:color="auto"/>
              </w:divBdr>
              <w:divsChild>
                <w:div w:id="2017995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40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44">
              <w:marLeft w:val="75"/>
              <w:marRight w:val="75"/>
              <w:marTop w:val="75"/>
              <w:marBottom w:val="0"/>
              <w:divBdr>
                <w:top w:val="none" w:sz="0" w:space="0" w:color="auto"/>
                <w:left w:val="none" w:sz="0" w:space="0" w:color="auto"/>
                <w:bottom w:val="none" w:sz="0" w:space="0" w:color="auto"/>
                <w:right w:val="none" w:sz="0" w:space="0" w:color="auto"/>
              </w:divBdr>
              <w:divsChild>
                <w:div w:id="201799473">
                  <w:marLeft w:val="0"/>
                  <w:marRight w:val="0"/>
                  <w:marTop w:val="60"/>
                  <w:marBottom w:val="30"/>
                  <w:divBdr>
                    <w:top w:val="none" w:sz="0" w:space="0" w:color="auto"/>
                    <w:left w:val="none" w:sz="0" w:space="0" w:color="auto"/>
                    <w:bottom w:val="none" w:sz="0" w:space="0" w:color="auto"/>
                    <w:right w:val="none" w:sz="0" w:space="0" w:color="auto"/>
                  </w:divBdr>
                </w:div>
                <w:div w:id="201801775">
                  <w:marLeft w:val="0"/>
                  <w:marRight w:val="0"/>
                  <w:marTop w:val="60"/>
                  <w:marBottom w:val="30"/>
                  <w:divBdr>
                    <w:top w:val="none" w:sz="0" w:space="0" w:color="auto"/>
                    <w:left w:val="none" w:sz="0" w:space="0" w:color="auto"/>
                    <w:bottom w:val="none" w:sz="0" w:space="0" w:color="auto"/>
                    <w:right w:val="none" w:sz="0" w:space="0" w:color="auto"/>
                  </w:divBdr>
                </w:div>
                <w:div w:id="201802723">
                  <w:marLeft w:val="0"/>
                  <w:marRight w:val="0"/>
                  <w:marTop w:val="60"/>
                  <w:marBottom w:val="30"/>
                  <w:divBdr>
                    <w:top w:val="none" w:sz="0" w:space="0" w:color="auto"/>
                    <w:left w:val="none" w:sz="0" w:space="0" w:color="auto"/>
                    <w:bottom w:val="none" w:sz="0" w:space="0" w:color="auto"/>
                    <w:right w:val="none" w:sz="0" w:space="0" w:color="auto"/>
                  </w:divBdr>
                </w:div>
              </w:divsChild>
            </w:div>
            <w:div w:id="201802432">
              <w:marLeft w:val="0"/>
              <w:marRight w:val="0"/>
              <w:marTop w:val="0"/>
              <w:marBottom w:val="0"/>
              <w:divBdr>
                <w:top w:val="none" w:sz="0" w:space="0" w:color="auto"/>
                <w:left w:val="none" w:sz="0" w:space="0" w:color="auto"/>
                <w:bottom w:val="none" w:sz="0" w:space="0" w:color="auto"/>
                <w:right w:val="none" w:sz="0" w:space="0" w:color="auto"/>
              </w:divBdr>
              <w:divsChild>
                <w:div w:id="20179850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2169">
      <w:marLeft w:val="0"/>
      <w:marRight w:val="0"/>
      <w:marTop w:val="0"/>
      <w:marBottom w:val="0"/>
      <w:divBdr>
        <w:top w:val="none" w:sz="0" w:space="0" w:color="auto"/>
        <w:left w:val="none" w:sz="0" w:space="0" w:color="auto"/>
        <w:bottom w:val="none" w:sz="0" w:space="0" w:color="auto"/>
        <w:right w:val="none" w:sz="0" w:space="0" w:color="auto"/>
      </w:divBdr>
      <w:divsChild>
        <w:div w:id="201800857">
          <w:marLeft w:val="75"/>
          <w:marRight w:val="75"/>
          <w:marTop w:val="75"/>
          <w:marBottom w:val="0"/>
          <w:divBdr>
            <w:top w:val="none" w:sz="0" w:space="0" w:color="auto"/>
            <w:left w:val="none" w:sz="0" w:space="0" w:color="auto"/>
            <w:bottom w:val="none" w:sz="0" w:space="0" w:color="auto"/>
            <w:right w:val="none" w:sz="0" w:space="0" w:color="auto"/>
          </w:divBdr>
          <w:divsChild>
            <w:div w:id="201796476">
              <w:marLeft w:val="0"/>
              <w:marRight w:val="0"/>
              <w:marTop w:val="60"/>
              <w:marBottom w:val="30"/>
              <w:divBdr>
                <w:top w:val="none" w:sz="0" w:space="0" w:color="auto"/>
                <w:left w:val="none" w:sz="0" w:space="0" w:color="auto"/>
                <w:bottom w:val="none" w:sz="0" w:space="0" w:color="auto"/>
                <w:right w:val="none" w:sz="0" w:space="0" w:color="auto"/>
              </w:divBdr>
            </w:div>
            <w:div w:id="201798718">
              <w:marLeft w:val="0"/>
              <w:marRight w:val="0"/>
              <w:marTop w:val="60"/>
              <w:marBottom w:val="30"/>
              <w:divBdr>
                <w:top w:val="none" w:sz="0" w:space="0" w:color="auto"/>
                <w:left w:val="none" w:sz="0" w:space="0" w:color="auto"/>
                <w:bottom w:val="none" w:sz="0" w:space="0" w:color="auto"/>
                <w:right w:val="none" w:sz="0" w:space="0" w:color="auto"/>
              </w:divBdr>
            </w:div>
            <w:div w:id="20180181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254">
      <w:marLeft w:val="0"/>
      <w:marRight w:val="0"/>
      <w:marTop w:val="0"/>
      <w:marBottom w:val="0"/>
      <w:divBdr>
        <w:top w:val="none" w:sz="0" w:space="0" w:color="auto"/>
        <w:left w:val="none" w:sz="0" w:space="0" w:color="auto"/>
        <w:bottom w:val="none" w:sz="0" w:space="0" w:color="auto"/>
        <w:right w:val="none" w:sz="0" w:space="0" w:color="auto"/>
      </w:divBdr>
      <w:divsChild>
        <w:div w:id="201801560">
          <w:marLeft w:val="75"/>
          <w:marRight w:val="75"/>
          <w:marTop w:val="75"/>
          <w:marBottom w:val="0"/>
          <w:divBdr>
            <w:top w:val="none" w:sz="0" w:space="0" w:color="auto"/>
            <w:left w:val="none" w:sz="0" w:space="0" w:color="auto"/>
            <w:bottom w:val="none" w:sz="0" w:space="0" w:color="auto"/>
            <w:right w:val="none" w:sz="0" w:space="0" w:color="auto"/>
          </w:divBdr>
          <w:divsChild>
            <w:div w:id="201797999">
              <w:marLeft w:val="0"/>
              <w:marRight w:val="0"/>
              <w:marTop w:val="60"/>
              <w:marBottom w:val="30"/>
              <w:divBdr>
                <w:top w:val="none" w:sz="0" w:space="0" w:color="auto"/>
                <w:left w:val="none" w:sz="0" w:space="0" w:color="auto"/>
                <w:bottom w:val="none" w:sz="0" w:space="0" w:color="auto"/>
                <w:right w:val="none" w:sz="0" w:space="0" w:color="auto"/>
              </w:divBdr>
            </w:div>
            <w:div w:id="201799315">
              <w:marLeft w:val="0"/>
              <w:marRight w:val="0"/>
              <w:marTop w:val="60"/>
              <w:marBottom w:val="30"/>
              <w:divBdr>
                <w:top w:val="none" w:sz="0" w:space="0" w:color="auto"/>
                <w:left w:val="none" w:sz="0" w:space="0" w:color="auto"/>
                <w:bottom w:val="none" w:sz="0" w:space="0" w:color="auto"/>
                <w:right w:val="none" w:sz="0" w:space="0" w:color="auto"/>
              </w:divBdr>
            </w:div>
            <w:div w:id="20180063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284">
      <w:marLeft w:val="0"/>
      <w:marRight w:val="0"/>
      <w:marTop w:val="0"/>
      <w:marBottom w:val="0"/>
      <w:divBdr>
        <w:top w:val="none" w:sz="0" w:space="0" w:color="auto"/>
        <w:left w:val="none" w:sz="0" w:space="0" w:color="auto"/>
        <w:bottom w:val="none" w:sz="0" w:space="0" w:color="auto"/>
        <w:right w:val="none" w:sz="0" w:space="0" w:color="auto"/>
      </w:divBdr>
      <w:divsChild>
        <w:div w:id="201795270">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55">
              <w:marLeft w:val="75"/>
              <w:marRight w:val="75"/>
              <w:marTop w:val="75"/>
              <w:marBottom w:val="0"/>
              <w:divBdr>
                <w:top w:val="none" w:sz="0" w:space="0" w:color="auto"/>
                <w:left w:val="none" w:sz="0" w:space="0" w:color="auto"/>
                <w:bottom w:val="none" w:sz="0" w:space="0" w:color="auto"/>
                <w:right w:val="none" w:sz="0" w:space="0" w:color="auto"/>
              </w:divBdr>
              <w:divsChild>
                <w:div w:id="201796473">
                  <w:marLeft w:val="0"/>
                  <w:marRight w:val="0"/>
                  <w:marTop w:val="60"/>
                  <w:marBottom w:val="30"/>
                  <w:divBdr>
                    <w:top w:val="none" w:sz="0" w:space="0" w:color="auto"/>
                    <w:left w:val="none" w:sz="0" w:space="0" w:color="auto"/>
                    <w:bottom w:val="none" w:sz="0" w:space="0" w:color="auto"/>
                    <w:right w:val="none" w:sz="0" w:space="0" w:color="auto"/>
                  </w:divBdr>
                </w:div>
                <w:div w:id="201800477">
                  <w:marLeft w:val="0"/>
                  <w:marRight w:val="0"/>
                  <w:marTop w:val="60"/>
                  <w:marBottom w:val="30"/>
                  <w:divBdr>
                    <w:top w:val="none" w:sz="0" w:space="0" w:color="auto"/>
                    <w:left w:val="none" w:sz="0" w:space="0" w:color="auto"/>
                    <w:bottom w:val="none" w:sz="0" w:space="0" w:color="auto"/>
                    <w:right w:val="none" w:sz="0" w:space="0" w:color="auto"/>
                  </w:divBdr>
                </w:div>
                <w:div w:id="201801656">
                  <w:marLeft w:val="0"/>
                  <w:marRight w:val="0"/>
                  <w:marTop w:val="60"/>
                  <w:marBottom w:val="30"/>
                  <w:divBdr>
                    <w:top w:val="none" w:sz="0" w:space="0" w:color="auto"/>
                    <w:left w:val="none" w:sz="0" w:space="0" w:color="auto"/>
                    <w:bottom w:val="none" w:sz="0" w:space="0" w:color="auto"/>
                    <w:right w:val="none" w:sz="0" w:space="0" w:color="auto"/>
                  </w:divBdr>
                </w:div>
              </w:divsChild>
            </w:div>
            <w:div w:id="201802597">
              <w:marLeft w:val="0"/>
              <w:marRight w:val="0"/>
              <w:marTop w:val="0"/>
              <w:marBottom w:val="0"/>
              <w:divBdr>
                <w:top w:val="none" w:sz="0" w:space="0" w:color="auto"/>
                <w:left w:val="none" w:sz="0" w:space="0" w:color="auto"/>
                <w:bottom w:val="none" w:sz="0" w:space="0" w:color="auto"/>
                <w:right w:val="none" w:sz="0" w:space="0" w:color="auto"/>
              </w:divBdr>
              <w:divsChild>
                <w:div w:id="2018021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37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064">
              <w:marLeft w:val="75"/>
              <w:marRight w:val="75"/>
              <w:marTop w:val="75"/>
              <w:marBottom w:val="0"/>
              <w:divBdr>
                <w:top w:val="none" w:sz="0" w:space="0" w:color="auto"/>
                <w:left w:val="none" w:sz="0" w:space="0" w:color="auto"/>
                <w:bottom w:val="none" w:sz="0" w:space="0" w:color="auto"/>
                <w:right w:val="none" w:sz="0" w:space="0" w:color="auto"/>
              </w:divBdr>
              <w:divsChild>
                <w:div w:id="201795283">
                  <w:marLeft w:val="0"/>
                  <w:marRight w:val="0"/>
                  <w:marTop w:val="60"/>
                  <w:marBottom w:val="30"/>
                  <w:divBdr>
                    <w:top w:val="none" w:sz="0" w:space="0" w:color="auto"/>
                    <w:left w:val="none" w:sz="0" w:space="0" w:color="auto"/>
                    <w:bottom w:val="none" w:sz="0" w:space="0" w:color="auto"/>
                    <w:right w:val="none" w:sz="0" w:space="0" w:color="auto"/>
                  </w:divBdr>
                </w:div>
                <w:div w:id="201796567">
                  <w:marLeft w:val="0"/>
                  <w:marRight w:val="0"/>
                  <w:marTop w:val="60"/>
                  <w:marBottom w:val="30"/>
                  <w:divBdr>
                    <w:top w:val="none" w:sz="0" w:space="0" w:color="auto"/>
                    <w:left w:val="none" w:sz="0" w:space="0" w:color="auto"/>
                    <w:bottom w:val="none" w:sz="0" w:space="0" w:color="auto"/>
                    <w:right w:val="none" w:sz="0" w:space="0" w:color="auto"/>
                  </w:divBdr>
                </w:div>
                <w:div w:id="201800848">
                  <w:marLeft w:val="0"/>
                  <w:marRight w:val="0"/>
                  <w:marTop w:val="60"/>
                  <w:marBottom w:val="30"/>
                  <w:divBdr>
                    <w:top w:val="none" w:sz="0" w:space="0" w:color="auto"/>
                    <w:left w:val="none" w:sz="0" w:space="0" w:color="auto"/>
                    <w:bottom w:val="none" w:sz="0" w:space="0" w:color="auto"/>
                    <w:right w:val="none" w:sz="0" w:space="0" w:color="auto"/>
                  </w:divBdr>
                </w:div>
              </w:divsChild>
            </w:div>
            <w:div w:id="201801850">
              <w:marLeft w:val="0"/>
              <w:marRight w:val="0"/>
              <w:marTop w:val="0"/>
              <w:marBottom w:val="0"/>
              <w:divBdr>
                <w:top w:val="none" w:sz="0" w:space="0" w:color="auto"/>
                <w:left w:val="none" w:sz="0" w:space="0" w:color="auto"/>
                <w:bottom w:val="none" w:sz="0" w:space="0" w:color="auto"/>
                <w:right w:val="none" w:sz="0" w:space="0" w:color="auto"/>
              </w:divBdr>
              <w:divsChild>
                <w:div w:id="20180044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54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68">
              <w:marLeft w:val="75"/>
              <w:marRight w:val="75"/>
              <w:marTop w:val="75"/>
              <w:marBottom w:val="0"/>
              <w:divBdr>
                <w:top w:val="none" w:sz="0" w:space="0" w:color="auto"/>
                <w:left w:val="none" w:sz="0" w:space="0" w:color="auto"/>
                <w:bottom w:val="none" w:sz="0" w:space="0" w:color="auto"/>
                <w:right w:val="none" w:sz="0" w:space="0" w:color="auto"/>
              </w:divBdr>
              <w:divsChild>
                <w:div w:id="201795813">
                  <w:marLeft w:val="0"/>
                  <w:marRight w:val="0"/>
                  <w:marTop w:val="60"/>
                  <w:marBottom w:val="30"/>
                  <w:divBdr>
                    <w:top w:val="none" w:sz="0" w:space="0" w:color="auto"/>
                    <w:left w:val="none" w:sz="0" w:space="0" w:color="auto"/>
                    <w:bottom w:val="none" w:sz="0" w:space="0" w:color="auto"/>
                    <w:right w:val="none" w:sz="0" w:space="0" w:color="auto"/>
                  </w:divBdr>
                </w:div>
                <w:div w:id="201798490">
                  <w:marLeft w:val="0"/>
                  <w:marRight w:val="0"/>
                  <w:marTop w:val="60"/>
                  <w:marBottom w:val="30"/>
                  <w:divBdr>
                    <w:top w:val="none" w:sz="0" w:space="0" w:color="auto"/>
                    <w:left w:val="none" w:sz="0" w:space="0" w:color="auto"/>
                    <w:bottom w:val="none" w:sz="0" w:space="0" w:color="auto"/>
                    <w:right w:val="none" w:sz="0" w:space="0" w:color="auto"/>
                  </w:divBdr>
                </w:div>
                <w:div w:id="201802452">
                  <w:marLeft w:val="0"/>
                  <w:marRight w:val="0"/>
                  <w:marTop w:val="60"/>
                  <w:marBottom w:val="30"/>
                  <w:divBdr>
                    <w:top w:val="none" w:sz="0" w:space="0" w:color="auto"/>
                    <w:left w:val="none" w:sz="0" w:space="0" w:color="auto"/>
                    <w:bottom w:val="none" w:sz="0" w:space="0" w:color="auto"/>
                    <w:right w:val="none" w:sz="0" w:space="0" w:color="auto"/>
                  </w:divBdr>
                </w:div>
              </w:divsChild>
            </w:div>
            <w:div w:id="201798366">
              <w:marLeft w:val="0"/>
              <w:marRight w:val="0"/>
              <w:marTop w:val="0"/>
              <w:marBottom w:val="0"/>
              <w:divBdr>
                <w:top w:val="none" w:sz="0" w:space="0" w:color="auto"/>
                <w:left w:val="none" w:sz="0" w:space="0" w:color="auto"/>
                <w:bottom w:val="none" w:sz="0" w:space="0" w:color="auto"/>
                <w:right w:val="none" w:sz="0" w:space="0" w:color="auto"/>
              </w:divBdr>
              <w:divsChild>
                <w:div w:id="20180283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47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93">
              <w:marLeft w:val="0"/>
              <w:marRight w:val="0"/>
              <w:marTop w:val="0"/>
              <w:marBottom w:val="0"/>
              <w:divBdr>
                <w:top w:val="none" w:sz="0" w:space="0" w:color="auto"/>
                <w:left w:val="none" w:sz="0" w:space="0" w:color="auto"/>
                <w:bottom w:val="none" w:sz="0" w:space="0" w:color="auto"/>
                <w:right w:val="none" w:sz="0" w:space="0" w:color="auto"/>
              </w:divBdr>
              <w:divsChild>
                <w:div w:id="20179816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655">
              <w:marLeft w:val="75"/>
              <w:marRight w:val="75"/>
              <w:marTop w:val="75"/>
              <w:marBottom w:val="0"/>
              <w:divBdr>
                <w:top w:val="none" w:sz="0" w:space="0" w:color="auto"/>
                <w:left w:val="none" w:sz="0" w:space="0" w:color="auto"/>
                <w:bottom w:val="none" w:sz="0" w:space="0" w:color="auto"/>
                <w:right w:val="none" w:sz="0" w:space="0" w:color="auto"/>
              </w:divBdr>
              <w:divsChild>
                <w:div w:id="201796291">
                  <w:marLeft w:val="0"/>
                  <w:marRight w:val="0"/>
                  <w:marTop w:val="60"/>
                  <w:marBottom w:val="30"/>
                  <w:divBdr>
                    <w:top w:val="none" w:sz="0" w:space="0" w:color="auto"/>
                    <w:left w:val="none" w:sz="0" w:space="0" w:color="auto"/>
                    <w:bottom w:val="none" w:sz="0" w:space="0" w:color="auto"/>
                    <w:right w:val="none" w:sz="0" w:space="0" w:color="auto"/>
                  </w:divBdr>
                </w:div>
                <w:div w:id="201798321">
                  <w:marLeft w:val="0"/>
                  <w:marRight w:val="0"/>
                  <w:marTop w:val="60"/>
                  <w:marBottom w:val="30"/>
                  <w:divBdr>
                    <w:top w:val="none" w:sz="0" w:space="0" w:color="auto"/>
                    <w:left w:val="none" w:sz="0" w:space="0" w:color="auto"/>
                    <w:bottom w:val="none" w:sz="0" w:space="0" w:color="auto"/>
                    <w:right w:val="none" w:sz="0" w:space="0" w:color="auto"/>
                  </w:divBdr>
                </w:div>
                <w:div w:id="20180115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6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55">
              <w:marLeft w:val="0"/>
              <w:marRight w:val="0"/>
              <w:marTop w:val="0"/>
              <w:marBottom w:val="0"/>
              <w:divBdr>
                <w:top w:val="none" w:sz="0" w:space="0" w:color="auto"/>
                <w:left w:val="none" w:sz="0" w:space="0" w:color="auto"/>
                <w:bottom w:val="none" w:sz="0" w:space="0" w:color="auto"/>
                <w:right w:val="none" w:sz="0" w:space="0" w:color="auto"/>
              </w:divBdr>
              <w:divsChild>
                <w:div w:id="20179921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128">
              <w:marLeft w:val="75"/>
              <w:marRight w:val="75"/>
              <w:marTop w:val="75"/>
              <w:marBottom w:val="0"/>
              <w:divBdr>
                <w:top w:val="none" w:sz="0" w:space="0" w:color="auto"/>
                <w:left w:val="none" w:sz="0" w:space="0" w:color="auto"/>
                <w:bottom w:val="none" w:sz="0" w:space="0" w:color="auto"/>
                <w:right w:val="none" w:sz="0" w:space="0" w:color="auto"/>
              </w:divBdr>
              <w:divsChild>
                <w:div w:id="201795196">
                  <w:marLeft w:val="0"/>
                  <w:marRight w:val="0"/>
                  <w:marTop w:val="60"/>
                  <w:marBottom w:val="30"/>
                  <w:divBdr>
                    <w:top w:val="none" w:sz="0" w:space="0" w:color="auto"/>
                    <w:left w:val="none" w:sz="0" w:space="0" w:color="auto"/>
                    <w:bottom w:val="none" w:sz="0" w:space="0" w:color="auto"/>
                    <w:right w:val="none" w:sz="0" w:space="0" w:color="auto"/>
                  </w:divBdr>
                </w:div>
                <w:div w:id="201796483">
                  <w:marLeft w:val="0"/>
                  <w:marRight w:val="0"/>
                  <w:marTop w:val="60"/>
                  <w:marBottom w:val="30"/>
                  <w:divBdr>
                    <w:top w:val="none" w:sz="0" w:space="0" w:color="auto"/>
                    <w:left w:val="none" w:sz="0" w:space="0" w:color="auto"/>
                    <w:bottom w:val="none" w:sz="0" w:space="0" w:color="auto"/>
                    <w:right w:val="none" w:sz="0" w:space="0" w:color="auto"/>
                  </w:divBdr>
                </w:div>
                <w:div w:id="20180049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61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010">
              <w:marLeft w:val="75"/>
              <w:marRight w:val="75"/>
              <w:marTop w:val="75"/>
              <w:marBottom w:val="0"/>
              <w:divBdr>
                <w:top w:val="none" w:sz="0" w:space="0" w:color="auto"/>
                <w:left w:val="none" w:sz="0" w:space="0" w:color="auto"/>
                <w:bottom w:val="none" w:sz="0" w:space="0" w:color="auto"/>
                <w:right w:val="none" w:sz="0" w:space="0" w:color="auto"/>
              </w:divBdr>
              <w:divsChild>
                <w:div w:id="201795465">
                  <w:marLeft w:val="0"/>
                  <w:marRight w:val="0"/>
                  <w:marTop w:val="60"/>
                  <w:marBottom w:val="30"/>
                  <w:divBdr>
                    <w:top w:val="none" w:sz="0" w:space="0" w:color="auto"/>
                    <w:left w:val="none" w:sz="0" w:space="0" w:color="auto"/>
                    <w:bottom w:val="none" w:sz="0" w:space="0" w:color="auto"/>
                    <w:right w:val="none" w:sz="0" w:space="0" w:color="auto"/>
                  </w:divBdr>
                </w:div>
                <w:div w:id="201797976">
                  <w:marLeft w:val="0"/>
                  <w:marRight w:val="0"/>
                  <w:marTop w:val="60"/>
                  <w:marBottom w:val="30"/>
                  <w:divBdr>
                    <w:top w:val="none" w:sz="0" w:space="0" w:color="auto"/>
                    <w:left w:val="none" w:sz="0" w:space="0" w:color="auto"/>
                    <w:bottom w:val="none" w:sz="0" w:space="0" w:color="auto"/>
                    <w:right w:val="none" w:sz="0" w:space="0" w:color="auto"/>
                  </w:divBdr>
                </w:div>
                <w:div w:id="201802563">
                  <w:marLeft w:val="0"/>
                  <w:marRight w:val="0"/>
                  <w:marTop w:val="60"/>
                  <w:marBottom w:val="30"/>
                  <w:divBdr>
                    <w:top w:val="none" w:sz="0" w:space="0" w:color="auto"/>
                    <w:left w:val="none" w:sz="0" w:space="0" w:color="auto"/>
                    <w:bottom w:val="none" w:sz="0" w:space="0" w:color="auto"/>
                    <w:right w:val="none" w:sz="0" w:space="0" w:color="auto"/>
                  </w:divBdr>
                </w:div>
              </w:divsChild>
            </w:div>
            <w:div w:id="201800202">
              <w:marLeft w:val="0"/>
              <w:marRight w:val="0"/>
              <w:marTop w:val="0"/>
              <w:marBottom w:val="0"/>
              <w:divBdr>
                <w:top w:val="none" w:sz="0" w:space="0" w:color="auto"/>
                <w:left w:val="none" w:sz="0" w:space="0" w:color="auto"/>
                <w:bottom w:val="none" w:sz="0" w:space="0" w:color="auto"/>
                <w:right w:val="none" w:sz="0" w:space="0" w:color="auto"/>
              </w:divBdr>
              <w:divsChild>
                <w:div w:id="20179700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97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30">
              <w:marLeft w:val="0"/>
              <w:marRight w:val="0"/>
              <w:marTop w:val="0"/>
              <w:marBottom w:val="0"/>
              <w:divBdr>
                <w:top w:val="none" w:sz="0" w:space="0" w:color="auto"/>
                <w:left w:val="none" w:sz="0" w:space="0" w:color="auto"/>
                <w:bottom w:val="none" w:sz="0" w:space="0" w:color="auto"/>
                <w:right w:val="none" w:sz="0" w:space="0" w:color="auto"/>
              </w:divBdr>
              <w:divsChild>
                <w:div w:id="20180230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171">
              <w:marLeft w:val="75"/>
              <w:marRight w:val="75"/>
              <w:marTop w:val="75"/>
              <w:marBottom w:val="0"/>
              <w:divBdr>
                <w:top w:val="none" w:sz="0" w:space="0" w:color="auto"/>
                <w:left w:val="none" w:sz="0" w:space="0" w:color="auto"/>
                <w:bottom w:val="none" w:sz="0" w:space="0" w:color="auto"/>
                <w:right w:val="none" w:sz="0" w:space="0" w:color="auto"/>
              </w:divBdr>
              <w:divsChild>
                <w:div w:id="201796254">
                  <w:marLeft w:val="0"/>
                  <w:marRight w:val="0"/>
                  <w:marTop w:val="60"/>
                  <w:marBottom w:val="30"/>
                  <w:divBdr>
                    <w:top w:val="none" w:sz="0" w:space="0" w:color="auto"/>
                    <w:left w:val="none" w:sz="0" w:space="0" w:color="auto"/>
                    <w:bottom w:val="none" w:sz="0" w:space="0" w:color="auto"/>
                    <w:right w:val="none" w:sz="0" w:space="0" w:color="auto"/>
                  </w:divBdr>
                </w:div>
                <w:div w:id="201799226">
                  <w:marLeft w:val="0"/>
                  <w:marRight w:val="0"/>
                  <w:marTop w:val="60"/>
                  <w:marBottom w:val="30"/>
                  <w:divBdr>
                    <w:top w:val="none" w:sz="0" w:space="0" w:color="auto"/>
                    <w:left w:val="none" w:sz="0" w:space="0" w:color="auto"/>
                    <w:bottom w:val="none" w:sz="0" w:space="0" w:color="auto"/>
                    <w:right w:val="none" w:sz="0" w:space="0" w:color="auto"/>
                  </w:divBdr>
                </w:div>
                <w:div w:id="20180172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5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072">
              <w:marLeft w:val="0"/>
              <w:marRight w:val="0"/>
              <w:marTop w:val="0"/>
              <w:marBottom w:val="0"/>
              <w:divBdr>
                <w:top w:val="none" w:sz="0" w:space="0" w:color="auto"/>
                <w:left w:val="none" w:sz="0" w:space="0" w:color="auto"/>
                <w:bottom w:val="none" w:sz="0" w:space="0" w:color="auto"/>
                <w:right w:val="none" w:sz="0" w:space="0" w:color="auto"/>
              </w:divBdr>
              <w:divsChild>
                <w:div w:id="2017954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927">
              <w:marLeft w:val="75"/>
              <w:marRight w:val="75"/>
              <w:marTop w:val="75"/>
              <w:marBottom w:val="0"/>
              <w:divBdr>
                <w:top w:val="none" w:sz="0" w:space="0" w:color="auto"/>
                <w:left w:val="none" w:sz="0" w:space="0" w:color="auto"/>
                <w:bottom w:val="none" w:sz="0" w:space="0" w:color="auto"/>
                <w:right w:val="none" w:sz="0" w:space="0" w:color="auto"/>
              </w:divBdr>
              <w:divsChild>
                <w:div w:id="201797741">
                  <w:marLeft w:val="0"/>
                  <w:marRight w:val="0"/>
                  <w:marTop w:val="60"/>
                  <w:marBottom w:val="30"/>
                  <w:divBdr>
                    <w:top w:val="none" w:sz="0" w:space="0" w:color="auto"/>
                    <w:left w:val="none" w:sz="0" w:space="0" w:color="auto"/>
                    <w:bottom w:val="none" w:sz="0" w:space="0" w:color="auto"/>
                    <w:right w:val="none" w:sz="0" w:space="0" w:color="auto"/>
                  </w:divBdr>
                </w:div>
                <w:div w:id="201799963">
                  <w:marLeft w:val="0"/>
                  <w:marRight w:val="0"/>
                  <w:marTop w:val="60"/>
                  <w:marBottom w:val="30"/>
                  <w:divBdr>
                    <w:top w:val="none" w:sz="0" w:space="0" w:color="auto"/>
                    <w:left w:val="none" w:sz="0" w:space="0" w:color="auto"/>
                    <w:bottom w:val="none" w:sz="0" w:space="0" w:color="auto"/>
                    <w:right w:val="none" w:sz="0" w:space="0" w:color="auto"/>
                  </w:divBdr>
                </w:div>
                <w:div w:id="20180035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52">
          <w:marLeft w:val="0"/>
          <w:marRight w:val="0"/>
          <w:marTop w:val="75"/>
          <w:marBottom w:val="0"/>
          <w:divBdr>
            <w:top w:val="single" w:sz="6" w:space="4" w:color="A6C9E2"/>
            <w:left w:val="single" w:sz="6" w:space="4" w:color="A6C9E2"/>
            <w:bottom w:val="single" w:sz="6" w:space="4" w:color="A6C9E2"/>
            <w:right w:val="single" w:sz="6" w:space="4" w:color="A6C9E2"/>
          </w:divBdr>
          <w:divsChild>
            <w:div w:id="201796426">
              <w:marLeft w:val="0"/>
              <w:marRight w:val="0"/>
              <w:marTop w:val="0"/>
              <w:marBottom w:val="0"/>
              <w:divBdr>
                <w:top w:val="none" w:sz="0" w:space="0" w:color="auto"/>
                <w:left w:val="none" w:sz="0" w:space="0" w:color="auto"/>
                <w:bottom w:val="none" w:sz="0" w:space="0" w:color="auto"/>
                <w:right w:val="none" w:sz="0" w:space="0" w:color="auto"/>
              </w:divBdr>
              <w:divsChild>
                <w:div w:id="20179861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185">
              <w:marLeft w:val="75"/>
              <w:marRight w:val="75"/>
              <w:marTop w:val="75"/>
              <w:marBottom w:val="0"/>
              <w:divBdr>
                <w:top w:val="none" w:sz="0" w:space="0" w:color="auto"/>
                <w:left w:val="none" w:sz="0" w:space="0" w:color="auto"/>
                <w:bottom w:val="none" w:sz="0" w:space="0" w:color="auto"/>
                <w:right w:val="none" w:sz="0" w:space="0" w:color="auto"/>
              </w:divBdr>
              <w:divsChild>
                <w:div w:id="201795398">
                  <w:marLeft w:val="0"/>
                  <w:marRight w:val="0"/>
                  <w:marTop w:val="60"/>
                  <w:marBottom w:val="30"/>
                  <w:divBdr>
                    <w:top w:val="none" w:sz="0" w:space="0" w:color="auto"/>
                    <w:left w:val="none" w:sz="0" w:space="0" w:color="auto"/>
                    <w:bottom w:val="none" w:sz="0" w:space="0" w:color="auto"/>
                    <w:right w:val="none" w:sz="0" w:space="0" w:color="auto"/>
                  </w:divBdr>
                </w:div>
                <w:div w:id="201796590">
                  <w:marLeft w:val="0"/>
                  <w:marRight w:val="0"/>
                  <w:marTop w:val="60"/>
                  <w:marBottom w:val="30"/>
                  <w:divBdr>
                    <w:top w:val="none" w:sz="0" w:space="0" w:color="auto"/>
                    <w:left w:val="none" w:sz="0" w:space="0" w:color="auto"/>
                    <w:bottom w:val="none" w:sz="0" w:space="0" w:color="auto"/>
                    <w:right w:val="none" w:sz="0" w:space="0" w:color="auto"/>
                  </w:divBdr>
                </w:div>
                <w:div w:id="20179766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46">
              <w:marLeft w:val="0"/>
              <w:marRight w:val="0"/>
              <w:marTop w:val="0"/>
              <w:marBottom w:val="0"/>
              <w:divBdr>
                <w:top w:val="none" w:sz="0" w:space="0" w:color="auto"/>
                <w:left w:val="none" w:sz="0" w:space="0" w:color="auto"/>
                <w:bottom w:val="none" w:sz="0" w:space="0" w:color="auto"/>
                <w:right w:val="none" w:sz="0" w:space="0" w:color="auto"/>
              </w:divBdr>
              <w:divsChild>
                <w:div w:id="20179975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076">
              <w:marLeft w:val="75"/>
              <w:marRight w:val="75"/>
              <w:marTop w:val="75"/>
              <w:marBottom w:val="0"/>
              <w:divBdr>
                <w:top w:val="none" w:sz="0" w:space="0" w:color="auto"/>
                <w:left w:val="none" w:sz="0" w:space="0" w:color="auto"/>
                <w:bottom w:val="none" w:sz="0" w:space="0" w:color="auto"/>
                <w:right w:val="none" w:sz="0" w:space="0" w:color="auto"/>
              </w:divBdr>
              <w:divsChild>
                <w:div w:id="201795298">
                  <w:marLeft w:val="0"/>
                  <w:marRight w:val="0"/>
                  <w:marTop w:val="60"/>
                  <w:marBottom w:val="30"/>
                  <w:divBdr>
                    <w:top w:val="none" w:sz="0" w:space="0" w:color="auto"/>
                    <w:left w:val="none" w:sz="0" w:space="0" w:color="auto"/>
                    <w:bottom w:val="none" w:sz="0" w:space="0" w:color="auto"/>
                    <w:right w:val="none" w:sz="0" w:space="0" w:color="auto"/>
                  </w:divBdr>
                </w:div>
                <w:div w:id="201797396">
                  <w:marLeft w:val="0"/>
                  <w:marRight w:val="0"/>
                  <w:marTop w:val="60"/>
                  <w:marBottom w:val="30"/>
                  <w:divBdr>
                    <w:top w:val="none" w:sz="0" w:space="0" w:color="auto"/>
                    <w:left w:val="none" w:sz="0" w:space="0" w:color="auto"/>
                    <w:bottom w:val="none" w:sz="0" w:space="0" w:color="auto"/>
                    <w:right w:val="none" w:sz="0" w:space="0" w:color="auto"/>
                  </w:divBdr>
                </w:div>
                <w:div w:id="20180088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76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94">
              <w:marLeft w:val="75"/>
              <w:marRight w:val="75"/>
              <w:marTop w:val="75"/>
              <w:marBottom w:val="0"/>
              <w:divBdr>
                <w:top w:val="none" w:sz="0" w:space="0" w:color="auto"/>
                <w:left w:val="none" w:sz="0" w:space="0" w:color="auto"/>
                <w:bottom w:val="none" w:sz="0" w:space="0" w:color="auto"/>
                <w:right w:val="none" w:sz="0" w:space="0" w:color="auto"/>
              </w:divBdr>
              <w:divsChild>
                <w:div w:id="201800329">
                  <w:marLeft w:val="0"/>
                  <w:marRight w:val="0"/>
                  <w:marTop w:val="60"/>
                  <w:marBottom w:val="30"/>
                  <w:divBdr>
                    <w:top w:val="none" w:sz="0" w:space="0" w:color="auto"/>
                    <w:left w:val="none" w:sz="0" w:space="0" w:color="auto"/>
                    <w:bottom w:val="none" w:sz="0" w:space="0" w:color="auto"/>
                    <w:right w:val="none" w:sz="0" w:space="0" w:color="auto"/>
                  </w:divBdr>
                </w:div>
                <w:div w:id="201800836">
                  <w:marLeft w:val="0"/>
                  <w:marRight w:val="0"/>
                  <w:marTop w:val="60"/>
                  <w:marBottom w:val="30"/>
                  <w:divBdr>
                    <w:top w:val="none" w:sz="0" w:space="0" w:color="auto"/>
                    <w:left w:val="none" w:sz="0" w:space="0" w:color="auto"/>
                    <w:bottom w:val="none" w:sz="0" w:space="0" w:color="auto"/>
                    <w:right w:val="none" w:sz="0" w:space="0" w:color="auto"/>
                  </w:divBdr>
                </w:div>
                <w:div w:id="201802715">
                  <w:marLeft w:val="0"/>
                  <w:marRight w:val="0"/>
                  <w:marTop w:val="60"/>
                  <w:marBottom w:val="30"/>
                  <w:divBdr>
                    <w:top w:val="none" w:sz="0" w:space="0" w:color="auto"/>
                    <w:left w:val="none" w:sz="0" w:space="0" w:color="auto"/>
                    <w:bottom w:val="none" w:sz="0" w:space="0" w:color="auto"/>
                    <w:right w:val="none" w:sz="0" w:space="0" w:color="auto"/>
                  </w:divBdr>
                </w:div>
              </w:divsChild>
            </w:div>
            <w:div w:id="201801336">
              <w:marLeft w:val="0"/>
              <w:marRight w:val="0"/>
              <w:marTop w:val="0"/>
              <w:marBottom w:val="0"/>
              <w:divBdr>
                <w:top w:val="none" w:sz="0" w:space="0" w:color="auto"/>
                <w:left w:val="none" w:sz="0" w:space="0" w:color="auto"/>
                <w:bottom w:val="none" w:sz="0" w:space="0" w:color="auto"/>
                <w:right w:val="none" w:sz="0" w:space="0" w:color="auto"/>
              </w:divBdr>
              <w:divsChild>
                <w:div w:id="20179805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18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54">
              <w:marLeft w:val="0"/>
              <w:marRight w:val="0"/>
              <w:marTop w:val="0"/>
              <w:marBottom w:val="0"/>
              <w:divBdr>
                <w:top w:val="none" w:sz="0" w:space="0" w:color="auto"/>
                <w:left w:val="none" w:sz="0" w:space="0" w:color="auto"/>
                <w:bottom w:val="none" w:sz="0" w:space="0" w:color="auto"/>
                <w:right w:val="none" w:sz="0" w:space="0" w:color="auto"/>
              </w:divBdr>
              <w:divsChild>
                <w:div w:id="2017956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329">
              <w:marLeft w:val="75"/>
              <w:marRight w:val="75"/>
              <w:marTop w:val="75"/>
              <w:marBottom w:val="0"/>
              <w:divBdr>
                <w:top w:val="none" w:sz="0" w:space="0" w:color="auto"/>
                <w:left w:val="none" w:sz="0" w:space="0" w:color="auto"/>
                <w:bottom w:val="none" w:sz="0" w:space="0" w:color="auto"/>
                <w:right w:val="none" w:sz="0" w:space="0" w:color="auto"/>
              </w:divBdr>
              <w:divsChild>
                <w:div w:id="201800313">
                  <w:marLeft w:val="0"/>
                  <w:marRight w:val="0"/>
                  <w:marTop w:val="60"/>
                  <w:marBottom w:val="30"/>
                  <w:divBdr>
                    <w:top w:val="none" w:sz="0" w:space="0" w:color="auto"/>
                    <w:left w:val="none" w:sz="0" w:space="0" w:color="auto"/>
                    <w:bottom w:val="none" w:sz="0" w:space="0" w:color="auto"/>
                    <w:right w:val="none" w:sz="0" w:space="0" w:color="auto"/>
                  </w:divBdr>
                </w:div>
                <w:div w:id="201800502">
                  <w:marLeft w:val="0"/>
                  <w:marRight w:val="0"/>
                  <w:marTop w:val="60"/>
                  <w:marBottom w:val="30"/>
                  <w:divBdr>
                    <w:top w:val="none" w:sz="0" w:space="0" w:color="auto"/>
                    <w:left w:val="none" w:sz="0" w:space="0" w:color="auto"/>
                    <w:bottom w:val="none" w:sz="0" w:space="0" w:color="auto"/>
                    <w:right w:val="none" w:sz="0" w:space="0" w:color="auto"/>
                  </w:divBdr>
                </w:div>
                <w:div w:id="20180211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49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58">
              <w:marLeft w:val="75"/>
              <w:marRight w:val="75"/>
              <w:marTop w:val="75"/>
              <w:marBottom w:val="0"/>
              <w:divBdr>
                <w:top w:val="none" w:sz="0" w:space="0" w:color="auto"/>
                <w:left w:val="none" w:sz="0" w:space="0" w:color="auto"/>
                <w:bottom w:val="none" w:sz="0" w:space="0" w:color="auto"/>
                <w:right w:val="none" w:sz="0" w:space="0" w:color="auto"/>
              </w:divBdr>
              <w:divsChild>
                <w:div w:id="201795423">
                  <w:marLeft w:val="0"/>
                  <w:marRight w:val="0"/>
                  <w:marTop w:val="60"/>
                  <w:marBottom w:val="30"/>
                  <w:divBdr>
                    <w:top w:val="none" w:sz="0" w:space="0" w:color="auto"/>
                    <w:left w:val="none" w:sz="0" w:space="0" w:color="auto"/>
                    <w:bottom w:val="none" w:sz="0" w:space="0" w:color="auto"/>
                    <w:right w:val="none" w:sz="0" w:space="0" w:color="auto"/>
                  </w:divBdr>
                </w:div>
                <w:div w:id="201798564">
                  <w:marLeft w:val="0"/>
                  <w:marRight w:val="0"/>
                  <w:marTop w:val="60"/>
                  <w:marBottom w:val="30"/>
                  <w:divBdr>
                    <w:top w:val="none" w:sz="0" w:space="0" w:color="auto"/>
                    <w:left w:val="none" w:sz="0" w:space="0" w:color="auto"/>
                    <w:bottom w:val="none" w:sz="0" w:space="0" w:color="auto"/>
                    <w:right w:val="none" w:sz="0" w:space="0" w:color="auto"/>
                  </w:divBdr>
                </w:div>
                <w:div w:id="20180049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81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94">
              <w:marLeft w:val="0"/>
              <w:marRight w:val="0"/>
              <w:marTop w:val="0"/>
              <w:marBottom w:val="0"/>
              <w:divBdr>
                <w:top w:val="none" w:sz="0" w:space="0" w:color="auto"/>
                <w:left w:val="none" w:sz="0" w:space="0" w:color="auto"/>
                <w:bottom w:val="none" w:sz="0" w:space="0" w:color="auto"/>
                <w:right w:val="none" w:sz="0" w:space="0" w:color="auto"/>
              </w:divBdr>
              <w:divsChild>
                <w:div w:id="2018009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50">
              <w:marLeft w:val="75"/>
              <w:marRight w:val="75"/>
              <w:marTop w:val="75"/>
              <w:marBottom w:val="0"/>
              <w:divBdr>
                <w:top w:val="none" w:sz="0" w:space="0" w:color="auto"/>
                <w:left w:val="none" w:sz="0" w:space="0" w:color="auto"/>
                <w:bottom w:val="none" w:sz="0" w:space="0" w:color="auto"/>
                <w:right w:val="none" w:sz="0" w:space="0" w:color="auto"/>
              </w:divBdr>
              <w:divsChild>
                <w:div w:id="201797111">
                  <w:marLeft w:val="0"/>
                  <w:marRight w:val="0"/>
                  <w:marTop w:val="60"/>
                  <w:marBottom w:val="30"/>
                  <w:divBdr>
                    <w:top w:val="none" w:sz="0" w:space="0" w:color="auto"/>
                    <w:left w:val="none" w:sz="0" w:space="0" w:color="auto"/>
                    <w:bottom w:val="none" w:sz="0" w:space="0" w:color="auto"/>
                    <w:right w:val="none" w:sz="0" w:space="0" w:color="auto"/>
                  </w:divBdr>
                </w:div>
                <w:div w:id="201797828">
                  <w:marLeft w:val="0"/>
                  <w:marRight w:val="0"/>
                  <w:marTop w:val="60"/>
                  <w:marBottom w:val="30"/>
                  <w:divBdr>
                    <w:top w:val="none" w:sz="0" w:space="0" w:color="auto"/>
                    <w:left w:val="none" w:sz="0" w:space="0" w:color="auto"/>
                    <w:bottom w:val="none" w:sz="0" w:space="0" w:color="auto"/>
                    <w:right w:val="none" w:sz="0" w:space="0" w:color="auto"/>
                  </w:divBdr>
                </w:div>
                <w:div w:id="20180257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2301">
      <w:marLeft w:val="0"/>
      <w:marRight w:val="0"/>
      <w:marTop w:val="0"/>
      <w:marBottom w:val="0"/>
      <w:divBdr>
        <w:top w:val="none" w:sz="0" w:space="0" w:color="auto"/>
        <w:left w:val="none" w:sz="0" w:space="0" w:color="auto"/>
        <w:bottom w:val="none" w:sz="0" w:space="0" w:color="auto"/>
        <w:right w:val="none" w:sz="0" w:space="0" w:color="auto"/>
      </w:divBdr>
      <w:divsChild>
        <w:div w:id="201798196">
          <w:marLeft w:val="0"/>
          <w:marRight w:val="0"/>
          <w:marTop w:val="75"/>
          <w:marBottom w:val="0"/>
          <w:divBdr>
            <w:top w:val="single" w:sz="6" w:space="4" w:color="A6C9E2"/>
            <w:left w:val="single" w:sz="6" w:space="4" w:color="A6C9E2"/>
            <w:bottom w:val="single" w:sz="6" w:space="4" w:color="A6C9E2"/>
            <w:right w:val="single" w:sz="6" w:space="4" w:color="A6C9E2"/>
          </w:divBdr>
          <w:divsChild>
            <w:div w:id="201800834">
              <w:marLeft w:val="75"/>
              <w:marRight w:val="75"/>
              <w:marTop w:val="75"/>
              <w:marBottom w:val="0"/>
              <w:divBdr>
                <w:top w:val="none" w:sz="0" w:space="0" w:color="auto"/>
                <w:left w:val="none" w:sz="0" w:space="0" w:color="auto"/>
                <w:bottom w:val="none" w:sz="0" w:space="0" w:color="auto"/>
                <w:right w:val="none" w:sz="0" w:space="0" w:color="auto"/>
              </w:divBdr>
              <w:divsChild>
                <w:div w:id="201795736">
                  <w:marLeft w:val="0"/>
                  <w:marRight w:val="0"/>
                  <w:marTop w:val="60"/>
                  <w:marBottom w:val="30"/>
                  <w:divBdr>
                    <w:top w:val="none" w:sz="0" w:space="0" w:color="auto"/>
                    <w:left w:val="none" w:sz="0" w:space="0" w:color="auto"/>
                    <w:bottom w:val="none" w:sz="0" w:space="0" w:color="auto"/>
                    <w:right w:val="none" w:sz="0" w:space="0" w:color="auto"/>
                  </w:divBdr>
                </w:div>
                <w:div w:id="201798914">
                  <w:marLeft w:val="0"/>
                  <w:marRight w:val="0"/>
                  <w:marTop w:val="60"/>
                  <w:marBottom w:val="30"/>
                  <w:divBdr>
                    <w:top w:val="none" w:sz="0" w:space="0" w:color="auto"/>
                    <w:left w:val="none" w:sz="0" w:space="0" w:color="auto"/>
                    <w:bottom w:val="none" w:sz="0" w:space="0" w:color="auto"/>
                    <w:right w:val="none" w:sz="0" w:space="0" w:color="auto"/>
                  </w:divBdr>
                </w:div>
                <w:div w:id="20180297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2330">
      <w:marLeft w:val="0"/>
      <w:marRight w:val="0"/>
      <w:marTop w:val="0"/>
      <w:marBottom w:val="0"/>
      <w:divBdr>
        <w:top w:val="none" w:sz="0" w:space="0" w:color="auto"/>
        <w:left w:val="none" w:sz="0" w:space="0" w:color="auto"/>
        <w:bottom w:val="none" w:sz="0" w:space="0" w:color="auto"/>
        <w:right w:val="none" w:sz="0" w:space="0" w:color="auto"/>
      </w:divBdr>
      <w:divsChild>
        <w:div w:id="20179518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71">
              <w:marLeft w:val="0"/>
              <w:marRight w:val="0"/>
              <w:marTop w:val="0"/>
              <w:marBottom w:val="0"/>
              <w:divBdr>
                <w:top w:val="none" w:sz="0" w:space="0" w:color="auto"/>
                <w:left w:val="none" w:sz="0" w:space="0" w:color="auto"/>
                <w:bottom w:val="none" w:sz="0" w:space="0" w:color="auto"/>
                <w:right w:val="none" w:sz="0" w:space="0" w:color="auto"/>
              </w:divBdr>
              <w:divsChild>
                <w:div w:id="20179747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820">
              <w:marLeft w:val="75"/>
              <w:marRight w:val="75"/>
              <w:marTop w:val="75"/>
              <w:marBottom w:val="0"/>
              <w:divBdr>
                <w:top w:val="none" w:sz="0" w:space="0" w:color="auto"/>
                <w:left w:val="none" w:sz="0" w:space="0" w:color="auto"/>
                <w:bottom w:val="none" w:sz="0" w:space="0" w:color="auto"/>
                <w:right w:val="none" w:sz="0" w:space="0" w:color="auto"/>
              </w:divBdr>
              <w:divsChild>
                <w:div w:id="201797813">
                  <w:marLeft w:val="0"/>
                  <w:marRight w:val="0"/>
                  <w:marTop w:val="60"/>
                  <w:marBottom w:val="30"/>
                  <w:divBdr>
                    <w:top w:val="none" w:sz="0" w:space="0" w:color="auto"/>
                    <w:left w:val="none" w:sz="0" w:space="0" w:color="auto"/>
                    <w:bottom w:val="none" w:sz="0" w:space="0" w:color="auto"/>
                    <w:right w:val="none" w:sz="0" w:space="0" w:color="auto"/>
                  </w:divBdr>
                </w:div>
                <w:div w:id="201800247">
                  <w:marLeft w:val="0"/>
                  <w:marRight w:val="0"/>
                  <w:marTop w:val="60"/>
                  <w:marBottom w:val="30"/>
                  <w:divBdr>
                    <w:top w:val="none" w:sz="0" w:space="0" w:color="auto"/>
                    <w:left w:val="none" w:sz="0" w:space="0" w:color="auto"/>
                    <w:bottom w:val="none" w:sz="0" w:space="0" w:color="auto"/>
                    <w:right w:val="none" w:sz="0" w:space="0" w:color="auto"/>
                  </w:divBdr>
                </w:div>
                <w:div w:id="20180299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860">
          <w:marLeft w:val="0"/>
          <w:marRight w:val="0"/>
          <w:marTop w:val="75"/>
          <w:marBottom w:val="0"/>
          <w:divBdr>
            <w:top w:val="single" w:sz="6" w:space="4" w:color="A6C9E2"/>
            <w:left w:val="single" w:sz="6" w:space="4" w:color="A6C9E2"/>
            <w:bottom w:val="single" w:sz="6" w:space="4" w:color="A6C9E2"/>
            <w:right w:val="single" w:sz="6" w:space="4" w:color="A6C9E2"/>
          </w:divBdr>
          <w:divsChild>
            <w:div w:id="201800473">
              <w:marLeft w:val="75"/>
              <w:marRight w:val="75"/>
              <w:marTop w:val="75"/>
              <w:marBottom w:val="0"/>
              <w:divBdr>
                <w:top w:val="none" w:sz="0" w:space="0" w:color="auto"/>
                <w:left w:val="none" w:sz="0" w:space="0" w:color="auto"/>
                <w:bottom w:val="none" w:sz="0" w:space="0" w:color="auto"/>
                <w:right w:val="none" w:sz="0" w:space="0" w:color="auto"/>
              </w:divBdr>
              <w:divsChild>
                <w:div w:id="201796372">
                  <w:marLeft w:val="0"/>
                  <w:marRight w:val="0"/>
                  <w:marTop w:val="60"/>
                  <w:marBottom w:val="30"/>
                  <w:divBdr>
                    <w:top w:val="none" w:sz="0" w:space="0" w:color="auto"/>
                    <w:left w:val="none" w:sz="0" w:space="0" w:color="auto"/>
                    <w:bottom w:val="none" w:sz="0" w:space="0" w:color="auto"/>
                    <w:right w:val="none" w:sz="0" w:space="0" w:color="auto"/>
                  </w:divBdr>
                </w:div>
                <w:div w:id="201798576">
                  <w:marLeft w:val="0"/>
                  <w:marRight w:val="0"/>
                  <w:marTop w:val="60"/>
                  <w:marBottom w:val="30"/>
                  <w:divBdr>
                    <w:top w:val="none" w:sz="0" w:space="0" w:color="auto"/>
                    <w:left w:val="none" w:sz="0" w:space="0" w:color="auto"/>
                    <w:bottom w:val="none" w:sz="0" w:space="0" w:color="auto"/>
                    <w:right w:val="none" w:sz="0" w:space="0" w:color="auto"/>
                  </w:divBdr>
                </w:div>
                <w:div w:id="201801494">
                  <w:marLeft w:val="0"/>
                  <w:marRight w:val="0"/>
                  <w:marTop w:val="60"/>
                  <w:marBottom w:val="30"/>
                  <w:divBdr>
                    <w:top w:val="none" w:sz="0" w:space="0" w:color="auto"/>
                    <w:left w:val="none" w:sz="0" w:space="0" w:color="auto"/>
                    <w:bottom w:val="none" w:sz="0" w:space="0" w:color="auto"/>
                    <w:right w:val="none" w:sz="0" w:space="0" w:color="auto"/>
                  </w:divBdr>
                </w:div>
              </w:divsChild>
            </w:div>
            <w:div w:id="201801904">
              <w:marLeft w:val="0"/>
              <w:marRight w:val="0"/>
              <w:marTop w:val="0"/>
              <w:marBottom w:val="0"/>
              <w:divBdr>
                <w:top w:val="none" w:sz="0" w:space="0" w:color="auto"/>
                <w:left w:val="none" w:sz="0" w:space="0" w:color="auto"/>
                <w:bottom w:val="none" w:sz="0" w:space="0" w:color="auto"/>
                <w:right w:val="none" w:sz="0" w:space="0" w:color="auto"/>
              </w:divBdr>
              <w:divsChild>
                <w:div w:id="20180079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0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35">
              <w:marLeft w:val="75"/>
              <w:marRight w:val="75"/>
              <w:marTop w:val="75"/>
              <w:marBottom w:val="0"/>
              <w:divBdr>
                <w:top w:val="none" w:sz="0" w:space="0" w:color="auto"/>
                <w:left w:val="none" w:sz="0" w:space="0" w:color="auto"/>
                <w:bottom w:val="none" w:sz="0" w:space="0" w:color="auto"/>
                <w:right w:val="none" w:sz="0" w:space="0" w:color="auto"/>
              </w:divBdr>
              <w:divsChild>
                <w:div w:id="201799836">
                  <w:marLeft w:val="0"/>
                  <w:marRight w:val="0"/>
                  <w:marTop w:val="60"/>
                  <w:marBottom w:val="30"/>
                  <w:divBdr>
                    <w:top w:val="none" w:sz="0" w:space="0" w:color="auto"/>
                    <w:left w:val="none" w:sz="0" w:space="0" w:color="auto"/>
                    <w:bottom w:val="none" w:sz="0" w:space="0" w:color="auto"/>
                    <w:right w:val="none" w:sz="0" w:space="0" w:color="auto"/>
                  </w:divBdr>
                </w:div>
                <w:div w:id="201800565">
                  <w:marLeft w:val="0"/>
                  <w:marRight w:val="0"/>
                  <w:marTop w:val="60"/>
                  <w:marBottom w:val="30"/>
                  <w:divBdr>
                    <w:top w:val="none" w:sz="0" w:space="0" w:color="auto"/>
                    <w:left w:val="none" w:sz="0" w:space="0" w:color="auto"/>
                    <w:bottom w:val="none" w:sz="0" w:space="0" w:color="auto"/>
                    <w:right w:val="none" w:sz="0" w:space="0" w:color="auto"/>
                  </w:divBdr>
                </w:div>
                <w:div w:id="201801239">
                  <w:marLeft w:val="0"/>
                  <w:marRight w:val="0"/>
                  <w:marTop w:val="60"/>
                  <w:marBottom w:val="30"/>
                  <w:divBdr>
                    <w:top w:val="none" w:sz="0" w:space="0" w:color="auto"/>
                    <w:left w:val="none" w:sz="0" w:space="0" w:color="auto"/>
                    <w:bottom w:val="none" w:sz="0" w:space="0" w:color="auto"/>
                    <w:right w:val="none" w:sz="0" w:space="0" w:color="auto"/>
                  </w:divBdr>
                </w:div>
              </w:divsChild>
            </w:div>
            <w:div w:id="201800274">
              <w:marLeft w:val="0"/>
              <w:marRight w:val="0"/>
              <w:marTop w:val="0"/>
              <w:marBottom w:val="0"/>
              <w:divBdr>
                <w:top w:val="none" w:sz="0" w:space="0" w:color="auto"/>
                <w:left w:val="none" w:sz="0" w:space="0" w:color="auto"/>
                <w:bottom w:val="none" w:sz="0" w:space="0" w:color="auto"/>
                <w:right w:val="none" w:sz="0" w:space="0" w:color="auto"/>
              </w:divBdr>
              <w:divsChild>
                <w:div w:id="20179551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24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89">
              <w:marLeft w:val="75"/>
              <w:marRight w:val="75"/>
              <w:marTop w:val="75"/>
              <w:marBottom w:val="0"/>
              <w:divBdr>
                <w:top w:val="none" w:sz="0" w:space="0" w:color="auto"/>
                <w:left w:val="none" w:sz="0" w:space="0" w:color="auto"/>
                <w:bottom w:val="none" w:sz="0" w:space="0" w:color="auto"/>
                <w:right w:val="none" w:sz="0" w:space="0" w:color="auto"/>
              </w:divBdr>
              <w:divsChild>
                <w:div w:id="201795431">
                  <w:marLeft w:val="0"/>
                  <w:marRight w:val="0"/>
                  <w:marTop w:val="60"/>
                  <w:marBottom w:val="30"/>
                  <w:divBdr>
                    <w:top w:val="none" w:sz="0" w:space="0" w:color="auto"/>
                    <w:left w:val="none" w:sz="0" w:space="0" w:color="auto"/>
                    <w:bottom w:val="none" w:sz="0" w:space="0" w:color="auto"/>
                    <w:right w:val="none" w:sz="0" w:space="0" w:color="auto"/>
                  </w:divBdr>
                </w:div>
                <w:div w:id="201797869">
                  <w:marLeft w:val="0"/>
                  <w:marRight w:val="0"/>
                  <w:marTop w:val="60"/>
                  <w:marBottom w:val="30"/>
                  <w:divBdr>
                    <w:top w:val="none" w:sz="0" w:space="0" w:color="auto"/>
                    <w:left w:val="none" w:sz="0" w:space="0" w:color="auto"/>
                    <w:bottom w:val="none" w:sz="0" w:space="0" w:color="auto"/>
                    <w:right w:val="none" w:sz="0" w:space="0" w:color="auto"/>
                  </w:divBdr>
                </w:div>
                <w:div w:id="201798271">
                  <w:marLeft w:val="0"/>
                  <w:marRight w:val="0"/>
                  <w:marTop w:val="60"/>
                  <w:marBottom w:val="30"/>
                  <w:divBdr>
                    <w:top w:val="none" w:sz="0" w:space="0" w:color="auto"/>
                    <w:left w:val="none" w:sz="0" w:space="0" w:color="auto"/>
                    <w:bottom w:val="none" w:sz="0" w:space="0" w:color="auto"/>
                    <w:right w:val="none" w:sz="0" w:space="0" w:color="auto"/>
                  </w:divBdr>
                </w:div>
              </w:divsChild>
            </w:div>
            <w:div w:id="201798603">
              <w:marLeft w:val="0"/>
              <w:marRight w:val="0"/>
              <w:marTop w:val="0"/>
              <w:marBottom w:val="0"/>
              <w:divBdr>
                <w:top w:val="none" w:sz="0" w:space="0" w:color="auto"/>
                <w:left w:val="none" w:sz="0" w:space="0" w:color="auto"/>
                <w:bottom w:val="none" w:sz="0" w:space="0" w:color="auto"/>
                <w:right w:val="none" w:sz="0" w:space="0" w:color="auto"/>
              </w:divBdr>
              <w:divsChild>
                <w:div w:id="20179828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38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383">
              <w:marLeft w:val="75"/>
              <w:marRight w:val="75"/>
              <w:marTop w:val="75"/>
              <w:marBottom w:val="0"/>
              <w:divBdr>
                <w:top w:val="none" w:sz="0" w:space="0" w:color="auto"/>
                <w:left w:val="none" w:sz="0" w:space="0" w:color="auto"/>
                <w:bottom w:val="none" w:sz="0" w:space="0" w:color="auto"/>
                <w:right w:val="none" w:sz="0" w:space="0" w:color="auto"/>
              </w:divBdr>
              <w:divsChild>
                <w:div w:id="201795107">
                  <w:marLeft w:val="0"/>
                  <w:marRight w:val="0"/>
                  <w:marTop w:val="60"/>
                  <w:marBottom w:val="30"/>
                  <w:divBdr>
                    <w:top w:val="none" w:sz="0" w:space="0" w:color="auto"/>
                    <w:left w:val="none" w:sz="0" w:space="0" w:color="auto"/>
                    <w:bottom w:val="none" w:sz="0" w:space="0" w:color="auto"/>
                    <w:right w:val="none" w:sz="0" w:space="0" w:color="auto"/>
                  </w:divBdr>
                </w:div>
                <w:div w:id="201796378">
                  <w:marLeft w:val="0"/>
                  <w:marRight w:val="0"/>
                  <w:marTop w:val="60"/>
                  <w:marBottom w:val="30"/>
                  <w:divBdr>
                    <w:top w:val="none" w:sz="0" w:space="0" w:color="auto"/>
                    <w:left w:val="none" w:sz="0" w:space="0" w:color="auto"/>
                    <w:bottom w:val="none" w:sz="0" w:space="0" w:color="auto"/>
                    <w:right w:val="none" w:sz="0" w:space="0" w:color="auto"/>
                  </w:divBdr>
                </w:div>
                <w:div w:id="201798155">
                  <w:marLeft w:val="0"/>
                  <w:marRight w:val="0"/>
                  <w:marTop w:val="60"/>
                  <w:marBottom w:val="30"/>
                  <w:divBdr>
                    <w:top w:val="none" w:sz="0" w:space="0" w:color="auto"/>
                    <w:left w:val="none" w:sz="0" w:space="0" w:color="auto"/>
                    <w:bottom w:val="none" w:sz="0" w:space="0" w:color="auto"/>
                    <w:right w:val="none" w:sz="0" w:space="0" w:color="auto"/>
                  </w:divBdr>
                </w:div>
              </w:divsChild>
            </w:div>
            <w:div w:id="201800508">
              <w:marLeft w:val="0"/>
              <w:marRight w:val="0"/>
              <w:marTop w:val="0"/>
              <w:marBottom w:val="0"/>
              <w:divBdr>
                <w:top w:val="none" w:sz="0" w:space="0" w:color="auto"/>
                <w:left w:val="none" w:sz="0" w:space="0" w:color="auto"/>
                <w:bottom w:val="none" w:sz="0" w:space="0" w:color="auto"/>
                <w:right w:val="none" w:sz="0" w:space="0" w:color="auto"/>
              </w:divBdr>
              <w:divsChild>
                <w:div w:id="20179722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4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387">
              <w:marLeft w:val="0"/>
              <w:marRight w:val="0"/>
              <w:marTop w:val="0"/>
              <w:marBottom w:val="0"/>
              <w:divBdr>
                <w:top w:val="none" w:sz="0" w:space="0" w:color="auto"/>
                <w:left w:val="none" w:sz="0" w:space="0" w:color="auto"/>
                <w:bottom w:val="none" w:sz="0" w:space="0" w:color="auto"/>
                <w:right w:val="none" w:sz="0" w:space="0" w:color="auto"/>
              </w:divBdr>
              <w:divsChild>
                <w:div w:id="2018027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589">
              <w:marLeft w:val="75"/>
              <w:marRight w:val="75"/>
              <w:marTop w:val="75"/>
              <w:marBottom w:val="0"/>
              <w:divBdr>
                <w:top w:val="none" w:sz="0" w:space="0" w:color="auto"/>
                <w:left w:val="none" w:sz="0" w:space="0" w:color="auto"/>
                <w:bottom w:val="none" w:sz="0" w:space="0" w:color="auto"/>
                <w:right w:val="none" w:sz="0" w:space="0" w:color="auto"/>
              </w:divBdr>
              <w:divsChild>
                <w:div w:id="201795924">
                  <w:marLeft w:val="0"/>
                  <w:marRight w:val="0"/>
                  <w:marTop w:val="60"/>
                  <w:marBottom w:val="30"/>
                  <w:divBdr>
                    <w:top w:val="none" w:sz="0" w:space="0" w:color="auto"/>
                    <w:left w:val="none" w:sz="0" w:space="0" w:color="auto"/>
                    <w:bottom w:val="none" w:sz="0" w:space="0" w:color="auto"/>
                    <w:right w:val="none" w:sz="0" w:space="0" w:color="auto"/>
                  </w:divBdr>
                </w:div>
                <w:div w:id="201800543">
                  <w:marLeft w:val="0"/>
                  <w:marRight w:val="0"/>
                  <w:marTop w:val="60"/>
                  <w:marBottom w:val="30"/>
                  <w:divBdr>
                    <w:top w:val="none" w:sz="0" w:space="0" w:color="auto"/>
                    <w:left w:val="none" w:sz="0" w:space="0" w:color="auto"/>
                    <w:bottom w:val="none" w:sz="0" w:space="0" w:color="auto"/>
                    <w:right w:val="none" w:sz="0" w:space="0" w:color="auto"/>
                  </w:divBdr>
                </w:div>
                <w:div w:id="20180129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0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89">
              <w:marLeft w:val="75"/>
              <w:marRight w:val="75"/>
              <w:marTop w:val="75"/>
              <w:marBottom w:val="0"/>
              <w:divBdr>
                <w:top w:val="none" w:sz="0" w:space="0" w:color="auto"/>
                <w:left w:val="none" w:sz="0" w:space="0" w:color="auto"/>
                <w:bottom w:val="none" w:sz="0" w:space="0" w:color="auto"/>
                <w:right w:val="none" w:sz="0" w:space="0" w:color="auto"/>
              </w:divBdr>
              <w:divsChild>
                <w:div w:id="201798002">
                  <w:marLeft w:val="0"/>
                  <w:marRight w:val="0"/>
                  <w:marTop w:val="60"/>
                  <w:marBottom w:val="30"/>
                  <w:divBdr>
                    <w:top w:val="none" w:sz="0" w:space="0" w:color="auto"/>
                    <w:left w:val="none" w:sz="0" w:space="0" w:color="auto"/>
                    <w:bottom w:val="none" w:sz="0" w:space="0" w:color="auto"/>
                    <w:right w:val="none" w:sz="0" w:space="0" w:color="auto"/>
                  </w:divBdr>
                </w:div>
                <w:div w:id="201798303">
                  <w:marLeft w:val="0"/>
                  <w:marRight w:val="0"/>
                  <w:marTop w:val="60"/>
                  <w:marBottom w:val="30"/>
                  <w:divBdr>
                    <w:top w:val="none" w:sz="0" w:space="0" w:color="auto"/>
                    <w:left w:val="none" w:sz="0" w:space="0" w:color="auto"/>
                    <w:bottom w:val="none" w:sz="0" w:space="0" w:color="auto"/>
                    <w:right w:val="none" w:sz="0" w:space="0" w:color="auto"/>
                  </w:divBdr>
                </w:div>
                <w:div w:id="20180103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28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05">
              <w:marLeft w:val="0"/>
              <w:marRight w:val="0"/>
              <w:marTop w:val="0"/>
              <w:marBottom w:val="0"/>
              <w:divBdr>
                <w:top w:val="none" w:sz="0" w:space="0" w:color="auto"/>
                <w:left w:val="none" w:sz="0" w:space="0" w:color="auto"/>
                <w:bottom w:val="none" w:sz="0" w:space="0" w:color="auto"/>
                <w:right w:val="none" w:sz="0" w:space="0" w:color="auto"/>
              </w:divBdr>
              <w:divsChild>
                <w:div w:id="20179930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096">
              <w:marLeft w:val="75"/>
              <w:marRight w:val="75"/>
              <w:marTop w:val="75"/>
              <w:marBottom w:val="0"/>
              <w:divBdr>
                <w:top w:val="none" w:sz="0" w:space="0" w:color="auto"/>
                <w:left w:val="none" w:sz="0" w:space="0" w:color="auto"/>
                <w:bottom w:val="none" w:sz="0" w:space="0" w:color="auto"/>
                <w:right w:val="none" w:sz="0" w:space="0" w:color="auto"/>
              </w:divBdr>
              <w:divsChild>
                <w:div w:id="201795523">
                  <w:marLeft w:val="0"/>
                  <w:marRight w:val="0"/>
                  <w:marTop w:val="60"/>
                  <w:marBottom w:val="30"/>
                  <w:divBdr>
                    <w:top w:val="none" w:sz="0" w:space="0" w:color="auto"/>
                    <w:left w:val="none" w:sz="0" w:space="0" w:color="auto"/>
                    <w:bottom w:val="none" w:sz="0" w:space="0" w:color="auto"/>
                    <w:right w:val="none" w:sz="0" w:space="0" w:color="auto"/>
                  </w:divBdr>
                </w:div>
                <w:div w:id="201797071">
                  <w:marLeft w:val="0"/>
                  <w:marRight w:val="0"/>
                  <w:marTop w:val="60"/>
                  <w:marBottom w:val="30"/>
                  <w:divBdr>
                    <w:top w:val="none" w:sz="0" w:space="0" w:color="auto"/>
                    <w:left w:val="none" w:sz="0" w:space="0" w:color="auto"/>
                    <w:bottom w:val="none" w:sz="0" w:space="0" w:color="auto"/>
                    <w:right w:val="none" w:sz="0" w:space="0" w:color="auto"/>
                  </w:divBdr>
                </w:div>
                <w:div w:id="20179978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49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59">
              <w:marLeft w:val="0"/>
              <w:marRight w:val="0"/>
              <w:marTop w:val="0"/>
              <w:marBottom w:val="0"/>
              <w:divBdr>
                <w:top w:val="none" w:sz="0" w:space="0" w:color="auto"/>
                <w:left w:val="none" w:sz="0" w:space="0" w:color="auto"/>
                <w:bottom w:val="none" w:sz="0" w:space="0" w:color="auto"/>
                <w:right w:val="none" w:sz="0" w:space="0" w:color="auto"/>
              </w:divBdr>
              <w:divsChild>
                <w:div w:id="20180319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188">
              <w:marLeft w:val="75"/>
              <w:marRight w:val="75"/>
              <w:marTop w:val="75"/>
              <w:marBottom w:val="0"/>
              <w:divBdr>
                <w:top w:val="none" w:sz="0" w:space="0" w:color="auto"/>
                <w:left w:val="none" w:sz="0" w:space="0" w:color="auto"/>
                <w:bottom w:val="none" w:sz="0" w:space="0" w:color="auto"/>
                <w:right w:val="none" w:sz="0" w:space="0" w:color="auto"/>
              </w:divBdr>
              <w:divsChild>
                <w:div w:id="201797823">
                  <w:marLeft w:val="0"/>
                  <w:marRight w:val="0"/>
                  <w:marTop w:val="60"/>
                  <w:marBottom w:val="30"/>
                  <w:divBdr>
                    <w:top w:val="none" w:sz="0" w:space="0" w:color="auto"/>
                    <w:left w:val="none" w:sz="0" w:space="0" w:color="auto"/>
                    <w:bottom w:val="none" w:sz="0" w:space="0" w:color="auto"/>
                    <w:right w:val="none" w:sz="0" w:space="0" w:color="auto"/>
                  </w:divBdr>
                </w:div>
                <w:div w:id="201800867">
                  <w:marLeft w:val="0"/>
                  <w:marRight w:val="0"/>
                  <w:marTop w:val="60"/>
                  <w:marBottom w:val="30"/>
                  <w:divBdr>
                    <w:top w:val="none" w:sz="0" w:space="0" w:color="auto"/>
                    <w:left w:val="none" w:sz="0" w:space="0" w:color="auto"/>
                    <w:bottom w:val="none" w:sz="0" w:space="0" w:color="auto"/>
                    <w:right w:val="none" w:sz="0" w:space="0" w:color="auto"/>
                  </w:divBdr>
                </w:div>
                <w:div w:id="20180093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413">
          <w:marLeft w:val="0"/>
          <w:marRight w:val="0"/>
          <w:marTop w:val="75"/>
          <w:marBottom w:val="0"/>
          <w:divBdr>
            <w:top w:val="single" w:sz="6" w:space="4" w:color="A6C9E2"/>
            <w:left w:val="single" w:sz="6" w:space="4" w:color="A6C9E2"/>
            <w:bottom w:val="single" w:sz="6" w:space="4" w:color="A6C9E2"/>
            <w:right w:val="single" w:sz="6" w:space="4" w:color="A6C9E2"/>
          </w:divBdr>
          <w:divsChild>
            <w:div w:id="201800033">
              <w:marLeft w:val="75"/>
              <w:marRight w:val="75"/>
              <w:marTop w:val="75"/>
              <w:marBottom w:val="0"/>
              <w:divBdr>
                <w:top w:val="none" w:sz="0" w:space="0" w:color="auto"/>
                <w:left w:val="none" w:sz="0" w:space="0" w:color="auto"/>
                <w:bottom w:val="none" w:sz="0" w:space="0" w:color="auto"/>
                <w:right w:val="none" w:sz="0" w:space="0" w:color="auto"/>
              </w:divBdr>
              <w:divsChild>
                <w:div w:id="201797777">
                  <w:marLeft w:val="0"/>
                  <w:marRight w:val="0"/>
                  <w:marTop w:val="60"/>
                  <w:marBottom w:val="30"/>
                  <w:divBdr>
                    <w:top w:val="none" w:sz="0" w:space="0" w:color="auto"/>
                    <w:left w:val="none" w:sz="0" w:space="0" w:color="auto"/>
                    <w:bottom w:val="none" w:sz="0" w:space="0" w:color="auto"/>
                    <w:right w:val="none" w:sz="0" w:space="0" w:color="auto"/>
                  </w:divBdr>
                </w:div>
                <w:div w:id="201799131">
                  <w:marLeft w:val="0"/>
                  <w:marRight w:val="0"/>
                  <w:marTop w:val="60"/>
                  <w:marBottom w:val="30"/>
                  <w:divBdr>
                    <w:top w:val="none" w:sz="0" w:space="0" w:color="auto"/>
                    <w:left w:val="none" w:sz="0" w:space="0" w:color="auto"/>
                    <w:bottom w:val="none" w:sz="0" w:space="0" w:color="auto"/>
                    <w:right w:val="none" w:sz="0" w:space="0" w:color="auto"/>
                  </w:divBdr>
                </w:div>
                <w:div w:id="201800080">
                  <w:marLeft w:val="0"/>
                  <w:marRight w:val="0"/>
                  <w:marTop w:val="60"/>
                  <w:marBottom w:val="30"/>
                  <w:divBdr>
                    <w:top w:val="none" w:sz="0" w:space="0" w:color="auto"/>
                    <w:left w:val="none" w:sz="0" w:space="0" w:color="auto"/>
                    <w:bottom w:val="none" w:sz="0" w:space="0" w:color="auto"/>
                    <w:right w:val="none" w:sz="0" w:space="0" w:color="auto"/>
                  </w:divBdr>
                </w:div>
              </w:divsChild>
            </w:div>
            <w:div w:id="201800558">
              <w:marLeft w:val="0"/>
              <w:marRight w:val="0"/>
              <w:marTop w:val="0"/>
              <w:marBottom w:val="0"/>
              <w:divBdr>
                <w:top w:val="none" w:sz="0" w:space="0" w:color="auto"/>
                <w:left w:val="none" w:sz="0" w:space="0" w:color="auto"/>
                <w:bottom w:val="none" w:sz="0" w:space="0" w:color="auto"/>
                <w:right w:val="none" w:sz="0" w:space="0" w:color="auto"/>
              </w:divBdr>
              <w:divsChild>
                <w:div w:id="2018011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41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332">
              <w:marLeft w:val="75"/>
              <w:marRight w:val="75"/>
              <w:marTop w:val="75"/>
              <w:marBottom w:val="0"/>
              <w:divBdr>
                <w:top w:val="none" w:sz="0" w:space="0" w:color="auto"/>
                <w:left w:val="none" w:sz="0" w:space="0" w:color="auto"/>
                <w:bottom w:val="none" w:sz="0" w:space="0" w:color="auto"/>
                <w:right w:val="none" w:sz="0" w:space="0" w:color="auto"/>
              </w:divBdr>
              <w:divsChild>
                <w:div w:id="201798773">
                  <w:marLeft w:val="0"/>
                  <w:marRight w:val="0"/>
                  <w:marTop w:val="60"/>
                  <w:marBottom w:val="30"/>
                  <w:divBdr>
                    <w:top w:val="none" w:sz="0" w:space="0" w:color="auto"/>
                    <w:left w:val="none" w:sz="0" w:space="0" w:color="auto"/>
                    <w:bottom w:val="none" w:sz="0" w:space="0" w:color="auto"/>
                    <w:right w:val="none" w:sz="0" w:space="0" w:color="auto"/>
                  </w:divBdr>
                </w:div>
                <w:div w:id="201800257">
                  <w:marLeft w:val="0"/>
                  <w:marRight w:val="0"/>
                  <w:marTop w:val="60"/>
                  <w:marBottom w:val="30"/>
                  <w:divBdr>
                    <w:top w:val="none" w:sz="0" w:space="0" w:color="auto"/>
                    <w:left w:val="none" w:sz="0" w:space="0" w:color="auto"/>
                    <w:bottom w:val="none" w:sz="0" w:space="0" w:color="auto"/>
                    <w:right w:val="none" w:sz="0" w:space="0" w:color="auto"/>
                  </w:divBdr>
                </w:div>
                <w:div w:id="201802948">
                  <w:marLeft w:val="0"/>
                  <w:marRight w:val="0"/>
                  <w:marTop w:val="60"/>
                  <w:marBottom w:val="30"/>
                  <w:divBdr>
                    <w:top w:val="none" w:sz="0" w:space="0" w:color="auto"/>
                    <w:left w:val="none" w:sz="0" w:space="0" w:color="auto"/>
                    <w:bottom w:val="none" w:sz="0" w:space="0" w:color="auto"/>
                    <w:right w:val="none" w:sz="0" w:space="0" w:color="auto"/>
                  </w:divBdr>
                </w:div>
              </w:divsChild>
            </w:div>
            <w:div w:id="201800345">
              <w:marLeft w:val="0"/>
              <w:marRight w:val="0"/>
              <w:marTop w:val="0"/>
              <w:marBottom w:val="0"/>
              <w:divBdr>
                <w:top w:val="none" w:sz="0" w:space="0" w:color="auto"/>
                <w:left w:val="none" w:sz="0" w:space="0" w:color="auto"/>
                <w:bottom w:val="none" w:sz="0" w:space="0" w:color="auto"/>
                <w:right w:val="none" w:sz="0" w:space="0" w:color="auto"/>
              </w:divBdr>
              <w:divsChild>
                <w:div w:id="20179982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51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21">
              <w:marLeft w:val="75"/>
              <w:marRight w:val="75"/>
              <w:marTop w:val="75"/>
              <w:marBottom w:val="0"/>
              <w:divBdr>
                <w:top w:val="none" w:sz="0" w:space="0" w:color="auto"/>
                <w:left w:val="none" w:sz="0" w:space="0" w:color="auto"/>
                <w:bottom w:val="none" w:sz="0" w:space="0" w:color="auto"/>
                <w:right w:val="none" w:sz="0" w:space="0" w:color="auto"/>
              </w:divBdr>
              <w:divsChild>
                <w:div w:id="201798342">
                  <w:marLeft w:val="0"/>
                  <w:marRight w:val="0"/>
                  <w:marTop w:val="60"/>
                  <w:marBottom w:val="30"/>
                  <w:divBdr>
                    <w:top w:val="none" w:sz="0" w:space="0" w:color="auto"/>
                    <w:left w:val="none" w:sz="0" w:space="0" w:color="auto"/>
                    <w:bottom w:val="none" w:sz="0" w:space="0" w:color="auto"/>
                    <w:right w:val="none" w:sz="0" w:space="0" w:color="auto"/>
                  </w:divBdr>
                </w:div>
                <w:div w:id="201798624">
                  <w:marLeft w:val="0"/>
                  <w:marRight w:val="0"/>
                  <w:marTop w:val="60"/>
                  <w:marBottom w:val="30"/>
                  <w:divBdr>
                    <w:top w:val="none" w:sz="0" w:space="0" w:color="auto"/>
                    <w:left w:val="none" w:sz="0" w:space="0" w:color="auto"/>
                    <w:bottom w:val="none" w:sz="0" w:space="0" w:color="auto"/>
                    <w:right w:val="none" w:sz="0" w:space="0" w:color="auto"/>
                  </w:divBdr>
                </w:div>
                <w:div w:id="201800214">
                  <w:marLeft w:val="0"/>
                  <w:marRight w:val="0"/>
                  <w:marTop w:val="60"/>
                  <w:marBottom w:val="30"/>
                  <w:divBdr>
                    <w:top w:val="none" w:sz="0" w:space="0" w:color="auto"/>
                    <w:left w:val="none" w:sz="0" w:space="0" w:color="auto"/>
                    <w:bottom w:val="none" w:sz="0" w:space="0" w:color="auto"/>
                    <w:right w:val="none" w:sz="0" w:space="0" w:color="auto"/>
                  </w:divBdr>
                </w:div>
              </w:divsChild>
            </w:div>
            <w:div w:id="201802370">
              <w:marLeft w:val="0"/>
              <w:marRight w:val="0"/>
              <w:marTop w:val="0"/>
              <w:marBottom w:val="0"/>
              <w:divBdr>
                <w:top w:val="none" w:sz="0" w:space="0" w:color="auto"/>
                <w:left w:val="none" w:sz="0" w:space="0" w:color="auto"/>
                <w:bottom w:val="none" w:sz="0" w:space="0" w:color="auto"/>
                <w:right w:val="none" w:sz="0" w:space="0" w:color="auto"/>
              </w:divBdr>
              <w:divsChild>
                <w:div w:id="20180204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7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17">
              <w:marLeft w:val="75"/>
              <w:marRight w:val="75"/>
              <w:marTop w:val="75"/>
              <w:marBottom w:val="0"/>
              <w:divBdr>
                <w:top w:val="none" w:sz="0" w:space="0" w:color="auto"/>
                <w:left w:val="none" w:sz="0" w:space="0" w:color="auto"/>
                <w:bottom w:val="none" w:sz="0" w:space="0" w:color="auto"/>
                <w:right w:val="none" w:sz="0" w:space="0" w:color="auto"/>
              </w:divBdr>
              <w:divsChild>
                <w:div w:id="201795993">
                  <w:marLeft w:val="0"/>
                  <w:marRight w:val="0"/>
                  <w:marTop w:val="60"/>
                  <w:marBottom w:val="30"/>
                  <w:divBdr>
                    <w:top w:val="none" w:sz="0" w:space="0" w:color="auto"/>
                    <w:left w:val="none" w:sz="0" w:space="0" w:color="auto"/>
                    <w:bottom w:val="none" w:sz="0" w:space="0" w:color="auto"/>
                    <w:right w:val="none" w:sz="0" w:space="0" w:color="auto"/>
                  </w:divBdr>
                </w:div>
                <w:div w:id="201800253">
                  <w:marLeft w:val="0"/>
                  <w:marRight w:val="0"/>
                  <w:marTop w:val="60"/>
                  <w:marBottom w:val="30"/>
                  <w:divBdr>
                    <w:top w:val="none" w:sz="0" w:space="0" w:color="auto"/>
                    <w:left w:val="none" w:sz="0" w:space="0" w:color="auto"/>
                    <w:bottom w:val="none" w:sz="0" w:space="0" w:color="auto"/>
                    <w:right w:val="none" w:sz="0" w:space="0" w:color="auto"/>
                  </w:divBdr>
                </w:div>
                <w:div w:id="201802934">
                  <w:marLeft w:val="0"/>
                  <w:marRight w:val="0"/>
                  <w:marTop w:val="60"/>
                  <w:marBottom w:val="30"/>
                  <w:divBdr>
                    <w:top w:val="none" w:sz="0" w:space="0" w:color="auto"/>
                    <w:left w:val="none" w:sz="0" w:space="0" w:color="auto"/>
                    <w:bottom w:val="none" w:sz="0" w:space="0" w:color="auto"/>
                    <w:right w:val="none" w:sz="0" w:space="0" w:color="auto"/>
                  </w:divBdr>
                </w:div>
              </w:divsChild>
            </w:div>
            <w:div w:id="201795396">
              <w:marLeft w:val="0"/>
              <w:marRight w:val="0"/>
              <w:marTop w:val="0"/>
              <w:marBottom w:val="0"/>
              <w:divBdr>
                <w:top w:val="none" w:sz="0" w:space="0" w:color="auto"/>
                <w:left w:val="none" w:sz="0" w:space="0" w:color="auto"/>
                <w:bottom w:val="none" w:sz="0" w:space="0" w:color="auto"/>
                <w:right w:val="none" w:sz="0" w:space="0" w:color="auto"/>
              </w:divBdr>
              <w:divsChild>
                <w:div w:id="2018016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83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34">
              <w:marLeft w:val="0"/>
              <w:marRight w:val="0"/>
              <w:marTop w:val="0"/>
              <w:marBottom w:val="0"/>
              <w:divBdr>
                <w:top w:val="none" w:sz="0" w:space="0" w:color="auto"/>
                <w:left w:val="none" w:sz="0" w:space="0" w:color="auto"/>
                <w:bottom w:val="none" w:sz="0" w:space="0" w:color="auto"/>
                <w:right w:val="none" w:sz="0" w:space="0" w:color="auto"/>
              </w:divBdr>
              <w:divsChild>
                <w:div w:id="20179939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725">
              <w:marLeft w:val="75"/>
              <w:marRight w:val="75"/>
              <w:marTop w:val="75"/>
              <w:marBottom w:val="0"/>
              <w:divBdr>
                <w:top w:val="none" w:sz="0" w:space="0" w:color="auto"/>
                <w:left w:val="none" w:sz="0" w:space="0" w:color="auto"/>
                <w:bottom w:val="none" w:sz="0" w:space="0" w:color="auto"/>
                <w:right w:val="none" w:sz="0" w:space="0" w:color="auto"/>
              </w:divBdr>
              <w:divsChild>
                <w:div w:id="201796998">
                  <w:marLeft w:val="0"/>
                  <w:marRight w:val="0"/>
                  <w:marTop w:val="60"/>
                  <w:marBottom w:val="30"/>
                  <w:divBdr>
                    <w:top w:val="none" w:sz="0" w:space="0" w:color="auto"/>
                    <w:left w:val="none" w:sz="0" w:space="0" w:color="auto"/>
                    <w:bottom w:val="none" w:sz="0" w:space="0" w:color="auto"/>
                    <w:right w:val="none" w:sz="0" w:space="0" w:color="auto"/>
                  </w:divBdr>
                </w:div>
                <w:div w:id="201797889">
                  <w:marLeft w:val="0"/>
                  <w:marRight w:val="0"/>
                  <w:marTop w:val="60"/>
                  <w:marBottom w:val="30"/>
                  <w:divBdr>
                    <w:top w:val="none" w:sz="0" w:space="0" w:color="auto"/>
                    <w:left w:val="none" w:sz="0" w:space="0" w:color="auto"/>
                    <w:bottom w:val="none" w:sz="0" w:space="0" w:color="auto"/>
                    <w:right w:val="none" w:sz="0" w:space="0" w:color="auto"/>
                  </w:divBdr>
                </w:div>
                <w:div w:id="20180287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2373">
      <w:marLeft w:val="0"/>
      <w:marRight w:val="0"/>
      <w:marTop w:val="0"/>
      <w:marBottom w:val="0"/>
      <w:divBdr>
        <w:top w:val="none" w:sz="0" w:space="0" w:color="auto"/>
        <w:left w:val="none" w:sz="0" w:space="0" w:color="auto"/>
        <w:bottom w:val="none" w:sz="0" w:space="0" w:color="auto"/>
        <w:right w:val="none" w:sz="0" w:space="0" w:color="auto"/>
      </w:divBdr>
      <w:divsChild>
        <w:div w:id="2017956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24">
              <w:marLeft w:val="75"/>
              <w:marRight w:val="75"/>
              <w:marTop w:val="75"/>
              <w:marBottom w:val="0"/>
              <w:divBdr>
                <w:top w:val="none" w:sz="0" w:space="0" w:color="auto"/>
                <w:left w:val="none" w:sz="0" w:space="0" w:color="auto"/>
                <w:bottom w:val="none" w:sz="0" w:space="0" w:color="auto"/>
                <w:right w:val="none" w:sz="0" w:space="0" w:color="auto"/>
              </w:divBdr>
              <w:divsChild>
                <w:div w:id="201798695">
                  <w:marLeft w:val="0"/>
                  <w:marRight w:val="0"/>
                  <w:marTop w:val="60"/>
                  <w:marBottom w:val="30"/>
                  <w:divBdr>
                    <w:top w:val="none" w:sz="0" w:space="0" w:color="auto"/>
                    <w:left w:val="none" w:sz="0" w:space="0" w:color="auto"/>
                    <w:bottom w:val="none" w:sz="0" w:space="0" w:color="auto"/>
                    <w:right w:val="none" w:sz="0" w:space="0" w:color="auto"/>
                  </w:divBdr>
                </w:div>
                <w:div w:id="201798696">
                  <w:marLeft w:val="0"/>
                  <w:marRight w:val="0"/>
                  <w:marTop w:val="60"/>
                  <w:marBottom w:val="30"/>
                  <w:divBdr>
                    <w:top w:val="none" w:sz="0" w:space="0" w:color="auto"/>
                    <w:left w:val="none" w:sz="0" w:space="0" w:color="auto"/>
                    <w:bottom w:val="none" w:sz="0" w:space="0" w:color="auto"/>
                    <w:right w:val="none" w:sz="0" w:space="0" w:color="auto"/>
                  </w:divBdr>
                </w:div>
                <w:div w:id="201800782">
                  <w:marLeft w:val="0"/>
                  <w:marRight w:val="0"/>
                  <w:marTop w:val="60"/>
                  <w:marBottom w:val="30"/>
                  <w:divBdr>
                    <w:top w:val="none" w:sz="0" w:space="0" w:color="auto"/>
                    <w:left w:val="none" w:sz="0" w:space="0" w:color="auto"/>
                    <w:bottom w:val="none" w:sz="0" w:space="0" w:color="auto"/>
                    <w:right w:val="none" w:sz="0" w:space="0" w:color="auto"/>
                  </w:divBdr>
                </w:div>
              </w:divsChild>
            </w:div>
            <w:div w:id="201802113">
              <w:marLeft w:val="0"/>
              <w:marRight w:val="0"/>
              <w:marTop w:val="0"/>
              <w:marBottom w:val="0"/>
              <w:divBdr>
                <w:top w:val="none" w:sz="0" w:space="0" w:color="auto"/>
                <w:left w:val="none" w:sz="0" w:space="0" w:color="auto"/>
                <w:bottom w:val="none" w:sz="0" w:space="0" w:color="auto"/>
                <w:right w:val="none" w:sz="0" w:space="0" w:color="auto"/>
              </w:divBdr>
              <w:divsChild>
                <w:div w:id="20179559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98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008">
              <w:marLeft w:val="75"/>
              <w:marRight w:val="75"/>
              <w:marTop w:val="75"/>
              <w:marBottom w:val="0"/>
              <w:divBdr>
                <w:top w:val="none" w:sz="0" w:space="0" w:color="auto"/>
                <w:left w:val="none" w:sz="0" w:space="0" w:color="auto"/>
                <w:bottom w:val="none" w:sz="0" w:space="0" w:color="auto"/>
                <w:right w:val="none" w:sz="0" w:space="0" w:color="auto"/>
              </w:divBdr>
              <w:divsChild>
                <w:div w:id="201798057">
                  <w:marLeft w:val="0"/>
                  <w:marRight w:val="0"/>
                  <w:marTop w:val="60"/>
                  <w:marBottom w:val="30"/>
                  <w:divBdr>
                    <w:top w:val="none" w:sz="0" w:space="0" w:color="auto"/>
                    <w:left w:val="none" w:sz="0" w:space="0" w:color="auto"/>
                    <w:bottom w:val="none" w:sz="0" w:space="0" w:color="auto"/>
                    <w:right w:val="none" w:sz="0" w:space="0" w:color="auto"/>
                  </w:divBdr>
                </w:div>
                <w:div w:id="201799661">
                  <w:marLeft w:val="0"/>
                  <w:marRight w:val="0"/>
                  <w:marTop w:val="60"/>
                  <w:marBottom w:val="30"/>
                  <w:divBdr>
                    <w:top w:val="none" w:sz="0" w:space="0" w:color="auto"/>
                    <w:left w:val="none" w:sz="0" w:space="0" w:color="auto"/>
                    <w:bottom w:val="none" w:sz="0" w:space="0" w:color="auto"/>
                    <w:right w:val="none" w:sz="0" w:space="0" w:color="auto"/>
                  </w:divBdr>
                </w:div>
                <w:div w:id="201799914">
                  <w:marLeft w:val="0"/>
                  <w:marRight w:val="0"/>
                  <w:marTop w:val="60"/>
                  <w:marBottom w:val="30"/>
                  <w:divBdr>
                    <w:top w:val="none" w:sz="0" w:space="0" w:color="auto"/>
                    <w:left w:val="none" w:sz="0" w:space="0" w:color="auto"/>
                    <w:bottom w:val="none" w:sz="0" w:space="0" w:color="auto"/>
                    <w:right w:val="none" w:sz="0" w:space="0" w:color="auto"/>
                  </w:divBdr>
                </w:div>
              </w:divsChild>
            </w:div>
            <w:div w:id="201801200">
              <w:marLeft w:val="0"/>
              <w:marRight w:val="0"/>
              <w:marTop w:val="0"/>
              <w:marBottom w:val="0"/>
              <w:divBdr>
                <w:top w:val="none" w:sz="0" w:space="0" w:color="auto"/>
                <w:left w:val="none" w:sz="0" w:space="0" w:color="auto"/>
                <w:bottom w:val="none" w:sz="0" w:space="0" w:color="auto"/>
                <w:right w:val="none" w:sz="0" w:space="0" w:color="auto"/>
              </w:divBdr>
              <w:divsChild>
                <w:div w:id="20180286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08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938">
              <w:marLeft w:val="0"/>
              <w:marRight w:val="0"/>
              <w:marTop w:val="0"/>
              <w:marBottom w:val="0"/>
              <w:divBdr>
                <w:top w:val="none" w:sz="0" w:space="0" w:color="auto"/>
                <w:left w:val="none" w:sz="0" w:space="0" w:color="auto"/>
                <w:bottom w:val="none" w:sz="0" w:space="0" w:color="auto"/>
                <w:right w:val="none" w:sz="0" w:space="0" w:color="auto"/>
              </w:divBdr>
              <w:divsChild>
                <w:div w:id="20180317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209">
              <w:marLeft w:val="75"/>
              <w:marRight w:val="75"/>
              <w:marTop w:val="75"/>
              <w:marBottom w:val="0"/>
              <w:divBdr>
                <w:top w:val="none" w:sz="0" w:space="0" w:color="auto"/>
                <w:left w:val="none" w:sz="0" w:space="0" w:color="auto"/>
                <w:bottom w:val="none" w:sz="0" w:space="0" w:color="auto"/>
                <w:right w:val="none" w:sz="0" w:space="0" w:color="auto"/>
              </w:divBdr>
              <w:divsChild>
                <w:div w:id="201796174">
                  <w:marLeft w:val="0"/>
                  <w:marRight w:val="0"/>
                  <w:marTop w:val="60"/>
                  <w:marBottom w:val="30"/>
                  <w:divBdr>
                    <w:top w:val="none" w:sz="0" w:space="0" w:color="auto"/>
                    <w:left w:val="none" w:sz="0" w:space="0" w:color="auto"/>
                    <w:bottom w:val="none" w:sz="0" w:space="0" w:color="auto"/>
                    <w:right w:val="none" w:sz="0" w:space="0" w:color="auto"/>
                  </w:divBdr>
                </w:div>
                <w:div w:id="201801286">
                  <w:marLeft w:val="0"/>
                  <w:marRight w:val="0"/>
                  <w:marTop w:val="60"/>
                  <w:marBottom w:val="30"/>
                  <w:divBdr>
                    <w:top w:val="none" w:sz="0" w:space="0" w:color="auto"/>
                    <w:left w:val="none" w:sz="0" w:space="0" w:color="auto"/>
                    <w:bottom w:val="none" w:sz="0" w:space="0" w:color="auto"/>
                    <w:right w:val="none" w:sz="0" w:space="0" w:color="auto"/>
                  </w:divBdr>
                </w:div>
                <w:div w:id="20180151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719">
          <w:marLeft w:val="0"/>
          <w:marRight w:val="0"/>
          <w:marTop w:val="75"/>
          <w:marBottom w:val="0"/>
          <w:divBdr>
            <w:top w:val="single" w:sz="6" w:space="4" w:color="A6C9E2"/>
            <w:left w:val="single" w:sz="6" w:space="4" w:color="A6C9E2"/>
            <w:bottom w:val="single" w:sz="6" w:space="4" w:color="A6C9E2"/>
            <w:right w:val="single" w:sz="6" w:space="4" w:color="A6C9E2"/>
          </w:divBdr>
          <w:divsChild>
            <w:div w:id="201801021">
              <w:marLeft w:val="75"/>
              <w:marRight w:val="75"/>
              <w:marTop w:val="75"/>
              <w:marBottom w:val="0"/>
              <w:divBdr>
                <w:top w:val="none" w:sz="0" w:space="0" w:color="auto"/>
                <w:left w:val="none" w:sz="0" w:space="0" w:color="auto"/>
                <w:bottom w:val="none" w:sz="0" w:space="0" w:color="auto"/>
                <w:right w:val="none" w:sz="0" w:space="0" w:color="auto"/>
              </w:divBdr>
              <w:divsChild>
                <w:div w:id="201800513">
                  <w:marLeft w:val="0"/>
                  <w:marRight w:val="0"/>
                  <w:marTop w:val="60"/>
                  <w:marBottom w:val="30"/>
                  <w:divBdr>
                    <w:top w:val="none" w:sz="0" w:space="0" w:color="auto"/>
                    <w:left w:val="none" w:sz="0" w:space="0" w:color="auto"/>
                    <w:bottom w:val="none" w:sz="0" w:space="0" w:color="auto"/>
                    <w:right w:val="none" w:sz="0" w:space="0" w:color="auto"/>
                  </w:divBdr>
                </w:div>
                <w:div w:id="201800751">
                  <w:marLeft w:val="0"/>
                  <w:marRight w:val="0"/>
                  <w:marTop w:val="60"/>
                  <w:marBottom w:val="30"/>
                  <w:divBdr>
                    <w:top w:val="none" w:sz="0" w:space="0" w:color="auto"/>
                    <w:left w:val="none" w:sz="0" w:space="0" w:color="auto"/>
                    <w:bottom w:val="none" w:sz="0" w:space="0" w:color="auto"/>
                    <w:right w:val="none" w:sz="0" w:space="0" w:color="auto"/>
                  </w:divBdr>
                </w:div>
                <w:div w:id="201801087">
                  <w:marLeft w:val="0"/>
                  <w:marRight w:val="0"/>
                  <w:marTop w:val="60"/>
                  <w:marBottom w:val="30"/>
                  <w:divBdr>
                    <w:top w:val="none" w:sz="0" w:space="0" w:color="auto"/>
                    <w:left w:val="none" w:sz="0" w:space="0" w:color="auto"/>
                    <w:bottom w:val="none" w:sz="0" w:space="0" w:color="auto"/>
                    <w:right w:val="none" w:sz="0" w:space="0" w:color="auto"/>
                  </w:divBdr>
                </w:div>
              </w:divsChild>
            </w:div>
            <w:div w:id="201802285">
              <w:marLeft w:val="0"/>
              <w:marRight w:val="0"/>
              <w:marTop w:val="0"/>
              <w:marBottom w:val="0"/>
              <w:divBdr>
                <w:top w:val="none" w:sz="0" w:space="0" w:color="auto"/>
                <w:left w:val="none" w:sz="0" w:space="0" w:color="auto"/>
                <w:bottom w:val="none" w:sz="0" w:space="0" w:color="auto"/>
                <w:right w:val="none" w:sz="0" w:space="0" w:color="auto"/>
              </w:divBdr>
              <w:divsChild>
                <w:div w:id="20179550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8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47">
              <w:marLeft w:val="75"/>
              <w:marRight w:val="75"/>
              <w:marTop w:val="75"/>
              <w:marBottom w:val="0"/>
              <w:divBdr>
                <w:top w:val="none" w:sz="0" w:space="0" w:color="auto"/>
                <w:left w:val="none" w:sz="0" w:space="0" w:color="auto"/>
                <w:bottom w:val="none" w:sz="0" w:space="0" w:color="auto"/>
                <w:right w:val="none" w:sz="0" w:space="0" w:color="auto"/>
              </w:divBdr>
              <w:divsChild>
                <w:div w:id="201797744">
                  <w:marLeft w:val="0"/>
                  <w:marRight w:val="0"/>
                  <w:marTop w:val="60"/>
                  <w:marBottom w:val="30"/>
                  <w:divBdr>
                    <w:top w:val="none" w:sz="0" w:space="0" w:color="auto"/>
                    <w:left w:val="none" w:sz="0" w:space="0" w:color="auto"/>
                    <w:bottom w:val="none" w:sz="0" w:space="0" w:color="auto"/>
                    <w:right w:val="none" w:sz="0" w:space="0" w:color="auto"/>
                  </w:divBdr>
                </w:div>
                <w:div w:id="201799213">
                  <w:marLeft w:val="0"/>
                  <w:marRight w:val="0"/>
                  <w:marTop w:val="60"/>
                  <w:marBottom w:val="30"/>
                  <w:divBdr>
                    <w:top w:val="none" w:sz="0" w:space="0" w:color="auto"/>
                    <w:left w:val="none" w:sz="0" w:space="0" w:color="auto"/>
                    <w:bottom w:val="none" w:sz="0" w:space="0" w:color="auto"/>
                    <w:right w:val="none" w:sz="0" w:space="0" w:color="auto"/>
                  </w:divBdr>
                </w:div>
                <w:div w:id="20180108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839">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95">
              <w:marLeft w:val="0"/>
              <w:marRight w:val="0"/>
              <w:marTop w:val="0"/>
              <w:marBottom w:val="0"/>
              <w:divBdr>
                <w:top w:val="none" w:sz="0" w:space="0" w:color="auto"/>
                <w:left w:val="none" w:sz="0" w:space="0" w:color="auto"/>
                <w:bottom w:val="none" w:sz="0" w:space="0" w:color="auto"/>
                <w:right w:val="none" w:sz="0" w:space="0" w:color="auto"/>
              </w:divBdr>
              <w:divsChild>
                <w:div w:id="20179556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003">
              <w:marLeft w:val="75"/>
              <w:marRight w:val="75"/>
              <w:marTop w:val="75"/>
              <w:marBottom w:val="0"/>
              <w:divBdr>
                <w:top w:val="none" w:sz="0" w:space="0" w:color="auto"/>
                <w:left w:val="none" w:sz="0" w:space="0" w:color="auto"/>
                <w:bottom w:val="none" w:sz="0" w:space="0" w:color="auto"/>
                <w:right w:val="none" w:sz="0" w:space="0" w:color="auto"/>
              </w:divBdr>
              <w:divsChild>
                <w:div w:id="201795147">
                  <w:marLeft w:val="0"/>
                  <w:marRight w:val="0"/>
                  <w:marTop w:val="60"/>
                  <w:marBottom w:val="30"/>
                  <w:divBdr>
                    <w:top w:val="none" w:sz="0" w:space="0" w:color="auto"/>
                    <w:left w:val="none" w:sz="0" w:space="0" w:color="auto"/>
                    <w:bottom w:val="none" w:sz="0" w:space="0" w:color="auto"/>
                    <w:right w:val="none" w:sz="0" w:space="0" w:color="auto"/>
                  </w:divBdr>
                </w:div>
                <w:div w:id="201799341">
                  <w:marLeft w:val="0"/>
                  <w:marRight w:val="0"/>
                  <w:marTop w:val="60"/>
                  <w:marBottom w:val="30"/>
                  <w:divBdr>
                    <w:top w:val="none" w:sz="0" w:space="0" w:color="auto"/>
                    <w:left w:val="none" w:sz="0" w:space="0" w:color="auto"/>
                    <w:bottom w:val="none" w:sz="0" w:space="0" w:color="auto"/>
                    <w:right w:val="none" w:sz="0" w:space="0" w:color="auto"/>
                  </w:divBdr>
                </w:div>
                <w:div w:id="20179977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34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01">
              <w:marLeft w:val="0"/>
              <w:marRight w:val="0"/>
              <w:marTop w:val="0"/>
              <w:marBottom w:val="0"/>
              <w:divBdr>
                <w:top w:val="none" w:sz="0" w:space="0" w:color="auto"/>
                <w:left w:val="none" w:sz="0" w:space="0" w:color="auto"/>
                <w:bottom w:val="none" w:sz="0" w:space="0" w:color="auto"/>
                <w:right w:val="none" w:sz="0" w:space="0" w:color="auto"/>
              </w:divBdr>
              <w:divsChild>
                <w:div w:id="2017993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121">
              <w:marLeft w:val="75"/>
              <w:marRight w:val="75"/>
              <w:marTop w:val="75"/>
              <w:marBottom w:val="0"/>
              <w:divBdr>
                <w:top w:val="none" w:sz="0" w:space="0" w:color="auto"/>
                <w:left w:val="none" w:sz="0" w:space="0" w:color="auto"/>
                <w:bottom w:val="none" w:sz="0" w:space="0" w:color="auto"/>
                <w:right w:val="none" w:sz="0" w:space="0" w:color="auto"/>
              </w:divBdr>
              <w:divsChild>
                <w:div w:id="201795134">
                  <w:marLeft w:val="0"/>
                  <w:marRight w:val="0"/>
                  <w:marTop w:val="60"/>
                  <w:marBottom w:val="30"/>
                  <w:divBdr>
                    <w:top w:val="none" w:sz="0" w:space="0" w:color="auto"/>
                    <w:left w:val="none" w:sz="0" w:space="0" w:color="auto"/>
                    <w:bottom w:val="none" w:sz="0" w:space="0" w:color="auto"/>
                    <w:right w:val="none" w:sz="0" w:space="0" w:color="auto"/>
                  </w:divBdr>
                </w:div>
                <w:div w:id="201795253">
                  <w:marLeft w:val="0"/>
                  <w:marRight w:val="0"/>
                  <w:marTop w:val="60"/>
                  <w:marBottom w:val="30"/>
                  <w:divBdr>
                    <w:top w:val="none" w:sz="0" w:space="0" w:color="auto"/>
                    <w:left w:val="none" w:sz="0" w:space="0" w:color="auto"/>
                    <w:bottom w:val="none" w:sz="0" w:space="0" w:color="auto"/>
                    <w:right w:val="none" w:sz="0" w:space="0" w:color="auto"/>
                  </w:divBdr>
                </w:div>
                <w:div w:id="20179867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59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44">
              <w:marLeft w:val="75"/>
              <w:marRight w:val="75"/>
              <w:marTop w:val="75"/>
              <w:marBottom w:val="0"/>
              <w:divBdr>
                <w:top w:val="none" w:sz="0" w:space="0" w:color="auto"/>
                <w:left w:val="none" w:sz="0" w:space="0" w:color="auto"/>
                <w:bottom w:val="none" w:sz="0" w:space="0" w:color="auto"/>
                <w:right w:val="none" w:sz="0" w:space="0" w:color="auto"/>
              </w:divBdr>
              <w:divsChild>
                <w:div w:id="201795976">
                  <w:marLeft w:val="0"/>
                  <w:marRight w:val="0"/>
                  <w:marTop w:val="60"/>
                  <w:marBottom w:val="30"/>
                  <w:divBdr>
                    <w:top w:val="none" w:sz="0" w:space="0" w:color="auto"/>
                    <w:left w:val="none" w:sz="0" w:space="0" w:color="auto"/>
                    <w:bottom w:val="none" w:sz="0" w:space="0" w:color="auto"/>
                    <w:right w:val="none" w:sz="0" w:space="0" w:color="auto"/>
                  </w:divBdr>
                </w:div>
                <w:div w:id="201795984">
                  <w:marLeft w:val="0"/>
                  <w:marRight w:val="0"/>
                  <w:marTop w:val="60"/>
                  <w:marBottom w:val="30"/>
                  <w:divBdr>
                    <w:top w:val="none" w:sz="0" w:space="0" w:color="auto"/>
                    <w:left w:val="none" w:sz="0" w:space="0" w:color="auto"/>
                    <w:bottom w:val="none" w:sz="0" w:space="0" w:color="auto"/>
                    <w:right w:val="none" w:sz="0" w:space="0" w:color="auto"/>
                  </w:divBdr>
                </w:div>
                <w:div w:id="201800818">
                  <w:marLeft w:val="0"/>
                  <w:marRight w:val="0"/>
                  <w:marTop w:val="60"/>
                  <w:marBottom w:val="30"/>
                  <w:divBdr>
                    <w:top w:val="none" w:sz="0" w:space="0" w:color="auto"/>
                    <w:left w:val="none" w:sz="0" w:space="0" w:color="auto"/>
                    <w:bottom w:val="none" w:sz="0" w:space="0" w:color="auto"/>
                    <w:right w:val="none" w:sz="0" w:space="0" w:color="auto"/>
                  </w:divBdr>
                </w:div>
              </w:divsChild>
            </w:div>
            <w:div w:id="201797318">
              <w:marLeft w:val="0"/>
              <w:marRight w:val="0"/>
              <w:marTop w:val="0"/>
              <w:marBottom w:val="0"/>
              <w:divBdr>
                <w:top w:val="none" w:sz="0" w:space="0" w:color="auto"/>
                <w:left w:val="none" w:sz="0" w:space="0" w:color="auto"/>
                <w:bottom w:val="none" w:sz="0" w:space="0" w:color="auto"/>
                <w:right w:val="none" w:sz="0" w:space="0" w:color="auto"/>
              </w:divBdr>
              <w:divsChild>
                <w:div w:id="20179699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6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59">
              <w:marLeft w:val="0"/>
              <w:marRight w:val="0"/>
              <w:marTop w:val="0"/>
              <w:marBottom w:val="0"/>
              <w:divBdr>
                <w:top w:val="none" w:sz="0" w:space="0" w:color="auto"/>
                <w:left w:val="none" w:sz="0" w:space="0" w:color="auto"/>
                <w:bottom w:val="none" w:sz="0" w:space="0" w:color="auto"/>
                <w:right w:val="none" w:sz="0" w:space="0" w:color="auto"/>
              </w:divBdr>
              <w:divsChild>
                <w:div w:id="2018010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078">
              <w:marLeft w:val="75"/>
              <w:marRight w:val="75"/>
              <w:marTop w:val="75"/>
              <w:marBottom w:val="0"/>
              <w:divBdr>
                <w:top w:val="none" w:sz="0" w:space="0" w:color="auto"/>
                <w:left w:val="none" w:sz="0" w:space="0" w:color="auto"/>
                <w:bottom w:val="none" w:sz="0" w:space="0" w:color="auto"/>
                <w:right w:val="none" w:sz="0" w:space="0" w:color="auto"/>
              </w:divBdr>
              <w:divsChild>
                <w:div w:id="201795165">
                  <w:marLeft w:val="0"/>
                  <w:marRight w:val="0"/>
                  <w:marTop w:val="60"/>
                  <w:marBottom w:val="30"/>
                  <w:divBdr>
                    <w:top w:val="none" w:sz="0" w:space="0" w:color="auto"/>
                    <w:left w:val="none" w:sz="0" w:space="0" w:color="auto"/>
                    <w:bottom w:val="none" w:sz="0" w:space="0" w:color="auto"/>
                    <w:right w:val="none" w:sz="0" w:space="0" w:color="auto"/>
                  </w:divBdr>
                </w:div>
                <w:div w:id="201801208">
                  <w:marLeft w:val="0"/>
                  <w:marRight w:val="0"/>
                  <w:marTop w:val="60"/>
                  <w:marBottom w:val="30"/>
                  <w:divBdr>
                    <w:top w:val="none" w:sz="0" w:space="0" w:color="auto"/>
                    <w:left w:val="none" w:sz="0" w:space="0" w:color="auto"/>
                    <w:bottom w:val="none" w:sz="0" w:space="0" w:color="auto"/>
                    <w:right w:val="none" w:sz="0" w:space="0" w:color="auto"/>
                  </w:divBdr>
                </w:div>
                <w:div w:id="20180257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27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90">
              <w:marLeft w:val="75"/>
              <w:marRight w:val="75"/>
              <w:marTop w:val="75"/>
              <w:marBottom w:val="0"/>
              <w:divBdr>
                <w:top w:val="none" w:sz="0" w:space="0" w:color="auto"/>
                <w:left w:val="none" w:sz="0" w:space="0" w:color="auto"/>
                <w:bottom w:val="none" w:sz="0" w:space="0" w:color="auto"/>
                <w:right w:val="none" w:sz="0" w:space="0" w:color="auto"/>
              </w:divBdr>
              <w:divsChild>
                <w:div w:id="201795384">
                  <w:marLeft w:val="0"/>
                  <w:marRight w:val="0"/>
                  <w:marTop w:val="60"/>
                  <w:marBottom w:val="30"/>
                  <w:divBdr>
                    <w:top w:val="none" w:sz="0" w:space="0" w:color="auto"/>
                    <w:left w:val="none" w:sz="0" w:space="0" w:color="auto"/>
                    <w:bottom w:val="none" w:sz="0" w:space="0" w:color="auto"/>
                    <w:right w:val="none" w:sz="0" w:space="0" w:color="auto"/>
                  </w:divBdr>
                </w:div>
                <w:div w:id="201801517">
                  <w:marLeft w:val="0"/>
                  <w:marRight w:val="0"/>
                  <w:marTop w:val="60"/>
                  <w:marBottom w:val="30"/>
                  <w:divBdr>
                    <w:top w:val="none" w:sz="0" w:space="0" w:color="auto"/>
                    <w:left w:val="none" w:sz="0" w:space="0" w:color="auto"/>
                    <w:bottom w:val="none" w:sz="0" w:space="0" w:color="auto"/>
                    <w:right w:val="none" w:sz="0" w:space="0" w:color="auto"/>
                  </w:divBdr>
                </w:div>
                <w:div w:id="201802003">
                  <w:marLeft w:val="0"/>
                  <w:marRight w:val="0"/>
                  <w:marTop w:val="60"/>
                  <w:marBottom w:val="30"/>
                  <w:divBdr>
                    <w:top w:val="none" w:sz="0" w:space="0" w:color="auto"/>
                    <w:left w:val="none" w:sz="0" w:space="0" w:color="auto"/>
                    <w:bottom w:val="none" w:sz="0" w:space="0" w:color="auto"/>
                    <w:right w:val="none" w:sz="0" w:space="0" w:color="auto"/>
                  </w:divBdr>
                </w:div>
              </w:divsChild>
            </w:div>
            <w:div w:id="201800179">
              <w:marLeft w:val="0"/>
              <w:marRight w:val="0"/>
              <w:marTop w:val="0"/>
              <w:marBottom w:val="0"/>
              <w:divBdr>
                <w:top w:val="none" w:sz="0" w:space="0" w:color="auto"/>
                <w:left w:val="none" w:sz="0" w:space="0" w:color="auto"/>
                <w:bottom w:val="none" w:sz="0" w:space="0" w:color="auto"/>
                <w:right w:val="none" w:sz="0" w:space="0" w:color="auto"/>
              </w:divBdr>
              <w:divsChild>
                <w:div w:id="20179547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722">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89">
              <w:marLeft w:val="75"/>
              <w:marRight w:val="75"/>
              <w:marTop w:val="75"/>
              <w:marBottom w:val="0"/>
              <w:divBdr>
                <w:top w:val="none" w:sz="0" w:space="0" w:color="auto"/>
                <w:left w:val="none" w:sz="0" w:space="0" w:color="auto"/>
                <w:bottom w:val="none" w:sz="0" w:space="0" w:color="auto"/>
                <w:right w:val="none" w:sz="0" w:space="0" w:color="auto"/>
              </w:divBdr>
              <w:divsChild>
                <w:div w:id="201796116">
                  <w:marLeft w:val="0"/>
                  <w:marRight w:val="0"/>
                  <w:marTop w:val="60"/>
                  <w:marBottom w:val="30"/>
                  <w:divBdr>
                    <w:top w:val="none" w:sz="0" w:space="0" w:color="auto"/>
                    <w:left w:val="none" w:sz="0" w:space="0" w:color="auto"/>
                    <w:bottom w:val="none" w:sz="0" w:space="0" w:color="auto"/>
                    <w:right w:val="none" w:sz="0" w:space="0" w:color="auto"/>
                  </w:divBdr>
                </w:div>
                <w:div w:id="201799902">
                  <w:marLeft w:val="0"/>
                  <w:marRight w:val="0"/>
                  <w:marTop w:val="60"/>
                  <w:marBottom w:val="30"/>
                  <w:divBdr>
                    <w:top w:val="none" w:sz="0" w:space="0" w:color="auto"/>
                    <w:left w:val="none" w:sz="0" w:space="0" w:color="auto"/>
                    <w:bottom w:val="none" w:sz="0" w:space="0" w:color="auto"/>
                    <w:right w:val="none" w:sz="0" w:space="0" w:color="auto"/>
                  </w:divBdr>
                </w:div>
                <w:div w:id="201802314">
                  <w:marLeft w:val="0"/>
                  <w:marRight w:val="0"/>
                  <w:marTop w:val="60"/>
                  <w:marBottom w:val="30"/>
                  <w:divBdr>
                    <w:top w:val="none" w:sz="0" w:space="0" w:color="auto"/>
                    <w:left w:val="none" w:sz="0" w:space="0" w:color="auto"/>
                    <w:bottom w:val="none" w:sz="0" w:space="0" w:color="auto"/>
                    <w:right w:val="none" w:sz="0" w:space="0" w:color="auto"/>
                  </w:divBdr>
                </w:div>
              </w:divsChild>
            </w:div>
            <w:div w:id="201801699">
              <w:marLeft w:val="0"/>
              <w:marRight w:val="0"/>
              <w:marTop w:val="0"/>
              <w:marBottom w:val="0"/>
              <w:divBdr>
                <w:top w:val="none" w:sz="0" w:space="0" w:color="auto"/>
                <w:left w:val="none" w:sz="0" w:space="0" w:color="auto"/>
                <w:bottom w:val="none" w:sz="0" w:space="0" w:color="auto"/>
                <w:right w:val="none" w:sz="0" w:space="0" w:color="auto"/>
              </w:divBdr>
              <w:divsChild>
                <w:div w:id="20179546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58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81">
              <w:marLeft w:val="0"/>
              <w:marRight w:val="0"/>
              <w:marTop w:val="0"/>
              <w:marBottom w:val="0"/>
              <w:divBdr>
                <w:top w:val="none" w:sz="0" w:space="0" w:color="auto"/>
                <w:left w:val="none" w:sz="0" w:space="0" w:color="auto"/>
                <w:bottom w:val="none" w:sz="0" w:space="0" w:color="auto"/>
                <w:right w:val="none" w:sz="0" w:space="0" w:color="auto"/>
              </w:divBdr>
              <w:divsChild>
                <w:div w:id="20179572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082">
              <w:marLeft w:val="75"/>
              <w:marRight w:val="75"/>
              <w:marTop w:val="75"/>
              <w:marBottom w:val="0"/>
              <w:divBdr>
                <w:top w:val="none" w:sz="0" w:space="0" w:color="auto"/>
                <w:left w:val="none" w:sz="0" w:space="0" w:color="auto"/>
                <w:bottom w:val="none" w:sz="0" w:space="0" w:color="auto"/>
                <w:right w:val="none" w:sz="0" w:space="0" w:color="auto"/>
              </w:divBdr>
              <w:divsChild>
                <w:div w:id="201795784">
                  <w:marLeft w:val="0"/>
                  <w:marRight w:val="0"/>
                  <w:marTop w:val="60"/>
                  <w:marBottom w:val="30"/>
                  <w:divBdr>
                    <w:top w:val="none" w:sz="0" w:space="0" w:color="auto"/>
                    <w:left w:val="none" w:sz="0" w:space="0" w:color="auto"/>
                    <w:bottom w:val="none" w:sz="0" w:space="0" w:color="auto"/>
                    <w:right w:val="none" w:sz="0" w:space="0" w:color="auto"/>
                  </w:divBdr>
                </w:div>
                <w:div w:id="201796266">
                  <w:marLeft w:val="0"/>
                  <w:marRight w:val="0"/>
                  <w:marTop w:val="60"/>
                  <w:marBottom w:val="30"/>
                  <w:divBdr>
                    <w:top w:val="none" w:sz="0" w:space="0" w:color="auto"/>
                    <w:left w:val="none" w:sz="0" w:space="0" w:color="auto"/>
                    <w:bottom w:val="none" w:sz="0" w:space="0" w:color="auto"/>
                    <w:right w:val="none" w:sz="0" w:space="0" w:color="auto"/>
                  </w:divBdr>
                </w:div>
                <w:div w:id="20180138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60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961">
              <w:marLeft w:val="0"/>
              <w:marRight w:val="0"/>
              <w:marTop w:val="0"/>
              <w:marBottom w:val="0"/>
              <w:divBdr>
                <w:top w:val="none" w:sz="0" w:space="0" w:color="auto"/>
                <w:left w:val="none" w:sz="0" w:space="0" w:color="auto"/>
                <w:bottom w:val="none" w:sz="0" w:space="0" w:color="auto"/>
                <w:right w:val="none" w:sz="0" w:space="0" w:color="auto"/>
              </w:divBdr>
              <w:divsChild>
                <w:div w:id="2017982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05">
              <w:marLeft w:val="75"/>
              <w:marRight w:val="75"/>
              <w:marTop w:val="75"/>
              <w:marBottom w:val="0"/>
              <w:divBdr>
                <w:top w:val="none" w:sz="0" w:space="0" w:color="auto"/>
                <w:left w:val="none" w:sz="0" w:space="0" w:color="auto"/>
                <w:bottom w:val="none" w:sz="0" w:space="0" w:color="auto"/>
                <w:right w:val="none" w:sz="0" w:space="0" w:color="auto"/>
              </w:divBdr>
              <w:divsChild>
                <w:div w:id="201795328">
                  <w:marLeft w:val="0"/>
                  <w:marRight w:val="0"/>
                  <w:marTop w:val="60"/>
                  <w:marBottom w:val="30"/>
                  <w:divBdr>
                    <w:top w:val="none" w:sz="0" w:space="0" w:color="auto"/>
                    <w:left w:val="none" w:sz="0" w:space="0" w:color="auto"/>
                    <w:bottom w:val="none" w:sz="0" w:space="0" w:color="auto"/>
                    <w:right w:val="none" w:sz="0" w:space="0" w:color="auto"/>
                  </w:divBdr>
                </w:div>
                <w:div w:id="201797935">
                  <w:marLeft w:val="0"/>
                  <w:marRight w:val="0"/>
                  <w:marTop w:val="60"/>
                  <w:marBottom w:val="30"/>
                  <w:divBdr>
                    <w:top w:val="none" w:sz="0" w:space="0" w:color="auto"/>
                    <w:left w:val="none" w:sz="0" w:space="0" w:color="auto"/>
                    <w:bottom w:val="none" w:sz="0" w:space="0" w:color="auto"/>
                    <w:right w:val="none" w:sz="0" w:space="0" w:color="auto"/>
                  </w:divBdr>
                </w:div>
                <w:div w:id="20179957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9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080">
              <w:marLeft w:val="0"/>
              <w:marRight w:val="0"/>
              <w:marTop w:val="0"/>
              <w:marBottom w:val="0"/>
              <w:divBdr>
                <w:top w:val="none" w:sz="0" w:space="0" w:color="auto"/>
                <w:left w:val="none" w:sz="0" w:space="0" w:color="auto"/>
                <w:bottom w:val="none" w:sz="0" w:space="0" w:color="auto"/>
                <w:right w:val="none" w:sz="0" w:space="0" w:color="auto"/>
              </w:divBdr>
              <w:divsChild>
                <w:div w:id="20180137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811">
              <w:marLeft w:val="75"/>
              <w:marRight w:val="75"/>
              <w:marTop w:val="75"/>
              <w:marBottom w:val="0"/>
              <w:divBdr>
                <w:top w:val="none" w:sz="0" w:space="0" w:color="auto"/>
                <w:left w:val="none" w:sz="0" w:space="0" w:color="auto"/>
                <w:bottom w:val="none" w:sz="0" w:space="0" w:color="auto"/>
                <w:right w:val="none" w:sz="0" w:space="0" w:color="auto"/>
              </w:divBdr>
              <w:divsChild>
                <w:div w:id="201796633">
                  <w:marLeft w:val="0"/>
                  <w:marRight w:val="0"/>
                  <w:marTop w:val="60"/>
                  <w:marBottom w:val="30"/>
                  <w:divBdr>
                    <w:top w:val="none" w:sz="0" w:space="0" w:color="auto"/>
                    <w:left w:val="none" w:sz="0" w:space="0" w:color="auto"/>
                    <w:bottom w:val="none" w:sz="0" w:space="0" w:color="auto"/>
                    <w:right w:val="none" w:sz="0" w:space="0" w:color="auto"/>
                  </w:divBdr>
                </w:div>
                <w:div w:id="201798095">
                  <w:marLeft w:val="0"/>
                  <w:marRight w:val="0"/>
                  <w:marTop w:val="60"/>
                  <w:marBottom w:val="30"/>
                  <w:divBdr>
                    <w:top w:val="none" w:sz="0" w:space="0" w:color="auto"/>
                    <w:left w:val="none" w:sz="0" w:space="0" w:color="auto"/>
                    <w:bottom w:val="none" w:sz="0" w:space="0" w:color="auto"/>
                    <w:right w:val="none" w:sz="0" w:space="0" w:color="auto"/>
                  </w:divBdr>
                </w:div>
                <w:div w:id="20179955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2471">
      <w:marLeft w:val="0"/>
      <w:marRight w:val="0"/>
      <w:marTop w:val="0"/>
      <w:marBottom w:val="0"/>
      <w:divBdr>
        <w:top w:val="none" w:sz="0" w:space="0" w:color="auto"/>
        <w:left w:val="none" w:sz="0" w:space="0" w:color="auto"/>
        <w:bottom w:val="none" w:sz="0" w:space="0" w:color="auto"/>
        <w:right w:val="none" w:sz="0" w:space="0" w:color="auto"/>
      </w:divBdr>
      <w:divsChild>
        <w:div w:id="20179937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98">
              <w:marLeft w:val="75"/>
              <w:marRight w:val="75"/>
              <w:marTop w:val="75"/>
              <w:marBottom w:val="0"/>
              <w:divBdr>
                <w:top w:val="none" w:sz="0" w:space="0" w:color="auto"/>
                <w:left w:val="none" w:sz="0" w:space="0" w:color="auto"/>
                <w:bottom w:val="none" w:sz="0" w:space="0" w:color="auto"/>
                <w:right w:val="none" w:sz="0" w:space="0" w:color="auto"/>
              </w:divBdr>
              <w:divsChild>
                <w:div w:id="201795410">
                  <w:marLeft w:val="0"/>
                  <w:marRight w:val="0"/>
                  <w:marTop w:val="60"/>
                  <w:marBottom w:val="30"/>
                  <w:divBdr>
                    <w:top w:val="none" w:sz="0" w:space="0" w:color="auto"/>
                    <w:left w:val="none" w:sz="0" w:space="0" w:color="auto"/>
                    <w:bottom w:val="none" w:sz="0" w:space="0" w:color="auto"/>
                    <w:right w:val="none" w:sz="0" w:space="0" w:color="auto"/>
                  </w:divBdr>
                </w:div>
                <w:div w:id="201798137">
                  <w:marLeft w:val="0"/>
                  <w:marRight w:val="0"/>
                  <w:marTop w:val="60"/>
                  <w:marBottom w:val="30"/>
                  <w:divBdr>
                    <w:top w:val="none" w:sz="0" w:space="0" w:color="auto"/>
                    <w:left w:val="none" w:sz="0" w:space="0" w:color="auto"/>
                    <w:bottom w:val="none" w:sz="0" w:space="0" w:color="auto"/>
                    <w:right w:val="none" w:sz="0" w:space="0" w:color="auto"/>
                  </w:divBdr>
                </w:div>
                <w:div w:id="20179911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2554">
      <w:marLeft w:val="0"/>
      <w:marRight w:val="0"/>
      <w:marTop w:val="0"/>
      <w:marBottom w:val="0"/>
      <w:divBdr>
        <w:top w:val="none" w:sz="0" w:space="0" w:color="auto"/>
        <w:left w:val="none" w:sz="0" w:space="0" w:color="auto"/>
        <w:bottom w:val="none" w:sz="0" w:space="0" w:color="auto"/>
        <w:right w:val="none" w:sz="0" w:space="0" w:color="auto"/>
      </w:divBdr>
      <w:divsChild>
        <w:div w:id="201797745">
          <w:marLeft w:val="75"/>
          <w:marRight w:val="75"/>
          <w:marTop w:val="75"/>
          <w:marBottom w:val="0"/>
          <w:divBdr>
            <w:top w:val="none" w:sz="0" w:space="0" w:color="auto"/>
            <w:left w:val="none" w:sz="0" w:space="0" w:color="auto"/>
            <w:bottom w:val="none" w:sz="0" w:space="0" w:color="auto"/>
            <w:right w:val="none" w:sz="0" w:space="0" w:color="auto"/>
          </w:divBdr>
          <w:divsChild>
            <w:div w:id="201796293">
              <w:marLeft w:val="0"/>
              <w:marRight w:val="0"/>
              <w:marTop w:val="60"/>
              <w:marBottom w:val="30"/>
              <w:divBdr>
                <w:top w:val="none" w:sz="0" w:space="0" w:color="auto"/>
                <w:left w:val="none" w:sz="0" w:space="0" w:color="auto"/>
                <w:bottom w:val="none" w:sz="0" w:space="0" w:color="auto"/>
                <w:right w:val="none" w:sz="0" w:space="0" w:color="auto"/>
              </w:divBdr>
            </w:div>
            <w:div w:id="201800879">
              <w:marLeft w:val="0"/>
              <w:marRight w:val="0"/>
              <w:marTop w:val="60"/>
              <w:marBottom w:val="30"/>
              <w:divBdr>
                <w:top w:val="none" w:sz="0" w:space="0" w:color="auto"/>
                <w:left w:val="none" w:sz="0" w:space="0" w:color="auto"/>
                <w:bottom w:val="none" w:sz="0" w:space="0" w:color="auto"/>
                <w:right w:val="none" w:sz="0" w:space="0" w:color="auto"/>
              </w:divBdr>
            </w:div>
            <w:div w:id="20180299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569">
      <w:marLeft w:val="0"/>
      <w:marRight w:val="0"/>
      <w:marTop w:val="0"/>
      <w:marBottom w:val="0"/>
      <w:divBdr>
        <w:top w:val="none" w:sz="0" w:space="0" w:color="auto"/>
        <w:left w:val="none" w:sz="0" w:space="0" w:color="auto"/>
        <w:bottom w:val="none" w:sz="0" w:space="0" w:color="auto"/>
        <w:right w:val="none" w:sz="0" w:space="0" w:color="auto"/>
      </w:divBdr>
      <w:divsChild>
        <w:div w:id="20179508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850">
              <w:marLeft w:val="75"/>
              <w:marRight w:val="75"/>
              <w:marTop w:val="75"/>
              <w:marBottom w:val="0"/>
              <w:divBdr>
                <w:top w:val="none" w:sz="0" w:space="0" w:color="auto"/>
                <w:left w:val="none" w:sz="0" w:space="0" w:color="auto"/>
                <w:bottom w:val="none" w:sz="0" w:space="0" w:color="auto"/>
                <w:right w:val="none" w:sz="0" w:space="0" w:color="auto"/>
              </w:divBdr>
              <w:divsChild>
                <w:div w:id="201797316">
                  <w:marLeft w:val="0"/>
                  <w:marRight w:val="0"/>
                  <w:marTop w:val="60"/>
                  <w:marBottom w:val="30"/>
                  <w:divBdr>
                    <w:top w:val="none" w:sz="0" w:space="0" w:color="auto"/>
                    <w:left w:val="none" w:sz="0" w:space="0" w:color="auto"/>
                    <w:bottom w:val="none" w:sz="0" w:space="0" w:color="auto"/>
                    <w:right w:val="none" w:sz="0" w:space="0" w:color="auto"/>
                  </w:divBdr>
                </w:div>
                <w:div w:id="201799849">
                  <w:marLeft w:val="0"/>
                  <w:marRight w:val="0"/>
                  <w:marTop w:val="60"/>
                  <w:marBottom w:val="30"/>
                  <w:divBdr>
                    <w:top w:val="none" w:sz="0" w:space="0" w:color="auto"/>
                    <w:left w:val="none" w:sz="0" w:space="0" w:color="auto"/>
                    <w:bottom w:val="none" w:sz="0" w:space="0" w:color="auto"/>
                    <w:right w:val="none" w:sz="0" w:space="0" w:color="auto"/>
                  </w:divBdr>
                </w:div>
                <w:div w:id="201801255">
                  <w:marLeft w:val="0"/>
                  <w:marRight w:val="0"/>
                  <w:marTop w:val="60"/>
                  <w:marBottom w:val="30"/>
                  <w:divBdr>
                    <w:top w:val="none" w:sz="0" w:space="0" w:color="auto"/>
                    <w:left w:val="none" w:sz="0" w:space="0" w:color="auto"/>
                    <w:bottom w:val="none" w:sz="0" w:space="0" w:color="auto"/>
                    <w:right w:val="none" w:sz="0" w:space="0" w:color="auto"/>
                  </w:divBdr>
                </w:div>
              </w:divsChild>
            </w:div>
            <w:div w:id="201801852">
              <w:marLeft w:val="0"/>
              <w:marRight w:val="0"/>
              <w:marTop w:val="0"/>
              <w:marBottom w:val="0"/>
              <w:divBdr>
                <w:top w:val="none" w:sz="0" w:space="0" w:color="auto"/>
                <w:left w:val="none" w:sz="0" w:space="0" w:color="auto"/>
                <w:bottom w:val="none" w:sz="0" w:space="0" w:color="auto"/>
                <w:right w:val="none" w:sz="0" w:space="0" w:color="auto"/>
              </w:divBdr>
              <w:divsChild>
                <w:div w:id="20179538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16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49">
              <w:marLeft w:val="0"/>
              <w:marRight w:val="0"/>
              <w:marTop w:val="0"/>
              <w:marBottom w:val="0"/>
              <w:divBdr>
                <w:top w:val="none" w:sz="0" w:space="0" w:color="auto"/>
                <w:left w:val="none" w:sz="0" w:space="0" w:color="auto"/>
                <w:bottom w:val="none" w:sz="0" w:space="0" w:color="auto"/>
                <w:right w:val="none" w:sz="0" w:space="0" w:color="auto"/>
              </w:divBdr>
              <w:divsChild>
                <w:div w:id="20179987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841">
              <w:marLeft w:val="75"/>
              <w:marRight w:val="75"/>
              <w:marTop w:val="75"/>
              <w:marBottom w:val="0"/>
              <w:divBdr>
                <w:top w:val="none" w:sz="0" w:space="0" w:color="auto"/>
                <w:left w:val="none" w:sz="0" w:space="0" w:color="auto"/>
                <w:bottom w:val="none" w:sz="0" w:space="0" w:color="auto"/>
                <w:right w:val="none" w:sz="0" w:space="0" w:color="auto"/>
              </w:divBdr>
              <w:divsChild>
                <w:div w:id="201798844">
                  <w:marLeft w:val="0"/>
                  <w:marRight w:val="0"/>
                  <w:marTop w:val="60"/>
                  <w:marBottom w:val="30"/>
                  <w:divBdr>
                    <w:top w:val="none" w:sz="0" w:space="0" w:color="auto"/>
                    <w:left w:val="none" w:sz="0" w:space="0" w:color="auto"/>
                    <w:bottom w:val="none" w:sz="0" w:space="0" w:color="auto"/>
                    <w:right w:val="none" w:sz="0" w:space="0" w:color="auto"/>
                  </w:divBdr>
                </w:div>
                <w:div w:id="201798907">
                  <w:marLeft w:val="0"/>
                  <w:marRight w:val="0"/>
                  <w:marTop w:val="60"/>
                  <w:marBottom w:val="30"/>
                  <w:divBdr>
                    <w:top w:val="none" w:sz="0" w:space="0" w:color="auto"/>
                    <w:left w:val="none" w:sz="0" w:space="0" w:color="auto"/>
                    <w:bottom w:val="none" w:sz="0" w:space="0" w:color="auto"/>
                    <w:right w:val="none" w:sz="0" w:space="0" w:color="auto"/>
                  </w:divBdr>
                </w:div>
                <w:div w:id="20180053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571">
          <w:marLeft w:val="0"/>
          <w:marRight w:val="0"/>
          <w:marTop w:val="75"/>
          <w:marBottom w:val="0"/>
          <w:divBdr>
            <w:top w:val="single" w:sz="6" w:space="4" w:color="A6C9E2"/>
            <w:left w:val="single" w:sz="6" w:space="4" w:color="A6C9E2"/>
            <w:bottom w:val="single" w:sz="6" w:space="4" w:color="A6C9E2"/>
            <w:right w:val="single" w:sz="6" w:space="4" w:color="A6C9E2"/>
          </w:divBdr>
          <w:divsChild>
            <w:div w:id="201797806">
              <w:marLeft w:val="0"/>
              <w:marRight w:val="0"/>
              <w:marTop w:val="0"/>
              <w:marBottom w:val="0"/>
              <w:divBdr>
                <w:top w:val="none" w:sz="0" w:space="0" w:color="auto"/>
                <w:left w:val="none" w:sz="0" w:space="0" w:color="auto"/>
                <w:bottom w:val="none" w:sz="0" w:space="0" w:color="auto"/>
                <w:right w:val="none" w:sz="0" w:space="0" w:color="auto"/>
              </w:divBdr>
              <w:divsChild>
                <w:div w:id="2018004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515">
              <w:marLeft w:val="75"/>
              <w:marRight w:val="75"/>
              <w:marTop w:val="75"/>
              <w:marBottom w:val="0"/>
              <w:divBdr>
                <w:top w:val="none" w:sz="0" w:space="0" w:color="auto"/>
                <w:left w:val="none" w:sz="0" w:space="0" w:color="auto"/>
                <w:bottom w:val="none" w:sz="0" w:space="0" w:color="auto"/>
                <w:right w:val="none" w:sz="0" w:space="0" w:color="auto"/>
              </w:divBdr>
              <w:divsChild>
                <w:div w:id="201795417">
                  <w:marLeft w:val="0"/>
                  <w:marRight w:val="0"/>
                  <w:marTop w:val="60"/>
                  <w:marBottom w:val="30"/>
                  <w:divBdr>
                    <w:top w:val="none" w:sz="0" w:space="0" w:color="auto"/>
                    <w:left w:val="none" w:sz="0" w:space="0" w:color="auto"/>
                    <w:bottom w:val="none" w:sz="0" w:space="0" w:color="auto"/>
                    <w:right w:val="none" w:sz="0" w:space="0" w:color="auto"/>
                  </w:divBdr>
                </w:div>
                <w:div w:id="201798825">
                  <w:marLeft w:val="0"/>
                  <w:marRight w:val="0"/>
                  <w:marTop w:val="60"/>
                  <w:marBottom w:val="30"/>
                  <w:divBdr>
                    <w:top w:val="none" w:sz="0" w:space="0" w:color="auto"/>
                    <w:left w:val="none" w:sz="0" w:space="0" w:color="auto"/>
                    <w:bottom w:val="none" w:sz="0" w:space="0" w:color="auto"/>
                    <w:right w:val="none" w:sz="0" w:space="0" w:color="auto"/>
                  </w:divBdr>
                </w:div>
                <w:div w:id="20180237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699">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29">
              <w:marLeft w:val="75"/>
              <w:marRight w:val="75"/>
              <w:marTop w:val="75"/>
              <w:marBottom w:val="0"/>
              <w:divBdr>
                <w:top w:val="none" w:sz="0" w:space="0" w:color="auto"/>
                <w:left w:val="none" w:sz="0" w:space="0" w:color="auto"/>
                <w:bottom w:val="none" w:sz="0" w:space="0" w:color="auto"/>
                <w:right w:val="none" w:sz="0" w:space="0" w:color="auto"/>
              </w:divBdr>
              <w:divsChild>
                <w:div w:id="201797563">
                  <w:marLeft w:val="0"/>
                  <w:marRight w:val="0"/>
                  <w:marTop w:val="60"/>
                  <w:marBottom w:val="30"/>
                  <w:divBdr>
                    <w:top w:val="none" w:sz="0" w:space="0" w:color="auto"/>
                    <w:left w:val="none" w:sz="0" w:space="0" w:color="auto"/>
                    <w:bottom w:val="none" w:sz="0" w:space="0" w:color="auto"/>
                    <w:right w:val="none" w:sz="0" w:space="0" w:color="auto"/>
                  </w:divBdr>
                </w:div>
                <w:div w:id="201797700">
                  <w:marLeft w:val="0"/>
                  <w:marRight w:val="0"/>
                  <w:marTop w:val="60"/>
                  <w:marBottom w:val="30"/>
                  <w:divBdr>
                    <w:top w:val="none" w:sz="0" w:space="0" w:color="auto"/>
                    <w:left w:val="none" w:sz="0" w:space="0" w:color="auto"/>
                    <w:bottom w:val="none" w:sz="0" w:space="0" w:color="auto"/>
                    <w:right w:val="none" w:sz="0" w:space="0" w:color="auto"/>
                  </w:divBdr>
                </w:div>
                <w:div w:id="201800737">
                  <w:marLeft w:val="0"/>
                  <w:marRight w:val="0"/>
                  <w:marTop w:val="60"/>
                  <w:marBottom w:val="30"/>
                  <w:divBdr>
                    <w:top w:val="none" w:sz="0" w:space="0" w:color="auto"/>
                    <w:left w:val="none" w:sz="0" w:space="0" w:color="auto"/>
                    <w:bottom w:val="none" w:sz="0" w:space="0" w:color="auto"/>
                    <w:right w:val="none" w:sz="0" w:space="0" w:color="auto"/>
                  </w:divBdr>
                </w:div>
              </w:divsChild>
            </w:div>
            <w:div w:id="201799598">
              <w:marLeft w:val="0"/>
              <w:marRight w:val="0"/>
              <w:marTop w:val="0"/>
              <w:marBottom w:val="0"/>
              <w:divBdr>
                <w:top w:val="none" w:sz="0" w:space="0" w:color="auto"/>
                <w:left w:val="none" w:sz="0" w:space="0" w:color="auto"/>
                <w:bottom w:val="none" w:sz="0" w:space="0" w:color="auto"/>
                <w:right w:val="none" w:sz="0" w:space="0" w:color="auto"/>
              </w:divBdr>
              <w:divsChild>
                <w:div w:id="20179576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8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46">
              <w:marLeft w:val="75"/>
              <w:marRight w:val="75"/>
              <w:marTop w:val="75"/>
              <w:marBottom w:val="0"/>
              <w:divBdr>
                <w:top w:val="none" w:sz="0" w:space="0" w:color="auto"/>
                <w:left w:val="none" w:sz="0" w:space="0" w:color="auto"/>
                <w:bottom w:val="none" w:sz="0" w:space="0" w:color="auto"/>
                <w:right w:val="none" w:sz="0" w:space="0" w:color="auto"/>
              </w:divBdr>
              <w:divsChild>
                <w:div w:id="201799036">
                  <w:marLeft w:val="0"/>
                  <w:marRight w:val="0"/>
                  <w:marTop w:val="60"/>
                  <w:marBottom w:val="30"/>
                  <w:divBdr>
                    <w:top w:val="none" w:sz="0" w:space="0" w:color="auto"/>
                    <w:left w:val="none" w:sz="0" w:space="0" w:color="auto"/>
                    <w:bottom w:val="none" w:sz="0" w:space="0" w:color="auto"/>
                    <w:right w:val="none" w:sz="0" w:space="0" w:color="auto"/>
                  </w:divBdr>
                </w:div>
                <w:div w:id="201800086">
                  <w:marLeft w:val="0"/>
                  <w:marRight w:val="0"/>
                  <w:marTop w:val="60"/>
                  <w:marBottom w:val="30"/>
                  <w:divBdr>
                    <w:top w:val="none" w:sz="0" w:space="0" w:color="auto"/>
                    <w:left w:val="none" w:sz="0" w:space="0" w:color="auto"/>
                    <w:bottom w:val="none" w:sz="0" w:space="0" w:color="auto"/>
                    <w:right w:val="none" w:sz="0" w:space="0" w:color="auto"/>
                  </w:divBdr>
                </w:div>
                <w:div w:id="201803163">
                  <w:marLeft w:val="0"/>
                  <w:marRight w:val="0"/>
                  <w:marTop w:val="60"/>
                  <w:marBottom w:val="30"/>
                  <w:divBdr>
                    <w:top w:val="none" w:sz="0" w:space="0" w:color="auto"/>
                    <w:left w:val="none" w:sz="0" w:space="0" w:color="auto"/>
                    <w:bottom w:val="none" w:sz="0" w:space="0" w:color="auto"/>
                    <w:right w:val="none" w:sz="0" w:space="0" w:color="auto"/>
                  </w:divBdr>
                </w:div>
              </w:divsChild>
            </w:div>
            <w:div w:id="201799030">
              <w:marLeft w:val="0"/>
              <w:marRight w:val="0"/>
              <w:marTop w:val="0"/>
              <w:marBottom w:val="0"/>
              <w:divBdr>
                <w:top w:val="none" w:sz="0" w:space="0" w:color="auto"/>
                <w:left w:val="none" w:sz="0" w:space="0" w:color="auto"/>
                <w:bottom w:val="none" w:sz="0" w:space="0" w:color="auto"/>
                <w:right w:val="none" w:sz="0" w:space="0" w:color="auto"/>
              </w:divBdr>
              <w:divsChild>
                <w:div w:id="20180123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4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9995">
              <w:marLeft w:val="0"/>
              <w:marRight w:val="0"/>
              <w:marTop w:val="0"/>
              <w:marBottom w:val="0"/>
              <w:divBdr>
                <w:top w:val="none" w:sz="0" w:space="0" w:color="auto"/>
                <w:left w:val="none" w:sz="0" w:space="0" w:color="auto"/>
                <w:bottom w:val="none" w:sz="0" w:space="0" w:color="auto"/>
                <w:right w:val="none" w:sz="0" w:space="0" w:color="auto"/>
              </w:divBdr>
              <w:divsChild>
                <w:div w:id="20180109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117">
              <w:marLeft w:val="75"/>
              <w:marRight w:val="75"/>
              <w:marTop w:val="75"/>
              <w:marBottom w:val="0"/>
              <w:divBdr>
                <w:top w:val="none" w:sz="0" w:space="0" w:color="auto"/>
                <w:left w:val="none" w:sz="0" w:space="0" w:color="auto"/>
                <w:bottom w:val="none" w:sz="0" w:space="0" w:color="auto"/>
                <w:right w:val="none" w:sz="0" w:space="0" w:color="auto"/>
              </w:divBdr>
              <w:divsChild>
                <w:div w:id="201798237">
                  <w:marLeft w:val="0"/>
                  <w:marRight w:val="0"/>
                  <w:marTop w:val="60"/>
                  <w:marBottom w:val="30"/>
                  <w:divBdr>
                    <w:top w:val="none" w:sz="0" w:space="0" w:color="auto"/>
                    <w:left w:val="none" w:sz="0" w:space="0" w:color="auto"/>
                    <w:bottom w:val="none" w:sz="0" w:space="0" w:color="auto"/>
                    <w:right w:val="none" w:sz="0" w:space="0" w:color="auto"/>
                  </w:divBdr>
                </w:div>
                <w:div w:id="201799219">
                  <w:marLeft w:val="0"/>
                  <w:marRight w:val="0"/>
                  <w:marTop w:val="60"/>
                  <w:marBottom w:val="30"/>
                  <w:divBdr>
                    <w:top w:val="none" w:sz="0" w:space="0" w:color="auto"/>
                    <w:left w:val="none" w:sz="0" w:space="0" w:color="auto"/>
                    <w:bottom w:val="none" w:sz="0" w:space="0" w:color="auto"/>
                    <w:right w:val="none" w:sz="0" w:space="0" w:color="auto"/>
                  </w:divBdr>
                </w:div>
                <w:div w:id="20180057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601">
          <w:marLeft w:val="0"/>
          <w:marRight w:val="0"/>
          <w:marTop w:val="75"/>
          <w:marBottom w:val="0"/>
          <w:divBdr>
            <w:top w:val="single" w:sz="6" w:space="4" w:color="A6C9E2"/>
            <w:left w:val="single" w:sz="6" w:space="4" w:color="A6C9E2"/>
            <w:bottom w:val="single" w:sz="6" w:space="4" w:color="A6C9E2"/>
            <w:right w:val="single" w:sz="6" w:space="4" w:color="A6C9E2"/>
          </w:divBdr>
          <w:divsChild>
            <w:div w:id="201798849">
              <w:marLeft w:val="0"/>
              <w:marRight w:val="0"/>
              <w:marTop w:val="0"/>
              <w:marBottom w:val="0"/>
              <w:divBdr>
                <w:top w:val="none" w:sz="0" w:space="0" w:color="auto"/>
                <w:left w:val="none" w:sz="0" w:space="0" w:color="auto"/>
                <w:bottom w:val="none" w:sz="0" w:space="0" w:color="auto"/>
                <w:right w:val="none" w:sz="0" w:space="0" w:color="auto"/>
              </w:divBdr>
              <w:divsChild>
                <w:div w:id="20179892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330">
              <w:marLeft w:val="75"/>
              <w:marRight w:val="75"/>
              <w:marTop w:val="75"/>
              <w:marBottom w:val="0"/>
              <w:divBdr>
                <w:top w:val="none" w:sz="0" w:space="0" w:color="auto"/>
                <w:left w:val="none" w:sz="0" w:space="0" w:color="auto"/>
                <w:bottom w:val="none" w:sz="0" w:space="0" w:color="auto"/>
                <w:right w:val="none" w:sz="0" w:space="0" w:color="auto"/>
              </w:divBdr>
              <w:divsChild>
                <w:div w:id="201797604">
                  <w:marLeft w:val="0"/>
                  <w:marRight w:val="0"/>
                  <w:marTop w:val="60"/>
                  <w:marBottom w:val="30"/>
                  <w:divBdr>
                    <w:top w:val="none" w:sz="0" w:space="0" w:color="auto"/>
                    <w:left w:val="none" w:sz="0" w:space="0" w:color="auto"/>
                    <w:bottom w:val="none" w:sz="0" w:space="0" w:color="auto"/>
                    <w:right w:val="none" w:sz="0" w:space="0" w:color="auto"/>
                  </w:divBdr>
                </w:div>
                <w:div w:id="201798506">
                  <w:marLeft w:val="0"/>
                  <w:marRight w:val="0"/>
                  <w:marTop w:val="60"/>
                  <w:marBottom w:val="30"/>
                  <w:divBdr>
                    <w:top w:val="none" w:sz="0" w:space="0" w:color="auto"/>
                    <w:left w:val="none" w:sz="0" w:space="0" w:color="auto"/>
                    <w:bottom w:val="none" w:sz="0" w:space="0" w:color="auto"/>
                    <w:right w:val="none" w:sz="0" w:space="0" w:color="auto"/>
                  </w:divBdr>
                </w:div>
                <w:div w:id="20180079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46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68">
              <w:marLeft w:val="0"/>
              <w:marRight w:val="0"/>
              <w:marTop w:val="0"/>
              <w:marBottom w:val="0"/>
              <w:divBdr>
                <w:top w:val="none" w:sz="0" w:space="0" w:color="auto"/>
                <w:left w:val="none" w:sz="0" w:space="0" w:color="auto"/>
                <w:bottom w:val="none" w:sz="0" w:space="0" w:color="auto"/>
                <w:right w:val="none" w:sz="0" w:space="0" w:color="auto"/>
              </w:divBdr>
              <w:divsChild>
                <w:div w:id="2017965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122">
              <w:marLeft w:val="75"/>
              <w:marRight w:val="75"/>
              <w:marTop w:val="75"/>
              <w:marBottom w:val="0"/>
              <w:divBdr>
                <w:top w:val="none" w:sz="0" w:space="0" w:color="auto"/>
                <w:left w:val="none" w:sz="0" w:space="0" w:color="auto"/>
                <w:bottom w:val="none" w:sz="0" w:space="0" w:color="auto"/>
                <w:right w:val="none" w:sz="0" w:space="0" w:color="auto"/>
              </w:divBdr>
              <w:divsChild>
                <w:div w:id="201795454">
                  <w:marLeft w:val="0"/>
                  <w:marRight w:val="0"/>
                  <w:marTop w:val="60"/>
                  <w:marBottom w:val="30"/>
                  <w:divBdr>
                    <w:top w:val="none" w:sz="0" w:space="0" w:color="auto"/>
                    <w:left w:val="none" w:sz="0" w:space="0" w:color="auto"/>
                    <w:bottom w:val="none" w:sz="0" w:space="0" w:color="auto"/>
                    <w:right w:val="none" w:sz="0" w:space="0" w:color="auto"/>
                  </w:divBdr>
                </w:div>
                <w:div w:id="201795745">
                  <w:marLeft w:val="0"/>
                  <w:marRight w:val="0"/>
                  <w:marTop w:val="60"/>
                  <w:marBottom w:val="30"/>
                  <w:divBdr>
                    <w:top w:val="none" w:sz="0" w:space="0" w:color="auto"/>
                    <w:left w:val="none" w:sz="0" w:space="0" w:color="auto"/>
                    <w:bottom w:val="none" w:sz="0" w:space="0" w:color="auto"/>
                    <w:right w:val="none" w:sz="0" w:space="0" w:color="auto"/>
                  </w:divBdr>
                </w:div>
                <w:div w:id="20180195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6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14">
              <w:marLeft w:val="75"/>
              <w:marRight w:val="75"/>
              <w:marTop w:val="75"/>
              <w:marBottom w:val="0"/>
              <w:divBdr>
                <w:top w:val="none" w:sz="0" w:space="0" w:color="auto"/>
                <w:left w:val="none" w:sz="0" w:space="0" w:color="auto"/>
                <w:bottom w:val="none" w:sz="0" w:space="0" w:color="auto"/>
                <w:right w:val="none" w:sz="0" w:space="0" w:color="auto"/>
              </w:divBdr>
              <w:divsChild>
                <w:div w:id="201796146">
                  <w:marLeft w:val="0"/>
                  <w:marRight w:val="0"/>
                  <w:marTop w:val="60"/>
                  <w:marBottom w:val="30"/>
                  <w:divBdr>
                    <w:top w:val="none" w:sz="0" w:space="0" w:color="auto"/>
                    <w:left w:val="none" w:sz="0" w:space="0" w:color="auto"/>
                    <w:bottom w:val="none" w:sz="0" w:space="0" w:color="auto"/>
                    <w:right w:val="none" w:sz="0" w:space="0" w:color="auto"/>
                  </w:divBdr>
                </w:div>
                <w:div w:id="201796773">
                  <w:marLeft w:val="0"/>
                  <w:marRight w:val="0"/>
                  <w:marTop w:val="60"/>
                  <w:marBottom w:val="30"/>
                  <w:divBdr>
                    <w:top w:val="none" w:sz="0" w:space="0" w:color="auto"/>
                    <w:left w:val="none" w:sz="0" w:space="0" w:color="auto"/>
                    <w:bottom w:val="none" w:sz="0" w:space="0" w:color="auto"/>
                    <w:right w:val="none" w:sz="0" w:space="0" w:color="auto"/>
                  </w:divBdr>
                </w:div>
                <w:div w:id="201800168">
                  <w:marLeft w:val="0"/>
                  <w:marRight w:val="0"/>
                  <w:marTop w:val="60"/>
                  <w:marBottom w:val="30"/>
                  <w:divBdr>
                    <w:top w:val="none" w:sz="0" w:space="0" w:color="auto"/>
                    <w:left w:val="none" w:sz="0" w:space="0" w:color="auto"/>
                    <w:bottom w:val="none" w:sz="0" w:space="0" w:color="auto"/>
                    <w:right w:val="none" w:sz="0" w:space="0" w:color="auto"/>
                  </w:divBdr>
                </w:div>
              </w:divsChild>
            </w:div>
            <w:div w:id="201802658">
              <w:marLeft w:val="0"/>
              <w:marRight w:val="0"/>
              <w:marTop w:val="0"/>
              <w:marBottom w:val="0"/>
              <w:divBdr>
                <w:top w:val="none" w:sz="0" w:space="0" w:color="auto"/>
                <w:left w:val="none" w:sz="0" w:space="0" w:color="auto"/>
                <w:bottom w:val="none" w:sz="0" w:space="0" w:color="auto"/>
                <w:right w:val="none" w:sz="0" w:space="0" w:color="auto"/>
              </w:divBdr>
              <w:divsChild>
                <w:div w:id="20179667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32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27">
              <w:marLeft w:val="75"/>
              <w:marRight w:val="75"/>
              <w:marTop w:val="75"/>
              <w:marBottom w:val="0"/>
              <w:divBdr>
                <w:top w:val="none" w:sz="0" w:space="0" w:color="auto"/>
                <w:left w:val="none" w:sz="0" w:space="0" w:color="auto"/>
                <w:bottom w:val="none" w:sz="0" w:space="0" w:color="auto"/>
                <w:right w:val="none" w:sz="0" w:space="0" w:color="auto"/>
              </w:divBdr>
              <w:divsChild>
                <w:div w:id="201796195">
                  <w:marLeft w:val="0"/>
                  <w:marRight w:val="0"/>
                  <w:marTop w:val="60"/>
                  <w:marBottom w:val="30"/>
                  <w:divBdr>
                    <w:top w:val="none" w:sz="0" w:space="0" w:color="auto"/>
                    <w:left w:val="none" w:sz="0" w:space="0" w:color="auto"/>
                    <w:bottom w:val="none" w:sz="0" w:space="0" w:color="auto"/>
                    <w:right w:val="none" w:sz="0" w:space="0" w:color="auto"/>
                  </w:divBdr>
                </w:div>
                <w:div w:id="201798909">
                  <w:marLeft w:val="0"/>
                  <w:marRight w:val="0"/>
                  <w:marTop w:val="60"/>
                  <w:marBottom w:val="30"/>
                  <w:divBdr>
                    <w:top w:val="none" w:sz="0" w:space="0" w:color="auto"/>
                    <w:left w:val="none" w:sz="0" w:space="0" w:color="auto"/>
                    <w:bottom w:val="none" w:sz="0" w:space="0" w:color="auto"/>
                    <w:right w:val="none" w:sz="0" w:space="0" w:color="auto"/>
                  </w:divBdr>
                </w:div>
                <w:div w:id="201801804">
                  <w:marLeft w:val="0"/>
                  <w:marRight w:val="0"/>
                  <w:marTop w:val="60"/>
                  <w:marBottom w:val="30"/>
                  <w:divBdr>
                    <w:top w:val="none" w:sz="0" w:space="0" w:color="auto"/>
                    <w:left w:val="none" w:sz="0" w:space="0" w:color="auto"/>
                    <w:bottom w:val="none" w:sz="0" w:space="0" w:color="auto"/>
                    <w:right w:val="none" w:sz="0" w:space="0" w:color="auto"/>
                  </w:divBdr>
                </w:div>
              </w:divsChild>
            </w:div>
            <w:div w:id="201802871">
              <w:marLeft w:val="0"/>
              <w:marRight w:val="0"/>
              <w:marTop w:val="0"/>
              <w:marBottom w:val="0"/>
              <w:divBdr>
                <w:top w:val="none" w:sz="0" w:space="0" w:color="auto"/>
                <w:left w:val="none" w:sz="0" w:space="0" w:color="auto"/>
                <w:bottom w:val="none" w:sz="0" w:space="0" w:color="auto"/>
                <w:right w:val="none" w:sz="0" w:space="0" w:color="auto"/>
              </w:divBdr>
              <w:divsChild>
                <w:div w:id="20180205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634">
          <w:marLeft w:val="0"/>
          <w:marRight w:val="0"/>
          <w:marTop w:val="75"/>
          <w:marBottom w:val="0"/>
          <w:divBdr>
            <w:top w:val="single" w:sz="6" w:space="4" w:color="A6C9E2"/>
            <w:left w:val="single" w:sz="6" w:space="4" w:color="A6C9E2"/>
            <w:bottom w:val="single" w:sz="6" w:space="4" w:color="A6C9E2"/>
            <w:right w:val="single" w:sz="6" w:space="4" w:color="A6C9E2"/>
          </w:divBdr>
          <w:divsChild>
            <w:div w:id="201801174">
              <w:marLeft w:val="75"/>
              <w:marRight w:val="75"/>
              <w:marTop w:val="75"/>
              <w:marBottom w:val="0"/>
              <w:divBdr>
                <w:top w:val="none" w:sz="0" w:space="0" w:color="auto"/>
                <w:left w:val="none" w:sz="0" w:space="0" w:color="auto"/>
                <w:bottom w:val="none" w:sz="0" w:space="0" w:color="auto"/>
                <w:right w:val="none" w:sz="0" w:space="0" w:color="auto"/>
              </w:divBdr>
              <w:divsChild>
                <w:div w:id="201795221">
                  <w:marLeft w:val="0"/>
                  <w:marRight w:val="0"/>
                  <w:marTop w:val="60"/>
                  <w:marBottom w:val="30"/>
                  <w:divBdr>
                    <w:top w:val="none" w:sz="0" w:space="0" w:color="auto"/>
                    <w:left w:val="none" w:sz="0" w:space="0" w:color="auto"/>
                    <w:bottom w:val="none" w:sz="0" w:space="0" w:color="auto"/>
                    <w:right w:val="none" w:sz="0" w:space="0" w:color="auto"/>
                  </w:divBdr>
                </w:div>
                <w:div w:id="201795959">
                  <w:marLeft w:val="0"/>
                  <w:marRight w:val="0"/>
                  <w:marTop w:val="60"/>
                  <w:marBottom w:val="30"/>
                  <w:divBdr>
                    <w:top w:val="none" w:sz="0" w:space="0" w:color="auto"/>
                    <w:left w:val="none" w:sz="0" w:space="0" w:color="auto"/>
                    <w:bottom w:val="none" w:sz="0" w:space="0" w:color="auto"/>
                    <w:right w:val="none" w:sz="0" w:space="0" w:color="auto"/>
                  </w:divBdr>
                </w:div>
                <w:div w:id="201799725">
                  <w:marLeft w:val="0"/>
                  <w:marRight w:val="0"/>
                  <w:marTop w:val="60"/>
                  <w:marBottom w:val="30"/>
                  <w:divBdr>
                    <w:top w:val="none" w:sz="0" w:space="0" w:color="auto"/>
                    <w:left w:val="none" w:sz="0" w:space="0" w:color="auto"/>
                    <w:bottom w:val="none" w:sz="0" w:space="0" w:color="auto"/>
                    <w:right w:val="none" w:sz="0" w:space="0" w:color="auto"/>
                  </w:divBdr>
                </w:div>
              </w:divsChild>
            </w:div>
            <w:div w:id="201803040">
              <w:marLeft w:val="0"/>
              <w:marRight w:val="0"/>
              <w:marTop w:val="0"/>
              <w:marBottom w:val="0"/>
              <w:divBdr>
                <w:top w:val="none" w:sz="0" w:space="0" w:color="auto"/>
                <w:left w:val="none" w:sz="0" w:space="0" w:color="auto"/>
                <w:bottom w:val="none" w:sz="0" w:space="0" w:color="auto"/>
                <w:right w:val="none" w:sz="0" w:space="0" w:color="auto"/>
              </w:divBdr>
              <w:divsChild>
                <w:div w:id="20179654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088">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48">
              <w:marLeft w:val="75"/>
              <w:marRight w:val="75"/>
              <w:marTop w:val="75"/>
              <w:marBottom w:val="0"/>
              <w:divBdr>
                <w:top w:val="none" w:sz="0" w:space="0" w:color="auto"/>
                <w:left w:val="none" w:sz="0" w:space="0" w:color="auto"/>
                <w:bottom w:val="none" w:sz="0" w:space="0" w:color="auto"/>
                <w:right w:val="none" w:sz="0" w:space="0" w:color="auto"/>
              </w:divBdr>
              <w:divsChild>
                <w:div w:id="201799606">
                  <w:marLeft w:val="0"/>
                  <w:marRight w:val="0"/>
                  <w:marTop w:val="60"/>
                  <w:marBottom w:val="30"/>
                  <w:divBdr>
                    <w:top w:val="none" w:sz="0" w:space="0" w:color="auto"/>
                    <w:left w:val="none" w:sz="0" w:space="0" w:color="auto"/>
                    <w:bottom w:val="none" w:sz="0" w:space="0" w:color="auto"/>
                    <w:right w:val="none" w:sz="0" w:space="0" w:color="auto"/>
                  </w:divBdr>
                </w:div>
                <w:div w:id="201800906">
                  <w:marLeft w:val="0"/>
                  <w:marRight w:val="0"/>
                  <w:marTop w:val="60"/>
                  <w:marBottom w:val="30"/>
                  <w:divBdr>
                    <w:top w:val="none" w:sz="0" w:space="0" w:color="auto"/>
                    <w:left w:val="none" w:sz="0" w:space="0" w:color="auto"/>
                    <w:bottom w:val="none" w:sz="0" w:space="0" w:color="auto"/>
                    <w:right w:val="none" w:sz="0" w:space="0" w:color="auto"/>
                  </w:divBdr>
                </w:div>
                <w:div w:id="201802210">
                  <w:marLeft w:val="0"/>
                  <w:marRight w:val="0"/>
                  <w:marTop w:val="60"/>
                  <w:marBottom w:val="30"/>
                  <w:divBdr>
                    <w:top w:val="none" w:sz="0" w:space="0" w:color="auto"/>
                    <w:left w:val="none" w:sz="0" w:space="0" w:color="auto"/>
                    <w:bottom w:val="none" w:sz="0" w:space="0" w:color="auto"/>
                    <w:right w:val="none" w:sz="0" w:space="0" w:color="auto"/>
                  </w:divBdr>
                </w:div>
              </w:divsChild>
            </w:div>
            <w:div w:id="201799088">
              <w:marLeft w:val="0"/>
              <w:marRight w:val="0"/>
              <w:marTop w:val="0"/>
              <w:marBottom w:val="0"/>
              <w:divBdr>
                <w:top w:val="none" w:sz="0" w:space="0" w:color="auto"/>
                <w:left w:val="none" w:sz="0" w:space="0" w:color="auto"/>
                <w:bottom w:val="none" w:sz="0" w:space="0" w:color="auto"/>
                <w:right w:val="none" w:sz="0" w:space="0" w:color="auto"/>
              </w:divBdr>
              <w:divsChild>
                <w:div w:id="20179625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84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85">
              <w:marLeft w:val="75"/>
              <w:marRight w:val="75"/>
              <w:marTop w:val="75"/>
              <w:marBottom w:val="0"/>
              <w:divBdr>
                <w:top w:val="none" w:sz="0" w:space="0" w:color="auto"/>
                <w:left w:val="none" w:sz="0" w:space="0" w:color="auto"/>
                <w:bottom w:val="none" w:sz="0" w:space="0" w:color="auto"/>
                <w:right w:val="none" w:sz="0" w:space="0" w:color="auto"/>
              </w:divBdr>
              <w:divsChild>
                <w:div w:id="201795604">
                  <w:marLeft w:val="0"/>
                  <w:marRight w:val="0"/>
                  <w:marTop w:val="60"/>
                  <w:marBottom w:val="30"/>
                  <w:divBdr>
                    <w:top w:val="none" w:sz="0" w:space="0" w:color="auto"/>
                    <w:left w:val="none" w:sz="0" w:space="0" w:color="auto"/>
                    <w:bottom w:val="none" w:sz="0" w:space="0" w:color="auto"/>
                    <w:right w:val="none" w:sz="0" w:space="0" w:color="auto"/>
                  </w:divBdr>
                </w:div>
                <w:div w:id="201796837">
                  <w:marLeft w:val="0"/>
                  <w:marRight w:val="0"/>
                  <w:marTop w:val="60"/>
                  <w:marBottom w:val="30"/>
                  <w:divBdr>
                    <w:top w:val="none" w:sz="0" w:space="0" w:color="auto"/>
                    <w:left w:val="none" w:sz="0" w:space="0" w:color="auto"/>
                    <w:bottom w:val="none" w:sz="0" w:space="0" w:color="auto"/>
                    <w:right w:val="none" w:sz="0" w:space="0" w:color="auto"/>
                  </w:divBdr>
                </w:div>
                <w:div w:id="201798064">
                  <w:marLeft w:val="0"/>
                  <w:marRight w:val="0"/>
                  <w:marTop w:val="60"/>
                  <w:marBottom w:val="30"/>
                  <w:divBdr>
                    <w:top w:val="none" w:sz="0" w:space="0" w:color="auto"/>
                    <w:left w:val="none" w:sz="0" w:space="0" w:color="auto"/>
                    <w:bottom w:val="none" w:sz="0" w:space="0" w:color="auto"/>
                    <w:right w:val="none" w:sz="0" w:space="0" w:color="auto"/>
                  </w:divBdr>
                </w:div>
              </w:divsChild>
            </w:div>
            <w:div w:id="201799347">
              <w:marLeft w:val="0"/>
              <w:marRight w:val="0"/>
              <w:marTop w:val="0"/>
              <w:marBottom w:val="0"/>
              <w:divBdr>
                <w:top w:val="none" w:sz="0" w:space="0" w:color="auto"/>
                <w:left w:val="none" w:sz="0" w:space="0" w:color="auto"/>
                <w:bottom w:val="none" w:sz="0" w:space="0" w:color="auto"/>
                <w:right w:val="none" w:sz="0" w:space="0" w:color="auto"/>
              </w:divBdr>
              <w:divsChild>
                <w:div w:id="20180100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02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200">
              <w:marLeft w:val="75"/>
              <w:marRight w:val="75"/>
              <w:marTop w:val="75"/>
              <w:marBottom w:val="0"/>
              <w:divBdr>
                <w:top w:val="none" w:sz="0" w:space="0" w:color="auto"/>
                <w:left w:val="none" w:sz="0" w:space="0" w:color="auto"/>
                <w:bottom w:val="none" w:sz="0" w:space="0" w:color="auto"/>
                <w:right w:val="none" w:sz="0" w:space="0" w:color="auto"/>
              </w:divBdr>
              <w:divsChild>
                <w:div w:id="201795097">
                  <w:marLeft w:val="0"/>
                  <w:marRight w:val="0"/>
                  <w:marTop w:val="60"/>
                  <w:marBottom w:val="30"/>
                  <w:divBdr>
                    <w:top w:val="none" w:sz="0" w:space="0" w:color="auto"/>
                    <w:left w:val="none" w:sz="0" w:space="0" w:color="auto"/>
                    <w:bottom w:val="none" w:sz="0" w:space="0" w:color="auto"/>
                    <w:right w:val="none" w:sz="0" w:space="0" w:color="auto"/>
                  </w:divBdr>
                </w:div>
                <w:div w:id="201797630">
                  <w:marLeft w:val="0"/>
                  <w:marRight w:val="0"/>
                  <w:marTop w:val="60"/>
                  <w:marBottom w:val="30"/>
                  <w:divBdr>
                    <w:top w:val="none" w:sz="0" w:space="0" w:color="auto"/>
                    <w:left w:val="none" w:sz="0" w:space="0" w:color="auto"/>
                    <w:bottom w:val="none" w:sz="0" w:space="0" w:color="auto"/>
                    <w:right w:val="none" w:sz="0" w:space="0" w:color="auto"/>
                  </w:divBdr>
                </w:div>
                <w:div w:id="20180298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2587">
      <w:marLeft w:val="0"/>
      <w:marRight w:val="0"/>
      <w:marTop w:val="0"/>
      <w:marBottom w:val="0"/>
      <w:divBdr>
        <w:top w:val="none" w:sz="0" w:space="0" w:color="auto"/>
        <w:left w:val="none" w:sz="0" w:space="0" w:color="auto"/>
        <w:bottom w:val="none" w:sz="0" w:space="0" w:color="auto"/>
        <w:right w:val="none" w:sz="0" w:space="0" w:color="auto"/>
      </w:divBdr>
      <w:divsChild>
        <w:div w:id="201795547">
          <w:marLeft w:val="0"/>
          <w:marRight w:val="0"/>
          <w:marTop w:val="75"/>
          <w:marBottom w:val="0"/>
          <w:divBdr>
            <w:top w:val="single" w:sz="6" w:space="4" w:color="A6C9E2"/>
            <w:left w:val="single" w:sz="6" w:space="4" w:color="A6C9E2"/>
            <w:bottom w:val="single" w:sz="6" w:space="4" w:color="A6C9E2"/>
            <w:right w:val="single" w:sz="6" w:space="4" w:color="A6C9E2"/>
          </w:divBdr>
          <w:divsChild>
            <w:div w:id="201801476">
              <w:marLeft w:val="75"/>
              <w:marRight w:val="75"/>
              <w:marTop w:val="75"/>
              <w:marBottom w:val="0"/>
              <w:divBdr>
                <w:top w:val="none" w:sz="0" w:space="0" w:color="auto"/>
                <w:left w:val="none" w:sz="0" w:space="0" w:color="auto"/>
                <w:bottom w:val="none" w:sz="0" w:space="0" w:color="auto"/>
                <w:right w:val="none" w:sz="0" w:space="0" w:color="auto"/>
              </w:divBdr>
              <w:divsChild>
                <w:div w:id="201798749">
                  <w:marLeft w:val="0"/>
                  <w:marRight w:val="0"/>
                  <w:marTop w:val="60"/>
                  <w:marBottom w:val="30"/>
                  <w:divBdr>
                    <w:top w:val="none" w:sz="0" w:space="0" w:color="auto"/>
                    <w:left w:val="none" w:sz="0" w:space="0" w:color="auto"/>
                    <w:bottom w:val="none" w:sz="0" w:space="0" w:color="auto"/>
                    <w:right w:val="none" w:sz="0" w:space="0" w:color="auto"/>
                  </w:divBdr>
                </w:div>
                <w:div w:id="201799251">
                  <w:marLeft w:val="0"/>
                  <w:marRight w:val="0"/>
                  <w:marTop w:val="60"/>
                  <w:marBottom w:val="30"/>
                  <w:divBdr>
                    <w:top w:val="none" w:sz="0" w:space="0" w:color="auto"/>
                    <w:left w:val="none" w:sz="0" w:space="0" w:color="auto"/>
                    <w:bottom w:val="none" w:sz="0" w:space="0" w:color="auto"/>
                    <w:right w:val="none" w:sz="0" w:space="0" w:color="auto"/>
                  </w:divBdr>
                </w:div>
                <w:div w:id="20180307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2606">
      <w:marLeft w:val="0"/>
      <w:marRight w:val="0"/>
      <w:marTop w:val="0"/>
      <w:marBottom w:val="0"/>
      <w:divBdr>
        <w:top w:val="none" w:sz="0" w:space="0" w:color="auto"/>
        <w:left w:val="none" w:sz="0" w:space="0" w:color="auto"/>
        <w:bottom w:val="none" w:sz="0" w:space="0" w:color="auto"/>
        <w:right w:val="none" w:sz="0" w:space="0" w:color="auto"/>
      </w:divBdr>
      <w:divsChild>
        <w:div w:id="201796062">
          <w:marLeft w:val="75"/>
          <w:marRight w:val="75"/>
          <w:marTop w:val="75"/>
          <w:marBottom w:val="0"/>
          <w:divBdr>
            <w:top w:val="none" w:sz="0" w:space="0" w:color="auto"/>
            <w:left w:val="none" w:sz="0" w:space="0" w:color="auto"/>
            <w:bottom w:val="none" w:sz="0" w:space="0" w:color="auto"/>
            <w:right w:val="none" w:sz="0" w:space="0" w:color="auto"/>
          </w:divBdr>
          <w:divsChild>
            <w:div w:id="201799649">
              <w:marLeft w:val="0"/>
              <w:marRight w:val="0"/>
              <w:marTop w:val="60"/>
              <w:marBottom w:val="30"/>
              <w:divBdr>
                <w:top w:val="none" w:sz="0" w:space="0" w:color="auto"/>
                <w:left w:val="none" w:sz="0" w:space="0" w:color="auto"/>
                <w:bottom w:val="none" w:sz="0" w:space="0" w:color="auto"/>
                <w:right w:val="none" w:sz="0" w:space="0" w:color="auto"/>
              </w:divBdr>
            </w:div>
            <w:div w:id="201801243">
              <w:marLeft w:val="0"/>
              <w:marRight w:val="0"/>
              <w:marTop w:val="60"/>
              <w:marBottom w:val="30"/>
              <w:divBdr>
                <w:top w:val="none" w:sz="0" w:space="0" w:color="auto"/>
                <w:left w:val="none" w:sz="0" w:space="0" w:color="auto"/>
                <w:bottom w:val="none" w:sz="0" w:space="0" w:color="auto"/>
                <w:right w:val="none" w:sz="0" w:space="0" w:color="auto"/>
              </w:divBdr>
            </w:div>
            <w:div w:id="20180209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675">
      <w:marLeft w:val="0"/>
      <w:marRight w:val="0"/>
      <w:marTop w:val="0"/>
      <w:marBottom w:val="0"/>
      <w:divBdr>
        <w:top w:val="none" w:sz="0" w:space="0" w:color="auto"/>
        <w:left w:val="none" w:sz="0" w:space="0" w:color="auto"/>
        <w:bottom w:val="none" w:sz="0" w:space="0" w:color="auto"/>
        <w:right w:val="none" w:sz="0" w:space="0" w:color="auto"/>
      </w:divBdr>
      <w:divsChild>
        <w:div w:id="201802488">
          <w:marLeft w:val="75"/>
          <w:marRight w:val="75"/>
          <w:marTop w:val="75"/>
          <w:marBottom w:val="0"/>
          <w:divBdr>
            <w:top w:val="none" w:sz="0" w:space="0" w:color="auto"/>
            <w:left w:val="none" w:sz="0" w:space="0" w:color="auto"/>
            <w:bottom w:val="none" w:sz="0" w:space="0" w:color="auto"/>
            <w:right w:val="none" w:sz="0" w:space="0" w:color="auto"/>
          </w:divBdr>
          <w:divsChild>
            <w:div w:id="201795852">
              <w:marLeft w:val="0"/>
              <w:marRight w:val="0"/>
              <w:marTop w:val="60"/>
              <w:marBottom w:val="30"/>
              <w:divBdr>
                <w:top w:val="none" w:sz="0" w:space="0" w:color="auto"/>
                <w:left w:val="none" w:sz="0" w:space="0" w:color="auto"/>
                <w:bottom w:val="none" w:sz="0" w:space="0" w:color="auto"/>
                <w:right w:val="none" w:sz="0" w:space="0" w:color="auto"/>
              </w:divBdr>
            </w:div>
            <w:div w:id="201796869">
              <w:marLeft w:val="0"/>
              <w:marRight w:val="0"/>
              <w:marTop w:val="60"/>
              <w:marBottom w:val="30"/>
              <w:divBdr>
                <w:top w:val="none" w:sz="0" w:space="0" w:color="auto"/>
                <w:left w:val="none" w:sz="0" w:space="0" w:color="auto"/>
                <w:bottom w:val="none" w:sz="0" w:space="0" w:color="auto"/>
                <w:right w:val="none" w:sz="0" w:space="0" w:color="auto"/>
              </w:divBdr>
            </w:div>
            <w:div w:id="20179832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758">
      <w:marLeft w:val="0"/>
      <w:marRight w:val="0"/>
      <w:marTop w:val="0"/>
      <w:marBottom w:val="0"/>
      <w:divBdr>
        <w:top w:val="none" w:sz="0" w:space="0" w:color="auto"/>
        <w:left w:val="none" w:sz="0" w:space="0" w:color="auto"/>
        <w:bottom w:val="none" w:sz="0" w:space="0" w:color="auto"/>
        <w:right w:val="none" w:sz="0" w:space="0" w:color="auto"/>
      </w:divBdr>
      <w:divsChild>
        <w:div w:id="201798019">
          <w:marLeft w:val="0"/>
          <w:marRight w:val="0"/>
          <w:marTop w:val="75"/>
          <w:marBottom w:val="0"/>
          <w:divBdr>
            <w:top w:val="single" w:sz="6" w:space="4" w:color="A6C9E2"/>
            <w:left w:val="single" w:sz="6" w:space="4" w:color="A6C9E2"/>
            <w:bottom w:val="single" w:sz="6" w:space="4" w:color="A6C9E2"/>
            <w:right w:val="single" w:sz="6" w:space="4" w:color="A6C9E2"/>
          </w:divBdr>
          <w:divsChild>
            <w:div w:id="201802525">
              <w:marLeft w:val="75"/>
              <w:marRight w:val="75"/>
              <w:marTop w:val="75"/>
              <w:marBottom w:val="0"/>
              <w:divBdr>
                <w:top w:val="none" w:sz="0" w:space="0" w:color="auto"/>
                <w:left w:val="none" w:sz="0" w:space="0" w:color="auto"/>
                <w:bottom w:val="none" w:sz="0" w:space="0" w:color="auto"/>
                <w:right w:val="none" w:sz="0" w:space="0" w:color="auto"/>
              </w:divBdr>
              <w:divsChild>
                <w:div w:id="201795393">
                  <w:marLeft w:val="0"/>
                  <w:marRight w:val="0"/>
                  <w:marTop w:val="60"/>
                  <w:marBottom w:val="30"/>
                  <w:divBdr>
                    <w:top w:val="none" w:sz="0" w:space="0" w:color="auto"/>
                    <w:left w:val="none" w:sz="0" w:space="0" w:color="auto"/>
                    <w:bottom w:val="none" w:sz="0" w:space="0" w:color="auto"/>
                    <w:right w:val="none" w:sz="0" w:space="0" w:color="auto"/>
                  </w:divBdr>
                </w:div>
                <w:div w:id="201798195">
                  <w:marLeft w:val="0"/>
                  <w:marRight w:val="0"/>
                  <w:marTop w:val="60"/>
                  <w:marBottom w:val="30"/>
                  <w:divBdr>
                    <w:top w:val="none" w:sz="0" w:space="0" w:color="auto"/>
                    <w:left w:val="none" w:sz="0" w:space="0" w:color="auto"/>
                    <w:bottom w:val="none" w:sz="0" w:space="0" w:color="auto"/>
                    <w:right w:val="none" w:sz="0" w:space="0" w:color="auto"/>
                  </w:divBdr>
                </w:div>
                <w:div w:id="20180274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2833">
      <w:marLeft w:val="0"/>
      <w:marRight w:val="0"/>
      <w:marTop w:val="0"/>
      <w:marBottom w:val="0"/>
      <w:divBdr>
        <w:top w:val="none" w:sz="0" w:space="0" w:color="auto"/>
        <w:left w:val="none" w:sz="0" w:space="0" w:color="auto"/>
        <w:bottom w:val="none" w:sz="0" w:space="0" w:color="auto"/>
        <w:right w:val="none" w:sz="0" w:space="0" w:color="auto"/>
      </w:divBdr>
      <w:divsChild>
        <w:div w:id="201797687">
          <w:marLeft w:val="0"/>
          <w:marRight w:val="0"/>
          <w:marTop w:val="75"/>
          <w:marBottom w:val="0"/>
          <w:divBdr>
            <w:top w:val="single" w:sz="6" w:space="4" w:color="A6C9E2"/>
            <w:left w:val="single" w:sz="6" w:space="4" w:color="A6C9E2"/>
            <w:bottom w:val="single" w:sz="6" w:space="4" w:color="A6C9E2"/>
            <w:right w:val="single" w:sz="6" w:space="4" w:color="A6C9E2"/>
          </w:divBdr>
          <w:divsChild>
            <w:div w:id="201800832">
              <w:marLeft w:val="75"/>
              <w:marRight w:val="75"/>
              <w:marTop w:val="75"/>
              <w:marBottom w:val="0"/>
              <w:divBdr>
                <w:top w:val="none" w:sz="0" w:space="0" w:color="auto"/>
                <w:left w:val="none" w:sz="0" w:space="0" w:color="auto"/>
                <w:bottom w:val="none" w:sz="0" w:space="0" w:color="auto"/>
                <w:right w:val="none" w:sz="0" w:space="0" w:color="auto"/>
              </w:divBdr>
              <w:divsChild>
                <w:div w:id="201796380">
                  <w:marLeft w:val="0"/>
                  <w:marRight w:val="0"/>
                  <w:marTop w:val="60"/>
                  <w:marBottom w:val="30"/>
                  <w:divBdr>
                    <w:top w:val="none" w:sz="0" w:space="0" w:color="auto"/>
                    <w:left w:val="none" w:sz="0" w:space="0" w:color="auto"/>
                    <w:bottom w:val="none" w:sz="0" w:space="0" w:color="auto"/>
                    <w:right w:val="none" w:sz="0" w:space="0" w:color="auto"/>
                  </w:divBdr>
                </w:div>
                <w:div w:id="201801293">
                  <w:marLeft w:val="0"/>
                  <w:marRight w:val="0"/>
                  <w:marTop w:val="60"/>
                  <w:marBottom w:val="30"/>
                  <w:divBdr>
                    <w:top w:val="none" w:sz="0" w:space="0" w:color="auto"/>
                    <w:left w:val="none" w:sz="0" w:space="0" w:color="auto"/>
                    <w:bottom w:val="none" w:sz="0" w:space="0" w:color="auto"/>
                    <w:right w:val="none" w:sz="0" w:space="0" w:color="auto"/>
                  </w:divBdr>
                </w:div>
                <w:div w:id="20180196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2842">
      <w:marLeft w:val="0"/>
      <w:marRight w:val="0"/>
      <w:marTop w:val="0"/>
      <w:marBottom w:val="0"/>
      <w:divBdr>
        <w:top w:val="none" w:sz="0" w:space="0" w:color="auto"/>
        <w:left w:val="none" w:sz="0" w:space="0" w:color="auto"/>
        <w:bottom w:val="none" w:sz="0" w:space="0" w:color="auto"/>
        <w:right w:val="none" w:sz="0" w:space="0" w:color="auto"/>
      </w:divBdr>
      <w:divsChild>
        <w:div w:id="201797797">
          <w:marLeft w:val="75"/>
          <w:marRight w:val="75"/>
          <w:marTop w:val="75"/>
          <w:marBottom w:val="0"/>
          <w:divBdr>
            <w:top w:val="none" w:sz="0" w:space="0" w:color="auto"/>
            <w:left w:val="none" w:sz="0" w:space="0" w:color="auto"/>
            <w:bottom w:val="none" w:sz="0" w:space="0" w:color="auto"/>
            <w:right w:val="none" w:sz="0" w:space="0" w:color="auto"/>
          </w:divBdr>
          <w:divsChild>
            <w:div w:id="201795744">
              <w:marLeft w:val="0"/>
              <w:marRight w:val="0"/>
              <w:marTop w:val="60"/>
              <w:marBottom w:val="30"/>
              <w:divBdr>
                <w:top w:val="none" w:sz="0" w:space="0" w:color="auto"/>
                <w:left w:val="none" w:sz="0" w:space="0" w:color="auto"/>
                <w:bottom w:val="none" w:sz="0" w:space="0" w:color="auto"/>
                <w:right w:val="none" w:sz="0" w:space="0" w:color="auto"/>
              </w:divBdr>
            </w:div>
            <w:div w:id="201795756">
              <w:marLeft w:val="0"/>
              <w:marRight w:val="0"/>
              <w:marTop w:val="60"/>
              <w:marBottom w:val="30"/>
              <w:divBdr>
                <w:top w:val="none" w:sz="0" w:space="0" w:color="auto"/>
                <w:left w:val="none" w:sz="0" w:space="0" w:color="auto"/>
                <w:bottom w:val="none" w:sz="0" w:space="0" w:color="auto"/>
                <w:right w:val="none" w:sz="0" w:space="0" w:color="auto"/>
              </w:divBdr>
            </w:div>
            <w:div w:id="20180269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869">
      <w:marLeft w:val="0"/>
      <w:marRight w:val="0"/>
      <w:marTop w:val="0"/>
      <w:marBottom w:val="0"/>
      <w:divBdr>
        <w:top w:val="none" w:sz="0" w:space="0" w:color="auto"/>
        <w:left w:val="none" w:sz="0" w:space="0" w:color="auto"/>
        <w:bottom w:val="none" w:sz="0" w:space="0" w:color="auto"/>
        <w:right w:val="none" w:sz="0" w:space="0" w:color="auto"/>
      </w:divBdr>
      <w:divsChild>
        <w:div w:id="201797968">
          <w:marLeft w:val="75"/>
          <w:marRight w:val="75"/>
          <w:marTop w:val="75"/>
          <w:marBottom w:val="0"/>
          <w:divBdr>
            <w:top w:val="none" w:sz="0" w:space="0" w:color="auto"/>
            <w:left w:val="none" w:sz="0" w:space="0" w:color="auto"/>
            <w:bottom w:val="none" w:sz="0" w:space="0" w:color="auto"/>
            <w:right w:val="none" w:sz="0" w:space="0" w:color="auto"/>
          </w:divBdr>
          <w:divsChild>
            <w:div w:id="201795677">
              <w:marLeft w:val="0"/>
              <w:marRight w:val="0"/>
              <w:marTop w:val="60"/>
              <w:marBottom w:val="30"/>
              <w:divBdr>
                <w:top w:val="none" w:sz="0" w:space="0" w:color="auto"/>
                <w:left w:val="none" w:sz="0" w:space="0" w:color="auto"/>
                <w:bottom w:val="none" w:sz="0" w:space="0" w:color="auto"/>
                <w:right w:val="none" w:sz="0" w:space="0" w:color="auto"/>
              </w:divBdr>
            </w:div>
            <w:div w:id="201796744">
              <w:marLeft w:val="0"/>
              <w:marRight w:val="0"/>
              <w:marTop w:val="60"/>
              <w:marBottom w:val="30"/>
              <w:divBdr>
                <w:top w:val="none" w:sz="0" w:space="0" w:color="auto"/>
                <w:left w:val="none" w:sz="0" w:space="0" w:color="auto"/>
                <w:bottom w:val="none" w:sz="0" w:space="0" w:color="auto"/>
                <w:right w:val="none" w:sz="0" w:space="0" w:color="auto"/>
              </w:divBdr>
            </w:div>
            <w:div w:id="20179797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879">
      <w:marLeft w:val="0"/>
      <w:marRight w:val="0"/>
      <w:marTop w:val="0"/>
      <w:marBottom w:val="0"/>
      <w:divBdr>
        <w:top w:val="none" w:sz="0" w:space="0" w:color="auto"/>
        <w:left w:val="none" w:sz="0" w:space="0" w:color="auto"/>
        <w:bottom w:val="none" w:sz="0" w:space="0" w:color="auto"/>
        <w:right w:val="none" w:sz="0" w:space="0" w:color="auto"/>
      </w:divBdr>
      <w:divsChild>
        <w:div w:id="201795390">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93">
              <w:marLeft w:val="75"/>
              <w:marRight w:val="75"/>
              <w:marTop w:val="75"/>
              <w:marBottom w:val="0"/>
              <w:divBdr>
                <w:top w:val="none" w:sz="0" w:space="0" w:color="auto"/>
                <w:left w:val="none" w:sz="0" w:space="0" w:color="auto"/>
                <w:bottom w:val="none" w:sz="0" w:space="0" w:color="auto"/>
                <w:right w:val="none" w:sz="0" w:space="0" w:color="auto"/>
              </w:divBdr>
              <w:divsChild>
                <w:div w:id="201795452">
                  <w:marLeft w:val="0"/>
                  <w:marRight w:val="0"/>
                  <w:marTop w:val="60"/>
                  <w:marBottom w:val="30"/>
                  <w:divBdr>
                    <w:top w:val="none" w:sz="0" w:space="0" w:color="auto"/>
                    <w:left w:val="none" w:sz="0" w:space="0" w:color="auto"/>
                    <w:bottom w:val="none" w:sz="0" w:space="0" w:color="auto"/>
                    <w:right w:val="none" w:sz="0" w:space="0" w:color="auto"/>
                  </w:divBdr>
                </w:div>
                <w:div w:id="201796169">
                  <w:marLeft w:val="0"/>
                  <w:marRight w:val="0"/>
                  <w:marTop w:val="60"/>
                  <w:marBottom w:val="30"/>
                  <w:divBdr>
                    <w:top w:val="none" w:sz="0" w:space="0" w:color="auto"/>
                    <w:left w:val="none" w:sz="0" w:space="0" w:color="auto"/>
                    <w:bottom w:val="none" w:sz="0" w:space="0" w:color="auto"/>
                    <w:right w:val="none" w:sz="0" w:space="0" w:color="auto"/>
                  </w:divBdr>
                </w:div>
                <w:div w:id="201798557">
                  <w:marLeft w:val="0"/>
                  <w:marRight w:val="0"/>
                  <w:marTop w:val="60"/>
                  <w:marBottom w:val="30"/>
                  <w:divBdr>
                    <w:top w:val="none" w:sz="0" w:space="0" w:color="auto"/>
                    <w:left w:val="none" w:sz="0" w:space="0" w:color="auto"/>
                    <w:bottom w:val="none" w:sz="0" w:space="0" w:color="auto"/>
                    <w:right w:val="none" w:sz="0" w:space="0" w:color="auto"/>
                  </w:divBdr>
                </w:div>
              </w:divsChild>
            </w:div>
            <w:div w:id="201800396">
              <w:marLeft w:val="0"/>
              <w:marRight w:val="0"/>
              <w:marTop w:val="0"/>
              <w:marBottom w:val="0"/>
              <w:divBdr>
                <w:top w:val="none" w:sz="0" w:space="0" w:color="auto"/>
                <w:left w:val="none" w:sz="0" w:space="0" w:color="auto"/>
                <w:bottom w:val="none" w:sz="0" w:space="0" w:color="auto"/>
                <w:right w:val="none" w:sz="0" w:space="0" w:color="auto"/>
              </w:divBdr>
              <w:divsChild>
                <w:div w:id="20180312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774">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13">
              <w:marLeft w:val="75"/>
              <w:marRight w:val="75"/>
              <w:marTop w:val="75"/>
              <w:marBottom w:val="0"/>
              <w:divBdr>
                <w:top w:val="none" w:sz="0" w:space="0" w:color="auto"/>
                <w:left w:val="none" w:sz="0" w:space="0" w:color="auto"/>
                <w:bottom w:val="none" w:sz="0" w:space="0" w:color="auto"/>
                <w:right w:val="none" w:sz="0" w:space="0" w:color="auto"/>
              </w:divBdr>
              <w:divsChild>
                <w:div w:id="201795778">
                  <w:marLeft w:val="0"/>
                  <w:marRight w:val="0"/>
                  <w:marTop w:val="60"/>
                  <w:marBottom w:val="30"/>
                  <w:divBdr>
                    <w:top w:val="none" w:sz="0" w:space="0" w:color="auto"/>
                    <w:left w:val="none" w:sz="0" w:space="0" w:color="auto"/>
                    <w:bottom w:val="none" w:sz="0" w:space="0" w:color="auto"/>
                    <w:right w:val="none" w:sz="0" w:space="0" w:color="auto"/>
                  </w:divBdr>
                </w:div>
                <w:div w:id="201796037">
                  <w:marLeft w:val="0"/>
                  <w:marRight w:val="0"/>
                  <w:marTop w:val="60"/>
                  <w:marBottom w:val="30"/>
                  <w:divBdr>
                    <w:top w:val="none" w:sz="0" w:space="0" w:color="auto"/>
                    <w:left w:val="none" w:sz="0" w:space="0" w:color="auto"/>
                    <w:bottom w:val="none" w:sz="0" w:space="0" w:color="auto"/>
                    <w:right w:val="none" w:sz="0" w:space="0" w:color="auto"/>
                  </w:divBdr>
                </w:div>
                <w:div w:id="201798750">
                  <w:marLeft w:val="0"/>
                  <w:marRight w:val="0"/>
                  <w:marTop w:val="60"/>
                  <w:marBottom w:val="30"/>
                  <w:divBdr>
                    <w:top w:val="none" w:sz="0" w:space="0" w:color="auto"/>
                    <w:left w:val="none" w:sz="0" w:space="0" w:color="auto"/>
                    <w:bottom w:val="none" w:sz="0" w:space="0" w:color="auto"/>
                    <w:right w:val="none" w:sz="0" w:space="0" w:color="auto"/>
                  </w:divBdr>
                </w:div>
              </w:divsChild>
            </w:div>
            <w:div w:id="201795799">
              <w:marLeft w:val="0"/>
              <w:marRight w:val="0"/>
              <w:marTop w:val="0"/>
              <w:marBottom w:val="0"/>
              <w:divBdr>
                <w:top w:val="none" w:sz="0" w:space="0" w:color="auto"/>
                <w:left w:val="none" w:sz="0" w:space="0" w:color="auto"/>
                <w:bottom w:val="none" w:sz="0" w:space="0" w:color="auto"/>
                <w:right w:val="none" w:sz="0" w:space="0" w:color="auto"/>
              </w:divBdr>
              <w:divsChild>
                <w:div w:id="20179622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59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65">
              <w:marLeft w:val="75"/>
              <w:marRight w:val="75"/>
              <w:marTop w:val="75"/>
              <w:marBottom w:val="0"/>
              <w:divBdr>
                <w:top w:val="none" w:sz="0" w:space="0" w:color="auto"/>
                <w:left w:val="none" w:sz="0" w:space="0" w:color="auto"/>
                <w:bottom w:val="none" w:sz="0" w:space="0" w:color="auto"/>
                <w:right w:val="none" w:sz="0" w:space="0" w:color="auto"/>
              </w:divBdr>
              <w:divsChild>
                <w:div w:id="201802473">
                  <w:marLeft w:val="0"/>
                  <w:marRight w:val="0"/>
                  <w:marTop w:val="60"/>
                  <w:marBottom w:val="30"/>
                  <w:divBdr>
                    <w:top w:val="none" w:sz="0" w:space="0" w:color="auto"/>
                    <w:left w:val="none" w:sz="0" w:space="0" w:color="auto"/>
                    <w:bottom w:val="none" w:sz="0" w:space="0" w:color="auto"/>
                    <w:right w:val="none" w:sz="0" w:space="0" w:color="auto"/>
                  </w:divBdr>
                </w:div>
                <w:div w:id="201802742">
                  <w:marLeft w:val="0"/>
                  <w:marRight w:val="0"/>
                  <w:marTop w:val="60"/>
                  <w:marBottom w:val="30"/>
                  <w:divBdr>
                    <w:top w:val="none" w:sz="0" w:space="0" w:color="auto"/>
                    <w:left w:val="none" w:sz="0" w:space="0" w:color="auto"/>
                    <w:bottom w:val="none" w:sz="0" w:space="0" w:color="auto"/>
                    <w:right w:val="none" w:sz="0" w:space="0" w:color="auto"/>
                  </w:divBdr>
                </w:div>
                <w:div w:id="201802945">
                  <w:marLeft w:val="0"/>
                  <w:marRight w:val="0"/>
                  <w:marTop w:val="60"/>
                  <w:marBottom w:val="30"/>
                  <w:divBdr>
                    <w:top w:val="none" w:sz="0" w:space="0" w:color="auto"/>
                    <w:left w:val="none" w:sz="0" w:space="0" w:color="auto"/>
                    <w:bottom w:val="none" w:sz="0" w:space="0" w:color="auto"/>
                    <w:right w:val="none" w:sz="0" w:space="0" w:color="auto"/>
                  </w:divBdr>
                </w:div>
              </w:divsChild>
            </w:div>
            <w:div w:id="201798107">
              <w:marLeft w:val="0"/>
              <w:marRight w:val="0"/>
              <w:marTop w:val="0"/>
              <w:marBottom w:val="0"/>
              <w:divBdr>
                <w:top w:val="none" w:sz="0" w:space="0" w:color="auto"/>
                <w:left w:val="none" w:sz="0" w:space="0" w:color="auto"/>
                <w:bottom w:val="none" w:sz="0" w:space="0" w:color="auto"/>
                <w:right w:val="none" w:sz="0" w:space="0" w:color="auto"/>
              </w:divBdr>
              <w:divsChild>
                <w:div w:id="20179908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281">
          <w:marLeft w:val="0"/>
          <w:marRight w:val="0"/>
          <w:marTop w:val="75"/>
          <w:marBottom w:val="0"/>
          <w:divBdr>
            <w:top w:val="single" w:sz="6" w:space="4" w:color="A6C9E2"/>
            <w:left w:val="single" w:sz="6" w:space="4" w:color="A6C9E2"/>
            <w:bottom w:val="single" w:sz="6" w:space="4" w:color="A6C9E2"/>
            <w:right w:val="single" w:sz="6" w:space="4" w:color="A6C9E2"/>
          </w:divBdr>
          <w:divsChild>
            <w:div w:id="201800270">
              <w:marLeft w:val="75"/>
              <w:marRight w:val="75"/>
              <w:marTop w:val="75"/>
              <w:marBottom w:val="0"/>
              <w:divBdr>
                <w:top w:val="none" w:sz="0" w:space="0" w:color="auto"/>
                <w:left w:val="none" w:sz="0" w:space="0" w:color="auto"/>
                <w:bottom w:val="none" w:sz="0" w:space="0" w:color="auto"/>
                <w:right w:val="none" w:sz="0" w:space="0" w:color="auto"/>
              </w:divBdr>
              <w:divsChild>
                <w:div w:id="201798534">
                  <w:marLeft w:val="0"/>
                  <w:marRight w:val="0"/>
                  <w:marTop w:val="60"/>
                  <w:marBottom w:val="30"/>
                  <w:divBdr>
                    <w:top w:val="none" w:sz="0" w:space="0" w:color="auto"/>
                    <w:left w:val="none" w:sz="0" w:space="0" w:color="auto"/>
                    <w:bottom w:val="none" w:sz="0" w:space="0" w:color="auto"/>
                    <w:right w:val="none" w:sz="0" w:space="0" w:color="auto"/>
                  </w:divBdr>
                </w:div>
                <w:div w:id="201801216">
                  <w:marLeft w:val="0"/>
                  <w:marRight w:val="0"/>
                  <w:marTop w:val="60"/>
                  <w:marBottom w:val="30"/>
                  <w:divBdr>
                    <w:top w:val="none" w:sz="0" w:space="0" w:color="auto"/>
                    <w:left w:val="none" w:sz="0" w:space="0" w:color="auto"/>
                    <w:bottom w:val="none" w:sz="0" w:space="0" w:color="auto"/>
                    <w:right w:val="none" w:sz="0" w:space="0" w:color="auto"/>
                  </w:divBdr>
                </w:div>
                <w:div w:id="201802976">
                  <w:marLeft w:val="0"/>
                  <w:marRight w:val="0"/>
                  <w:marTop w:val="60"/>
                  <w:marBottom w:val="30"/>
                  <w:divBdr>
                    <w:top w:val="none" w:sz="0" w:space="0" w:color="auto"/>
                    <w:left w:val="none" w:sz="0" w:space="0" w:color="auto"/>
                    <w:bottom w:val="none" w:sz="0" w:space="0" w:color="auto"/>
                    <w:right w:val="none" w:sz="0" w:space="0" w:color="auto"/>
                  </w:divBdr>
                </w:div>
              </w:divsChild>
            </w:div>
            <w:div w:id="201801311">
              <w:marLeft w:val="0"/>
              <w:marRight w:val="0"/>
              <w:marTop w:val="0"/>
              <w:marBottom w:val="0"/>
              <w:divBdr>
                <w:top w:val="none" w:sz="0" w:space="0" w:color="auto"/>
                <w:left w:val="none" w:sz="0" w:space="0" w:color="auto"/>
                <w:bottom w:val="none" w:sz="0" w:space="0" w:color="auto"/>
                <w:right w:val="none" w:sz="0" w:space="0" w:color="auto"/>
              </w:divBdr>
              <w:divsChild>
                <w:div w:id="20179712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75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735">
              <w:marLeft w:val="75"/>
              <w:marRight w:val="75"/>
              <w:marTop w:val="75"/>
              <w:marBottom w:val="0"/>
              <w:divBdr>
                <w:top w:val="none" w:sz="0" w:space="0" w:color="auto"/>
                <w:left w:val="none" w:sz="0" w:space="0" w:color="auto"/>
                <w:bottom w:val="none" w:sz="0" w:space="0" w:color="auto"/>
                <w:right w:val="none" w:sz="0" w:space="0" w:color="auto"/>
              </w:divBdr>
              <w:divsChild>
                <w:div w:id="201795716">
                  <w:marLeft w:val="0"/>
                  <w:marRight w:val="0"/>
                  <w:marTop w:val="60"/>
                  <w:marBottom w:val="30"/>
                  <w:divBdr>
                    <w:top w:val="none" w:sz="0" w:space="0" w:color="auto"/>
                    <w:left w:val="none" w:sz="0" w:space="0" w:color="auto"/>
                    <w:bottom w:val="none" w:sz="0" w:space="0" w:color="auto"/>
                    <w:right w:val="none" w:sz="0" w:space="0" w:color="auto"/>
                  </w:divBdr>
                </w:div>
                <w:div w:id="201795730">
                  <w:marLeft w:val="0"/>
                  <w:marRight w:val="0"/>
                  <w:marTop w:val="60"/>
                  <w:marBottom w:val="30"/>
                  <w:divBdr>
                    <w:top w:val="none" w:sz="0" w:space="0" w:color="auto"/>
                    <w:left w:val="none" w:sz="0" w:space="0" w:color="auto"/>
                    <w:bottom w:val="none" w:sz="0" w:space="0" w:color="auto"/>
                    <w:right w:val="none" w:sz="0" w:space="0" w:color="auto"/>
                  </w:divBdr>
                </w:div>
                <w:div w:id="201802963">
                  <w:marLeft w:val="0"/>
                  <w:marRight w:val="0"/>
                  <w:marTop w:val="60"/>
                  <w:marBottom w:val="30"/>
                  <w:divBdr>
                    <w:top w:val="none" w:sz="0" w:space="0" w:color="auto"/>
                    <w:left w:val="none" w:sz="0" w:space="0" w:color="auto"/>
                    <w:bottom w:val="none" w:sz="0" w:space="0" w:color="auto"/>
                    <w:right w:val="none" w:sz="0" w:space="0" w:color="auto"/>
                  </w:divBdr>
                </w:div>
              </w:divsChild>
            </w:div>
            <w:div w:id="201800757">
              <w:marLeft w:val="0"/>
              <w:marRight w:val="0"/>
              <w:marTop w:val="0"/>
              <w:marBottom w:val="0"/>
              <w:divBdr>
                <w:top w:val="none" w:sz="0" w:space="0" w:color="auto"/>
                <w:left w:val="none" w:sz="0" w:space="0" w:color="auto"/>
                <w:bottom w:val="none" w:sz="0" w:space="0" w:color="auto"/>
                <w:right w:val="none" w:sz="0" w:space="0" w:color="auto"/>
              </w:divBdr>
              <w:divsChild>
                <w:div w:id="20179682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66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547">
              <w:marLeft w:val="75"/>
              <w:marRight w:val="75"/>
              <w:marTop w:val="75"/>
              <w:marBottom w:val="0"/>
              <w:divBdr>
                <w:top w:val="none" w:sz="0" w:space="0" w:color="auto"/>
                <w:left w:val="none" w:sz="0" w:space="0" w:color="auto"/>
                <w:bottom w:val="none" w:sz="0" w:space="0" w:color="auto"/>
                <w:right w:val="none" w:sz="0" w:space="0" w:color="auto"/>
              </w:divBdr>
              <w:divsChild>
                <w:div w:id="201795160">
                  <w:marLeft w:val="0"/>
                  <w:marRight w:val="0"/>
                  <w:marTop w:val="60"/>
                  <w:marBottom w:val="30"/>
                  <w:divBdr>
                    <w:top w:val="none" w:sz="0" w:space="0" w:color="auto"/>
                    <w:left w:val="none" w:sz="0" w:space="0" w:color="auto"/>
                    <w:bottom w:val="none" w:sz="0" w:space="0" w:color="auto"/>
                    <w:right w:val="none" w:sz="0" w:space="0" w:color="auto"/>
                  </w:divBdr>
                </w:div>
                <w:div w:id="201797054">
                  <w:marLeft w:val="0"/>
                  <w:marRight w:val="0"/>
                  <w:marTop w:val="60"/>
                  <w:marBottom w:val="30"/>
                  <w:divBdr>
                    <w:top w:val="none" w:sz="0" w:space="0" w:color="auto"/>
                    <w:left w:val="none" w:sz="0" w:space="0" w:color="auto"/>
                    <w:bottom w:val="none" w:sz="0" w:space="0" w:color="auto"/>
                    <w:right w:val="none" w:sz="0" w:space="0" w:color="auto"/>
                  </w:divBdr>
                </w:div>
                <w:div w:id="201799758">
                  <w:marLeft w:val="0"/>
                  <w:marRight w:val="0"/>
                  <w:marTop w:val="60"/>
                  <w:marBottom w:val="30"/>
                  <w:divBdr>
                    <w:top w:val="none" w:sz="0" w:space="0" w:color="auto"/>
                    <w:left w:val="none" w:sz="0" w:space="0" w:color="auto"/>
                    <w:bottom w:val="none" w:sz="0" w:space="0" w:color="auto"/>
                    <w:right w:val="none" w:sz="0" w:space="0" w:color="auto"/>
                  </w:divBdr>
                </w:div>
              </w:divsChild>
            </w:div>
            <w:div w:id="201800797">
              <w:marLeft w:val="0"/>
              <w:marRight w:val="0"/>
              <w:marTop w:val="0"/>
              <w:marBottom w:val="0"/>
              <w:divBdr>
                <w:top w:val="none" w:sz="0" w:space="0" w:color="auto"/>
                <w:left w:val="none" w:sz="0" w:space="0" w:color="auto"/>
                <w:bottom w:val="none" w:sz="0" w:space="0" w:color="auto"/>
                <w:right w:val="none" w:sz="0" w:space="0" w:color="auto"/>
              </w:divBdr>
              <w:divsChild>
                <w:div w:id="20180246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838">
          <w:marLeft w:val="0"/>
          <w:marRight w:val="0"/>
          <w:marTop w:val="75"/>
          <w:marBottom w:val="0"/>
          <w:divBdr>
            <w:top w:val="single" w:sz="6" w:space="4" w:color="A6C9E2"/>
            <w:left w:val="single" w:sz="6" w:space="4" w:color="A6C9E2"/>
            <w:bottom w:val="single" w:sz="6" w:space="4" w:color="A6C9E2"/>
            <w:right w:val="single" w:sz="6" w:space="4" w:color="A6C9E2"/>
          </w:divBdr>
          <w:divsChild>
            <w:div w:id="201802127">
              <w:marLeft w:val="0"/>
              <w:marRight w:val="0"/>
              <w:marTop w:val="0"/>
              <w:marBottom w:val="0"/>
              <w:divBdr>
                <w:top w:val="none" w:sz="0" w:space="0" w:color="auto"/>
                <w:left w:val="none" w:sz="0" w:space="0" w:color="auto"/>
                <w:bottom w:val="none" w:sz="0" w:space="0" w:color="auto"/>
                <w:right w:val="none" w:sz="0" w:space="0" w:color="auto"/>
              </w:divBdr>
              <w:divsChild>
                <w:div w:id="2018010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014">
              <w:marLeft w:val="75"/>
              <w:marRight w:val="75"/>
              <w:marTop w:val="75"/>
              <w:marBottom w:val="0"/>
              <w:divBdr>
                <w:top w:val="none" w:sz="0" w:space="0" w:color="auto"/>
                <w:left w:val="none" w:sz="0" w:space="0" w:color="auto"/>
                <w:bottom w:val="none" w:sz="0" w:space="0" w:color="auto"/>
                <w:right w:val="none" w:sz="0" w:space="0" w:color="auto"/>
              </w:divBdr>
              <w:divsChild>
                <w:div w:id="201796911">
                  <w:marLeft w:val="0"/>
                  <w:marRight w:val="0"/>
                  <w:marTop w:val="60"/>
                  <w:marBottom w:val="30"/>
                  <w:divBdr>
                    <w:top w:val="none" w:sz="0" w:space="0" w:color="auto"/>
                    <w:left w:val="none" w:sz="0" w:space="0" w:color="auto"/>
                    <w:bottom w:val="none" w:sz="0" w:space="0" w:color="auto"/>
                    <w:right w:val="none" w:sz="0" w:space="0" w:color="auto"/>
                  </w:divBdr>
                </w:div>
                <w:div w:id="201797164">
                  <w:marLeft w:val="0"/>
                  <w:marRight w:val="0"/>
                  <w:marTop w:val="60"/>
                  <w:marBottom w:val="30"/>
                  <w:divBdr>
                    <w:top w:val="none" w:sz="0" w:space="0" w:color="auto"/>
                    <w:left w:val="none" w:sz="0" w:space="0" w:color="auto"/>
                    <w:bottom w:val="none" w:sz="0" w:space="0" w:color="auto"/>
                    <w:right w:val="none" w:sz="0" w:space="0" w:color="auto"/>
                  </w:divBdr>
                </w:div>
                <w:div w:id="20180177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905">
          <w:marLeft w:val="0"/>
          <w:marRight w:val="0"/>
          <w:marTop w:val="75"/>
          <w:marBottom w:val="0"/>
          <w:divBdr>
            <w:top w:val="single" w:sz="6" w:space="4" w:color="A6C9E2"/>
            <w:left w:val="single" w:sz="6" w:space="4" w:color="A6C9E2"/>
            <w:bottom w:val="single" w:sz="6" w:space="4" w:color="A6C9E2"/>
            <w:right w:val="single" w:sz="6" w:space="4" w:color="A6C9E2"/>
          </w:divBdr>
          <w:divsChild>
            <w:div w:id="201801960">
              <w:marLeft w:val="75"/>
              <w:marRight w:val="75"/>
              <w:marTop w:val="75"/>
              <w:marBottom w:val="0"/>
              <w:divBdr>
                <w:top w:val="none" w:sz="0" w:space="0" w:color="auto"/>
                <w:left w:val="none" w:sz="0" w:space="0" w:color="auto"/>
                <w:bottom w:val="none" w:sz="0" w:space="0" w:color="auto"/>
                <w:right w:val="none" w:sz="0" w:space="0" w:color="auto"/>
              </w:divBdr>
              <w:divsChild>
                <w:div w:id="201798350">
                  <w:marLeft w:val="0"/>
                  <w:marRight w:val="0"/>
                  <w:marTop w:val="60"/>
                  <w:marBottom w:val="30"/>
                  <w:divBdr>
                    <w:top w:val="none" w:sz="0" w:space="0" w:color="auto"/>
                    <w:left w:val="none" w:sz="0" w:space="0" w:color="auto"/>
                    <w:bottom w:val="none" w:sz="0" w:space="0" w:color="auto"/>
                    <w:right w:val="none" w:sz="0" w:space="0" w:color="auto"/>
                  </w:divBdr>
                </w:div>
                <w:div w:id="201799772">
                  <w:marLeft w:val="0"/>
                  <w:marRight w:val="0"/>
                  <w:marTop w:val="60"/>
                  <w:marBottom w:val="30"/>
                  <w:divBdr>
                    <w:top w:val="none" w:sz="0" w:space="0" w:color="auto"/>
                    <w:left w:val="none" w:sz="0" w:space="0" w:color="auto"/>
                    <w:bottom w:val="none" w:sz="0" w:space="0" w:color="auto"/>
                    <w:right w:val="none" w:sz="0" w:space="0" w:color="auto"/>
                  </w:divBdr>
                </w:div>
                <w:div w:id="20180219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42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04">
              <w:marLeft w:val="75"/>
              <w:marRight w:val="75"/>
              <w:marTop w:val="75"/>
              <w:marBottom w:val="0"/>
              <w:divBdr>
                <w:top w:val="none" w:sz="0" w:space="0" w:color="auto"/>
                <w:left w:val="none" w:sz="0" w:space="0" w:color="auto"/>
                <w:bottom w:val="none" w:sz="0" w:space="0" w:color="auto"/>
                <w:right w:val="none" w:sz="0" w:space="0" w:color="auto"/>
              </w:divBdr>
              <w:divsChild>
                <w:div w:id="201799697">
                  <w:marLeft w:val="0"/>
                  <w:marRight w:val="0"/>
                  <w:marTop w:val="60"/>
                  <w:marBottom w:val="30"/>
                  <w:divBdr>
                    <w:top w:val="none" w:sz="0" w:space="0" w:color="auto"/>
                    <w:left w:val="none" w:sz="0" w:space="0" w:color="auto"/>
                    <w:bottom w:val="none" w:sz="0" w:space="0" w:color="auto"/>
                    <w:right w:val="none" w:sz="0" w:space="0" w:color="auto"/>
                  </w:divBdr>
                </w:div>
                <w:div w:id="201801868">
                  <w:marLeft w:val="0"/>
                  <w:marRight w:val="0"/>
                  <w:marTop w:val="60"/>
                  <w:marBottom w:val="30"/>
                  <w:divBdr>
                    <w:top w:val="none" w:sz="0" w:space="0" w:color="auto"/>
                    <w:left w:val="none" w:sz="0" w:space="0" w:color="auto"/>
                    <w:bottom w:val="none" w:sz="0" w:space="0" w:color="auto"/>
                    <w:right w:val="none" w:sz="0" w:space="0" w:color="auto"/>
                  </w:divBdr>
                </w:div>
                <w:div w:id="201802424">
                  <w:marLeft w:val="0"/>
                  <w:marRight w:val="0"/>
                  <w:marTop w:val="60"/>
                  <w:marBottom w:val="30"/>
                  <w:divBdr>
                    <w:top w:val="none" w:sz="0" w:space="0" w:color="auto"/>
                    <w:left w:val="none" w:sz="0" w:space="0" w:color="auto"/>
                    <w:bottom w:val="none" w:sz="0" w:space="0" w:color="auto"/>
                    <w:right w:val="none" w:sz="0" w:space="0" w:color="auto"/>
                  </w:divBdr>
                </w:div>
              </w:divsChild>
            </w:div>
            <w:div w:id="201800512">
              <w:marLeft w:val="0"/>
              <w:marRight w:val="0"/>
              <w:marTop w:val="0"/>
              <w:marBottom w:val="0"/>
              <w:divBdr>
                <w:top w:val="none" w:sz="0" w:space="0" w:color="auto"/>
                <w:left w:val="none" w:sz="0" w:space="0" w:color="auto"/>
                <w:bottom w:val="none" w:sz="0" w:space="0" w:color="auto"/>
                <w:right w:val="none" w:sz="0" w:space="0" w:color="auto"/>
              </w:divBdr>
              <w:divsChild>
                <w:div w:id="20180233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366">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98">
              <w:marLeft w:val="75"/>
              <w:marRight w:val="75"/>
              <w:marTop w:val="75"/>
              <w:marBottom w:val="0"/>
              <w:divBdr>
                <w:top w:val="none" w:sz="0" w:space="0" w:color="auto"/>
                <w:left w:val="none" w:sz="0" w:space="0" w:color="auto"/>
                <w:bottom w:val="none" w:sz="0" w:space="0" w:color="auto"/>
                <w:right w:val="none" w:sz="0" w:space="0" w:color="auto"/>
              </w:divBdr>
              <w:divsChild>
                <w:div w:id="201798908">
                  <w:marLeft w:val="0"/>
                  <w:marRight w:val="0"/>
                  <w:marTop w:val="60"/>
                  <w:marBottom w:val="30"/>
                  <w:divBdr>
                    <w:top w:val="none" w:sz="0" w:space="0" w:color="auto"/>
                    <w:left w:val="none" w:sz="0" w:space="0" w:color="auto"/>
                    <w:bottom w:val="none" w:sz="0" w:space="0" w:color="auto"/>
                    <w:right w:val="none" w:sz="0" w:space="0" w:color="auto"/>
                  </w:divBdr>
                </w:div>
                <w:div w:id="201799170">
                  <w:marLeft w:val="0"/>
                  <w:marRight w:val="0"/>
                  <w:marTop w:val="60"/>
                  <w:marBottom w:val="30"/>
                  <w:divBdr>
                    <w:top w:val="none" w:sz="0" w:space="0" w:color="auto"/>
                    <w:left w:val="none" w:sz="0" w:space="0" w:color="auto"/>
                    <w:bottom w:val="none" w:sz="0" w:space="0" w:color="auto"/>
                    <w:right w:val="none" w:sz="0" w:space="0" w:color="auto"/>
                  </w:divBdr>
                </w:div>
                <w:div w:id="201802299">
                  <w:marLeft w:val="0"/>
                  <w:marRight w:val="0"/>
                  <w:marTop w:val="60"/>
                  <w:marBottom w:val="30"/>
                  <w:divBdr>
                    <w:top w:val="none" w:sz="0" w:space="0" w:color="auto"/>
                    <w:left w:val="none" w:sz="0" w:space="0" w:color="auto"/>
                    <w:bottom w:val="none" w:sz="0" w:space="0" w:color="auto"/>
                    <w:right w:val="none" w:sz="0" w:space="0" w:color="auto"/>
                  </w:divBdr>
                </w:div>
              </w:divsChild>
            </w:div>
            <w:div w:id="201797414">
              <w:marLeft w:val="0"/>
              <w:marRight w:val="0"/>
              <w:marTop w:val="0"/>
              <w:marBottom w:val="0"/>
              <w:divBdr>
                <w:top w:val="none" w:sz="0" w:space="0" w:color="auto"/>
                <w:left w:val="none" w:sz="0" w:space="0" w:color="auto"/>
                <w:bottom w:val="none" w:sz="0" w:space="0" w:color="auto"/>
                <w:right w:val="none" w:sz="0" w:space="0" w:color="auto"/>
              </w:divBdr>
              <w:divsChild>
                <w:div w:id="20179512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43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21">
              <w:marLeft w:val="75"/>
              <w:marRight w:val="75"/>
              <w:marTop w:val="75"/>
              <w:marBottom w:val="0"/>
              <w:divBdr>
                <w:top w:val="none" w:sz="0" w:space="0" w:color="auto"/>
                <w:left w:val="none" w:sz="0" w:space="0" w:color="auto"/>
                <w:bottom w:val="none" w:sz="0" w:space="0" w:color="auto"/>
                <w:right w:val="none" w:sz="0" w:space="0" w:color="auto"/>
              </w:divBdr>
              <w:divsChild>
                <w:div w:id="201798419">
                  <w:marLeft w:val="0"/>
                  <w:marRight w:val="0"/>
                  <w:marTop w:val="60"/>
                  <w:marBottom w:val="30"/>
                  <w:divBdr>
                    <w:top w:val="none" w:sz="0" w:space="0" w:color="auto"/>
                    <w:left w:val="none" w:sz="0" w:space="0" w:color="auto"/>
                    <w:bottom w:val="none" w:sz="0" w:space="0" w:color="auto"/>
                    <w:right w:val="none" w:sz="0" w:space="0" w:color="auto"/>
                  </w:divBdr>
                </w:div>
                <w:div w:id="201798458">
                  <w:marLeft w:val="0"/>
                  <w:marRight w:val="0"/>
                  <w:marTop w:val="60"/>
                  <w:marBottom w:val="30"/>
                  <w:divBdr>
                    <w:top w:val="none" w:sz="0" w:space="0" w:color="auto"/>
                    <w:left w:val="none" w:sz="0" w:space="0" w:color="auto"/>
                    <w:bottom w:val="none" w:sz="0" w:space="0" w:color="auto"/>
                    <w:right w:val="none" w:sz="0" w:space="0" w:color="auto"/>
                  </w:divBdr>
                </w:div>
                <w:div w:id="201803015">
                  <w:marLeft w:val="0"/>
                  <w:marRight w:val="0"/>
                  <w:marTop w:val="60"/>
                  <w:marBottom w:val="30"/>
                  <w:divBdr>
                    <w:top w:val="none" w:sz="0" w:space="0" w:color="auto"/>
                    <w:left w:val="none" w:sz="0" w:space="0" w:color="auto"/>
                    <w:bottom w:val="none" w:sz="0" w:space="0" w:color="auto"/>
                    <w:right w:val="none" w:sz="0" w:space="0" w:color="auto"/>
                  </w:divBdr>
                </w:div>
              </w:divsChild>
            </w:div>
            <w:div w:id="201797842">
              <w:marLeft w:val="0"/>
              <w:marRight w:val="0"/>
              <w:marTop w:val="0"/>
              <w:marBottom w:val="0"/>
              <w:divBdr>
                <w:top w:val="none" w:sz="0" w:space="0" w:color="auto"/>
                <w:left w:val="none" w:sz="0" w:space="0" w:color="auto"/>
                <w:bottom w:val="none" w:sz="0" w:space="0" w:color="auto"/>
                <w:right w:val="none" w:sz="0" w:space="0" w:color="auto"/>
              </w:divBdr>
              <w:divsChild>
                <w:div w:id="2017955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4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58">
              <w:marLeft w:val="75"/>
              <w:marRight w:val="75"/>
              <w:marTop w:val="75"/>
              <w:marBottom w:val="0"/>
              <w:divBdr>
                <w:top w:val="none" w:sz="0" w:space="0" w:color="auto"/>
                <w:left w:val="none" w:sz="0" w:space="0" w:color="auto"/>
                <w:bottom w:val="none" w:sz="0" w:space="0" w:color="auto"/>
                <w:right w:val="none" w:sz="0" w:space="0" w:color="auto"/>
              </w:divBdr>
              <w:divsChild>
                <w:div w:id="201796011">
                  <w:marLeft w:val="0"/>
                  <w:marRight w:val="0"/>
                  <w:marTop w:val="60"/>
                  <w:marBottom w:val="30"/>
                  <w:divBdr>
                    <w:top w:val="none" w:sz="0" w:space="0" w:color="auto"/>
                    <w:left w:val="none" w:sz="0" w:space="0" w:color="auto"/>
                    <w:bottom w:val="none" w:sz="0" w:space="0" w:color="auto"/>
                    <w:right w:val="none" w:sz="0" w:space="0" w:color="auto"/>
                  </w:divBdr>
                </w:div>
                <w:div w:id="201798606">
                  <w:marLeft w:val="0"/>
                  <w:marRight w:val="0"/>
                  <w:marTop w:val="60"/>
                  <w:marBottom w:val="30"/>
                  <w:divBdr>
                    <w:top w:val="none" w:sz="0" w:space="0" w:color="auto"/>
                    <w:left w:val="none" w:sz="0" w:space="0" w:color="auto"/>
                    <w:bottom w:val="none" w:sz="0" w:space="0" w:color="auto"/>
                    <w:right w:val="none" w:sz="0" w:space="0" w:color="auto"/>
                  </w:divBdr>
                </w:div>
                <w:div w:id="201800947">
                  <w:marLeft w:val="0"/>
                  <w:marRight w:val="0"/>
                  <w:marTop w:val="60"/>
                  <w:marBottom w:val="30"/>
                  <w:divBdr>
                    <w:top w:val="none" w:sz="0" w:space="0" w:color="auto"/>
                    <w:left w:val="none" w:sz="0" w:space="0" w:color="auto"/>
                    <w:bottom w:val="none" w:sz="0" w:space="0" w:color="auto"/>
                    <w:right w:val="none" w:sz="0" w:space="0" w:color="auto"/>
                  </w:divBdr>
                </w:div>
              </w:divsChild>
            </w:div>
            <w:div w:id="201796506">
              <w:marLeft w:val="0"/>
              <w:marRight w:val="0"/>
              <w:marTop w:val="0"/>
              <w:marBottom w:val="0"/>
              <w:divBdr>
                <w:top w:val="none" w:sz="0" w:space="0" w:color="auto"/>
                <w:left w:val="none" w:sz="0" w:space="0" w:color="auto"/>
                <w:bottom w:val="none" w:sz="0" w:space="0" w:color="auto"/>
                <w:right w:val="none" w:sz="0" w:space="0" w:color="auto"/>
              </w:divBdr>
              <w:divsChild>
                <w:div w:id="20179863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022">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97">
              <w:marLeft w:val="0"/>
              <w:marRight w:val="0"/>
              <w:marTop w:val="0"/>
              <w:marBottom w:val="0"/>
              <w:divBdr>
                <w:top w:val="none" w:sz="0" w:space="0" w:color="auto"/>
                <w:left w:val="none" w:sz="0" w:space="0" w:color="auto"/>
                <w:bottom w:val="none" w:sz="0" w:space="0" w:color="auto"/>
                <w:right w:val="none" w:sz="0" w:space="0" w:color="auto"/>
              </w:divBdr>
              <w:divsChild>
                <w:div w:id="20179719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018">
              <w:marLeft w:val="75"/>
              <w:marRight w:val="75"/>
              <w:marTop w:val="75"/>
              <w:marBottom w:val="0"/>
              <w:divBdr>
                <w:top w:val="none" w:sz="0" w:space="0" w:color="auto"/>
                <w:left w:val="none" w:sz="0" w:space="0" w:color="auto"/>
                <w:bottom w:val="none" w:sz="0" w:space="0" w:color="auto"/>
                <w:right w:val="none" w:sz="0" w:space="0" w:color="auto"/>
              </w:divBdr>
              <w:divsChild>
                <w:div w:id="201795485">
                  <w:marLeft w:val="0"/>
                  <w:marRight w:val="0"/>
                  <w:marTop w:val="60"/>
                  <w:marBottom w:val="30"/>
                  <w:divBdr>
                    <w:top w:val="none" w:sz="0" w:space="0" w:color="auto"/>
                    <w:left w:val="none" w:sz="0" w:space="0" w:color="auto"/>
                    <w:bottom w:val="none" w:sz="0" w:space="0" w:color="auto"/>
                    <w:right w:val="none" w:sz="0" w:space="0" w:color="auto"/>
                  </w:divBdr>
                </w:div>
                <w:div w:id="201798896">
                  <w:marLeft w:val="0"/>
                  <w:marRight w:val="0"/>
                  <w:marTop w:val="60"/>
                  <w:marBottom w:val="30"/>
                  <w:divBdr>
                    <w:top w:val="none" w:sz="0" w:space="0" w:color="auto"/>
                    <w:left w:val="none" w:sz="0" w:space="0" w:color="auto"/>
                    <w:bottom w:val="none" w:sz="0" w:space="0" w:color="auto"/>
                    <w:right w:val="none" w:sz="0" w:space="0" w:color="auto"/>
                  </w:divBdr>
                </w:div>
                <w:div w:id="20180123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0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16">
              <w:marLeft w:val="0"/>
              <w:marRight w:val="0"/>
              <w:marTop w:val="0"/>
              <w:marBottom w:val="0"/>
              <w:divBdr>
                <w:top w:val="none" w:sz="0" w:space="0" w:color="auto"/>
                <w:left w:val="none" w:sz="0" w:space="0" w:color="auto"/>
                <w:bottom w:val="none" w:sz="0" w:space="0" w:color="auto"/>
                <w:right w:val="none" w:sz="0" w:space="0" w:color="auto"/>
              </w:divBdr>
              <w:divsChild>
                <w:div w:id="20179540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29">
              <w:marLeft w:val="75"/>
              <w:marRight w:val="75"/>
              <w:marTop w:val="75"/>
              <w:marBottom w:val="0"/>
              <w:divBdr>
                <w:top w:val="none" w:sz="0" w:space="0" w:color="auto"/>
                <w:left w:val="none" w:sz="0" w:space="0" w:color="auto"/>
                <w:bottom w:val="none" w:sz="0" w:space="0" w:color="auto"/>
                <w:right w:val="none" w:sz="0" w:space="0" w:color="auto"/>
              </w:divBdr>
              <w:divsChild>
                <w:div w:id="201799867">
                  <w:marLeft w:val="0"/>
                  <w:marRight w:val="0"/>
                  <w:marTop w:val="60"/>
                  <w:marBottom w:val="30"/>
                  <w:divBdr>
                    <w:top w:val="none" w:sz="0" w:space="0" w:color="auto"/>
                    <w:left w:val="none" w:sz="0" w:space="0" w:color="auto"/>
                    <w:bottom w:val="none" w:sz="0" w:space="0" w:color="auto"/>
                    <w:right w:val="none" w:sz="0" w:space="0" w:color="auto"/>
                  </w:divBdr>
                </w:div>
                <w:div w:id="201801696">
                  <w:marLeft w:val="0"/>
                  <w:marRight w:val="0"/>
                  <w:marTop w:val="60"/>
                  <w:marBottom w:val="30"/>
                  <w:divBdr>
                    <w:top w:val="none" w:sz="0" w:space="0" w:color="auto"/>
                    <w:left w:val="none" w:sz="0" w:space="0" w:color="auto"/>
                    <w:bottom w:val="none" w:sz="0" w:space="0" w:color="auto"/>
                    <w:right w:val="none" w:sz="0" w:space="0" w:color="auto"/>
                  </w:divBdr>
                </w:div>
                <w:div w:id="20180273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2978">
      <w:marLeft w:val="0"/>
      <w:marRight w:val="0"/>
      <w:marTop w:val="0"/>
      <w:marBottom w:val="0"/>
      <w:divBdr>
        <w:top w:val="none" w:sz="0" w:space="0" w:color="auto"/>
        <w:left w:val="none" w:sz="0" w:space="0" w:color="auto"/>
        <w:bottom w:val="none" w:sz="0" w:space="0" w:color="auto"/>
        <w:right w:val="none" w:sz="0" w:space="0" w:color="auto"/>
      </w:divBdr>
      <w:divsChild>
        <w:div w:id="201796310">
          <w:marLeft w:val="0"/>
          <w:marRight w:val="0"/>
          <w:marTop w:val="75"/>
          <w:marBottom w:val="0"/>
          <w:divBdr>
            <w:top w:val="single" w:sz="6" w:space="4" w:color="A6C9E2"/>
            <w:left w:val="single" w:sz="6" w:space="4" w:color="A6C9E2"/>
            <w:bottom w:val="single" w:sz="6" w:space="4" w:color="A6C9E2"/>
            <w:right w:val="single" w:sz="6" w:space="4" w:color="A6C9E2"/>
          </w:divBdr>
          <w:divsChild>
            <w:div w:id="201801199">
              <w:marLeft w:val="75"/>
              <w:marRight w:val="75"/>
              <w:marTop w:val="75"/>
              <w:marBottom w:val="0"/>
              <w:divBdr>
                <w:top w:val="none" w:sz="0" w:space="0" w:color="auto"/>
                <w:left w:val="none" w:sz="0" w:space="0" w:color="auto"/>
                <w:bottom w:val="none" w:sz="0" w:space="0" w:color="auto"/>
                <w:right w:val="none" w:sz="0" w:space="0" w:color="auto"/>
              </w:divBdr>
              <w:divsChild>
                <w:div w:id="201795310">
                  <w:marLeft w:val="0"/>
                  <w:marRight w:val="0"/>
                  <w:marTop w:val="60"/>
                  <w:marBottom w:val="30"/>
                  <w:divBdr>
                    <w:top w:val="none" w:sz="0" w:space="0" w:color="auto"/>
                    <w:left w:val="none" w:sz="0" w:space="0" w:color="auto"/>
                    <w:bottom w:val="none" w:sz="0" w:space="0" w:color="auto"/>
                    <w:right w:val="none" w:sz="0" w:space="0" w:color="auto"/>
                  </w:divBdr>
                </w:div>
                <w:div w:id="201799228">
                  <w:marLeft w:val="0"/>
                  <w:marRight w:val="0"/>
                  <w:marTop w:val="60"/>
                  <w:marBottom w:val="30"/>
                  <w:divBdr>
                    <w:top w:val="none" w:sz="0" w:space="0" w:color="auto"/>
                    <w:left w:val="none" w:sz="0" w:space="0" w:color="auto"/>
                    <w:bottom w:val="none" w:sz="0" w:space="0" w:color="auto"/>
                    <w:right w:val="none" w:sz="0" w:space="0" w:color="auto"/>
                  </w:divBdr>
                </w:div>
                <w:div w:id="201800882">
                  <w:marLeft w:val="0"/>
                  <w:marRight w:val="0"/>
                  <w:marTop w:val="60"/>
                  <w:marBottom w:val="30"/>
                  <w:divBdr>
                    <w:top w:val="none" w:sz="0" w:space="0" w:color="auto"/>
                    <w:left w:val="none" w:sz="0" w:space="0" w:color="auto"/>
                    <w:bottom w:val="none" w:sz="0" w:space="0" w:color="auto"/>
                    <w:right w:val="none" w:sz="0" w:space="0" w:color="auto"/>
                  </w:divBdr>
                </w:div>
              </w:divsChild>
            </w:div>
            <w:div w:id="201802574">
              <w:marLeft w:val="0"/>
              <w:marRight w:val="0"/>
              <w:marTop w:val="0"/>
              <w:marBottom w:val="0"/>
              <w:divBdr>
                <w:top w:val="none" w:sz="0" w:space="0" w:color="auto"/>
                <w:left w:val="none" w:sz="0" w:space="0" w:color="auto"/>
                <w:bottom w:val="none" w:sz="0" w:space="0" w:color="auto"/>
                <w:right w:val="none" w:sz="0" w:space="0" w:color="auto"/>
              </w:divBdr>
              <w:divsChild>
                <w:div w:id="20180016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393">
          <w:marLeft w:val="0"/>
          <w:marRight w:val="0"/>
          <w:marTop w:val="75"/>
          <w:marBottom w:val="0"/>
          <w:divBdr>
            <w:top w:val="single" w:sz="6" w:space="4" w:color="A6C9E2"/>
            <w:left w:val="single" w:sz="6" w:space="4" w:color="A6C9E2"/>
            <w:bottom w:val="single" w:sz="6" w:space="4" w:color="A6C9E2"/>
            <w:right w:val="single" w:sz="6" w:space="4" w:color="A6C9E2"/>
          </w:divBdr>
          <w:divsChild>
            <w:div w:id="201795227">
              <w:marLeft w:val="75"/>
              <w:marRight w:val="75"/>
              <w:marTop w:val="75"/>
              <w:marBottom w:val="0"/>
              <w:divBdr>
                <w:top w:val="none" w:sz="0" w:space="0" w:color="auto"/>
                <w:left w:val="none" w:sz="0" w:space="0" w:color="auto"/>
                <w:bottom w:val="none" w:sz="0" w:space="0" w:color="auto"/>
                <w:right w:val="none" w:sz="0" w:space="0" w:color="auto"/>
              </w:divBdr>
              <w:divsChild>
                <w:div w:id="201795412">
                  <w:marLeft w:val="0"/>
                  <w:marRight w:val="0"/>
                  <w:marTop w:val="60"/>
                  <w:marBottom w:val="30"/>
                  <w:divBdr>
                    <w:top w:val="none" w:sz="0" w:space="0" w:color="auto"/>
                    <w:left w:val="none" w:sz="0" w:space="0" w:color="auto"/>
                    <w:bottom w:val="none" w:sz="0" w:space="0" w:color="auto"/>
                    <w:right w:val="none" w:sz="0" w:space="0" w:color="auto"/>
                  </w:divBdr>
                </w:div>
                <w:div w:id="201795671">
                  <w:marLeft w:val="0"/>
                  <w:marRight w:val="0"/>
                  <w:marTop w:val="60"/>
                  <w:marBottom w:val="30"/>
                  <w:divBdr>
                    <w:top w:val="none" w:sz="0" w:space="0" w:color="auto"/>
                    <w:left w:val="none" w:sz="0" w:space="0" w:color="auto"/>
                    <w:bottom w:val="none" w:sz="0" w:space="0" w:color="auto"/>
                    <w:right w:val="none" w:sz="0" w:space="0" w:color="auto"/>
                  </w:divBdr>
                </w:div>
                <w:div w:id="201802364">
                  <w:marLeft w:val="0"/>
                  <w:marRight w:val="0"/>
                  <w:marTop w:val="60"/>
                  <w:marBottom w:val="30"/>
                  <w:divBdr>
                    <w:top w:val="none" w:sz="0" w:space="0" w:color="auto"/>
                    <w:left w:val="none" w:sz="0" w:space="0" w:color="auto"/>
                    <w:bottom w:val="none" w:sz="0" w:space="0" w:color="auto"/>
                    <w:right w:val="none" w:sz="0" w:space="0" w:color="auto"/>
                  </w:divBdr>
                </w:div>
              </w:divsChild>
            </w:div>
            <w:div w:id="201799320">
              <w:marLeft w:val="0"/>
              <w:marRight w:val="0"/>
              <w:marTop w:val="0"/>
              <w:marBottom w:val="0"/>
              <w:divBdr>
                <w:top w:val="none" w:sz="0" w:space="0" w:color="auto"/>
                <w:left w:val="none" w:sz="0" w:space="0" w:color="auto"/>
                <w:bottom w:val="none" w:sz="0" w:space="0" w:color="auto"/>
                <w:right w:val="none" w:sz="0" w:space="0" w:color="auto"/>
              </w:divBdr>
              <w:divsChild>
                <w:div w:id="20180291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783">
          <w:marLeft w:val="0"/>
          <w:marRight w:val="0"/>
          <w:marTop w:val="75"/>
          <w:marBottom w:val="0"/>
          <w:divBdr>
            <w:top w:val="single" w:sz="6" w:space="4" w:color="A6C9E2"/>
            <w:left w:val="single" w:sz="6" w:space="4" w:color="A6C9E2"/>
            <w:bottom w:val="single" w:sz="6" w:space="4" w:color="A6C9E2"/>
            <w:right w:val="single" w:sz="6" w:space="4" w:color="A6C9E2"/>
          </w:divBdr>
          <w:divsChild>
            <w:div w:id="201797459">
              <w:marLeft w:val="75"/>
              <w:marRight w:val="75"/>
              <w:marTop w:val="75"/>
              <w:marBottom w:val="0"/>
              <w:divBdr>
                <w:top w:val="none" w:sz="0" w:space="0" w:color="auto"/>
                <w:left w:val="none" w:sz="0" w:space="0" w:color="auto"/>
                <w:bottom w:val="none" w:sz="0" w:space="0" w:color="auto"/>
                <w:right w:val="none" w:sz="0" w:space="0" w:color="auto"/>
              </w:divBdr>
              <w:divsChild>
                <w:div w:id="201795786">
                  <w:marLeft w:val="0"/>
                  <w:marRight w:val="0"/>
                  <w:marTop w:val="60"/>
                  <w:marBottom w:val="30"/>
                  <w:divBdr>
                    <w:top w:val="none" w:sz="0" w:space="0" w:color="auto"/>
                    <w:left w:val="none" w:sz="0" w:space="0" w:color="auto"/>
                    <w:bottom w:val="none" w:sz="0" w:space="0" w:color="auto"/>
                    <w:right w:val="none" w:sz="0" w:space="0" w:color="auto"/>
                  </w:divBdr>
                </w:div>
                <w:div w:id="201802199">
                  <w:marLeft w:val="0"/>
                  <w:marRight w:val="0"/>
                  <w:marTop w:val="60"/>
                  <w:marBottom w:val="30"/>
                  <w:divBdr>
                    <w:top w:val="none" w:sz="0" w:space="0" w:color="auto"/>
                    <w:left w:val="none" w:sz="0" w:space="0" w:color="auto"/>
                    <w:bottom w:val="none" w:sz="0" w:space="0" w:color="auto"/>
                    <w:right w:val="none" w:sz="0" w:space="0" w:color="auto"/>
                  </w:divBdr>
                </w:div>
                <w:div w:id="201802874">
                  <w:marLeft w:val="0"/>
                  <w:marRight w:val="0"/>
                  <w:marTop w:val="60"/>
                  <w:marBottom w:val="30"/>
                  <w:divBdr>
                    <w:top w:val="none" w:sz="0" w:space="0" w:color="auto"/>
                    <w:left w:val="none" w:sz="0" w:space="0" w:color="auto"/>
                    <w:bottom w:val="none" w:sz="0" w:space="0" w:color="auto"/>
                    <w:right w:val="none" w:sz="0" w:space="0" w:color="auto"/>
                  </w:divBdr>
                </w:div>
              </w:divsChild>
            </w:div>
            <w:div w:id="201799106">
              <w:marLeft w:val="0"/>
              <w:marRight w:val="0"/>
              <w:marTop w:val="0"/>
              <w:marBottom w:val="0"/>
              <w:divBdr>
                <w:top w:val="none" w:sz="0" w:space="0" w:color="auto"/>
                <w:left w:val="none" w:sz="0" w:space="0" w:color="auto"/>
                <w:bottom w:val="none" w:sz="0" w:space="0" w:color="auto"/>
                <w:right w:val="none" w:sz="0" w:space="0" w:color="auto"/>
              </w:divBdr>
              <w:divsChild>
                <w:div w:id="20179794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375">
          <w:marLeft w:val="0"/>
          <w:marRight w:val="0"/>
          <w:marTop w:val="75"/>
          <w:marBottom w:val="0"/>
          <w:divBdr>
            <w:top w:val="single" w:sz="6" w:space="4" w:color="A6C9E2"/>
            <w:left w:val="single" w:sz="6" w:space="4" w:color="A6C9E2"/>
            <w:bottom w:val="single" w:sz="6" w:space="4" w:color="A6C9E2"/>
            <w:right w:val="single" w:sz="6" w:space="4" w:color="A6C9E2"/>
          </w:divBdr>
          <w:divsChild>
            <w:div w:id="201799980">
              <w:marLeft w:val="0"/>
              <w:marRight w:val="0"/>
              <w:marTop w:val="0"/>
              <w:marBottom w:val="0"/>
              <w:divBdr>
                <w:top w:val="none" w:sz="0" w:space="0" w:color="auto"/>
                <w:left w:val="none" w:sz="0" w:space="0" w:color="auto"/>
                <w:bottom w:val="none" w:sz="0" w:space="0" w:color="auto"/>
                <w:right w:val="none" w:sz="0" w:space="0" w:color="auto"/>
              </w:divBdr>
              <w:divsChild>
                <w:div w:id="20180239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833">
              <w:marLeft w:val="75"/>
              <w:marRight w:val="75"/>
              <w:marTop w:val="75"/>
              <w:marBottom w:val="0"/>
              <w:divBdr>
                <w:top w:val="none" w:sz="0" w:space="0" w:color="auto"/>
                <w:left w:val="none" w:sz="0" w:space="0" w:color="auto"/>
                <w:bottom w:val="none" w:sz="0" w:space="0" w:color="auto"/>
                <w:right w:val="none" w:sz="0" w:space="0" w:color="auto"/>
              </w:divBdr>
              <w:divsChild>
                <w:div w:id="201795920">
                  <w:marLeft w:val="0"/>
                  <w:marRight w:val="0"/>
                  <w:marTop w:val="60"/>
                  <w:marBottom w:val="30"/>
                  <w:divBdr>
                    <w:top w:val="none" w:sz="0" w:space="0" w:color="auto"/>
                    <w:left w:val="none" w:sz="0" w:space="0" w:color="auto"/>
                    <w:bottom w:val="none" w:sz="0" w:space="0" w:color="auto"/>
                    <w:right w:val="none" w:sz="0" w:space="0" w:color="auto"/>
                  </w:divBdr>
                </w:div>
                <w:div w:id="201800664">
                  <w:marLeft w:val="0"/>
                  <w:marRight w:val="0"/>
                  <w:marTop w:val="60"/>
                  <w:marBottom w:val="30"/>
                  <w:divBdr>
                    <w:top w:val="none" w:sz="0" w:space="0" w:color="auto"/>
                    <w:left w:val="none" w:sz="0" w:space="0" w:color="auto"/>
                    <w:bottom w:val="none" w:sz="0" w:space="0" w:color="auto"/>
                    <w:right w:val="none" w:sz="0" w:space="0" w:color="auto"/>
                  </w:divBdr>
                </w:div>
                <w:div w:id="20180170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582">
          <w:marLeft w:val="0"/>
          <w:marRight w:val="0"/>
          <w:marTop w:val="75"/>
          <w:marBottom w:val="0"/>
          <w:divBdr>
            <w:top w:val="single" w:sz="6" w:space="4" w:color="A6C9E2"/>
            <w:left w:val="single" w:sz="6" w:space="4" w:color="A6C9E2"/>
            <w:bottom w:val="single" w:sz="6" w:space="4" w:color="A6C9E2"/>
            <w:right w:val="single" w:sz="6" w:space="4" w:color="A6C9E2"/>
          </w:divBdr>
          <w:divsChild>
            <w:div w:id="201795183">
              <w:marLeft w:val="75"/>
              <w:marRight w:val="75"/>
              <w:marTop w:val="75"/>
              <w:marBottom w:val="0"/>
              <w:divBdr>
                <w:top w:val="none" w:sz="0" w:space="0" w:color="auto"/>
                <w:left w:val="none" w:sz="0" w:space="0" w:color="auto"/>
                <w:bottom w:val="none" w:sz="0" w:space="0" w:color="auto"/>
                <w:right w:val="none" w:sz="0" w:space="0" w:color="auto"/>
              </w:divBdr>
              <w:divsChild>
                <w:div w:id="201799977">
                  <w:marLeft w:val="0"/>
                  <w:marRight w:val="0"/>
                  <w:marTop w:val="60"/>
                  <w:marBottom w:val="30"/>
                  <w:divBdr>
                    <w:top w:val="none" w:sz="0" w:space="0" w:color="auto"/>
                    <w:left w:val="none" w:sz="0" w:space="0" w:color="auto"/>
                    <w:bottom w:val="none" w:sz="0" w:space="0" w:color="auto"/>
                    <w:right w:val="none" w:sz="0" w:space="0" w:color="auto"/>
                  </w:divBdr>
                </w:div>
                <w:div w:id="201800177">
                  <w:marLeft w:val="0"/>
                  <w:marRight w:val="0"/>
                  <w:marTop w:val="60"/>
                  <w:marBottom w:val="30"/>
                  <w:divBdr>
                    <w:top w:val="none" w:sz="0" w:space="0" w:color="auto"/>
                    <w:left w:val="none" w:sz="0" w:space="0" w:color="auto"/>
                    <w:bottom w:val="none" w:sz="0" w:space="0" w:color="auto"/>
                    <w:right w:val="none" w:sz="0" w:space="0" w:color="auto"/>
                  </w:divBdr>
                </w:div>
                <w:div w:id="201803225">
                  <w:marLeft w:val="0"/>
                  <w:marRight w:val="0"/>
                  <w:marTop w:val="60"/>
                  <w:marBottom w:val="30"/>
                  <w:divBdr>
                    <w:top w:val="none" w:sz="0" w:space="0" w:color="auto"/>
                    <w:left w:val="none" w:sz="0" w:space="0" w:color="auto"/>
                    <w:bottom w:val="none" w:sz="0" w:space="0" w:color="auto"/>
                    <w:right w:val="none" w:sz="0" w:space="0" w:color="auto"/>
                  </w:divBdr>
                </w:div>
              </w:divsChild>
            </w:div>
            <w:div w:id="201795319">
              <w:marLeft w:val="0"/>
              <w:marRight w:val="0"/>
              <w:marTop w:val="0"/>
              <w:marBottom w:val="0"/>
              <w:divBdr>
                <w:top w:val="none" w:sz="0" w:space="0" w:color="auto"/>
                <w:left w:val="none" w:sz="0" w:space="0" w:color="auto"/>
                <w:bottom w:val="none" w:sz="0" w:space="0" w:color="auto"/>
                <w:right w:val="none" w:sz="0" w:space="0" w:color="auto"/>
              </w:divBdr>
              <w:divsChild>
                <w:div w:id="20179881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501">
          <w:marLeft w:val="0"/>
          <w:marRight w:val="0"/>
          <w:marTop w:val="75"/>
          <w:marBottom w:val="0"/>
          <w:divBdr>
            <w:top w:val="single" w:sz="6" w:space="4" w:color="A6C9E2"/>
            <w:left w:val="single" w:sz="6" w:space="4" w:color="A6C9E2"/>
            <w:bottom w:val="single" w:sz="6" w:space="4" w:color="A6C9E2"/>
            <w:right w:val="single" w:sz="6" w:space="4" w:color="A6C9E2"/>
          </w:divBdr>
          <w:divsChild>
            <w:div w:id="201799968">
              <w:marLeft w:val="0"/>
              <w:marRight w:val="0"/>
              <w:marTop w:val="0"/>
              <w:marBottom w:val="0"/>
              <w:divBdr>
                <w:top w:val="none" w:sz="0" w:space="0" w:color="auto"/>
                <w:left w:val="none" w:sz="0" w:space="0" w:color="auto"/>
                <w:bottom w:val="none" w:sz="0" w:space="0" w:color="auto"/>
                <w:right w:val="none" w:sz="0" w:space="0" w:color="auto"/>
              </w:divBdr>
              <w:divsChild>
                <w:div w:id="20179740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992">
              <w:marLeft w:val="75"/>
              <w:marRight w:val="75"/>
              <w:marTop w:val="75"/>
              <w:marBottom w:val="0"/>
              <w:divBdr>
                <w:top w:val="none" w:sz="0" w:space="0" w:color="auto"/>
                <w:left w:val="none" w:sz="0" w:space="0" w:color="auto"/>
                <w:bottom w:val="none" w:sz="0" w:space="0" w:color="auto"/>
                <w:right w:val="none" w:sz="0" w:space="0" w:color="auto"/>
              </w:divBdr>
              <w:divsChild>
                <w:div w:id="201796992">
                  <w:marLeft w:val="0"/>
                  <w:marRight w:val="0"/>
                  <w:marTop w:val="60"/>
                  <w:marBottom w:val="30"/>
                  <w:divBdr>
                    <w:top w:val="none" w:sz="0" w:space="0" w:color="auto"/>
                    <w:left w:val="none" w:sz="0" w:space="0" w:color="auto"/>
                    <w:bottom w:val="none" w:sz="0" w:space="0" w:color="auto"/>
                    <w:right w:val="none" w:sz="0" w:space="0" w:color="auto"/>
                  </w:divBdr>
                </w:div>
                <w:div w:id="201797095">
                  <w:marLeft w:val="0"/>
                  <w:marRight w:val="0"/>
                  <w:marTop w:val="60"/>
                  <w:marBottom w:val="30"/>
                  <w:divBdr>
                    <w:top w:val="none" w:sz="0" w:space="0" w:color="auto"/>
                    <w:left w:val="none" w:sz="0" w:space="0" w:color="auto"/>
                    <w:bottom w:val="none" w:sz="0" w:space="0" w:color="auto"/>
                    <w:right w:val="none" w:sz="0" w:space="0" w:color="auto"/>
                  </w:divBdr>
                </w:div>
                <w:div w:id="20179766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28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170">
              <w:marLeft w:val="75"/>
              <w:marRight w:val="75"/>
              <w:marTop w:val="75"/>
              <w:marBottom w:val="0"/>
              <w:divBdr>
                <w:top w:val="none" w:sz="0" w:space="0" w:color="auto"/>
                <w:left w:val="none" w:sz="0" w:space="0" w:color="auto"/>
                <w:bottom w:val="none" w:sz="0" w:space="0" w:color="auto"/>
                <w:right w:val="none" w:sz="0" w:space="0" w:color="auto"/>
              </w:divBdr>
              <w:divsChild>
                <w:div w:id="201798570">
                  <w:marLeft w:val="0"/>
                  <w:marRight w:val="0"/>
                  <w:marTop w:val="60"/>
                  <w:marBottom w:val="30"/>
                  <w:divBdr>
                    <w:top w:val="none" w:sz="0" w:space="0" w:color="auto"/>
                    <w:left w:val="none" w:sz="0" w:space="0" w:color="auto"/>
                    <w:bottom w:val="none" w:sz="0" w:space="0" w:color="auto"/>
                    <w:right w:val="none" w:sz="0" w:space="0" w:color="auto"/>
                  </w:divBdr>
                </w:div>
                <w:div w:id="201802860">
                  <w:marLeft w:val="0"/>
                  <w:marRight w:val="0"/>
                  <w:marTop w:val="60"/>
                  <w:marBottom w:val="30"/>
                  <w:divBdr>
                    <w:top w:val="none" w:sz="0" w:space="0" w:color="auto"/>
                    <w:left w:val="none" w:sz="0" w:space="0" w:color="auto"/>
                    <w:bottom w:val="none" w:sz="0" w:space="0" w:color="auto"/>
                    <w:right w:val="none" w:sz="0" w:space="0" w:color="auto"/>
                  </w:divBdr>
                </w:div>
                <w:div w:id="201802974">
                  <w:marLeft w:val="0"/>
                  <w:marRight w:val="0"/>
                  <w:marTop w:val="60"/>
                  <w:marBottom w:val="30"/>
                  <w:divBdr>
                    <w:top w:val="none" w:sz="0" w:space="0" w:color="auto"/>
                    <w:left w:val="none" w:sz="0" w:space="0" w:color="auto"/>
                    <w:bottom w:val="none" w:sz="0" w:space="0" w:color="auto"/>
                    <w:right w:val="none" w:sz="0" w:space="0" w:color="auto"/>
                  </w:divBdr>
                </w:div>
              </w:divsChild>
            </w:div>
            <w:div w:id="201802510">
              <w:marLeft w:val="0"/>
              <w:marRight w:val="0"/>
              <w:marTop w:val="0"/>
              <w:marBottom w:val="0"/>
              <w:divBdr>
                <w:top w:val="none" w:sz="0" w:space="0" w:color="auto"/>
                <w:left w:val="none" w:sz="0" w:space="0" w:color="auto"/>
                <w:bottom w:val="none" w:sz="0" w:space="0" w:color="auto"/>
                <w:right w:val="none" w:sz="0" w:space="0" w:color="auto"/>
              </w:divBdr>
              <w:divsChild>
                <w:div w:id="20179714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51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644">
              <w:marLeft w:val="0"/>
              <w:marRight w:val="0"/>
              <w:marTop w:val="0"/>
              <w:marBottom w:val="0"/>
              <w:divBdr>
                <w:top w:val="none" w:sz="0" w:space="0" w:color="auto"/>
                <w:left w:val="none" w:sz="0" w:space="0" w:color="auto"/>
                <w:bottom w:val="none" w:sz="0" w:space="0" w:color="auto"/>
                <w:right w:val="none" w:sz="0" w:space="0" w:color="auto"/>
              </w:divBdr>
              <w:divsChild>
                <w:div w:id="20179709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651">
              <w:marLeft w:val="75"/>
              <w:marRight w:val="75"/>
              <w:marTop w:val="75"/>
              <w:marBottom w:val="0"/>
              <w:divBdr>
                <w:top w:val="none" w:sz="0" w:space="0" w:color="auto"/>
                <w:left w:val="none" w:sz="0" w:space="0" w:color="auto"/>
                <w:bottom w:val="none" w:sz="0" w:space="0" w:color="auto"/>
                <w:right w:val="none" w:sz="0" w:space="0" w:color="auto"/>
              </w:divBdr>
              <w:divsChild>
                <w:div w:id="201795445">
                  <w:marLeft w:val="0"/>
                  <w:marRight w:val="0"/>
                  <w:marTop w:val="60"/>
                  <w:marBottom w:val="30"/>
                  <w:divBdr>
                    <w:top w:val="none" w:sz="0" w:space="0" w:color="auto"/>
                    <w:left w:val="none" w:sz="0" w:space="0" w:color="auto"/>
                    <w:bottom w:val="none" w:sz="0" w:space="0" w:color="auto"/>
                    <w:right w:val="none" w:sz="0" w:space="0" w:color="auto"/>
                  </w:divBdr>
                </w:div>
                <w:div w:id="201799703">
                  <w:marLeft w:val="0"/>
                  <w:marRight w:val="0"/>
                  <w:marTop w:val="60"/>
                  <w:marBottom w:val="30"/>
                  <w:divBdr>
                    <w:top w:val="none" w:sz="0" w:space="0" w:color="auto"/>
                    <w:left w:val="none" w:sz="0" w:space="0" w:color="auto"/>
                    <w:bottom w:val="none" w:sz="0" w:space="0" w:color="auto"/>
                    <w:right w:val="none" w:sz="0" w:space="0" w:color="auto"/>
                  </w:divBdr>
                </w:div>
                <w:div w:id="20180119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1995">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55">
              <w:marLeft w:val="0"/>
              <w:marRight w:val="0"/>
              <w:marTop w:val="0"/>
              <w:marBottom w:val="0"/>
              <w:divBdr>
                <w:top w:val="none" w:sz="0" w:space="0" w:color="auto"/>
                <w:left w:val="none" w:sz="0" w:space="0" w:color="auto"/>
                <w:bottom w:val="none" w:sz="0" w:space="0" w:color="auto"/>
                <w:right w:val="none" w:sz="0" w:space="0" w:color="auto"/>
              </w:divBdr>
              <w:divsChild>
                <w:div w:id="20180180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358">
              <w:marLeft w:val="75"/>
              <w:marRight w:val="75"/>
              <w:marTop w:val="75"/>
              <w:marBottom w:val="0"/>
              <w:divBdr>
                <w:top w:val="none" w:sz="0" w:space="0" w:color="auto"/>
                <w:left w:val="none" w:sz="0" w:space="0" w:color="auto"/>
                <w:bottom w:val="none" w:sz="0" w:space="0" w:color="auto"/>
                <w:right w:val="none" w:sz="0" w:space="0" w:color="auto"/>
              </w:divBdr>
              <w:divsChild>
                <w:div w:id="201797957">
                  <w:marLeft w:val="0"/>
                  <w:marRight w:val="0"/>
                  <w:marTop w:val="60"/>
                  <w:marBottom w:val="30"/>
                  <w:divBdr>
                    <w:top w:val="none" w:sz="0" w:space="0" w:color="auto"/>
                    <w:left w:val="none" w:sz="0" w:space="0" w:color="auto"/>
                    <w:bottom w:val="none" w:sz="0" w:space="0" w:color="auto"/>
                    <w:right w:val="none" w:sz="0" w:space="0" w:color="auto"/>
                  </w:divBdr>
                </w:div>
                <w:div w:id="201799868">
                  <w:marLeft w:val="0"/>
                  <w:marRight w:val="0"/>
                  <w:marTop w:val="60"/>
                  <w:marBottom w:val="30"/>
                  <w:divBdr>
                    <w:top w:val="none" w:sz="0" w:space="0" w:color="auto"/>
                    <w:left w:val="none" w:sz="0" w:space="0" w:color="auto"/>
                    <w:bottom w:val="none" w:sz="0" w:space="0" w:color="auto"/>
                    <w:right w:val="none" w:sz="0" w:space="0" w:color="auto"/>
                  </w:divBdr>
                </w:div>
                <w:div w:id="20180284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173">
          <w:marLeft w:val="0"/>
          <w:marRight w:val="0"/>
          <w:marTop w:val="75"/>
          <w:marBottom w:val="0"/>
          <w:divBdr>
            <w:top w:val="single" w:sz="6" w:space="4" w:color="A6C9E2"/>
            <w:left w:val="single" w:sz="6" w:space="4" w:color="A6C9E2"/>
            <w:bottom w:val="single" w:sz="6" w:space="4" w:color="A6C9E2"/>
            <w:right w:val="single" w:sz="6" w:space="4" w:color="A6C9E2"/>
          </w:divBdr>
          <w:divsChild>
            <w:div w:id="201801167">
              <w:marLeft w:val="0"/>
              <w:marRight w:val="0"/>
              <w:marTop w:val="0"/>
              <w:marBottom w:val="0"/>
              <w:divBdr>
                <w:top w:val="none" w:sz="0" w:space="0" w:color="auto"/>
                <w:left w:val="none" w:sz="0" w:space="0" w:color="auto"/>
                <w:bottom w:val="none" w:sz="0" w:space="0" w:color="auto"/>
                <w:right w:val="none" w:sz="0" w:space="0" w:color="auto"/>
              </w:divBdr>
              <w:divsChild>
                <w:div w:id="2017968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795">
              <w:marLeft w:val="75"/>
              <w:marRight w:val="75"/>
              <w:marTop w:val="75"/>
              <w:marBottom w:val="0"/>
              <w:divBdr>
                <w:top w:val="none" w:sz="0" w:space="0" w:color="auto"/>
                <w:left w:val="none" w:sz="0" w:space="0" w:color="auto"/>
                <w:bottom w:val="none" w:sz="0" w:space="0" w:color="auto"/>
                <w:right w:val="none" w:sz="0" w:space="0" w:color="auto"/>
              </w:divBdr>
              <w:divsChild>
                <w:div w:id="201799063">
                  <w:marLeft w:val="0"/>
                  <w:marRight w:val="0"/>
                  <w:marTop w:val="60"/>
                  <w:marBottom w:val="30"/>
                  <w:divBdr>
                    <w:top w:val="none" w:sz="0" w:space="0" w:color="auto"/>
                    <w:left w:val="none" w:sz="0" w:space="0" w:color="auto"/>
                    <w:bottom w:val="none" w:sz="0" w:space="0" w:color="auto"/>
                    <w:right w:val="none" w:sz="0" w:space="0" w:color="auto"/>
                  </w:divBdr>
                </w:div>
                <w:div w:id="201799774">
                  <w:marLeft w:val="0"/>
                  <w:marRight w:val="0"/>
                  <w:marTop w:val="60"/>
                  <w:marBottom w:val="30"/>
                  <w:divBdr>
                    <w:top w:val="none" w:sz="0" w:space="0" w:color="auto"/>
                    <w:left w:val="none" w:sz="0" w:space="0" w:color="auto"/>
                    <w:bottom w:val="none" w:sz="0" w:space="0" w:color="auto"/>
                    <w:right w:val="none" w:sz="0" w:space="0" w:color="auto"/>
                  </w:divBdr>
                </w:div>
                <w:div w:id="20180071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345">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84">
              <w:marLeft w:val="0"/>
              <w:marRight w:val="0"/>
              <w:marTop w:val="0"/>
              <w:marBottom w:val="0"/>
              <w:divBdr>
                <w:top w:val="none" w:sz="0" w:space="0" w:color="auto"/>
                <w:left w:val="none" w:sz="0" w:space="0" w:color="auto"/>
                <w:bottom w:val="none" w:sz="0" w:space="0" w:color="auto"/>
                <w:right w:val="none" w:sz="0" w:space="0" w:color="auto"/>
              </w:divBdr>
              <w:divsChild>
                <w:div w:id="2017960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180">
              <w:marLeft w:val="75"/>
              <w:marRight w:val="75"/>
              <w:marTop w:val="75"/>
              <w:marBottom w:val="0"/>
              <w:divBdr>
                <w:top w:val="none" w:sz="0" w:space="0" w:color="auto"/>
                <w:left w:val="none" w:sz="0" w:space="0" w:color="auto"/>
                <w:bottom w:val="none" w:sz="0" w:space="0" w:color="auto"/>
                <w:right w:val="none" w:sz="0" w:space="0" w:color="auto"/>
              </w:divBdr>
              <w:divsChild>
                <w:div w:id="201795755">
                  <w:marLeft w:val="0"/>
                  <w:marRight w:val="0"/>
                  <w:marTop w:val="60"/>
                  <w:marBottom w:val="30"/>
                  <w:divBdr>
                    <w:top w:val="none" w:sz="0" w:space="0" w:color="auto"/>
                    <w:left w:val="none" w:sz="0" w:space="0" w:color="auto"/>
                    <w:bottom w:val="none" w:sz="0" w:space="0" w:color="auto"/>
                    <w:right w:val="none" w:sz="0" w:space="0" w:color="auto"/>
                  </w:divBdr>
                </w:div>
                <w:div w:id="201796905">
                  <w:marLeft w:val="0"/>
                  <w:marRight w:val="0"/>
                  <w:marTop w:val="60"/>
                  <w:marBottom w:val="30"/>
                  <w:divBdr>
                    <w:top w:val="none" w:sz="0" w:space="0" w:color="auto"/>
                    <w:left w:val="none" w:sz="0" w:space="0" w:color="auto"/>
                    <w:bottom w:val="none" w:sz="0" w:space="0" w:color="auto"/>
                    <w:right w:val="none" w:sz="0" w:space="0" w:color="auto"/>
                  </w:divBdr>
                </w:div>
                <w:div w:id="20179868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2710">
          <w:marLeft w:val="0"/>
          <w:marRight w:val="0"/>
          <w:marTop w:val="75"/>
          <w:marBottom w:val="0"/>
          <w:divBdr>
            <w:top w:val="single" w:sz="6" w:space="4" w:color="A6C9E2"/>
            <w:left w:val="single" w:sz="6" w:space="4" w:color="A6C9E2"/>
            <w:bottom w:val="single" w:sz="6" w:space="4" w:color="A6C9E2"/>
            <w:right w:val="single" w:sz="6" w:space="4" w:color="A6C9E2"/>
          </w:divBdr>
          <w:divsChild>
            <w:div w:id="201803102">
              <w:marLeft w:val="75"/>
              <w:marRight w:val="75"/>
              <w:marTop w:val="75"/>
              <w:marBottom w:val="0"/>
              <w:divBdr>
                <w:top w:val="none" w:sz="0" w:space="0" w:color="auto"/>
                <w:left w:val="none" w:sz="0" w:space="0" w:color="auto"/>
                <w:bottom w:val="none" w:sz="0" w:space="0" w:color="auto"/>
                <w:right w:val="none" w:sz="0" w:space="0" w:color="auto"/>
              </w:divBdr>
              <w:divsChild>
                <w:div w:id="201797171">
                  <w:marLeft w:val="0"/>
                  <w:marRight w:val="0"/>
                  <w:marTop w:val="60"/>
                  <w:marBottom w:val="30"/>
                  <w:divBdr>
                    <w:top w:val="none" w:sz="0" w:space="0" w:color="auto"/>
                    <w:left w:val="none" w:sz="0" w:space="0" w:color="auto"/>
                    <w:bottom w:val="none" w:sz="0" w:space="0" w:color="auto"/>
                    <w:right w:val="none" w:sz="0" w:space="0" w:color="auto"/>
                  </w:divBdr>
                </w:div>
                <w:div w:id="201801225">
                  <w:marLeft w:val="0"/>
                  <w:marRight w:val="0"/>
                  <w:marTop w:val="60"/>
                  <w:marBottom w:val="30"/>
                  <w:divBdr>
                    <w:top w:val="none" w:sz="0" w:space="0" w:color="auto"/>
                    <w:left w:val="none" w:sz="0" w:space="0" w:color="auto"/>
                    <w:bottom w:val="none" w:sz="0" w:space="0" w:color="auto"/>
                    <w:right w:val="none" w:sz="0" w:space="0" w:color="auto"/>
                  </w:divBdr>
                </w:div>
                <w:div w:id="20180274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04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647">
              <w:marLeft w:val="75"/>
              <w:marRight w:val="75"/>
              <w:marTop w:val="75"/>
              <w:marBottom w:val="0"/>
              <w:divBdr>
                <w:top w:val="none" w:sz="0" w:space="0" w:color="auto"/>
                <w:left w:val="none" w:sz="0" w:space="0" w:color="auto"/>
                <w:bottom w:val="none" w:sz="0" w:space="0" w:color="auto"/>
                <w:right w:val="none" w:sz="0" w:space="0" w:color="auto"/>
              </w:divBdr>
              <w:divsChild>
                <w:div w:id="201797850">
                  <w:marLeft w:val="0"/>
                  <w:marRight w:val="0"/>
                  <w:marTop w:val="60"/>
                  <w:marBottom w:val="30"/>
                  <w:divBdr>
                    <w:top w:val="none" w:sz="0" w:space="0" w:color="auto"/>
                    <w:left w:val="none" w:sz="0" w:space="0" w:color="auto"/>
                    <w:bottom w:val="none" w:sz="0" w:space="0" w:color="auto"/>
                    <w:right w:val="none" w:sz="0" w:space="0" w:color="auto"/>
                  </w:divBdr>
                </w:div>
                <w:div w:id="201798654">
                  <w:marLeft w:val="0"/>
                  <w:marRight w:val="0"/>
                  <w:marTop w:val="60"/>
                  <w:marBottom w:val="30"/>
                  <w:divBdr>
                    <w:top w:val="none" w:sz="0" w:space="0" w:color="auto"/>
                    <w:left w:val="none" w:sz="0" w:space="0" w:color="auto"/>
                    <w:bottom w:val="none" w:sz="0" w:space="0" w:color="auto"/>
                    <w:right w:val="none" w:sz="0" w:space="0" w:color="auto"/>
                  </w:divBdr>
                </w:div>
                <w:div w:id="201802200">
                  <w:marLeft w:val="0"/>
                  <w:marRight w:val="0"/>
                  <w:marTop w:val="60"/>
                  <w:marBottom w:val="30"/>
                  <w:divBdr>
                    <w:top w:val="none" w:sz="0" w:space="0" w:color="auto"/>
                    <w:left w:val="none" w:sz="0" w:space="0" w:color="auto"/>
                    <w:bottom w:val="none" w:sz="0" w:space="0" w:color="auto"/>
                    <w:right w:val="none" w:sz="0" w:space="0" w:color="auto"/>
                  </w:divBdr>
                </w:div>
              </w:divsChild>
            </w:div>
            <w:div w:id="201801436">
              <w:marLeft w:val="0"/>
              <w:marRight w:val="0"/>
              <w:marTop w:val="0"/>
              <w:marBottom w:val="0"/>
              <w:divBdr>
                <w:top w:val="none" w:sz="0" w:space="0" w:color="auto"/>
                <w:left w:val="none" w:sz="0" w:space="0" w:color="auto"/>
                <w:bottom w:val="none" w:sz="0" w:space="0" w:color="auto"/>
                <w:right w:val="none" w:sz="0" w:space="0" w:color="auto"/>
              </w:divBdr>
              <w:divsChild>
                <w:div w:id="20179945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31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911">
              <w:marLeft w:val="0"/>
              <w:marRight w:val="0"/>
              <w:marTop w:val="0"/>
              <w:marBottom w:val="0"/>
              <w:divBdr>
                <w:top w:val="none" w:sz="0" w:space="0" w:color="auto"/>
                <w:left w:val="none" w:sz="0" w:space="0" w:color="auto"/>
                <w:bottom w:val="none" w:sz="0" w:space="0" w:color="auto"/>
                <w:right w:val="none" w:sz="0" w:space="0" w:color="auto"/>
              </w:divBdr>
              <w:divsChild>
                <w:div w:id="20179514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784">
              <w:marLeft w:val="75"/>
              <w:marRight w:val="75"/>
              <w:marTop w:val="75"/>
              <w:marBottom w:val="0"/>
              <w:divBdr>
                <w:top w:val="none" w:sz="0" w:space="0" w:color="auto"/>
                <w:left w:val="none" w:sz="0" w:space="0" w:color="auto"/>
                <w:bottom w:val="none" w:sz="0" w:space="0" w:color="auto"/>
                <w:right w:val="none" w:sz="0" w:space="0" w:color="auto"/>
              </w:divBdr>
              <w:divsChild>
                <w:div w:id="201798070">
                  <w:marLeft w:val="0"/>
                  <w:marRight w:val="0"/>
                  <w:marTop w:val="60"/>
                  <w:marBottom w:val="30"/>
                  <w:divBdr>
                    <w:top w:val="none" w:sz="0" w:space="0" w:color="auto"/>
                    <w:left w:val="none" w:sz="0" w:space="0" w:color="auto"/>
                    <w:bottom w:val="none" w:sz="0" w:space="0" w:color="auto"/>
                    <w:right w:val="none" w:sz="0" w:space="0" w:color="auto"/>
                  </w:divBdr>
                </w:div>
                <w:div w:id="201799476">
                  <w:marLeft w:val="0"/>
                  <w:marRight w:val="0"/>
                  <w:marTop w:val="60"/>
                  <w:marBottom w:val="30"/>
                  <w:divBdr>
                    <w:top w:val="none" w:sz="0" w:space="0" w:color="auto"/>
                    <w:left w:val="none" w:sz="0" w:space="0" w:color="auto"/>
                    <w:bottom w:val="none" w:sz="0" w:space="0" w:color="auto"/>
                    <w:right w:val="none" w:sz="0" w:space="0" w:color="auto"/>
                  </w:divBdr>
                </w:div>
                <w:div w:id="20180291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3056">
      <w:marLeft w:val="0"/>
      <w:marRight w:val="0"/>
      <w:marTop w:val="0"/>
      <w:marBottom w:val="0"/>
      <w:divBdr>
        <w:top w:val="none" w:sz="0" w:space="0" w:color="auto"/>
        <w:left w:val="none" w:sz="0" w:space="0" w:color="auto"/>
        <w:bottom w:val="none" w:sz="0" w:space="0" w:color="auto"/>
        <w:right w:val="none" w:sz="0" w:space="0" w:color="auto"/>
      </w:divBdr>
      <w:divsChild>
        <w:div w:id="2017950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53">
              <w:marLeft w:val="0"/>
              <w:marRight w:val="0"/>
              <w:marTop w:val="0"/>
              <w:marBottom w:val="0"/>
              <w:divBdr>
                <w:top w:val="none" w:sz="0" w:space="0" w:color="auto"/>
                <w:left w:val="none" w:sz="0" w:space="0" w:color="auto"/>
                <w:bottom w:val="none" w:sz="0" w:space="0" w:color="auto"/>
                <w:right w:val="none" w:sz="0" w:space="0" w:color="auto"/>
              </w:divBdr>
              <w:divsChild>
                <w:div w:id="20179753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840">
              <w:marLeft w:val="75"/>
              <w:marRight w:val="75"/>
              <w:marTop w:val="75"/>
              <w:marBottom w:val="0"/>
              <w:divBdr>
                <w:top w:val="none" w:sz="0" w:space="0" w:color="auto"/>
                <w:left w:val="none" w:sz="0" w:space="0" w:color="auto"/>
                <w:bottom w:val="none" w:sz="0" w:space="0" w:color="auto"/>
                <w:right w:val="none" w:sz="0" w:space="0" w:color="auto"/>
              </w:divBdr>
              <w:divsChild>
                <w:div w:id="201795153">
                  <w:marLeft w:val="0"/>
                  <w:marRight w:val="0"/>
                  <w:marTop w:val="60"/>
                  <w:marBottom w:val="30"/>
                  <w:divBdr>
                    <w:top w:val="none" w:sz="0" w:space="0" w:color="auto"/>
                    <w:left w:val="none" w:sz="0" w:space="0" w:color="auto"/>
                    <w:bottom w:val="none" w:sz="0" w:space="0" w:color="auto"/>
                    <w:right w:val="none" w:sz="0" w:space="0" w:color="auto"/>
                  </w:divBdr>
                </w:div>
                <w:div w:id="201797553">
                  <w:marLeft w:val="0"/>
                  <w:marRight w:val="0"/>
                  <w:marTop w:val="60"/>
                  <w:marBottom w:val="30"/>
                  <w:divBdr>
                    <w:top w:val="none" w:sz="0" w:space="0" w:color="auto"/>
                    <w:left w:val="none" w:sz="0" w:space="0" w:color="auto"/>
                    <w:bottom w:val="none" w:sz="0" w:space="0" w:color="auto"/>
                    <w:right w:val="none" w:sz="0" w:space="0" w:color="auto"/>
                  </w:divBdr>
                </w:div>
                <w:div w:id="20179916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207">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24">
              <w:marLeft w:val="0"/>
              <w:marRight w:val="0"/>
              <w:marTop w:val="0"/>
              <w:marBottom w:val="0"/>
              <w:divBdr>
                <w:top w:val="none" w:sz="0" w:space="0" w:color="auto"/>
                <w:left w:val="none" w:sz="0" w:space="0" w:color="auto"/>
                <w:bottom w:val="none" w:sz="0" w:space="0" w:color="auto"/>
                <w:right w:val="none" w:sz="0" w:space="0" w:color="auto"/>
              </w:divBdr>
              <w:divsChild>
                <w:div w:id="20179877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962">
              <w:marLeft w:val="75"/>
              <w:marRight w:val="75"/>
              <w:marTop w:val="75"/>
              <w:marBottom w:val="0"/>
              <w:divBdr>
                <w:top w:val="none" w:sz="0" w:space="0" w:color="auto"/>
                <w:left w:val="none" w:sz="0" w:space="0" w:color="auto"/>
                <w:bottom w:val="none" w:sz="0" w:space="0" w:color="auto"/>
                <w:right w:val="none" w:sz="0" w:space="0" w:color="auto"/>
              </w:divBdr>
              <w:divsChild>
                <w:div w:id="201796461">
                  <w:marLeft w:val="0"/>
                  <w:marRight w:val="0"/>
                  <w:marTop w:val="60"/>
                  <w:marBottom w:val="30"/>
                  <w:divBdr>
                    <w:top w:val="none" w:sz="0" w:space="0" w:color="auto"/>
                    <w:left w:val="none" w:sz="0" w:space="0" w:color="auto"/>
                    <w:bottom w:val="none" w:sz="0" w:space="0" w:color="auto"/>
                    <w:right w:val="none" w:sz="0" w:space="0" w:color="auto"/>
                  </w:divBdr>
                </w:div>
                <w:div w:id="201798653">
                  <w:marLeft w:val="0"/>
                  <w:marRight w:val="0"/>
                  <w:marTop w:val="60"/>
                  <w:marBottom w:val="30"/>
                  <w:divBdr>
                    <w:top w:val="none" w:sz="0" w:space="0" w:color="auto"/>
                    <w:left w:val="none" w:sz="0" w:space="0" w:color="auto"/>
                    <w:bottom w:val="none" w:sz="0" w:space="0" w:color="auto"/>
                    <w:right w:val="none" w:sz="0" w:space="0" w:color="auto"/>
                  </w:divBdr>
                </w:div>
                <w:div w:id="20179915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763">
          <w:marLeft w:val="0"/>
          <w:marRight w:val="0"/>
          <w:marTop w:val="75"/>
          <w:marBottom w:val="0"/>
          <w:divBdr>
            <w:top w:val="single" w:sz="6" w:space="4" w:color="A6C9E2"/>
            <w:left w:val="single" w:sz="6" w:space="4" w:color="A6C9E2"/>
            <w:bottom w:val="single" w:sz="6" w:space="4" w:color="A6C9E2"/>
            <w:right w:val="single" w:sz="6" w:space="4" w:color="A6C9E2"/>
          </w:divBdr>
          <w:divsChild>
            <w:div w:id="201797211">
              <w:marLeft w:val="75"/>
              <w:marRight w:val="75"/>
              <w:marTop w:val="75"/>
              <w:marBottom w:val="0"/>
              <w:divBdr>
                <w:top w:val="none" w:sz="0" w:space="0" w:color="auto"/>
                <w:left w:val="none" w:sz="0" w:space="0" w:color="auto"/>
                <w:bottom w:val="none" w:sz="0" w:space="0" w:color="auto"/>
                <w:right w:val="none" w:sz="0" w:space="0" w:color="auto"/>
              </w:divBdr>
              <w:divsChild>
                <w:div w:id="201798668">
                  <w:marLeft w:val="0"/>
                  <w:marRight w:val="0"/>
                  <w:marTop w:val="60"/>
                  <w:marBottom w:val="30"/>
                  <w:divBdr>
                    <w:top w:val="none" w:sz="0" w:space="0" w:color="auto"/>
                    <w:left w:val="none" w:sz="0" w:space="0" w:color="auto"/>
                    <w:bottom w:val="none" w:sz="0" w:space="0" w:color="auto"/>
                    <w:right w:val="none" w:sz="0" w:space="0" w:color="auto"/>
                  </w:divBdr>
                </w:div>
                <w:div w:id="201802125">
                  <w:marLeft w:val="0"/>
                  <w:marRight w:val="0"/>
                  <w:marTop w:val="60"/>
                  <w:marBottom w:val="30"/>
                  <w:divBdr>
                    <w:top w:val="none" w:sz="0" w:space="0" w:color="auto"/>
                    <w:left w:val="none" w:sz="0" w:space="0" w:color="auto"/>
                    <w:bottom w:val="none" w:sz="0" w:space="0" w:color="auto"/>
                    <w:right w:val="none" w:sz="0" w:space="0" w:color="auto"/>
                  </w:divBdr>
                </w:div>
                <w:div w:id="201802232">
                  <w:marLeft w:val="0"/>
                  <w:marRight w:val="0"/>
                  <w:marTop w:val="60"/>
                  <w:marBottom w:val="30"/>
                  <w:divBdr>
                    <w:top w:val="none" w:sz="0" w:space="0" w:color="auto"/>
                    <w:left w:val="none" w:sz="0" w:space="0" w:color="auto"/>
                    <w:bottom w:val="none" w:sz="0" w:space="0" w:color="auto"/>
                    <w:right w:val="none" w:sz="0" w:space="0" w:color="auto"/>
                  </w:divBdr>
                </w:div>
              </w:divsChild>
            </w:div>
            <w:div w:id="201800985">
              <w:marLeft w:val="0"/>
              <w:marRight w:val="0"/>
              <w:marTop w:val="0"/>
              <w:marBottom w:val="0"/>
              <w:divBdr>
                <w:top w:val="none" w:sz="0" w:space="0" w:color="auto"/>
                <w:left w:val="none" w:sz="0" w:space="0" w:color="auto"/>
                <w:bottom w:val="none" w:sz="0" w:space="0" w:color="auto"/>
                <w:right w:val="none" w:sz="0" w:space="0" w:color="auto"/>
              </w:divBdr>
              <w:divsChild>
                <w:div w:id="20179745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22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906">
              <w:marLeft w:val="75"/>
              <w:marRight w:val="75"/>
              <w:marTop w:val="75"/>
              <w:marBottom w:val="0"/>
              <w:divBdr>
                <w:top w:val="none" w:sz="0" w:space="0" w:color="auto"/>
                <w:left w:val="none" w:sz="0" w:space="0" w:color="auto"/>
                <w:bottom w:val="none" w:sz="0" w:space="0" w:color="auto"/>
                <w:right w:val="none" w:sz="0" w:space="0" w:color="auto"/>
              </w:divBdr>
              <w:divsChild>
                <w:div w:id="201799424">
                  <w:marLeft w:val="0"/>
                  <w:marRight w:val="0"/>
                  <w:marTop w:val="60"/>
                  <w:marBottom w:val="30"/>
                  <w:divBdr>
                    <w:top w:val="none" w:sz="0" w:space="0" w:color="auto"/>
                    <w:left w:val="none" w:sz="0" w:space="0" w:color="auto"/>
                    <w:bottom w:val="none" w:sz="0" w:space="0" w:color="auto"/>
                    <w:right w:val="none" w:sz="0" w:space="0" w:color="auto"/>
                  </w:divBdr>
                </w:div>
                <w:div w:id="201801267">
                  <w:marLeft w:val="0"/>
                  <w:marRight w:val="0"/>
                  <w:marTop w:val="60"/>
                  <w:marBottom w:val="30"/>
                  <w:divBdr>
                    <w:top w:val="none" w:sz="0" w:space="0" w:color="auto"/>
                    <w:left w:val="none" w:sz="0" w:space="0" w:color="auto"/>
                    <w:bottom w:val="none" w:sz="0" w:space="0" w:color="auto"/>
                    <w:right w:val="none" w:sz="0" w:space="0" w:color="auto"/>
                  </w:divBdr>
                </w:div>
                <w:div w:id="201801698">
                  <w:marLeft w:val="0"/>
                  <w:marRight w:val="0"/>
                  <w:marTop w:val="60"/>
                  <w:marBottom w:val="30"/>
                  <w:divBdr>
                    <w:top w:val="none" w:sz="0" w:space="0" w:color="auto"/>
                    <w:left w:val="none" w:sz="0" w:space="0" w:color="auto"/>
                    <w:bottom w:val="none" w:sz="0" w:space="0" w:color="auto"/>
                    <w:right w:val="none" w:sz="0" w:space="0" w:color="auto"/>
                  </w:divBdr>
                </w:div>
              </w:divsChild>
            </w:div>
            <w:div w:id="201802583">
              <w:marLeft w:val="0"/>
              <w:marRight w:val="0"/>
              <w:marTop w:val="0"/>
              <w:marBottom w:val="0"/>
              <w:divBdr>
                <w:top w:val="none" w:sz="0" w:space="0" w:color="auto"/>
                <w:left w:val="none" w:sz="0" w:space="0" w:color="auto"/>
                <w:bottom w:val="none" w:sz="0" w:space="0" w:color="auto"/>
                <w:right w:val="none" w:sz="0" w:space="0" w:color="auto"/>
              </w:divBdr>
              <w:divsChild>
                <w:div w:id="20180059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218">
          <w:marLeft w:val="0"/>
          <w:marRight w:val="0"/>
          <w:marTop w:val="75"/>
          <w:marBottom w:val="0"/>
          <w:divBdr>
            <w:top w:val="single" w:sz="6" w:space="4" w:color="A6C9E2"/>
            <w:left w:val="single" w:sz="6" w:space="4" w:color="A6C9E2"/>
            <w:bottom w:val="single" w:sz="6" w:space="4" w:color="A6C9E2"/>
            <w:right w:val="single" w:sz="6" w:space="4" w:color="A6C9E2"/>
          </w:divBdr>
          <w:divsChild>
            <w:div w:id="201799707">
              <w:marLeft w:val="0"/>
              <w:marRight w:val="0"/>
              <w:marTop w:val="0"/>
              <w:marBottom w:val="0"/>
              <w:divBdr>
                <w:top w:val="none" w:sz="0" w:space="0" w:color="auto"/>
                <w:left w:val="none" w:sz="0" w:space="0" w:color="auto"/>
                <w:bottom w:val="none" w:sz="0" w:space="0" w:color="auto"/>
                <w:right w:val="none" w:sz="0" w:space="0" w:color="auto"/>
              </w:divBdr>
              <w:divsChild>
                <w:div w:id="20179533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789">
              <w:marLeft w:val="75"/>
              <w:marRight w:val="75"/>
              <w:marTop w:val="75"/>
              <w:marBottom w:val="0"/>
              <w:divBdr>
                <w:top w:val="none" w:sz="0" w:space="0" w:color="auto"/>
                <w:left w:val="none" w:sz="0" w:space="0" w:color="auto"/>
                <w:bottom w:val="none" w:sz="0" w:space="0" w:color="auto"/>
                <w:right w:val="none" w:sz="0" w:space="0" w:color="auto"/>
              </w:divBdr>
              <w:divsChild>
                <w:div w:id="201800378">
                  <w:marLeft w:val="0"/>
                  <w:marRight w:val="0"/>
                  <w:marTop w:val="60"/>
                  <w:marBottom w:val="30"/>
                  <w:divBdr>
                    <w:top w:val="none" w:sz="0" w:space="0" w:color="auto"/>
                    <w:left w:val="none" w:sz="0" w:space="0" w:color="auto"/>
                    <w:bottom w:val="none" w:sz="0" w:space="0" w:color="auto"/>
                    <w:right w:val="none" w:sz="0" w:space="0" w:color="auto"/>
                  </w:divBdr>
                </w:div>
                <w:div w:id="201801308">
                  <w:marLeft w:val="0"/>
                  <w:marRight w:val="0"/>
                  <w:marTop w:val="60"/>
                  <w:marBottom w:val="30"/>
                  <w:divBdr>
                    <w:top w:val="none" w:sz="0" w:space="0" w:color="auto"/>
                    <w:left w:val="none" w:sz="0" w:space="0" w:color="auto"/>
                    <w:bottom w:val="none" w:sz="0" w:space="0" w:color="auto"/>
                    <w:right w:val="none" w:sz="0" w:space="0" w:color="auto"/>
                  </w:divBdr>
                </w:div>
                <w:div w:id="20180235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42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90">
              <w:marLeft w:val="0"/>
              <w:marRight w:val="0"/>
              <w:marTop w:val="0"/>
              <w:marBottom w:val="0"/>
              <w:divBdr>
                <w:top w:val="none" w:sz="0" w:space="0" w:color="auto"/>
                <w:left w:val="none" w:sz="0" w:space="0" w:color="auto"/>
                <w:bottom w:val="none" w:sz="0" w:space="0" w:color="auto"/>
                <w:right w:val="none" w:sz="0" w:space="0" w:color="auto"/>
              </w:divBdr>
              <w:divsChild>
                <w:div w:id="20179600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325">
              <w:marLeft w:val="75"/>
              <w:marRight w:val="75"/>
              <w:marTop w:val="75"/>
              <w:marBottom w:val="0"/>
              <w:divBdr>
                <w:top w:val="none" w:sz="0" w:space="0" w:color="auto"/>
                <w:left w:val="none" w:sz="0" w:space="0" w:color="auto"/>
                <w:bottom w:val="none" w:sz="0" w:space="0" w:color="auto"/>
                <w:right w:val="none" w:sz="0" w:space="0" w:color="auto"/>
              </w:divBdr>
              <w:divsChild>
                <w:div w:id="201795223">
                  <w:marLeft w:val="0"/>
                  <w:marRight w:val="0"/>
                  <w:marTop w:val="60"/>
                  <w:marBottom w:val="30"/>
                  <w:divBdr>
                    <w:top w:val="none" w:sz="0" w:space="0" w:color="auto"/>
                    <w:left w:val="none" w:sz="0" w:space="0" w:color="auto"/>
                    <w:bottom w:val="none" w:sz="0" w:space="0" w:color="auto"/>
                    <w:right w:val="none" w:sz="0" w:space="0" w:color="auto"/>
                  </w:divBdr>
                </w:div>
                <w:div w:id="201795715">
                  <w:marLeft w:val="0"/>
                  <w:marRight w:val="0"/>
                  <w:marTop w:val="60"/>
                  <w:marBottom w:val="30"/>
                  <w:divBdr>
                    <w:top w:val="none" w:sz="0" w:space="0" w:color="auto"/>
                    <w:left w:val="none" w:sz="0" w:space="0" w:color="auto"/>
                    <w:bottom w:val="none" w:sz="0" w:space="0" w:color="auto"/>
                    <w:right w:val="none" w:sz="0" w:space="0" w:color="auto"/>
                  </w:divBdr>
                </w:div>
                <w:div w:id="20179888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584">
          <w:marLeft w:val="0"/>
          <w:marRight w:val="0"/>
          <w:marTop w:val="75"/>
          <w:marBottom w:val="0"/>
          <w:divBdr>
            <w:top w:val="single" w:sz="6" w:space="4" w:color="A6C9E2"/>
            <w:left w:val="single" w:sz="6" w:space="4" w:color="A6C9E2"/>
            <w:bottom w:val="single" w:sz="6" w:space="4" w:color="A6C9E2"/>
            <w:right w:val="single" w:sz="6" w:space="4" w:color="A6C9E2"/>
          </w:divBdr>
          <w:divsChild>
            <w:div w:id="201798374">
              <w:marLeft w:val="75"/>
              <w:marRight w:val="75"/>
              <w:marTop w:val="75"/>
              <w:marBottom w:val="0"/>
              <w:divBdr>
                <w:top w:val="none" w:sz="0" w:space="0" w:color="auto"/>
                <w:left w:val="none" w:sz="0" w:space="0" w:color="auto"/>
                <w:bottom w:val="none" w:sz="0" w:space="0" w:color="auto"/>
                <w:right w:val="none" w:sz="0" w:space="0" w:color="auto"/>
              </w:divBdr>
              <w:divsChild>
                <w:div w:id="201795102">
                  <w:marLeft w:val="0"/>
                  <w:marRight w:val="0"/>
                  <w:marTop w:val="60"/>
                  <w:marBottom w:val="30"/>
                  <w:divBdr>
                    <w:top w:val="none" w:sz="0" w:space="0" w:color="auto"/>
                    <w:left w:val="none" w:sz="0" w:space="0" w:color="auto"/>
                    <w:bottom w:val="none" w:sz="0" w:space="0" w:color="auto"/>
                    <w:right w:val="none" w:sz="0" w:space="0" w:color="auto"/>
                  </w:divBdr>
                </w:div>
                <w:div w:id="201795701">
                  <w:marLeft w:val="0"/>
                  <w:marRight w:val="0"/>
                  <w:marTop w:val="60"/>
                  <w:marBottom w:val="30"/>
                  <w:divBdr>
                    <w:top w:val="none" w:sz="0" w:space="0" w:color="auto"/>
                    <w:left w:val="none" w:sz="0" w:space="0" w:color="auto"/>
                    <w:bottom w:val="none" w:sz="0" w:space="0" w:color="auto"/>
                    <w:right w:val="none" w:sz="0" w:space="0" w:color="auto"/>
                  </w:divBdr>
                </w:div>
                <w:div w:id="201803228">
                  <w:marLeft w:val="0"/>
                  <w:marRight w:val="0"/>
                  <w:marTop w:val="60"/>
                  <w:marBottom w:val="30"/>
                  <w:divBdr>
                    <w:top w:val="none" w:sz="0" w:space="0" w:color="auto"/>
                    <w:left w:val="none" w:sz="0" w:space="0" w:color="auto"/>
                    <w:bottom w:val="none" w:sz="0" w:space="0" w:color="auto"/>
                    <w:right w:val="none" w:sz="0" w:space="0" w:color="auto"/>
                  </w:divBdr>
                </w:div>
              </w:divsChild>
            </w:div>
            <w:div w:id="201800866">
              <w:marLeft w:val="0"/>
              <w:marRight w:val="0"/>
              <w:marTop w:val="0"/>
              <w:marBottom w:val="0"/>
              <w:divBdr>
                <w:top w:val="none" w:sz="0" w:space="0" w:color="auto"/>
                <w:left w:val="none" w:sz="0" w:space="0" w:color="auto"/>
                <w:bottom w:val="none" w:sz="0" w:space="0" w:color="auto"/>
                <w:right w:val="none" w:sz="0" w:space="0" w:color="auto"/>
              </w:divBdr>
              <w:divsChild>
                <w:div w:id="20179699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66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94">
              <w:marLeft w:val="75"/>
              <w:marRight w:val="75"/>
              <w:marTop w:val="75"/>
              <w:marBottom w:val="0"/>
              <w:divBdr>
                <w:top w:val="none" w:sz="0" w:space="0" w:color="auto"/>
                <w:left w:val="none" w:sz="0" w:space="0" w:color="auto"/>
                <w:bottom w:val="none" w:sz="0" w:space="0" w:color="auto"/>
                <w:right w:val="none" w:sz="0" w:space="0" w:color="auto"/>
              </w:divBdr>
              <w:divsChild>
                <w:div w:id="201796600">
                  <w:marLeft w:val="0"/>
                  <w:marRight w:val="0"/>
                  <w:marTop w:val="60"/>
                  <w:marBottom w:val="30"/>
                  <w:divBdr>
                    <w:top w:val="none" w:sz="0" w:space="0" w:color="auto"/>
                    <w:left w:val="none" w:sz="0" w:space="0" w:color="auto"/>
                    <w:bottom w:val="none" w:sz="0" w:space="0" w:color="auto"/>
                    <w:right w:val="none" w:sz="0" w:space="0" w:color="auto"/>
                  </w:divBdr>
                </w:div>
                <w:div w:id="201797566">
                  <w:marLeft w:val="0"/>
                  <w:marRight w:val="0"/>
                  <w:marTop w:val="60"/>
                  <w:marBottom w:val="30"/>
                  <w:divBdr>
                    <w:top w:val="none" w:sz="0" w:space="0" w:color="auto"/>
                    <w:left w:val="none" w:sz="0" w:space="0" w:color="auto"/>
                    <w:bottom w:val="none" w:sz="0" w:space="0" w:color="auto"/>
                    <w:right w:val="none" w:sz="0" w:space="0" w:color="auto"/>
                  </w:divBdr>
                </w:div>
                <w:div w:id="201798267">
                  <w:marLeft w:val="0"/>
                  <w:marRight w:val="0"/>
                  <w:marTop w:val="60"/>
                  <w:marBottom w:val="30"/>
                  <w:divBdr>
                    <w:top w:val="none" w:sz="0" w:space="0" w:color="auto"/>
                    <w:left w:val="none" w:sz="0" w:space="0" w:color="auto"/>
                    <w:bottom w:val="none" w:sz="0" w:space="0" w:color="auto"/>
                    <w:right w:val="none" w:sz="0" w:space="0" w:color="auto"/>
                  </w:divBdr>
                </w:div>
              </w:divsChild>
            </w:div>
            <w:div w:id="201797992">
              <w:marLeft w:val="0"/>
              <w:marRight w:val="0"/>
              <w:marTop w:val="0"/>
              <w:marBottom w:val="0"/>
              <w:divBdr>
                <w:top w:val="none" w:sz="0" w:space="0" w:color="auto"/>
                <w:left w:val="none" w:sz="0" w:space="0" w:color="auto"/>
                <w:bottom w:val="none" w:sz="0" w:space="0" w:color="auto"/>
                <w:right w:val="none" w:sz="0" w:space="0" w:color="auto"/>
              </w:divBdr>
              <w:divsChild>
                <w:div w:id="2017997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871">
          <w:marLeft w:val="0"/>
          <w:marRight w:val="0"/>
          <w:marTop w:val="75"/>
          <w:marBottom w:val="0"/>
          <w:divBdr>
            <w:top w:val="single" w:sz="6" w:space="4" w:color="A6C9E2"/>
            <w:left w:val="single" w:sz="6" w:space="4" w:color="A6C9E2"/>
            <w:bottom w:val="single" w:sz="6" w:space="4" w:color="A6C9E2"/>
            <w:right w:val="single" w:sz="6" w:space="4" w:color="A6C9E2"/>
          </w:divBdr>
          <w:divsChild>
            <w:div w:id="201796796">
              <w:marLeft w:val="75"/>
              <w:marRight w:val="75"/>
              <w:marTop w:val="75"/>
              <w:marBottom w:val="0"/>
              <w:divBdr>
                <w:top w:val="none" w:sz="0" w:space="0" w:color="auto"/>
                <w:left w:val="none" w:sz="0" w:space="0" w:color="auto"/>
                <w:bottom w:val="none" w:sz="0" w:space="0" w:color="auto"/>
                <w:right w:val="none" w:sz="0" w:space="0" w:color="auto"/>
              </w:divBdr>
              <w:divsChild>
                <w:div w:id="201795791">
                  <w:marLeft w:val="0"/>
                  <w:marRight w:val="0"/>
                  <w:marTop w:val="60"/>
                  <w:marBottom w:val="30"/>
                  <w:divBdr>
                    <w:top w:val="none" w:sz="0" w:space="0" w:color="auto"/>
                    <w:left w:val="none" w:sz="0" w:space="0" w:color="auto"/>
                    <w:bottom w:val="none" w:sz="0" w:space="0" w:color="auto"/>
                    <w:right w:val="none" w:sz="0" w:space="0" w:color="auto"/>
                  </w:divBdr>
                </w:div>
                <w:div w:id="201799926">
                  <w:marLeft w:val="0"/>
                  <w:marRight w:val="0"/>
                  <w:marTop w:val="60"/>
                  <w:marBottom w:val="30"/>
                  <w:divBdr>
                    <w:top w:val="none" w:sz="0" w:space="0" w:color="auto"/>
                    <w:left w:val="none" w:sz="0" w:space="0" w:color="auto"/>
                    <w:bottom w:val="none" w:sz="0" w:space="0" w:color="auto"/>
                    <w:right w:val="none" w:sz="0" w:space="0" w:color="auto"/>
                  </w:divBdr>
                </w:div>
                <w:div w:id="201800318">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91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25">
              <w:marLeft w:val="75"/>
              <w:marRight w:val="75"/>
              <w:marTop w:val="75"/>
              <w:marBottom w:val="0"/>
              <w:divBdr>
                <w:top w:val="none" w:sz="0" w:space="0" w:color="auto"/>
                <w:left w:val="none" w:sz="0" w:space="0" w:color="auto"/>
                <w:bottom w:val="none" w:sz="0" w:space="0" w:color="auto"/>
                <w:right w:val="none" w:sz="0" w:space="0" w:color="auto"/>
              </w:divBdr>
              <w:divsChild>
                <w:div w:id="201795570">
                  <w:marLeft w:val="0"/>
                  <w:marRight w:val="0"/>
                  <w:marTop w:val="60"/>
                  <w:marBottom w:val="30"/>
                  <w:divBdr>
                    <w:top w:val="none" w:sz="0" w:space="0" w:color="auto"/>
                    <w:left w:val="none" w:sz="0" w:space="0" w:color="auto"/>
                    <w:bottom w:val="none" w:sz="0" w:space="0" w:color="auto"/>
                    <w:right w:val="none" w:sz="0" w:space="0" w:color="auto"/>
                  </w:divBdr>
                </w:div>
                <w:div w:id="201797629">
                  <w:marLeft w:val="0"/>
                  <w:marRight w:val="0"/>
                  <w:marTop w:val="60"/>
                  <w:marBottom w:val="30"/>
                  <w:divBdr>
                    <w:top w:val="none" w:sz="0" w:space="0" w:color="auto"/>
                    <w:left w:val="none" w:sz="0" w:space="0" w:color="auto"/>
                    <w:bottom w:val="none" w:sz="0" w:space="0" w:color="auto"/>
                    <w:right w:val="none" w:sz="0" w:space="0" w:color="auto"/>
                  </w:divBdr>
                </w:div>
                <w:div w:id="201799123">
                  <w:marLeft w:val="0"/>
                  <w:marRight w:val="0"/>
                  <w:marTop w:val="60"/>
                  <w:marBottom w:val="30"/>
                  <w:divBdr>
                    <w:top w:val="none" w:sz="0" w:space="0" w:color="auto"/>
                    <w:left w:val="none" w:sz="0" w:space="0" w:color="auto"/>
                    <w:bottom w:val="none" w:sz="0" w:space="0" w:color="auto"/>
                    <w:right w:val="none" w:sz="0" w:space="0" w:color="auto"/>
                  </w:divBdr>
                </w:div>
              </w:divsChild>
            </w:div>
            <w:div w:id="201799272">
              <w:marLeft w:val="0"/>
              <w:marRight w:val="0"/>
              <w:marTop w:val="0"/>
              <w:marBottom w:val="0"/>
              <w:divBdr>
                <w:top w:val="none" w:sz="0" w:space="0" w:color="auto"/>
                <w:left w:val="none" w:sz="0" w:space="0" w:color="auto"/>
                <w:bottom w:val="none" w:sz="0" w:space="0" w:color="auto"/>
                <w:right w:val="none" w:sz="0" w:space="0" w:color="auto"/>
              </w:divBdr>
              <w:divsChild>
                <w:div w:id="20180098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49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526">
              <w:marLeft w:val="75"/>
              <w:marRight w:val="75"/>
              <w:marTop w:val="75"/>
              <w:marBottom w:val="0"/>
              <w:divBdr>
                <w:top w:val="none" w:sz="0" w:space="0" w:color="auto"/>
                <w:left w:val="none" w:sz="0" w:space="0" w:color="auto"/>
                <w:bottom w:val="none" w:sz="0" w:space="0" w:color="auto"/>
                <w:right w:val="none" w:sz="0" w:space="0" w:color="auto"/>
              </w:divBdr>
              <w:divsChild>
                <w:div w:id="201795855">
                  <w:marLeft w:val="0"/>
                  <w:marRight w:val="0"/>
                  <w:marTop w:val="60"/>
                  <w:marBottom w:val="30"/>
                  <w:divBdr>
                    <w:top w:val="none" w:sz="0" w:space="0" w:color="auto"/>
                    <w:left w:val="none" w:sz="0" w:space="0" w:color="auto"/>
                    <w:bottom w:val="none" w:sz="0" w:space="0" w:color="auto"/>
                    <w:right w:val="none" w:sz="0" w:space="0" w:color="auto"/>
                  </w:divBdr>
                </w:div>
                <w:div w:id="201795898">
                  <w:marLeft w:val="0"/>
                  <w:marRight w:val="0"/>
                  <w:marTop w:val="60"/>
                  <w:marBottom w:val="30"/>
                  <w:divBdr>
                    <w:top w:val="none" w:sz="0" w:space="0" w:color="auto"/>
                    <w:left w:val="none" w:sz="0" w:space="0" w:color="auto"/>
                    <w:bottom w:val="none" w:sz="0" w:space="0" w:color="auto"/>
                    <w:right w:val="none" w:sz="0" w:space="0" w:color="auto"/>
                  </w:divBdr>
                </w:div>
                <w:div w:id="201798115">
                  <w:marLeft w:val="0"/>
                  <w:marRight w:val="0"/>
                  <w:marTop w:val="60"/>
                  <w:marBottom w:val="30"/>
                  <w:divBdr>
                    <w:top w:val="none" w:sz="0" w:space="0" w:color="auto"/>
                    <w:left w:val="none" w:sz="0" w:space="0" w:color="auto"/>
                    <w:bottom w:val="none" w:sz="0" w:space="0" w:color="auto"/>
                    <w:right w:val="none" w:sz="0" w:space="0" w:color="auto"/>
                  </w:divBdr>
                </w:div>
              </w:divsChild>
            </w:div>
            <w:div w:id="201802271">
              <w:marLeft w:val="0"/>
              <w:marRight w:val="0"/>
              <w:marTop w:val="0"/>
              <w:marBottom w:val="0"/>
              <w:divBdr>
                <w:top w:val="none" w:sz="0" w:space="0" w:color="auto"/>
                <w:left w:val="none" w:sz="0" w:space="0" w:color="auto"/>
                <w:bottom w:val="none" w:sz="0" w:space="0" w:color="auto"/>
                <w:right w:val="none" w:sz="0" w:space="0" w:color="auto"/>
              </w:divBdr>
              <w:divsChild>
                <w:div w:id="20179852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024">
          <w:marLeft w:val="0"/>
          <w:marRight w:val="0"/>
          <w:marTop w:val="75"/>
          <w:marBottom w:val="0"/>
          <w:divBdr>
            <w:top w:val="single" w:sz="6" w:space="4" w:color="A6C9E2"/>
            <w:left w:val="single" w:sz="6" w:space="4" w:color="A6C9E2"/>
            <w:bottom w:val="single" w:sz="6" w:space="4" w:color="A6C9E2"/>
            <w:right w:val="single" w:sz="6" w:space="4" w:color="A6C9E2"/>
          </w:divBdr>
          <w:divsChild>
            <w:div w:id="201799948">
              <w:marLeft w:val="75"/>
              <w:marRight w:val="75"/>
              <w:marTop w:val="75"/>
              <w:marBottom w:val="0"/>
              <w:divBdr>
                <w:top w:val="none" w:sz="0" w:space="0" w:color="auto"/>
                <w:left w:val="none" w:sz="0" w:space="0" w:color="auto"/>
                <w:bottom w:val="none" w:sz="0" w:space="0" w:color="auto"/>
                <w:right w:val="none" w:sz="0" w:space="0" w:color="auto"/>
              </w:divBdr>
              <w:divsChild>
                <w:div w:id="201796363">
                  <w:marLeft w:val="0"/>
                  <w:marRight w:val="0"/>
                  <w:marTop w:val="60"/>
                  <w:marBottom w:val="30"/>
                  <w:divBdr>
                    <w:top w:val="none" w:sz="0" w:space="0" w:color="auto"/>
                    <w:left w:val="none" w:sz="0" w:space="0" w:color="auto"/>
                    <w:bottom w:val="none" w:sz="0" w:space="0" w:color="auto"/>
                    <w:right w:val="none" w:sz="0" w:space="0" w:color="auto"/>
                  </w:divBdr>
                </w:div>
                <w:div w:id="201797623">
                  <w:marLeft w:val="0"/>
                  <w:marRight w:val="0"/>
                  <w:marTop w:val="60"/>
                  <w:marBottom w:val="30"/>
                  <w:divBdr>
                    <w:top w:val="none" w:sz="0" w:space="0" w:color="auto"/>
                    <w:left w:val="none" w:sz="0" w:space="0" w:color="auto"/>
                    <w:bottom w:val="none" w:sz="0" w:space="0" w:color="auto"/>
                    <w:right w:val="none" w:sz="0" w:space="0" w:color="auto"/>
                  </w:divBdr>
                </w:div>
                <w:div w:id="201799164">
                  <w:marLeft w:val="0"/>
                  <w:marRight w:val="0"/>
                  <w:marTop w:val="60"/>
                  <w:marBottom w:val="30"/>
                  <w:divBdr>
                    <w:top w:val="none" w:sz="0" w:space="0" w:color="auto"/>
                    <w:left w:val="none" w:sz="0" w:space="0" w:color="auto"/>
                    <w:bottom w:val="none" w:sz="0" w:space="0" w:color="auto"/>
                    <w:right w:val="none" w:sz="0" w:space="0" w:color="auto"/>
                  </w:divBdr>
                </w:div>
              </w:divsChild>
            </w:div>
            <w:div w:id="201801909">
              <w:marLeft w:val="0"/>
              <w:marRight w:val="0"/>
              <w:marTop w:val="0"/>
              <w:marBottom w:val="0"/>
              <w:divBdr>
                <w:top w:val="none" w:sz="0" w:space="0" w:color="auto"/>
                <w:left w:val="none" w:sz="0" w:space="0" w:color="auto"/>
                <w:bottom w:val="none" w:sz="0" w:space="0" w:color="auto"/>
                <w:right w:val="none" w:sz="0" w:space="0" w:color="auto"/>
              </w:divBdr>
              <w:divsChild>
                <w:div w:id="20179584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46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777">
              <w:marLeft w:val="75"/>
              <w:marRight w:val="75"/>
              <w:marTop w:val="75"/>
              <w:marBottom w:val="0"/>
              <w:divBdr>
                <w:top w:val="none" w:sz="0" w:space="0" w:color="auto"/>
                <w:left w:val="none" w:sz="0" w:space="0" w:color="auto"/>
                <w:bottom w:val="none" w:sz="0" w:space="0" w:color="auto"/>
                <w:right w:val="none" w:sz="0" w:space="0" w:color="auto"/>
              </w:divBdr>
              <w:divsChild>
                <w:div w:id="201795555">
                  <w:marLeft w:val="0"/>
                  <w:marRight w:val="0"/>
                  <w:marTop w:val="60"/>
                  <w:marBottom w:val="30"/>
                  <w:divBdr>
                    <w:top w:val="none" w:sz="0" w:space="0" w:color="auto"/>
                    <w:left w:val="none" w:sz="0" w:space="0" w:color="auto"/>
                    <w:bottom w:val="none" w:sz="0" w:space="0" w:color="auto"/>
                    <w:right w:val="none" w:sz="0" w:space="0" w:color="auto"/>
                  </w:divBdr>
                </w:div>
                <w:div w:id="201801412">
                  <w:marLeft w:val="0"/>
                  <w:marRight w:val="0"/>
                  <w:marTop w:val="60"/>
                  <w:marBottom w:val="30"/>
                  <w:divBdr>
                    <w:top w:val="none" w:sz="0" w:space="0" w:color="auto"/>
                    <w:left w:val="none" w:sz="0" w:space="0" w:color="auto"/>
                    <w:bottom w:val="none" w:sz="0" w:space="0" w:color="auto"/>
                    <w:right w:val="none" w:sz="0" w:space="0" w:color="auto"/>
                  </w:divBdr>
                </w:div>
                <w:div w:id="201802469">
                  <w:marLeft w:val="0"/>
                  <w:marRight w:val="0"/>
                  <w:marTop w:val="60"/>
                  <w:marBottom w:val="30"/>
                  <w:divBdr>
                    <w:top w:val="none" w:sz="0" w:space="0" w:color="auto"/>
                    <w:left w:val="none" w:sz="0" w:space="0" w:color="auto"/>
                    <w:bottom w:val="none" w:sz="0" w:space="0" w:color="auto"/>
                    <w:right w:val="none" w:sz="0" w:space="0" w:color="auto"/>
                  </w:divBdr>
                </w:div>
              </w:divsChild>
            </w:div>
            <w:div w:id="201803116">
              <w:marLeft w:val="0"/>
              <w:marRight w:val="0"/>
              <w:marTop w:val="0"/>
              <w:marBottom w:val="0"/>
              <w:divBdr>
                <w:top w:val="none" w:sz="0" w:space="0" w:color="auto"/>
                <w:left w:val="none" w:sz="0" w:space="0" w:color="auto"/>
                <w:bottom w:val="none" w:sz="0" w:space="0" w:color="auto"/>
                <w:right w:val="none" w:sz="0" w:space="0" w:color="auto"/>
              </w:divBdr>
              <w:divsChild>
                <w:div w:id="20179605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499">
          <w:marLeft w:val="0"/>
          <w:marRight w:val="0"/>
          <w:marTop w:val="75"/>
          <w:marBottom w:val="0"/>
          <w:divBdr>
            <w:top w:val="single" w:sz="6" w:space="4" w:color="A6C9E2"/>
            <w:left w:val="single" w:sz="6" w:space="4" w:color="A6C9E2"/>
            <w:bottom w:val="single" w:sz="6" w:space="4" w:color="A6C9E2"/>
            <w:right w:val="single" w:sz="6" w:space="4" w:color="A6C9E2"/>
          </w:divBdr>
          <w:divsChild>
            <w:div w:id="201795999">
              <w:marLeft w:val="0"/>
              <w:marRight w:val="0"/>
              <w:marTop w:val="0"/>
              <w:marBottom w:val="0"/>
              <w:divBdr>
                <w:top w:val="none" w:sz="0" w:space="0" w:color="auto"/>
                <w:left w:val="none" w:sz="0" w:space="0" w:color="auto"/>
                <w:bottom w:val="none" w:sz="0" w:space="0" w:color="auto"/>
                <w:right w:val="none" w:sz="0" w:space="0" w:color="auto"/>
              </w:divBdr>
              <w:divsChild>
                <w:div w:id="20179761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154">
              <w:marLeft w:val="75"/>
              <w:marRight w:val="75"/>
              <w:marTop w:val="75"/>
              <w:marBottom w:val="0"/>
              <w:divBdr>
                <w:top w:val="none" w:sz="0" w:space="0" w:color="auto"/>
                <w:left w:val="none" w:sz="0" w:space="0" w:color="auto"/>
                <w:bottom w:val="none" w:sz="0" w:space="0" w:color="auto"/>
                <w:right w:val="none" w:sz="0" w:space="0" w:color="auto"/>
              </w:divBdr>
              <w:divsChild>
                <w:div w:id="201797564">
                  <w:marLeft w:val="0"/>
                  <w:marRight w:val="0"/>
                  <w:marTop w:val="60"/>
                  <w:marBottom w:val="30"/>
                  <w:divBdr>
                    <w:top w:val="none" w:sz="0" w:space="0" w:color="auto"/>
                    <w:left w:val="none" w:sz="0" w:space="0" w:color="auto"/>
                    <w:bottom w:val="none" w:sz="0" w:space="0" w:color="auto"/>
                    <w:right w:val="none" w:sz="0" w:space="0" w:color="auto"/>
                  </w:divBdr>
                </w:div>
                <w:div w:id="201800617">
                  <w:marLeft w:val="0"/>
                  <w:marRight w:val="0"/>
                  <w:marTop w:val="60"/>
                  <w:marBottom w:val="30"/>
                  <w:divBdr>
                    <w:top w:val="none" w:sz="0" w:space="0" w:color="auto"/>
                    <w:left w:val="none" w:sz="0" w:space="0" w:color="auto"/>
                    <w:bottom w:val="none" w:sz="0" w:space="0" w:color="auto"/>
                    <w:right w:val="none" w:sz="0" w:space="0" w:color="auto"/>
                  </w:divBdr>
                </w:div>
                <w:div w:id="20180193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3083">
      <w:marLeft w:val="0"/>
      <w:marRight w:val="0"/>
      <w:marTop w:val="0"/>
      <w:marBottom w:val="0"/>
      <w:divBdr>
        <w:top w:val="none" w:sz="0" w:space="0" w:color="auto"/>
        <w:left w:val="none" w:sz="0" w:space="0" w:color="auto"/>
        <w:bottom w:val="none" w:sz="0" w:space="0" w:color="auto"/>
        <w:right w:val="none" w:sz="0" w:space="0" w:color="auto"/>
      </w:divBdr>
      <w:divsChild>
        <w:div w:id="20179634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45">
              <w:marLeft w:val="0"/>
              <w:marRight w:val="0"/>
              <w:marTop w:val="0"/>
              <w:marBottom w:val="0"/>
              <w:divBdr>
                <w:top w:val="none" w:sz="0" w:space="0" w:color="auto"/>
                <w:left w:val="none" w:sz="0" w:space="0" w:color="auto"/>
                <w:bottom w:val="none" w:sz="0" w:space="0" w:color="auto"/>
                <w:right w:val="none" w:sz="0" w:space="0" w:color="auto"/>
              </w:divBdr>
              <w:divsChild>
                <w:div w:id="20180269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8550">
              <w:marLeft w:val="75"/>
              <w:marRight w:val="75"/>
              <w:marTop w:val="75"/>
              <w:marBottom w:val="0"/>
              <w:divBdr>
                <w:top w:val="none" w:sz="0" w:space="0" w:color="auto"/>
                <w:left w:val="none" w:sz="0" w:space="0" w:color="auto"/>
                <w:bottom w:val="none" w:sz="0" w:space="0" w:color="auto"/>
                <w:right w:val="none" w:sz="0" w:space="0" w:color="auto"/>
              </w:divBdr>
              <w:divsChild>
                <w:div w:id="201798059">
                  <w:marLeft w:val="0"/>
                  <w:marRight w:val="0"/>
                  <w:marTop w:val="60"/>
                  <w:marBottom w:val="30"/>
                  <w:divBdr>
                    <w:top w:val="none" w:sz="0" w:space="0" w:color="auto"/>
                    <w:left w:val="none" w:sz="0" w:space="0" w:color="auto"/>
                    <w:bottom w:val="none" w:sz="0" w:space="0" w:color="auto"/>
                    <w:right w:val="none" w:sz="0" w:space="0" w:color="auto"/>
                  </w:divBdr>
                </w:div>
                <w:div w:id="201800016">
                  <w:marLeft w:val="0"/>
                  <w:marRight w:val="0"/>
                  <w:marTop w:val="60"/>
                  <w:marBottom w:val="30"/>
                  <w:divBdr>
                    <w:top w:val="none" w:sz="0" w:space="0" w:color="auto"/>
                    <w:left w:val="none" w:sz="0" w:space="0" w:color="auto"/>
                    <w:bottom w:val="none" w:sz="0" w:space="0" w:color="auto"/>
                    <w:right w:val="none" w:sz="0" w:space="0" w:color="auto"/>
                  </w:divBdr>
                </w:div>
                <w:div w:id="20180135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55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848">
              <w:marLeft w:val="75"/>
              <w:marRight w:val="75"/>
              <w:marTop w:val="75"/>
              <w:marBottom w:val="0"/>
              <w:divBdr>
                <w:top w:val="none" w:sz="0" w:space="0" w:color="auto"/>
                <w:left w:val="none" w:sz="0" w:space="0" w:color="auto"/>
                <w:bottom w:val="none" w:sz="0" w:space="0" w:color="auto"/>
                <w:right w:val="none" w:sz="0" w:space="0" w:color="auto"/>
              </w:divBdr>
              <w:divsChild>
                <w:div w:id="201795230">
                  <w:marLeft w:val="0"/>
                  <w:marRight w:val="0"/>
                  <w:marTop w:val="60"/>
                  <w:marBottom w:val="30"/>
                  <w:divBdr>
                    <w:top w:val="none" w:sz="0" w:space="0" w:color="auto"/>
                    <w:left w:val="none" w:sz="0" w:space="0" w:color="auto"/>
                    <w:bottom w:val="none" w:sz="0" w:space="0" w:color="auto"/>
                    <w:right w:val="none" w:sz="0" w:space="0" w:color="auto"/>
                  </w:divBdr>
                </w:div>
                <w:div w:id="201796580">
                  <w:marLeft w:val="0"/>
                  <w:marRight w:val="0"/>
                  <w:marTop w:val="60"/>
                  <w:marBottom w:val="30"/>
                  <w:divBdr>
                    <w:top w:val="none" w:sz="0" w:space="0" w:color="auto"/>
                    <w:left w:val="none" w:sz="0" w:space="0" w:color="auto"/>
                    <w:bottom w:val="none" w:sz="0" w:space="0" w:color="auto"/>
                    <w:right w:val="none" w:sz="0" w:space="0" w:color="auto"/>
                  </w:divBdr>
                </w:div>
                <w:div w:id="201797002">
                  <w:marLeft w:val="0"/>
                  <w:marRight w:val="0"/>
                  <w:marTop w:val="60"/>
                  <w:marBottom w:val="30"/>
                  <w:divBdr>
                    <w:top w:val="none" w:sz="0" w:space="0" w:color="auto"/>
                    <w:left w:val="none" w:sz="0" w:space="0" w:color="auto"/>
                    <w:bottom w:val="none" w:sz="0" w:space="0" w:color="auto"/>
                    <w:right w:val="none" w:sz="0" w:space="0" w:color="auto"/>
                  </w:divBdr>
                </w:div>
              </w:divsChild>
            </w:div>
            <w:div w:id="201797647">
              <w:marLeft w:val="0"/>
              <w:marRight w:val="0"/>
              <w:marTop w:val="0"/>
              <w:marBottom w:val="0"/>
              <w:divBdr>
                <w:top w:val="none" w:sz="0" w:space="0" w:color="auto"/>
                <w:left w:val="none" w:sz="0" w:space="0" w:color="auto"/>
                <w:bottom w:val="none" w:sz="0" w:space="0" w:color="auto"/>
                <w:right w:val="none" w:sz="0" w:space="0" w:color="auto"/>
              </w:divBdr>
              <w:divsChild>
                <w:div w:id="20180158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765">
          <w:marLeft w:val="0"/>
          <w:marRight w:val="0"/>
          <w:marTop w:val="75"/>
          <w:marBottom w:val="0"/>
          <w:divBdr>
            <w:top w:val="single" w:sz="6" w:space="4" w:color="A6C9E2"/>
            <w:left w:val="single" w:sz="6" w:space="4" w:color="A6C9E2"/>
            <w:bottom w:val="single" w:sz="6" w:space="4" w:color="A6C9E2"/>
            <w:right w:val="single" w:sz="6" w:space="4" w:color="A6C9E2"/>
          </w:divBdr>
          <w:divsChild>
            <w:div w:id="201802329">
              <w:marLeft w:val="75"/>
              <w:marRight w:val="75"/>
              <w:marTop w:val="75"/>
              <w:marBottom w:val="0"/>
              <w:divBdr>
                <w:top w:val="none" w:sz="0" w:space="0" w:color="auto"/>
                <w:left w:val="none" w:sz="0" w:space="0" w:color="auto"/>
                <w:bottom w:val="none" w:sz="0" w:space="0" w:color="auto"/>
                <w:right w:val="none" w:sz="0" w:space="0" w:color="auto"/>
              </w:divBdr>
              <w:divsChild>
                <w:div w:id="201795291">
                  <w:marLeft w:val="0"/>
                  <w:marRight w:val="0"/>
                  <w:marTop w:val="60"/>
                  <w:marBottom w:val="30"/>
                  <w:divBdr>
                    <w:top w:val="none" w:sz="0" w:space="0" w:color="auto"/>
                    <w:left w:val="none" w:sz="0" w:space="0" w:color="auto"/>
                    <w:bottom w:val="none" w:sz="0" w:space="0" w:color="auto"/>
                    <w:right w:val="none" w:sz="0" w:space="0" w:color="auto"/>
                  </w:divBdr>
                </w:div>
                <w:div w:id="201797685">
                  <w:marLeft w:val="0"/>
                  <w:marRight w:val="0"/>
                  <w:marTop w:val="60"/>
                  <w:marBottom w:val="30"/>
                  <w:divBdr>
                    <w:top w:val="none" w:sz="0" w:space="0" w:color="auto"/>
                    <w:left w:val="none" w:sz="0" w:space="0" w:color="auto"/>
                    <w:bottom w:val="none" w:sz="0" w:space="0" w:color="auto"/>
                    <w:right w:val="none" w:sz="0" w:space="0" w:color="auto"/>
                  </w:divBdr>
                </w:div>
                <w:div w:id="20180263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855">
          <w:marLeft w:val="0"/>
          <w:marRight w:val="0"/>
          <w:marTop w:val="75"/>
          <w:marBottom w:val="0"/>
          <w:divBdr>
            <w:top w:val="single" w:sz="6" w:space="4" w:color="A6C9E2"/>
            <w:left w:val="single" w:sz="6" w:space="4" w:color="A6C9E2"/>
            <w:bottom w:val="single" w:sz="6" w:space="4" w:color="A6C9E2"/>
            <w:right w:val="single" w:sz="6" w:space="4" w:color="A6C9E2"/>
          </w:divBdr>
          <w:divsChild>
            <w:div w:id="201802456">
              <w:marLeft w:val="0"/>
              <w:marRight w:val="0"/>
              <w:marTop w:val="0"/>
              <w:marBottom w:val="0"/>
              <w:divBdr>
                <w:top w:val="none" w:sz="0" w:space="0" w:color="auto"/>
                <w:left w:val="none" w:sz="0" w:space="0" w:color="auto"/>
                <w:bottom w:val="none" w:sz="0" w:space="0" w:color="auto"/>
                <w:right w:val="none" w:sz="0" w:space="0" w:color="auto"/>
              </w:divBdr>
              <w:divsChild>
                <w:div w:id="20180219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459">
              <w:marLeft w:val="75"/>
              <w:marRight w:val="75"/>
              <w:marTop w:val="75"/>
              <w:marBottom w:val="0"/>
              <w:divBdr>
                <w:top w:val="none" w:sz="0" w:space="0" w:color="auto"/>
                <w:left w:val="none" w:sz="0" w:space="0" w:color="auto"/>
                <w:bottom w:val="none" w:sz="0" w:space="0" w:color="auto"/>
                <w:right w:val="none" w:sz="0" w:space="0" w:color="auto"/>
              </w:divBdr>
              <w:divsChild>
                <w:div w:id="201797232">
                  <w:marLeft w:val="0"/>
                  <w:marRight w:val="0"/>
                  <w:marTop w:val="60"/>
                  <w:marBottom w:val="30"/>
                  <w:divBdr>
                    <w:top w:val="none" w:sz="0" w:space="0" w:color="auto"/>
                    <w:left w:val="none" w:sz="0" w:space="0" w:color="auto"/>
                    <w:bottom w:val="none" w:sz="0" w:space="0" w:color="auto"/>
                    <w:right w:val="none" w:sz="0" w:space="0" w:color="auto"/>
                  </w:divBdr>
                </w:div>
                <w:div w:id="201801300">
                  <w:marLeft w:val="0"/>
                  <w:marRight w:val="0"/>
                  <w:marTop w:val="60"/>
                  <w:marBottom w:val="30"/>
                  <w:divBdr>
                    <w:top w:val="none" w:sz="0" w:space="0" w:color="auto"/>
                    <w:left w:val="none" w:sz="0" w:space="0" w:color="auto"/>
                    <w:bottom w:val="none" w:sz="0" w:space="0" w:color="auto"/>
                    <w:right w:val="none" w:sz="0" w:space="0" w:color="auto"/>
                  </w:divBdr>
                </w:div>
                <w:div w:id="20180177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012">
          <w:marLeft w:val="0"/>
          <w:marRight w:val="0"/>
          <w:marTop w:val="75"/>
          <w:marBottom w:val="0"/>
          <w:divBdr>
            <w:top w:val="single" w:sz="6" w:space="4" w:color="A6C9E2"/>
            <w:left w:val="single" w:sz="6" w:space="4" w:color="A6C9E2"/>
            <w:bottom w:val="single" w:sz="6" w:space="4" w:color="A6C9E2"/>
            <w:right w:val="single" w:sz="6" w:space="4" w:color="A6C9E2"/>
          </w:divBdr>
          <w:divsChild>
            <w:div w:id="201798941">
              <w:marLeft w:val="75"/>
              <w:marRight w:val="75"/>
              <w:marTop w:val="75"/>
              <w:marBottom w:val="0"/>
              <w:divBdr>
                <w:top w:val="none" w:sz="0" w:space="0" w:color="auto"/>
                <w:left w:val="none" w:sz="0" w:space="0" w:color="auto"/>
                <w:bottom w:val="none" w:sz="0" w:space="0" w:color="auto"/>
                <w:right w:val="none" w:sz="0" w:space="0" w:color="auto"/>
              </w:divBdr>
              <w:divsChild>
                <w:div w:id="201798762">
                  <w:marLeft w:val="0"/>
                  <w:marRight w:val="0"/>
                  <w:marTop w:val="60"/>
                  <w:marBottom w:val="30"/>
                  <w:divBdr>
                    <w:top w:val="none" w:sz="0" w:space="0" w:color="auto"/>
                    <w:left w:val="none" w:sz="0" w:space="0" w:color="auto"/>
                    <w:bottom w:val="none" w:sz="0" w:space="0" w:color="auto"/>
                    <w:right w:val="none" w:sz="0" w:space="0" w:color="auto"/>
                  </w:divBdr>
                </w:div>
                <w:div w:id="201799273">
                  <w:marLeft w:val="0"/>
                  <w:marRight w:val="0"/>
                  <w:marTop w:val="60"/>
                  <w:marBottom w:val="30"/>
                  <w:divBdr>
                    <w:top w:val="none" w:sz="0" w:space="0" w:color="auto"/>
                    <w:left w:val="none" w:sz="0" w:space="0" w:color="auto"/>
                    <w:bottom w:val="none" w:sz="0" w:space="0" w:color="auto"/>
                    <w:right w:val="none" w:sz="0" w:space="0" w:color="auto"/>
                  </w:divBdr>
                </w:div>
                <w:div w:id="201801828">
                  <w:marLeft w:val="0"/>
                  <w:marRight w:val="0"/>
                  <w:marTop w:val="60"/>
                  <w:marBottom w:val="30"/>
                  <w:divBdr>
                    <w:top w:val="none" w:sz="0" w:space="0" w:color="auto"/>
                    <w:left w:val="none" w:sz="0" w:space="0" w:color="auto"/>
                    <w:bottom w:val="none" w:sz="0" w:space="0" w:color="auto"/>
                    <w:right w:val="none" w:sz="0" w:space="0" w:color="auto"/>
                  </w:divBdr>
                </w:div>
              </w:divsChild>
            </w:div>
            <w:div w:id="201799659">
              <w:marLeft w:val="0"/>
              <w:marRight w:val="0"/>
              <w:marTop w:val="0"/>
              <w:marBottom w:val="0"/>
              <w:divBdr>
                <w:top w:val="none" w:sz="0" w:space="0" w:color="auto"/>
                <w:left w:val="none" w:sz="0" w:space="0" w:color="auto"/>
                <w:bottom w:val="none" w:sz="0" w:space="0" w:color="auto"/>
                <w:right w:val="none" w:sz="0" w:space="0" w:color="auto"/>
              </w:divBdr>
              <w:divsChild>
                <w:div w:id="20179550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8043">
          <w:marLeft w:val="0"/>
          <w:marRight w:val="0"/>
          <w:marTop w:val="75"/>
          <w:marBottom w:val="0"/>
          <w:divBdr>
            <w:top w:val="single" w:sz="6" w:space="4" w:color="A6C9E2"/>
            <w:left w:val="single" w:sz="6" w:space="4" w:color="A6C9E2"/>
            <w:bottom w:val="single" w:sz="6" w:space="4" w:color="A6C9E2"/>
            <w:right w:val="single" w:sz="6" w:space="4" w:color="A6C9E2"/>
          </w:divBdr>
          <w:divsChild>
            <w:div w:id="201800278">
              <w:marLeft w:val="0"/>
              <w:marRight w:val="0"/>
              <w:marTop w:val="0"/>
              <w:marBottom w:val="0"/>
              <w:divBdr>
                <w:top w:val="none" w:sz="0" w:space="0" w:color="auto"/>
                <w:left w:val="none" w:sz="0" w:space="0" w:color="auto"/>
                <w:bottom w:val="none" w:sz="0" w:space="0" w:color="auto"/>
                <w:right w:val="none" w:sz="0" w:space="0" w:color="auto"/>
              </w:divBdr>
              <w:divsChild>
                <w:div w:id="201797062">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796">
              <w:marLeft w:val="75"/>
              <w:marRight w:val="75"/>
              <w:marTop w:val="75"/>
              <w:marBottom w:val="0"/>
              <w:divBdr>
                <w:top w:val="none" w:sz="0" w:space="0" w:color="auto"/>
                <w:left w:val="none" w:sz="0" w:space="0" w:color="auto"/>
                <w:bottom w:val="none" w:sz="0" w:space="0" w:color="auto"/>
                <w:right w:val="none" w:sz="0" w:space="0" w:color="auto"/>
              </w:divBdr>
              <w:divsChild>
                <w:div w:id="201795944">
                  <w:marLeft w:val="0"/>
                  <w:marRight w:val="0"/>
                  <w:marTop w:val="60"/>
                  <w:marBottom w:val="30"/>
                  <w:divBdr>
                    <w:top w:val="none" w:sz="0" w:space="0" w:color="auto"/>
                    <w:left w:val="none" w:sz="0" w:space="0" w:color="auto"/>
                    <w:bottom w:val="none" w:sz="0" w:space="0" w:color="auto"/>
                    <w:right w:val="none" w:sz="0" w:space="0" w:color="auto"/>
                  </w:divBdr>
                </w:div>
                <w:div w:id="201799624">
                  <w:marLeft w:val="0"/>
                  <w:marRight w:val="0"/>
                  <w:marTop w:val="60"/>
                  <w:marBottom w:val="30"/>
                  <w:divBdr>
                    <w:top w:val="none" w:sz="0" w:space="0" w:color="auto"/>
                    <w:left w:val="none" w:sz="0" w:space="0" w:color="auto"/>
                    <w:bottom w:val="none" w:sz="0" w:space="0" w:color="auto"/>
                    <w:right w:val="none" w:sz="0" w:space="0" w:color="auto"/>
                  </w:divBdr>
                </w:div>
                <w:div w:id="20180030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68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492">
              <w:marLeft w:val="0"/>
              <w:marRight w:val="0"/>
              <w:marTop w:val="0"/>
              <w:marBottom w:val="0"/>
              <w:divBdr>
                <w:top w:val="none" w:sz="0" w:space="0" w:color="auto"/>
                <w:left w:val="none" w:sz="0" w:space="0" w:color="auto"/>
                <w:bottom w:val="none" w:sz="0" w:space="0" w:color="auto"/>
                <w:right w:val="none" w:sz="0" w:space="0" w:color="auto"/>
              </w:divBdr>
              <w:divsChild>
                <w:div w:id="20179536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1450">
              <w:marLeft w:val="75"/>
              <w:marRight w:val="75"/>
              <w:marTop w:val="75"/>
              <w:marBottom w:val="0"/>
              <w:divBdr>
                <w:top w:val="none" w:sz="0" w:space="0" w:color="auto"/>
                <w:left w:val="none" w:sz="0" w:space="0" w:color="auto"/>
                <w:bottom w:val="none" w:sz="0" w:space="0" w:color="auto"/>
                <w:right w:val="none" w:sz="0" w:space="0" w:color="auto"/>
              </w:divBdr>
              <w:divsChild>
                <w:div w:id="201796027">
                  <w:marLeft w:val="0"/>
                  <w:marRight w:val="0"/>
                  <w:marTop w:val="60"/>
                  <w:marBottom w:val="30"/>
                  <w:divBdr>
                    <w:top w:val="none" w:sz="0" w:space="0" w:color="auto"/>
                    <w:left w:val="none" w:sz="0" w:space="0" w:color="auto"/>
                    <w:bottom w:val="none" w:sz="0" w:space="0" w:color="auto"/>
                    <w:right w:val="none" w:sz="0" w:space="0" w:color="auto"/>
                  </w:divBdr>
                </w:div>
                <w:div w:id="201799855">
                  <w:marLeft w:val="0"/>
                  <w:marRight w:val="0"/>
                  <w:marTop w:val="60"/>
                  <w:marBottom w:val="30"/>
                  <w:divBdr>
                    <w:top w:val="none" w:sz="0" w:space="0" w:color="auto"/>
                    <w:left w:val="none" w:sz="0" w:space="0" w:color="auto"/>
                    <w:bottom w:val="none" w:sz="0" w:space="0" w:color="auto"/>
                    <w:right w:val="none" w:sz="0" w:space="0" w:color="auto"/>
                  </w:divBdr>
                </w:div>
                <w:div w:id="20180155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8783">
          <w:marLeft w:val="0"/>
          <w:marRight w:val="0"/>
          <w:marTop w:val="75"/>
          <w:marBottom w:val="0"/>
          <w:divBdr>
            <w:top w:val="single" w:sz="6" w:space="4" w:color="A6C9E2"/>
            <w:left w:val="single" w:sz="6" w:space="4" w:color="A6C9E2"/>
            <w:bottom w:val="single" w:sz="6" w:space="4" w:color="A6C9E2"/>
            <w:right w:val="single" w:sz="6" w:space="4" w:color="A6C9E2"/>
          </w:divBdr>
          <w:divsChild>
            <w:div w:id="201796631">
              <w:marLeft w:val="75"/>
              <w:marRight w:val="75"/>
              <w:marTop w:val="75"/>
              <w:marBottom w:val="0"/>
              <w:divBdr>
                <w:top w:val="none" w:sz="0" w:space="0" w:color="auto"/>
                <w:left w:val="none" w:sz="0" w:space="0" w:color="auto"/>
                <w:bottom w:val="none" w:sz="0" w:space="0" w:color="auto"/>
                <w:right w:val="none" w:sz="0" w:space="0" w:color="auto"/>
              </w:divBdr>
              <w:divsChild>
                <w:div w:id="201796803">
                  <w:marLeft w:val="0"/>
                  <w:marRight w:val="0"/>
                  <w:marTop w:val="60"/>
                  <w:marBottom w:val="30"/>
                  <w:divBdr>
                    <w:top w:val="none" w:sz="0" w:space="0" w:color="auto"/>
                    <w:left w:val="none" w:sz="0" w:space="0" w:color="auto"/>
                    <w:bottom w:val="none" w:sz="0" w:space="0" w:color="auto"/>
                    <w:right w:val="none" w:sz="0" w:space="0" w:color="auto"/>
                  </w:divBdr>
                </w:div>
                <w:div w:id="201797474">
                  <w:marLeft w:val="0"/>
                  <w:marRight w:val="0"/>
                  <w:marTop w:val="60"/>
                  <w:marBottom w:val="30"/>
                  <w:divBdr>
                    <w:top w:val="none" w:sz="0" w:space="0" w:color="auto"/>
                    <w:left w:val="none" w:sz="0" w:space="0" w:color="auto"/>
                    <w:bottom w:val="none" w:sz="0" w:space="0" w:color="auto"/>
                    <w:right w:val="none" w:sz="0" w:space="0" w:color="auto"/>
                  </w:divBdr>
                </w:div>
                <w:div w:id="201801206">
                  <w:marLeft w:val="0"/>
                  <w:marRight w:val="0"/>
                  <w:marTop w:val="60"/>
                  <w:marBottom w:val="30"/>
                  <w:divBdr>
                    <w:top w:val="none" w:sz="0" w:space="0" w:color="auto"/>
                    <w:left w:val="none" w:sz="0" w:space="0" w:color="auto"/>
                    <w:bottom w:val="none" w:sz="0" w:space="0" w:color="auto"/>
                    <w:right w:val="none" w:sz="0" w:space="0" w:color="auto"/>
                  </w:divBdr>
                </w:div>
              </w:divsChild>
            </w:div>
            <w:div w:id="201800935">
              <w:marLeft w:val="0"/>
              <w:marRight w:val="0"/>
              <w:marTop w:val="0"/>
              <w:marBottom w:val="0"/>
              <w:divBdr>
                <w:top w:val="none" w:sz="0" w:space="0" w:color="auto"/>
                <w:left w:val="none" w:sz="0" w:space="0" w:color="auto"/>
                <w:bottom w:val="none" w:sz="0" w:space="0" w:color="auto"/>
                <w:right w:val="none" w:sz="0" w:space="0" w:color="auto"/>
              </w:divBdr>
              <w:divsChild>
                <w:div w:id="20180249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277">
          <w:marLeft w:val="0"/>
          <w:marRight w:val="0"/>
          <w:marTop w:val="75"/>
          <w:marBottom w:val="0"/>
          <w:divBdr>
            <w:top w:val="single" w:sz="6" w:space="4" w:color="A6C9E2"/>
            <w:left w:val="single" w:sz="6" w:space="4" w:color="A6C9E2"/>
            <w:bottom w:val="single" w:sz="6" w:space="4" w:color="A6C9E2"/>
            <w:right w:val="single" w:sz="6" w:space="4" w:color="A6C9E2"/>
          </w:divBdr>
          <w:divsChild>
            <w:div w:id="201796136">
              <w:marLeft w:val="0"/>
              <w:marRight w:val="0"/>
              <w:marTop w:val="0"/>
              <w:marBottom w:val="0"/>
              <w:divBdr>
                <w:top w:val="none" w:sz="0" w:space="0" w:color="auto"/>
                <w:left w:val="none" w:sz="0" w:space="0" w:color="auto"/>
                <w:bottom w:val="none" w:sz="0" w:space="0" w:color="auto"/>
                <w:right w:val="none" w:sz="0" w:space="0" w:color="auto"/>
              </w:divBdr>
              <w:divsChild>
                <w:div w:id="20179637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815">
              <w:marLeft w:val="75"/>
              <w:marRight w:val="75"/>
              <w:marTop w:val="75"/>
              <w:marBottom w:val="0"/>
              <w:divBdr>
                <w:top w:val="none" w:sz="0" w:space="0" w:color="auto"/>
                <w:left w:val="none" w:sz="0" w:space="0" w:color="auto"/>
                <w:bottom w:val="none" w:sz="0" w:space="0" w:color="auto"/>
                <w:right w:val="none" w:sz="0" w:space="0" w:color="auto"/>
              </w:divBdr>
              <w:divsChild>
                <w:div w:id="201795607">
                  <w:marLeft w:val="0"/>
                  <w:marRight w:val="0"/>
                  <w:marTop w:val="60"/>
                  <w:marBottom w:val="30"/>
                  <w:divBdr>
                    <w:top w:val="none" w:sz="0" w:space="0" w:color="auto"/>
                    <w:left w:val="none" w:sz="0" w:space="0" w:color="auto"/>
                    <w:bottom w:val="none" w:sz="0" w:space="0" w:color="auto"/>
                    <w:right w:val="none" w:sz="0" w:space="0" w:color="auto"/>
                  </w:divBdr>
                </w:div>
                <w:div w:id="201799577">
                  <w:marLeft w:val="0"/>
                  <w:marRight w:val="0"/>
                  <w:marTop w:val="60"/>
                  <w:marBottom w:val="30"/>
                  <w:divBdr>
                    <w:top w:val="none" w:sz="0" w:space="0" w:color="auto"/>
                    <w:left w:val="none" w:sz="0" w:space="0" w:color="auto"/>
                    <w:bottom w:val="none" w:sz="0" w:space="0" w:color="auto"/>
                    <w:right w:val="none" w:sz="0" w:space="0" w:color="auto"/>
                  </w:divBdr>
                </w:div>
                <w:div w:id="20180310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387">
          <w:marLeft w:val="0"/>
          <w:marRight w:val="0"/>
          <w:marTop w:val="75"/>
          <w:marBottom w:val="0"/>
          <w:divBdr>
            <w:top w:val="single" w:sz="6" w:space="4" w:color="A6C9E2"/>
            <w:left w:val="single" w:sz="6" w:space="4" w:color="A6C9E2"/>
            <w:bottom w:val="single" w:sz="6" w:space="4" w:color="A6C9E2"/>
            <w:right w:val="single" w:sz="6" w:space="4" w:color="A6C9E2"/>
          </w:divBdr>
          <w:divsChild>
            <w:div w:id="201799112">
              <w:marLeft w:val="0"/>
              <w:marRight w:val="0"/>
              <w:marTop w:val="0"/>
              <w:marBottom w:val="0"/>
              <w:divBdr>
                <w:top w:val="none" w:sz="0" w:space="0" w:color="auto"/>
                <w:left w:val="none" w:sz="0" w:space="0" w:color="auto"/>
                <w:bottom w:val="none" w:sz="0" w:space="0" w:color="auto"/>
                <w:right w:val="none" w:sz="0" w:space="0" w:color="auto"/>
              </w:divBdr>
              <w:divsChild>
                <w:div w:id="20179864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497">
              <w:marLeft w:val="75"/>
              <w:marRight w:val="75"/>
              <w:marTop w:val="75"/>
              <w:marBottom w:val="0"/>
              <w:divBdr>
                <w:top w:val="none" w:sz="0" w:space="0" w:color="auto"/>
                <w:left w:val="none" w:sz="0" w:space="0" w:color="auto"/>
                <w:bottom w:val="none" w:sz="0" w:space="0" w:color="auto"/>
                <w:right w:val="none" w:sz="0" w:space="0" w:color="auto"/>
              </w:divBdr>
              <w:divsChild>
                <w:div w:id="201796287">
                  <w:marLeft w:val="0"/>
                  <w:marRight w:val="0"/>
                  <w:marTop w:val="60"/>
                  <w:marBottom w:val="30"/>
                  <w:divBdr>
                    <w:top w:val="none" w:sz="0" w:space="0" w:color="auto"/>
                    <w:left w:val="none" w:sz="0" w:space="0" w:color="auto"/>
                    <w:bottom w:val="none" w:sz="0" w:space="0" w:color="auto"/>
                    <w:right w:val="none" w:sz="0" w:space="0" w:color="auto"/>
                  </w:divBdr>
                </w:div>
                <w:div w:id="201800232">
                  <w:marLeft w:val="0"/>
                  <w:marRight w:val="0"/>
                  <w:marTop w:val="60"/>
                  <w:marBottom w:val="30"/>
                  <w:divBdr>
                    <w:top w:val="none" w:sz="0" w:space="0" w:color="auto"/>
                    <w:left w:val="none" w:sz="0" w:space="0" w:color="auto"/>
                    <w:bottom w:val="none" w:sz="0" w:space="0" w:color="auto"/>
                    <w:right w:val="none" w:sz="0" w:space="0" w:color="auto"/>
                  </w:divBdr>
                </w:div>
                <w:div w:id="20180124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9548">
          <w:marLeft w:val="0"/>
          <w:marRight w:val="0"/>
          <w:marTop w:val="75"/>
          <w:marBottom w:val="0"/>
          <w:divBdr>
            <w:top w:val="single" w:sz="6" w:space="4" w:color="A6C9E2"/>
            <w:left w:val="single" w:sz="6" w:space="4" w:color="A6C9E2"/>
            <w:bottom w:val="single" w:sz="6" w:space="4" w:color="A6C9E2"/>
            <w:right w:val="single" w:sz="6" w:space="4" w:color="A6C9E2"/>
          </w:divBdr>
          <w:divsChild>
            <w:div w:id="201796852">
              <w:marLeft w:val="75"/>
              <w:marRight w:val="75"/>
              <w:marTop w:val="75"/>
              <w:marBottom w:val="0"/>
              <w:divBdr>
                <w:top w:val="none" w:sz="0" w:space="0" w:color="auto"/>
                <w:left w:val="none" w:sz="0" w:space="0" w:color="auto"/>
                <w:bottom w:val="none" w:sz="0" w:space="0" w:color="auto"/>
                <w:right w:val="none" w:sz="0" w:space="0" w:color="auto"/>
              </w:divBdr>
              <w:divsChild>
                <w:div w:id="201796444">
                  <w:marLeft w:val="0"/>
                  <w:marRight w:val="0"/>
                  <w:marTop w:val="60"/>
                  <w:marBottom w:val="30"/>
                  <w:divBdr>
                    <w:top w:val="none" w:sz="0" w:space="0" w:color="auto"/>
                    <w:left w:val="none" w:sz="0" w:space="0" w:color="auto"/>
                    <w:bottom w:val="none" w:sz="0" w:space="0" w:color="auto"/>
                    <w:right w:val="none" w:sz="0" w:space="0" w:color="auto"/>
                  </w:divBdr>
                </w:div>
                <w:div w:id="201801520">
                  <w:marLeft w:val="0"/>
                  <w:marRight w:val="0"/>
                  <w:marTop w:val="60"/>
                  <w:marBottom w:val="30"/>
                  <w:divBdr>
                    <w:top w:val="none" w:sz="0" w:space="0" w:color="auto"/>
                    <w:left w:val="none" w:sz="0" w:space="0" w:color="auto"/>
                    <w:bottom w:val="none" w:sz="0" w:space="0" w:color="auto"/>
                    <w:right w:val="none" w:sz="0" w:space="0" w:color="auto"/>
                  </w:divBdr>
                </w:div>
                <w:div w:id="201802663">
                  <w:marLeft w:val="0"/>
                  <w:marRight w:val="0"/>
                  <w:marTop w:val="60"/>
                  <w:marBottom w:val="30"/>
                  <w:divBdr>
                    <w:top w:val="none" w:sz="0" w:space="0" w:color="auto"/>
                    <w:left w:val="none" w:sz="0" w:space="0" w:color="auto"/>
                    <w:bottom w:val="none" w:sz="0" w:space="0" w:color="auto"/>
                    <w:right w:val="none" w:sz="0" w:space="0" w:color="auto"/>
                  </w:divBdr>
                </w:div>
              </w:divsChild>
            </w:div>
            <w:div w:id="201801810">
              <w:marLeft w:val="0"/>
              <w:marRight w:val="0"/>
              <w:marTop w:val="0"/>
              <w:marBottom w:val="0"/>
              <w:divBdr>
                <w:top w:val="none" w:sz="0" w:space="0" w:color="auto"/>
                <w:left w:val="none" w:sz="0" w:space="0" w:color="auto"/>
                <w:bottom w:val="none" w:sz="0" w:space="0" w:color="auto"/>
                <w:right w:val="none" w:sz="0" w:space="0" w:color="auto"/>
              </w:divBdr>
              <w:divsChild>
                <w:div w:id="20179627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25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993">
              <w:marLeft w:val="75"/>
              <w:marRight w:val="75"/>
              <w:marTop w:val="75"/>
              <w:marBottom w:val="0"/>
              <w:divBdr>
                <w:top w:val="none" w:sz="0" w:space="0" w:color="auto"/>
                <w:left w:val="none" w:sz="0" w:space="0" w:color="auto"/>
                <w:bottom w:val="none" w:sz="0" w:space="0" w:color="auto"/>
                <w:right w:val="none" w:sz="0" w:space="0" w:color="auto"/>
              </w:divBdr>
              <w:divsChild>
                <w:div w:id="201796652">
                  <w:marLeft w:val="0"/>
                  <w:marRight w:val="0"/>
                  <w:marTop w:val="60"/>
                  <w:marBottom w:val="30"/>
                  <w:divBdr>
                    <w:top w:val="none" w:sz="0" w:space="0" w:color="auto"/>
                    <w:left w:val="none" w:sz="0" w:space="0" w:color="auto"/>
                    <w:bottom w:val="none" w:sz="0" w:space="0" w:color="auto"/>
                    <w:right w:val="none" w:sz="0" w:space="0" w:color="auto"/>
                  </w:divBdr>
                </w:div>
                <w:div w:id="201799628">
                  <w:marLeft w:val="0"/>
                  <w:marRight w:val="0"/>
                  <w:marTop w:val="60"/>
                  <w:marBottom w:val="30"/>
                  <w:divBdr>
                    <w:top w:val="none" w:sz="0" w:space="0" w:color="auto"/>
                    <w:left w:val="none" w:sz="0" w:space="0" w:color="auto"/>
                    <w:bottom w:val="none" w:sz="0" w:space="0" w:color="auto"/>
                    <w:right w:val="none" w:sz="0" w:space="0" w:color="auto"/>
                  </w:divBdr>
                </w:div>
                <w:div w:id="201802535">
                  <w:marLeft w:val="0"/>
                  <w:marRight w:val="0"/>
                  <w:marTop w:val="60"/>
                  <w:marBottom w:val="30"/>
                  <w:divBdr>
                    <w:top w:val="none" w:sz="0" w:space="0" w:color="auto"/>
                    <w:left w:val="none" w:sz="0" w:space="0" w:color="auto"/>
                    <w:bottom w:val="none" w:sz="0" w:space="0" w:color="auto"/>
                    <w:right w:val="none" w:sz="0" w:space="0" w:color="auto"/>
                  </w:divBdr>
                </w:div>
              </w:divsChild>
            </w:div>
            <w:div w:id="201799038">
              <w:marLeft w:val="0"/>
              <w:marRight w:val="0"/>
              <w:marTop w:val="0"/>
              <w:marBottom w:val="0"/>
              <w:divBdr>
                <w:top w:val="none" w:sz="0" w:space="0" w:color="auto"/>
                <w:left w:val="none" w:sz="0" w:space="0" w:color="auto"/>
                <w:bottom w:val="none" w:sz="0" w:space="0" w:color="auto"/>
                <w:right w:val="none" w:sz="0" w:space="0" w:color="auto"/>
              </w:divBdr>
              <w:divsChild>
                <w:div w:id="20179556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58">
          <w:marLeft w:val="0"/>
          <w:marRight w:val="0"/>
          <w:marTop w:val="75"/>
          <w:marBottom w:val="0"/>
          <w:divBdr>
            <w:top w:val="single" w:sz="6" w:space="4" w:color="A6C9E2"/>
            <w:left w:val="single" w:sz="6" w:space="4" w:color="A6C9E2"/>
            <w:bottom w:val="single" w:sz="6" w:space="4" w:color="A6C9E2"/>
            <w:right w:val="single" w:sz="6" w:space="4" w:color="A6C9E2"/>
          </w:divBdr>
          <w:divsChild>
            <w:div w:id="201795382">
              <w:marLeft w:val="75"/>
              <w:marRight w:val="75"/>
              <w:marTop w:val="75"/>
              <w:marBottom w:val="0"/>
              <w:divBdr>
                <w:top w:val="none" w:sz="0" w:space="0" w:color="auto"/>
                <w:left w:val="none" w:sz="0" w:space="0" w:color="auto"/>
                <w:bottom w:val="none" w:sz="0" w:space="0" w:color="auto"/>
                <w:right w:val="none" w:sz="0" w:space="0" w:color="auto"/>
              </w:divBdr>
              <w:divsChild>
                <w:div w:id="201797579">
                  <w:marLeft w:val="0"/>
                  <w:marRight w:val="0"/>
                  <w:marTop w:val="60"/>
                  <w:marBottom w:val="30"/>
                  <w:divBdr>
                    <w:top w:val="none" w:sz="0" w:space="0" w:color="auto"/>
                    <w:left w:val="none" w:sz="0" w:space="0" w:color="auto"/>
                    <w:bottom w:val="none" w:sz="0" w:space="0" w:color="auto"/>
                    <w:right w:val="none" w:sz="0" w:space="0" w:color="auto"/>
                  </w:divBdr>
                </w:div>
                <w:div w:id="201800476">
                  <w:marLeft w:val="0"/>
                  <w:marRight w:val="0"/>
                  <w:marTop w:val="60"/>
                  <w:marBottom w:val="30"/>
                  <w:divBdr>
                    <w:top w:val="none" w:sz="0" w:space="0" w:color="auto"/>
                    <w:left w:val="none" w:sz="0" w:space="0" w:color="auto"/>
                    <w:bottom w:val="none" w:sz="0" w:space="0" w:color="auto"/>
                    <w:right w:val="none" w:sz="0" w:space="0" w:color="auto"/>
                  </w:divBdr>
                </w:div>
                <w:div w:id="201802539">
                  <w:marLeft w:val="0"/>
                  <w:marRight w:val="0"/>
                  <w:marTop w:val="60"/>
                  <w:marBottom w:val="30"/>
                  <w:divBdr>
                    <w:top w:val="none" w:sz="0" w:space="0" w:color="auto"/>
                    <w:left w:val="none" w:sz="0" w:space="0" w:color="auto"/>
                    <w:bottom w:val="none" w:sz="0" w:space="0" w:color="auto"/>
                    <w:right w:val="none" w:sz="0" w:space="0" w:color="auto"/>
                  </w:divBdr>
                </w:div>
              </w:divsChild>
            </w:div>
            <w:div w:id="201801805">
              <w:marLeft w:val="0"/>
              <w:marRight w:val="0"/>
              <w:marTop w:val="0"/>
              <w:marBottom w:val="0"/>
              <w:divBdr>
                <w:top w:val="none" w:sz="0" w:space="0" w:color="auto"/>
                <w:left w:val="none" w:sz="0" w:space="0" w:color="auto"/>
                <w:bottom w:val="none" w:sz="0" w:space="0" w:color="auto"/>
                <w:right w:val="none" w:sz="0" w:space="0" w:color="auto"/>
              </w:divBdr>
              <w:divsChild>
                <w:div w:id="20179825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179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253">
              <w:marLeft w:val="75"/>
              <w:marRight w:val="75"/>
              <w:marTop w:val="75"/>
              <w:marBottom w:val="0"/>
              <w:divBdr>
                <w:top w:val="none" w:sz="0" w:space="0" w:color="auto"/>
                <w:left w:val="none" w:sz="0" w:space="0" w:color="auto"/>
                <w:bottom w:val="none" w:sz="0" w:space="0" w:color="auto"/>
                <w:right w:val="none" w:sz="0" w:space="0" w:color="auto"/>
              </w:divBdr>
              <w:divsChild>
                <w:div w:id="201797860">
                  <w:marLeft w:val="0"/>
                  <w:marRight w:val="0"/>
                  <w:marTop w:val="60"/>
                  <w:marBottom w:val="30"/>
                  <w:divBdr>
                    <w:top w:val="none" w:sz="0" w:space="0" w:color="auto"/>
                    <w:left w:val="none" w:sz="0" w:space="0" w:color="auto"/>
                    <w:bottom w:val="none" w:sz="0" w:space="0" w:color="auto"/>
                    <w:right w:val="none" w:sz="0" w:space="0" w:color="auto"/>
                  </w:divBdr>
                </w:div>
                <w:div w:id="201800734">
                  <w:marLeft w:val="0"/>
                  <w:marRight w:val="0"/>
                  <w:marTop w:val="60"/>
                  <w:marBottom w:val="30"/>
                  <w:divBdr>
                    <w:top w:val="none" w:sz="0" w:space="0" w:color="auto"/>
                    <w:left w:val="none" w:sz="0" w:space="0" w:color="auto"/>
                    <w:bottom w:val="none" w:sz="0" w:space="0" w:color="auto"/>
                    <w:right w:val="none" w:sz="0" w:space="0" w:color="auto"/>
                  </w:divBdr>
                </w:div>
                <w:div w:id="201801086">
                  <w:marLeft w:val="0"/>
                  <w:marRight w:val="0"/>
                  <w:marTop w:val="60"/>
                  <w:marBottom w:val="30"/>
                  <w:divBdr>
                    <w:top w:val="none" w:sz="0" w:space="0" w:color="auto"/>
                    <w:left w:val="none" w:sz="0" w:space="0" w:color="auto"/>
                    <w:bottom w:val="none" w:sz="0" w:space="0" w:color="auto"/>
                    <w:right w:val="none" w:sz="0" w:space="0" w:color="auto"/>
                  </w:divBdr>
                </w:div>
              </w:divsChild>
            </w:div>
            <w:div w:id="201801882">
              <w:marLeft w:val="0"/>
              <w:marRight w:val="0"/>
              <w:marTop w:val="0"/>
              <w:marBottom w:val="0"/>
              <w:divBdr>
                <w:top w:val="none" w:sz="0" w:space="0" w:color="auto"/>
                <w:left w:val="none" w:sz="0" w:space="0" w:color="auto"/>
                <w:bottom w:val="none" w:sz="0" w:space="0" w:color="auto"/>
                <w:right w:val="none" w:sz="0" w:space="0" w:color="auto"/>
              </w:divBdr>
              <w:divsChild>
                <w:div w:id="20179856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sChild>
    </w:div>
    <w:div w:id="201803086">
      <w:marLeft w:val="0"/>
      <w:marRight w:val="0"/>
      <w:marTop w:val="0"/>
      <w:marBottom w:val="0"/>
      <w:divBdr>
        <w:top w:val="none" w:sz="0" w:space="0" w:color="auto"/>
        <w:left w:val="none" w:sz="0" w:space="0" w:color="auto"/>
        <w:bottom w:val="none" w:sz="0" w:space="0" w:color="auto"/>
        <w:right w:val="none" w:sz="0" w:space="0" w:color="auto"/>
      </w:divBdr>
      <w:divsChild>
        <w:div w:id="201796039">
          <w:marLeft w:val="0"/>
          <w:marRight w:val="0"/>
          <w:marTop w:val="75"/>
          <w:marBottom w:val="0"/>
          <w:divBdr>
            <w:top w:val="single" w:sz="6" w:space="4" w:color="A6C9E2"/>
            <w:left w:val="single" w:sz="6" w:space="4" w:color="A6C9E2"/>
            <w:bottom w:val="single" w:sz="6" w:space="4" w:color="A6C9E2"/>
            <w:right w:val="single" w:sz="6" w:space="4" w:color="A6C9E2"/>
          </w:divBdr>
          <w:divsChild>
            <w:div w:id="201799046">
              <w:marLeft w:val="75"/>
              <w:marRight w:val="75"/>
              <w:marTop w:val="75"/>
              <w:marBottom w:val="0"/>
              <w:divBdr>
                <w:top w:val="none" w:sz="0" w:space="0" w:color="auto"/>
                <w:left w:val="none" w:sz="0" w:space="0" w:color="auto"/>
                <w:bottom w:val="none" w:sz="0" w:space="0" w:color="auto"/>
                <w:right w:val="none" w:sz="0" w:space="0" w:color="auto"/>
              </w:divBdr>
              <w:divsChild>
                <w:div w:id="201800446">
                  <w:marLeft w:val="0"/>
                  <w:marRight w:val="0"/>
                  <w:marTop w:val="60"/>
                  <w:marBottom w:val="30"/>
                  <w:divBdr>
                    <w:top w:val="none" w:sz="0" w:space="0" w:color="auto"/>
                    <w:left w:val="none" w:sz="0" w:space="0" w:color="auto"/>
                    <w:bottom w:val="none" w:sz="0" w:space="0" w:color="auto"/>
                    <w:right w:val="none" w:sz="0" w:space="0" w:color="auto"/>
                  </w:divBdr>
                </w:div>
                <w:div w:id="201802147">
                  <w:marLeft w:val="0"/>
                  <w:marRight w:val="0"/>
                  <w:marTop w:val="60"/>
                  <w:marBottom w:val="30"/>
                  <w:divBdr>
                    <w:top w:val="none" w:sz="0" w:space="0" w:color="auto"/>
                    <w:left w:val="none" w:sz="0" w:space="0" w:color="auto"/>
                    <w:bottom w:val="none" w:sz="0" w:space="0" w:color="auto"/>
                    <w:right w:val="none" w:sz="0" w:space="0" w:color="auto"/>
                  </w:divBdr>
                </w:div>
                <w:div w:id="20180314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3178">
      <w:marLeft w:val="0"/>
      <w:marRight w:val="0"/>
      <w:marTop w:val="0"/>
      <w:marBottom w:val="0"/>
      <w:divBdr>
        <w:top w:val="none" w:sz="0" w:space="0" w:color="auto"/>
        <w:left w:val="none" w:sz="0" w:space="0" w:color="auto"/>
        <w:bottom w:val="none" w:sz="0" w:space="0" w:color="auto"/>
        <w:right w:val="none" w:sz="0" w:space="0" w:color="auto"/>
      </w:divBdr>
      <w:divsChild>
        <w:div w:id="201797542">
          <w:marLeft w:val="75"/>
          <w:marRight w:val="75"/>
          <w:marTop w:val="75"/>
          <w:marBottom w:val="0"/>
          <w:divBdr>
            <w:top w:val="none" w:sz="0" w:space="0" w:color="auto"/>
            <w:left w:val="none" w:sz="0" w:space="0" w:color="auto"/>
            <w:bottom w:val="none" w:sz="0" w:space="0" w:color="auto"/>
            <w:right w:val="none" w:sz="0" w:space="0" w:color="auto"/>
          </w:divBdr>
          <w:divsChild>
            <w:div w:id="201795543">
              <w:marLeft w:val="0"/>
              <w:marRight w:val="0"/>
              <w:marTop w:val="60"/>
              <w:marBottom w:val="30"/>
              <w:divBdr>
                <w:top w:val="none" w:sz="0" w:space="0" w:color="auto"/>
                <w:left w:val="none" w:sz="0" w:space="0" w:color="auto"/>
                <w:bottom w:val="none" w:sz="0" w:space="0" w:color="auto"/>
                <w:right w:val="none" w:sz="0" w:space="0" w:color="auto"/>
              </w:divBdr>
            </w:div>
            <w:div w:id="201796454">
              <w:marLeft w:val="0"/>
              <w:marRight w:val="0"/>
              <w:marTop w:val="60"/>
              <w:marBottom w:val="30"/>
              <w:divBdr>
                <w:top w:val="none" w:sz="0" w:space="0" w:color="auto"/>
                <w:left w:val="none" w:sz="0" w:space="0" w:color="auto"/>
                <w:bottom w:val="none" w:sz="0" w:space="0" w:color="auto"/>
                <w:right w:val="none" w:sz="0" w:space="0" w:color="auto"/>
              </w:divBdr>
            </w:div>
            <w:div w:id="20179660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3184">
      <w:marLeft w:val="0"/>
      <w:marRight w:val="0"/>
      <w:marTop w:val="0"/>
      <w:marBottom w:val="0"/>
      <w:divBdr>
        <w:top w:val="none" w:sz="0" w:space="0" w:color="auto"/>
        <w:left w:val="none" w:sz="0" w:space="0" w:color="auto"/>
        <w:bottom w:val="none" w:sz="0" w:space="0" w:color="auto"/>
        <w:right w:val="none" w:sz="0" w:space="0" w:color="auto"/>
      </w:divBdr>
      <w:divsChild>
        <w:div w:id="201795322">
          <w:marLeft w:val="0"/>
          <w:marRight w:val="0"/>
          <w:marTop w:val="75"/>
          <w:marBottom w:val="0"/>
          <w:divBdr>
            <w:top w:val="single" w:sz="6" w:space="4" w:color="A6C9E2"/>
            <w:left w:val="single" w:sz="6" w:space="4" w:color="A6C9E2"/>
            <w:bottom w:val="single" w:sz="6" w:space="4" w:color="A6C9E2"/>
            <w:right w:val="single" w:sz="6" w:space="4" w:color="A6C9E2"/>
          </w:divBdr>
          <w:divsChild>
            <w:div w:id="201798013">
              <w:marLeft w:val="0"/>
              <w:marRight w:val="0"/>
              <w:marTop w:val="0"/>
              <w:marBottom w:val="0"/>
              <w:divBdr>
                <w:top w:val="none" w:sz="0" w:space="0" w:color="auto"/>
                <w:left w:val="none" w:sz="0" w:space="0" w:color="auto"/>
                <w:bottom w:val="none" w:sz="0" w:space="0" w:color="auto"/>
                <w:right w:val="none" w:sz="0" w:space="0" w:color="auto"/>
              </w:divBdr>
              <w:divsChild>
                <w:div w:id="20180003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0201">
              <w:marLeft w:val="75"/>
              <w:marRight w:val="75"/>
              <w:marTop w:val="75"/>
              <w:marBottom w:val="0"/>
              <w:divBdr>
                <w:top w:val="none" w:sz="0" w:space="0" w:color="auto"/>
                <w:left w:val="none" w:sz="0" w:space="0" w:color="auto"/>
                <w:bottom w:val="none" w:sz="0" w:space="0" w:color="auto"/>
                <w:right w:val="none" w:sz="0" w:space="0" w:color="auto"/>
              </w:divBdr>
              <w:divsChild>
                <w:div w:id="201798180">
                  <w:marLeft w:val="0"/>
                  <w:marRight w:val="0"/>
                  <w:marTop w:val="60"/>
                  <w:marBottom w:val="30"/>
                  <w:divBdr>
                    <w:top w:val="none" w:sz="0" w:space="0" w:color="auto"/>
                    <w:left w:val="none" w:sz="0" w:space="0" w:color="auto"/>
                    <w:bottom w:val="none" w:sz="0" w:space="0" w:color="auto"/>
                    <w:right w:val="none" w:sz="0" w:space="0" w:color="auto"/>
                  </w:divBdr>
                </w:div>
                <w:div w:id="201800612">
                  <w:marLeft w:val="0"/>
                  <w:marRight w:val="0"/>
                  <w:marTop w:val="60"/>
                  <w:marBottom w:val="30"/>
                  <w:divBdr>
                    <w:top w:val="none" w:sz="0" w:space="0" w:color="auto"/>
                    <w:left w:val="none" w:sz="0" w:space="0" w:color="auto"/>
                    <w:bottom w:val="none" w:sz="0" w:space="0" w:color="auto"/>
                    <w:right w:val="none" w:sz="0" w:space="0" w:color="auto"/>
                  </w:divBdr>
                </w:div>
                <w:div w:id="20180254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5683">
          <w:marLeft w:val="0"/>
          <w:marRight w:val="0"/>
          <w:marTop w:val="75"/>
          <w:marBottom w:val="0"/>
          <w:divBdr>
            <w:top w:val="single" w:sz="6" w:space="4" w:color="A6C9E2"/>
            <w:left w:val="single" w:sz="6" w:space="4" w:color="A6C9E2"/>
            <w:bottom w:val="single" w:sz="6" w:space="4" w:color="A6C9E2"/>
            <w:right w:val="single" w:sz="6" w:space="4" w:color="A6C9E2"/>
          </w:divBdr>
          <w:divsChild>
            <w:div w:id="201798153">
              <w:marLeft w:val="75"/>
              <w:marRight w:val="75"/>
              <w:marTop w:val="75"/>
              <w:marBottom w:val="0"/>
              <w:divBdr>
                <w:top w:val="none" w:sz="0" w:space="0" w:color="auto"/>
                <w:left w:val="none" w:sz="0" w:space="0" w:color="auto"/>
                <w:bottom w:val="none" w:sz="0" w:space="0" w:color="auto"/>
                <w:right w:val="none" w:sz="0" w:space="0" w:color="auto"/>
              </w:divBdr>
              <w:divsChild>
                <w:div w:id="201799260">
                  <w:marLeft w:val="0"/>
                  <w:marRight w:val="0"/>
                  <w:marTop w:val="60"/>
                  <w:marBottom w:val="30"/>
                  <w:divBdr>
                    <w:top w:val="none" w:sz="0" w:space="0" w:color="auto"/>
                    <w:left w:val="none" w:sz="0" w:space="0" w:color="auto"/>
                    <w:bottom w:val="none" w:sz="0" w:space="0" w:color="auto"/>
                    <w:right w:val="none" w:sz="0" w:space="0" w:color="auto"/>
                  </w:divBdr>
                </w:div>
                <w:div w:id="201799322">
                  <w:marLeft w:val="0"/>
                  <w:marRight w:val="0"/>
                  <w:marTop w:val="60"/>
                  <w:marBottom w:val="30"/>
                  <w:divBdr>
                    <w:top w:val="none" w:sz="0" w:space="0" w:color="auto"/>
                    <w:left w:val="none" w:sz="0" w:space="0" w:color="auto"/>
                    <w:bottom w:val="none" w:sz="0" w:space="0" w:color="auto"/>
                    <w:right w:val="none" w:sz="0" w:space="0" w:color="auto"/>
                  </w:divBdr>
                </w:div>
                <w:div w:id="201802421">
                  <w:marLeft w:val="0"/>
                  <w:marRight w:val="0"/>
                  <w:marTop w:val="60"/>
                  <w:marBottom w:val="30"/>
                  <w:divBdr>
                    <w:top w:val="none" w:sz="0" w:space="0" w:color="auto"/>
                    <w:left w:val="none" w:sz="0" w:space="0" w:color="auto"/>
                    <w:bottom w:val="none" w:sz="0" w:space="0" w:color="auto"/>
                    <w:right w:val="none" w:sz="0" w:space="0" w:color="auto"/>
                  </w:divBdr>
                </w:div>
              </w:divsChild>
            </w:div>
            <w:div w:id="201800273">
              <w:marLeft w:val="0"/>
              <w:marRight w:val="0"/>
              <w:marTop w:val="0"/>
              <w:marBottom w:val="0"/>
              <w:divBdr>
                <w:top w:val="none" w:sz="0" w:space="0" w:color="auto"/>
                <w:left w:val="none" w:sz="0" w:space="0" w:color="auto"/>
                <w:bottom w:val="none" w:sz="0" w:space="0" w:color="auto"/>
                <w:right w:val="none" w:sz="0" w:space="0" w:color="auto"/>
              </w:divBdr>
              <w:divsChild>
                <w:div w:id="201801041">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6402">
          <w:marLeft w:val="0"/>
          <w:marRight w:val="0"/>
          <w:marTop w:val="75"/>
          <w:marBottom w:val="0"/>
          <w:divBdr>
            <w:top w:val="single" w:sz="6" w:space="4" w:color="A6C9E2"/>
            <w:left w:val="single" w:sz="6" w:space="4" w:color="A6C9E2"/>
            <w:bottom w:val="single" w:sz="6" w:space="4" w:color="A6C9E2"/>
            <w:right w:val="single" w:sz="6" w:space="4" w:color="A6C9E2"/>
          </w:divBdr>
          <w:divsChild>
            <w:div w:id="201797607">
              <w:marLeft w:val="0"/>
              <w:marRight w:val="0"/>
              <w:marTop w:val="0"/>
              <w:marBottom w:val="0"/>
              <w:divBdr>
                <w:top w:val="none" w:sz="0" w:space="0" w:color="auto"/>
                <w:left w:val="none" w:sz="0" w:space="0" w:color="auto"/>
                <w:bottom w:val="none" w:sz="0" w:space="0" w:color="auto"/>
                <w:right w:val="none" w:sz="0" w:space="0" w:color="auto"/>
              </w:divBdr>
              <w:divsChild>
                <w:div w:id="20180107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534">
              <w:marLeft w:val="75"/>
              <w:marRight w:val="75"/>
              <w:marTop w:val="75"/>
              <w:marBottom w:val="0"/>
              <w:divBdr>
                <w:top w:val="none" w:sz="0" w:space="0" w:color="auto"/>
                <w:left w:val="none" w:sz="0" w:space="0" w:color="auto"/>
                <w:bottom w:val="none" w:sz="0" w:space="0" w:color="auto"/>
                <w:right w:val="none" w:sz="0" w:space="0" w:color="auto"/>
              </w:divBdr>
              <w:divsChild>
                <w:div w:id="201798605">
                  <w:marLeft w:val="0"/>
                  <w:marRight w:val="0"/>
                  <w:marTop w:val="60"/>
                  <w:marBottom w:val="30"/>
                  <w:divBdr>
                    <w:top w:val="none" w:sz="0" w:space="0" w:color="auto"/>
                    <w:left w:val="none" w:sz="0" w:space="0" w:color="auto"/>
                    <w:bottom w:val="none" w:sz="0" w:space="0" w:color="auto"/>
                    <w:right w:val="none" w:sz="0" w:space="0" w:color="auto"/>
                  </w:divBdr>
                </w:div>
                <w:div w:id="201799437">
                  <w:marLeft w:val="0"/>
                  <w:marRight w:val="0"/>
                  <w:marTop w:val="60"/>
                  <w:marBottom w:val="30"/>
                  <w:divBdr>
                    <w:top w:val="none" w:sz="0" w:space="0" w:color="auto"/>
                    <w:left w:val="none" w:sz="0" w:space="0" w:color="auto"/>
                    <w:bottom w:val="none" w:sz="0" w:space="0" w:color="auto"/>
                    <w:right w:val="none" w:sz="0" w:space="0" w:color="auto"/>
                  </w:divBdr>
                </w:div>
                <w:div w:id="20180008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643">
          <w:marLeft w:val="0"/>
          <w:marRight w:val="0"/>
          <w:marTop w:val="75"/>
          <w:marBottom w:val="0"/>
          <w:divBdr>
            <w:top w:val="single" w:sz="6" w:space="4" w:color="A6C9E2"/>
            <w:left w:val="single" w:sz="6" w:space="4" w:color="A6C9E2"/>
            <w:bottom w:val="single" w:sz="6" w:space="4" w:color="A6C9E2"/>
            <w:right w:val="single" w:sz="6" w:space="4" w:color="A6C9E2"/>
          </w:divBdr>
          <w:divsChild>
            <w:div w:id="201799484">
              <w:marLeft w:val="75"/>
              <w:marRight w:val="75"/>
              <w:marTop w:val="75"/>
              <w:marBottom w:val="0"/>
              <w:divBdr>
                <w:top w:val="none" w:sz="0" w:space="0" w:color="auto"/>
                <w:left w:val="none" w:sz="0" w:space="0" w:color="auto"/>
                <w:bottom w:val="none" w:sz="0" w:space="0" w:color="auto"/>
                <w:right w:val="none" w:sz="0" w:space="0" w:color="auto"/>
              </w:divBdr>
              <w:divsChild>
                <w:div w:id="201795235">
                  <w:marLeft w:val="0"/>
                  <w:marRight w:val="0"/>
                  <w:marTop w:val="60"/>
                  <w:marBottom w:val="30"/>
                  <w:divBdr>
                    <w:top w:val="none" w:sz="0" w:space="0" w:color="auto"/>
                    <w:left w:val="none" w:sz="0" w:space="0" w:color="auto"/>
                    <w:bottom w:val="none" w:sz="0" w:space="0" w:color="auto"/>
                    <w:right w:val="none" w:sz="0" w:space="0" w:color="auto"/>
                  </w:divBdr>
                </w:div>
                <w:div w:id="201797434">
                  <w:marLeft w:val="0"/>
                  <w:marRight w:val="0"/>
                  <w:marTop w:val="60"/>
                  <w:marBottom w:val="30"/>
                  <w:divBdr>
                    <w:top w:val="none" w:sz="0" w:space="0" w:color="auto"/>
                    <w:left w:val="none" w:sz="0" w:space="0" w:color="auto"/>
                    <w:bottom w:val="none" w:sz="0" w:space="0" w:color="auto"/>
                    <w:right w:val="none" w:sz="0" w:space="0" w:color="auto"/>
                  </w:divBdr>
                </w:div>
                <w:div w:id="20180183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6797">
          <w:marLeft w:val="0"/>
          <w:marRight w:val="0"/>
          <w:marTop w:val="75"/>
          <w:marBottom w:val="0"/>
          <w:divBdr>
            <w:top w:val="single" w:sz="6" w:space="4" w:color="A6C9E2"/>
            <w:left w:val="single" w:sz="6" w:space="4" w:color="A6C9E2"/>
            <w:bottom w:val="single" w:sz="6" w:space="4" w:color="A6C9E2"/>
            <w:right w:val="single" w:sz="6" w:space="4" w:color="A6C9E2"/>
          </w:divBdr>
          <w:divsChild>
            <w:div w:id="201797702">
              <w:marLeft w:val="0"/>
              <w:marRight w:val="0"/>
              <w:marTop w:val="0"/>
              <w:marBottom w:val="0"/>
              <w:divBdr>
                <w:top w:val="none" w:sz="0" w:space="0" w:color="auto"/>
                <w:left w:val="none" w:sz="0" w:space="0" w:color="auto"/>
                <w:bottom w:val="none" w:sz="0" w:space="0" w:color="auto"/>
                <w:right w:val="none" w:sz="0" w:space="0" w:color="auto"/>
              </w:divBdr>
              <w:divsChild>
                <w:div w:id="20179860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609">
              <w:marLeft w:val="75"/>
              <w:marRight w:val="75"/>
              <w:marTop w:val="75"/>
              <w:marBottom w:val="0"/>
              <w:divBdr>
                <w:top w:val="none" w:sz="0" w:space="0" w:color="auto"/>
                <w:left w:val="none" w:sz="0" w:space="0" w:color="auto"/>
                <w:bottom w:val="none" w:sz="0" w:space="0" w:color="auto"/>
                <w:right w:val="none" w:sz="0" w:space="0" w:color="auto"/>
              </w:divBdr>
              <w:divsChild>
                <w:div w:id="201798127">
                  <w:marLeft w:val="0"/>
                  <w:marRight w:val="0"/>
                  <w:marTop w:val="60"/>
                  <w:marBottom w:val="30"/>
                  <w:divBdr>
                    <w:top w:val="none" w:sz="0" w:space="0" w:color="auto"/>
                    <w:left w:val="none" w:sz="0" w:space="0" w:color="auto"/>
                    <w:bottom w:val="none" w:sz="0" w:space="0" w:color="auto"/>
                    <w:right w:val="none" w:sz="0" w:space="0" w:color="auto"/>
                  </w:divBdr>
                </w:div>
                <w:div w:id="201798468">
                  <w:marLeft w:val="0"/>
                  <w:marRight w:val="0"/>
                  <w:marTop w:val="60"/>
                  <w:marBottom w:val="30"/>
                  <w:divBdr>
                    <w:top w:val="none" w:sz="0" w:space="0" w:color="auto"/>
                    <w:left w:val="none" w:sz="0" w:space="0" w:color="auto"/>
                    <w:bottom w:val="none" w:sz="0" w:space="0" w:color="auto"/>
                    <w:right w:val="none" w:sz="0" w:space="0" w:color="auto"/>
                  </w:divBdr>
                </w:div>
                <w:div w:id="20180155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150">
          <w:marLeft w:val="0"/>
          <w:marRight w:val="0"/>
          <w:marTop w:val="75"/>
          <w:marBottom w:val="0"/>
          <w:divBdr>
            <w:top w:val="single" w:sz="6" w:space="4" w:color="A6C9E2"/>
            <w:left w:val="single" w:sz="6" w:space="4" w:color="A6C9E2"/>
            <w:bottom w:val="single" w:sz="6" w:space="4" w:color="A6C9E2"/>
            <w:right w:val="single" w:sz="6" w:space="4" w:color="A6C9E2"/>
          </w:divBdr>
          <w:divsChild>
            <w:div w:id="201796350">
              <w:marLeft w:val="0"/>
              <w:marRight w:val="0"/>
              <w:marTop w:val="0"/>
              <w:marBottom w:val="0"/>
              <w:divBdr>
                <w:top w:val="none" w:sz="0" w:space="0" w:color="auto"/>
                <w:left w:val="none" w:sz="0" w:space="0" w:color="auto"/>
                <w:bottom w:val="none" w:sz="0" w:space="0" w:color="auto"/>
                <w:right w:val="none" w:sz="0" w:space="0" w:color="auto"/>
              </w:divBdr>
              <w:divsChild>
                <w:div w:id="201797729">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2259">
              <w:marLeft w:val="75"/>
              <w:marRight w:val="75"/>
              <w:marTop w:val="75"/>
              <w:marBottom w:val="0"/>
              <w:divBdr>
                <w:top w:val="none" w:sz="0" w:space="0" w:color="auto"/>
                <w:left w:val="none" w:sz="0" w:space="0" w:color="auto"/>
                <w:bottom w:val="none" w:sz="0" w:space="0" w:color="auto"/>
                <w:right w:val="none" w:sz="0" w:space="0" w:color="auto"/>
              </w:divBdr>
              <w:divsChild>
                <w:div w:id="201796374">
                  <w:marLeft w:val="0"/>
                  <w:marRight w:val="0"/>
                  <w:marTop w:val="60"/>
                  <w:marBottom w:val="30"/>
                  <w:divBdr>
                    <w:top w:val="none" w:sz="0" w:space="0" w:color="auto"/>
                    <w:left w:val="none" w:sz="0" w:space="0" w:color="auto"/>
                    <w:bottom w:val="none" w:sz="0" w:space="0" w:color="auto"/>
                    <w:right w:val="none" w:sz="0" w:space="0" w:color="auto"/>
                  </w:divBdr>
                </w:div>
                <w:div w:id="201797537">
                  <w:marLeft w:val="0"/>
                  <w:marRight w:val="0"/>
                  <w:marTop w:val="60"/>
                  <w:marBottom w:val="30"/>
                  <w:divBdr>
                    <w:top w:val="none" w:sz="0" w:space="0" w:color="auto"/>
                    <w:left w:val="none" w:sz="0" w:space="0" w:color="auto"/>
                    <w:bottom w:val="none" w:sz="0" w:space="0" w:color="auto"/>
                    <w:right w:val="none" w:sz="0" w:space="0" w:color="auto"/>
                  </w:divBdr>
                </w:div>
                <w:div w:id="20180305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215">
          <w:marLeft w:val="0"/>
          <w:marRight w:val="0"/>
          <w:marTop w:val="75"/>
          <w:marBottom w:val="0"/>
          <w:divBdr>
            <w:top w:val="single" w:sz="6" w:space="4" w:color="A6C9E2"/>
            <w:left w:val="single" w:sz="6" w:space="4" w:color="A6C9E2"/>
            <w:bottom w:val="single" w:sz="6" w:space="4" w:color="A6C9E2"/>
            <w:right w:val="single" w:sz="6" w:space="4" w:color="A6C9E2"/>
          </w:divBdr>
          <w:divsChild>
            <w:div w:id="201798717">
              <w:marLeft w:val="75"/>
              <w:marRight w:val="75"/>
              <w:marTop w:val="75"/>
              <w:marBottom w:val="0"/>
              <w:divBdr>
                <w:top w:val="none" w:sz="0" w:space="0" w:color="auto"/>
                <w:left w:val="none" w:sz="0" w:space="0" w:color="auto"/>
                <w:bottom w:val="none" w:sz="0" w:space="0" w:color="auto"/>
                <w:right w:val="none" w:sz="0" w:space="0" w:color="auto"/>
              </w:divBdr>
              <w:divsChild>
                <w:div w:id="201799478">
                  <w:marLeft w:val="0"/>
                  <w:marRight w:val="0"/>
                  <w:marTop w:val="60"/>
                  <w:marBottom w:val="30"/>
                  <w:divBdr>
                    <w:top w:val="none" w:sz="0" w:space="0" w:color="auto"/>
                    <w:left w:val="none" w:sz="0" w:space="0" w:color="auto"/>
                    <w:bottom w:val="none" w:sz="0" w:space="0" w:color="auto"/>
                    <w:right w:val="none" w:sz="0" w:space="0" w:color="auto"/>
                  </w:divBdr>
                </w:div>
              </w:divsChild>
            </w:div>
            <w:div w:id="201799357">
              <w:marLeft w:val="0"/>
              <w:marRight w:val="0"/>
              <w:marTop w:val="0"/>
              <w:marBottom w:val="0"/>
              <w:divBdr>
                <w:top w:val="none" w:sz="0" w:space="0" w:color="auto"/>
                <w:left w:val="none" w:sz="0" w:space="0" w:color="auto"/>
                <w:bottom w:val="none" w:sz="0" w:space="0" w:color="auto"/>
                <w:right w:val="none" w:sz="0" w:space="0" w:color="auto"/>
              </w:divBdr>
              <w:divsChild>
                <w:div w:id="201797768">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7634">
          <w:marLeft w:val="0"/>
          <w:marRight w:val="0"/>
          <w:marTop w:val="75"/>
          <w:marBottom w:val="0"/>
          <w:divBdr>
            <w:top w:val="single" w:sz="6" w:space="4" w:color="A6C9E2"/>
            <w:left w:val="single" w:sz="6" w:space="4" w:color="A6C9E2"/>
            <w:bottom w:val="single" w:sz="6" w:space="4" w:color="A6C9E2"/>
            <w:right w:val="single" w:sz="6" w:space="4" w:color="A6C9E2"/>
          </w:divBdr>
          <w:divsChild>
            <w:div w:id="201797598">
              <w:marLeft w:val="0"/>
              <w:marRight w:val="0"/>
              <w:marTop w:val="0"/>
              <w:marBottom w:val="0"/>
              <w:divBdr>
                <w:top w:val="none" w:sz="0" w:space="0" w:color="auto"/>
                <w:left w:val="none" w:sz="0" w:space="0" w:color="auto"/>
                <w:bottom w:val="none" w:sz="0" w:space="0" w:color="auto"/>
                <w:right w:val="none" w:sz="0" w:space="0" w:color="auto"/>
              </w:divBdr>
              <w:divsChild>
                <w:div w:id="20179933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7921">
              <w:marLeft w:val="75"/>
              <w:marRight w:val="75"/>
              <w:marTop w:val="75"/>
              <w:marBottom w:val="0"/>
              <w:divBdr>
                <w:top w:val="none" w:sz="0" w:space="0" w:color="auto"/>
                <w:left w:val="none" w:sz="0" w:space="0" w:color="auto"/>
                <w:bottom w:val="none" w:sz="0" w:space="0" w:color="auto"/>
                <w:right w:val="none" w:sz="0" w:space="0" w:color="auto"/>
              </w:divBdr>
              <w:divsChild>
                <w:div w:id="201796187">
                  <w:marLeft w:val="0"/>
                  <w:marRight w:val="0"/>
                  <w:marTop w:val="60"/>
                  <w:marBottom w:val="30"/>
                  <w:divBdr>
                    <w:top w:val="none" w:sz="0" w:space="0" w:color="auto"/>
                    <w:left w:val="none" w:sz="0" w:space="0" w:color="auto"/>
                    <w:bottom w:val="none" w:sz="0" w:space="0" w:color="auto"/>
                    <w:right w:val="none" w:sz="0" w:space="0" w:color="auto"/>
                  </w:divBdr>
                </w:div>
                <w:div w:id="201797585">
                  <w:marLeft w:val="0"/>
                  <w:marRight w:val="0"/>
                  <w:marTop w:val="60"/>
                  <w:marBottom w:val="30"/>
                  <w:divBdr>
                    <w:top w:val="none" w:sz="0" w:space="0" w:color="auto"/>
                    <w:left w:val="none" w:sz="0" w:space="0" w:color="auto"/>
                    <w:bottom w:val="none" w:sz="0" w:space="0" w:color="auto"/>
                    <w:right w:val="none" w:sz="0" w:space="0" w:color="auto"/>
                  </w:divBdr>
                </w:div>
                <w:div w:id="20179962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797807">
          <w:marLeft w:val="0"/>
          <w:marRight w:val="0"/>
          <w:marTop w:val="75"/>
          <w:marBottom w:val="0"/>
          <w:divBdr>
            <w:top w:val="single" w:sz="6" w:space="4" w:color="A6C9E2"/>
            <w:left w:val="single" w:sz="6" w:space="4" w:color="A6C9E2"/>
            <w:bottom w:val="single" w:sz="6" w:space="4" w:color="A6C9E2"/>
            <w:right w:val="single" w:sz="6" w:space="4" w:color="A6C9E2"/>
          </w:divBdr>
          <w:divsChild>
            <w:div w:id="201798030">
              <w:marLeft w:val="75"/>
              <w:marRight w:val="75"/>
              <w:marTop w:val="75"/>
              <w:marBottom w:val="0"/>
              <w:divBdr>
                <w:top w:val="none" w:sz="0" w:space="0" w:color="auto"/>
                <w:left w:val="none" w:sz="0" w:space="0" w:color="auto"/>
                <w:bottom w:val="none" w:sz="0" w:space="0" w:color="auto"/>
                <w:right w:val="none" w:sz="0" w:space="0" w:color="auto"/>
              </w:divBdr>
              <w:divsChild>
                <w:div w:id="201798190">
                  <w:marLeft w:val="0"/>
                  <w:marRight w:val="0"/>
                  <w:marTop w:val="60"/>
                  <w:marBottom w:val="30"/>
                  <w:divBdr>
                    <w:top w:val="none" w:sz="0" w:space="0" w:color="auto"/>
                    <w:left w:val="none" w:sz="0" w:space="0" w:color="auto"/>
                    <w:bottom w:val="none" w:sz="0" w:space="0" w:color="auto"/>
                    <w:right w:val="none" w:sz="0" w:space="0" w:color="auto"/>
                  </w:divBdr>
                </w:div>
                <w:div w:id="201798548">
                  <w:marLeft w:val="0"/>
                  <w:marRight w:val="0"/>
                  <w:marTop w:val="60"/>
                  <w:marBottom w:val="30"/>
                  <w:divBdr>
                    <w:top w:val="none" w:sz="0" w:space="0" w:color="auto"/>
                    <w:left w:val="none" w:sz="0" w:space="0" w:color="auto"/>
                    <w:bottom w:val="none" w:sz="0" w:space="0" w:color="auto"/>
                    <w:right w:val="none" w:sz="0" w:space="0" w:color="auto"/>
                  </w:divBdr>
                </w:div>
                <w:div w:id="201799141">
                  <w:marLeft w:val="0"/>
                  <w:marRight w:val="0"/>
                  <w:marTop w:val="60"/>
                  <w:marBottom w:val="30"/>
                  <w:divBdr>
                    <w:top w:val="none" w:sz="0" w:space="0" w:color="auto"/>
                    <w:left w:val="none" w:sz="0" w:space="0" w:color="auto"/>
                    <w:bottom w:val="none" w:sz="0" w:space="0" w:color="auto"/>
                    <w:right w:val="none" w:sz="0" w:space="0" w:color="auto"/>
                  </w:divBdr>
                </w:div>
              </w:divsChild>
            </w:div>
            <w:div w:id="201800949">
              <w:marLeft w:val="0"/>
              <w:marRight w:val="0"/>
              <w:marTop w:val="0"/>
              <w:marBottom w:val="0"/>
              <w:divBdr>
                <w:top w:val="none" w:sz="0" w:space="0" w:color="auto"/>
                <w:left w:val="none" w:sz="0" w:space="0" w:color="auto"/>
                <w:bottom w:val="none" w:sz="0" w:space="0" w:color="auto"/>
                <w:right w:val="none" w:sz="0" w:space="0" w:color="auto"/>
              </w:divBdr>
              <w:divsChild>
                <w:div w:id="201798037">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799714">
          <w:marLeft w:val="0"/>
          <w:marRight w:val="0"/>
          <w:marTop w:val="75"/>
          <w:marBottom w:val="0"/>
          <w:divBdr>
            <w:top w:val="single" w:sz="6" w:space="4" w:color="A6C9E2"/>
            <w:left w:val="single" w:sz="6" w:space="4" w:color="A6C9E2"/>
            <w:bottom w:val="single" w:sz="6" w:space="4" w:color="A6C9E2"/>
            <w:right w:val="single" w:sz="6" w:space="4" w:color="A6C9E2"/>
          </w:divBdr>
          <w:divsChild>
            <w:div w:id="201800888">
              <w:marLeft w:val="75"/>
              <w:marRight w:val="75"/>
              <w:marTop w:val="75"/>
              <w:marBottom w:val="0"/>
              <w:divBdr>
                <w:top w:val="none" w:sz="0" w:space="0" w:color="auto"/>
                <w:left w:val="none" w:sz="0" w:space="0" w:color="auto"/>
                <w:bottom w:val="none" w:sz="0" w:space="0" w:color="auto"/>
                <w:right w:val="none" w:sz="0" w:space="0" w:color="auto"/>
              </w:divBdr>
              <w:divsChild>
                <w:div w:id="201797214">
                  <w:marLeft w:val="0"/>
                  <w:marRight w:val="0"/>
                  <w:marTop w:val="60"/>
                  <w:marBottom w:val="30"/>
                  <w:divBdr>
                    <w:top w:val="none" w:sz="0" w:space="0" w:color="auto"/>
                    <w:left w:val="none" w:sz="0" w:space="0" w:color="auto"/>
                    <w:bottom w:val="none" w:sz="0" w:space="0" w:color="auto"/>
                    <w:right w:val="none" w:sz="0" w:space="0" w:color="auto"/>
                  </w:divBdr>
                </w:div>
                <w:div w:id="201797862">
                  <w:marLeft w:val="0"/>
                  <w:marRight w:val="0"/>
                  <w:marTop w:val="60"/>
                  <w:marBottom w:val="30"/>
                  <w:divBdr>
                    <w:top w:val="none" w:sz="0" w:space="0" w:color="auto"/>
                    <w:left w:val="none" w:sz="0" w:space="0" w:color="auto"/>
                    <w:bottom w:val="none" w:sz="0" w:space="0" w:color="auto"/>
                    <w:right w:val="none" w:sz="0" w:space="0" w:color="auto"/>
                  </w:divBdr>
                </w:div>
                <w:div w:id="201798024">
                  <w:marLeft w:val="0"/>
                  <w:marRight w:val="0"/>
                  <w:marTop w:val="60"/>
                  <w:marBottom w:val="30"/>
                  <w:divBdr>
                    <w:top w:val="none" w:sz="0" w:space="0" w:color="auto"/>
                    <w:left w:val="none" w:sz="0" w:space="0" w:color="auto"/>
                    <w:bottom w:val="none" w:sz="0" w:space="0" w:color="auto"/>
                    <w:right w:val="none" w:sz="0" w:space="0" w:color="auto"/>
                  </w:divBdr>
                </w:div>
              </w:divsChild>
            </w:div>
            <w:div w:id="201803093">
              <w:marLeft w:val="0"/>
              <w:marRight w:val="0"/>
              <w:marTop w:val="0"/>
              <w:marBottom w:val="0"/>
              <w:divBdr>
                <w:top w:val="none" w:sz="0" w:space="0" w:color="auto"/>
                <w:left w:val="none" w:sz="0" w:space="0" w:color="auto"/>
                <w:bottom w:val="none" w:sz="0" w:space="0" w:color="auto"/>
                <w:right w:val="none" w:sz="0" w:space="0" w:color="auto"/>
              </w:divBdr>
              <w:divsChild>
                <w:div w:id="20180063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160">
          <w:marLeft w:val="0"/>
          <w:marRight w:val="0"/>
          <w:marTop w:val="75"/>
          <w:marBottom w:val="0"/>
          <w:divBdr>
            <w:top w:val="single" w:sz="6" w:space="4" w:color="A6C9E2"/>
            <w:left w:val="single" w:sz="6" w:space="4" w:color="A6C9E2"/>
            <w:bottom w:val="single" w:sz="6" w:space="4" w:color="A6C9E2"/>
            <w:right w:val="single" w:sz="6" w:space="4" w:color="A6C9E2"/>
          </w:divBdr>
          <w:divsChild>
            <w:div w:id="201802828">
              <w:marLeft w:val="0"/>
              <w:marRight w:val="0"/>
              <w:marTop w:val="0"/>
              <w:marBottom w:val="0"/>
              <w:divBdr>
                <w:top w:val="none" w:sz="0" w:space="0" w:color="auto"/>
                <w:left w:val="none" w:sz="0" w:space="0" w:color="auto"/>
                <w:bottom w:val="none" w:sz="0" w:space="0" w:color="auto"/>
                <w:right w:val="none" w:sz="0" w:space="0" w:color="auto"/>
              </w:divBdr>
              <w:divsChild>
                <w:div w:id="201795095">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803135">
              <w:marLeft w:val="75"/>
              <w:marRight w:val="75"/>
              <w:marTop w:val="75"/>
              <w:marBottom w:val="0"/>
              <w:divBdr>
                <w:top w:val="none" w:sz="0" w:space="0" w:color="auto"/>
                <w:left w:val="none" w:sz="0" w:space="0" w:color="auto"/>
                <w:bottom w:val="none" w:sz="0" w:space="0" w:color="auto"/>
                <w:right w:val="none" w:sz="0" w:space="0" w:color="auto"/>
              </w:divBdr>
              <w:divsChild>
                <w:div w:id="201798176">
                  <w:marLeft w:val="0"/>
                  <w:marRight w:val="0"/>
                  <w:marTop w:val="60"/>
                  <w:marBottom w:val="30"/>
                  <w:divBdr>
                    <w:top w:val="none" w:sz="0" w:space="0" w:color="auto"/>
                    <w:left w:val="none" w:sz="0" w:space="0" w:color="auto"/>
                    <w:bottom w:val="none" w:sz="0" w:space="0" w:color="auto"/>
                    <w:right w:val="none" w:sz="0" w:space="0" w:color="auto"/>
                  </w:divBdr>
                </w:div>
                <w:div w:id="201802275">
                  <w:marLeft w:val="0"/>
                  <w:marRight w:val="0"/>
                  <w:marTop w:val="60"/>
                  <w:marBottom w:val="30"/>
                  <w:divBdr>
                    <w:top w:val="none" w:sz="0" w:space="0" w:color="auto"/>
                    <w:left w:val="none" w:sz="0" w:space="0" w:color="auto"/>
                    <w:bottom w:val="none" w:sz="0" w:space="0" w:color="auto"/>
                    <w:right w:val="none" w:sz="0" w:space="0" w:color="auto"/>
                  </w:divBdr>
                </w:div>
                <w:div w:id="201802313">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 w:id="201800606">
          <w:marLeft w:val="0"/>
          <w:marRight w:val="0"/>
          <w:marTop w:val="75"/>
          <w:marBottom w:val="0"/>
          <w:divBdr>
            <w:top w:val="single" w:sz="6" w:space="4" w:color="A6C9E2"/>
            <w:left w:val="single" w:sz="6" w:space="4" w:color="A6C9E2"/>
            <w:bottom w:val="single" w:sz="6" w:space="4" w:color="A6C9E2"/>
            <w:right w:val="single" w:sz="6" w:space="4" w:color="A6C9E2"/>
          </w:divBdr>
          <w:divsChild>
            <w:div w:id="201795635">
              <w:marLeft w:val="75"/>
              <w:marRight w:val="75"/>
              <w:marTop w:val="75"/>
              <w:marBottom w:val="0"/>
              <w:divBdr>
                <w:top w:val="none" w:sz="0" w:space="0" w:color="auto"/>
                <w:left w:val="none" w:sz="0" w:space="0" w:color="auto"/>
                <w:bottom w:val="none" w:sz="0" w:space="0" w:color="auto"/>
                <w:right w:val="none" w:sz="0" w:space="0" w:color="auto"/>
              </w:divBdr>
              <w:divsChild>
                <w:div w:id="201795619">
                  <w:marLeft w:val="0"/>
                  <w:marRight w:val="0"/>
                  <w:marTop w:val="60"/>
                  <w:marBottom w:val="30"/>
                  <w:divBdr>
                    <w:top w:val="none" w:sz="0" w:space="0" w:color="auto"/>
                    <w:left w:val="none" w:sz="0" w:space="0" w:color="auto"/>
                    <w:bottom w:val="none" w:sz="0" w:space="0" w:color="auto"/>
                    <w:right w:val="none" w:sz="0" w:space="0" w:color="auto"/>
                  </w:divBdr>
                </w:div>
                <w:div w:id="201796236">
                  <w:marLeft w:val="0"/>
                  <w:marRight w:val="0"/>
                  <w:marTop w:val="60"/>
                  <w:marBottom w:val="30"/>
                  <w:divBdr>
                    <w:top w:val="none" w:sz="0" w:space="0" w:color="auto"/>
                    <w:left w:val="none" w:sz="0" w:space="0" w:color="auto"/>
                    <w:bottom w:val="none" w:sz="0" w:space="0" w:color="auto"/>
                    <w:right w:val="none" w:sz="0" w:space="0" w:color="auto"/>
                  </w:divBdr>
                </w:div>
                <w:div w:id="201803045">
                  <w:marLeft w:val="0"/>
                  <w:marRight w:val="0"/>
                  <w:marTop w:val="60"/>
                  <w:marBottom w:val="30"/>
                  <w:divBdr>
                    <w:top w:val="none" w:sz="0" w:space="0" w:color="auto"/>
                    <w:left w:val="none" w:sz="0" w:space="0" w:color="auto"/>
                    <w:bottom w:val="none" w:sz="0" w:space="0" w:color="auto"/>
                    <w:right w:val="none" w:sz="0" w:space="0" w:color="auto"/>
                  </w:divBdr>
                </w:div>
              </w:divsChild>
            </w:div>
            <w:div w:id="201802877">
              <w:marLeft w:val="0"/>
              <w:marRight w:val="0"/>
              <w:marTop w:val="0"/>
              <w:marBottom w:val="0"/>
              <w:divBdr>
                <w:top w:val="none" w:sz="0" w:space="0" w:color="auto"/>
                <w:left w:val="none" w:sz="0" w:space="0" w:color="auto"/>
                <w:bottom w:val="none" w:sz="0" w:space="0" w:color="auto"/>
                <w:right w:val="none" w:sz="0" w:space="0" w:color="auto"/>
              </w:divBdr>
              <w:divsChild>
                <w:div w:id="201798434">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30">
          <w:marLeft w:val="0"/>
          <w:marRight w:val="0"/>
          <w:marTop w:val="75"/>
          <w:marBottom w:val="0"/>
          <w:divBdr>
            <w:top w:val="single" w:sz="6" w:space="4" w:color="A6C9E2"/>
            <w:left w:val="single" w:sz="6" w:space="4" w:color="A6C9E2"/>
            <w:bottom w:val="single" w:sz="6" w:space="4" w:color="A6C9E2"/>
            <w:right w:val="single" w:sz="6" w:space="4" w:color="A6C9E2"/>
          </w:divBdr>
          <w:divsChild>
            <w:div w:id="201795432">
              <w:marLeft w:val="75"/>
              <w:marRight w:val="75"/>
              <w:marTop w:val="75"/>
              <w:marBottom w:val="0"/>
              <w:divBdr>
                <w:top w:val="none" w:sz="0" w:space="0" w:color="auto"/>
                <w:left w:val="none" w:sz="0" w:space="0" w:color="auto"/>
                <w:bottom w:val="none" w:sz="0" w:space="0" w:color="auto"/>
                <w:right w:val="none" w:sz="0" w:space="0" w:color="auto"/>
              </w:divBdr>
              <w:divsChild>
                <w:div w:id="201798963">
                  <w:marLeft w:val="0"/>
                  <w:marRight w:val="0"/>
                  <w:marTop w:val="60"/>
                  <w:marBottom w:val="30"/>
                  <w:divBdr>
                    <w:top w:val="none" w:sz="0" w:space="0" w:color="auto"/>
                    <w:left w:val="none" w:sz="0" w:space="0" w:color="auto"/>
                    <w:bottom w:val="none" w:sz="0" w:space="0" w:color="auto"/>
                    <w:right w:val="none" w:sz="0" w:space="0" w:color="auto"/>
                  </w:divBdr>
                </w:div>
                <w:div w:id="201799537">
                  <w:marLeft w:val="0"/>
                  <w:marRight w:val="0"/>
                  <w:marTop w:val="60"/>
                  <w:marBottom w:val="30"/>
                  <w:divBdr>
                    <w:top w:val="none" w:sz="0" w:space="0" w:color="auto"/>
                    <w:left w:val="none" w:sz="0" w:space="0" w:color="auto"/>
                    <w:bottom w:val="none" w:sz="0" w:space="0" w:color="auto"/>
                    <w:right w:val="none" w:sz="0" w:space="0" w:color="auto"/>
                  </w:divBdr>
                </w:div>
                <w:div w:id="201800463">
                  <w:marLeft w:val="0"/>
                  <w:marRight w:val="0"/>
                  <w:marTop w:val="60"/>
                  <w:marBottom w:val="30"/>
                  <w:divBdr>
                    <w:top w:val="none" w:sz="0" w:space="0" w:color="auto"/>
                    <w:left w:val="none" w:sz="0" w:space="0" w:color="auto"/>
                    <w:bottom w:val="none" w:sz="0" w:space="0" w:color="auto"/>
                    <w:right w:val="none" w:sz="0" w:space="0" w:color="auto"/>
                  </w:divBdr>
                </w:div>
              </w:divsChild>
            </w:div>
            <w:div w:id="201800445">
              <w:marLeft w:val="0"/>
              <w:marRight w:val="0"/>
              <w:marTop w:val="0"/>
              <w:marBottom w:val="0"/>
              <w:divBdr>
                <w:top w:val="none" w:sz="0" w:space="0" w:color="auto"/>
                <w:left w:val="none" w:sz="0" w:space="0" w:color="auto"/>
                <w:bottom w:val="none" w:sz="0" w:space="0" w:color="auto"/>
                <w:right w:val="none" w:sz="0" w:space="0" w:color="auto"/>
              </w:divBdr>
              <w:divsChild>
                <w:div w:id="201800913">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0891">
          <w:marLeft w:val="0"/>
          <w:marRight w:val="0"/>
          <w:marTop w:val="75"/>
          <w:marBottom w:val="0"/>
          <w:divBdr>
            <w:top w:val="single" w:sz="6" w:space="4" w:color="A6C9E2"/>
            <w:left w:val="single" w:sz="6" w:space="4" w:color="A6C9E2"/>
            <w:bottom w:val="single" w:sz="6" w:space="4" w:color="A6C9E2"/>
            <w:right w:val="single" w:sz="6" w:space="4" w:color="A6C9E2"/>
          </w:divBdr>
          <w:divsChild>
            <w:div w:id="201795591">
              <w:marLeft w:val="75"/>
              <w:marRight w:val="75"/>
              <w:marTop w:val="75"/>
              <w:marBottom w:val="0"/>
              <w:divBdr>
                <w:top w:val="none" w:sz="0" w:space="0" w:color="auto"/>
                <w:left w:val="none" w:sz="0" w:space="0" w:color="auto"/>
                <w:bottom w:val="none" w:sz="0" w:space="0" w:color="auto"/>
                <w:right w:val="none" w:sz="0" w:space="0" w:color="auto"/>
              </w:divBdr>
              <w:divsChild>
                <w:div w:id="201795527">
                  <w:marLeft w:val="0"/>
                  <w:marRight w:val="0"/>
                  <w:marTop w:val="60"/>
                  <w:marBottom w:val="30"/>
                  <w:divBdr>
                    <w:top w:val="none" w:sz="0" w:space="0" w:color="auto"/>
                    <w:left w:val="none" w:sz="0" w:space="0" w:color="auto"/>
                    <w:bottom w:val="none" w:sz="0" w:space="0" w:color="auto"/>
                    <w:right w:val="none" w:sz="0" w:space="0" w:color="auto"/>
                  </w:divBdr>
                </w:div>
                <w:div w:id="201801116">
                  <w:marLeft w:val="0"/>
                  <w:marRight w:val="0"/>
                  <w:marTop w:val="60"/>
                  <w:marBottom w:val="30"/>
                  <w:divBdr>
                    <w:top w:val="none" w:sz="0" w:space="0" w:color="auto"/>
                    <w:left w:val="none" w:sz="0" w:space="0" w:color="auto"/>
                    <w:bottom w:val="none" w:sz="0" w:space="0" w:color="auto"/>
                    <w:right w:val="none" w:sz="0" w:space="0" w:color="auto"/>
                  </w:divBdr>
                </w:div>
                <w:div w:id="201802545">
                  <w:marLeft w:val="0"/>
                  <w:marRight w:val="0"/>
                  <w:marTop w:val="60"/>
                  <w:marBottom w:val="30"/>
                  <w:divBdr>
                    <w:top w:val="none" w:sz="0" w:space="0" w:color="auto"/>
                    <w:left w:val="none" w:sz="0" w:space="0" w:color="auto"/>
                    <w:bottom w:val="none" w:sz="0" w:space="0" w:color="auto"/>
                    <w:right w:val="none" w:sz="0" w:space="0" w:color="auto"/>
                  </w:divBdr>
                </w:div>
              </w:divsChild>
            </w:div>
            <w:div w:id="201796147">
              <w:marLeft w:val="0"/>
              <w:marRight w:val="0"/>
              <w:marTop w:val="0"/>
              <w:marBottom w:val="0"/>
              <w:divBdr>
                <w:top w:val="none" w:sz="0" w:space="0" w:color="auto"/>
                <w:left w:val="none" w:sz="0" w:space="0" w:color="auto"/>
                <w:bottom w:val="none" w:sz="0" w:space="0" w:color="auto"/>
                <w:right w:val="none" w:sz="0" w:space="0" w:color="auto"/>
              </w:divBdr>
              <w:divsChild>
                <w:div w:id="201802726">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sChild>
        </w:div>
        <w:div w:id="201802799">
          <w:marLeft w:val="0"/>
          <w:marRight w:val="0"/>
          <w:marTop w:val="75"/>
          <w:marBottom w:val="0"/>
          <w:divBdr>
            <w:top w:val="single" w:sz="6" w:space="4" w:color="A6C9E2"/>
            <w:left w:val="single" w:sz="6" w:space="4" w:color="A6C9E2"/>
            <w:bottom w:val="single" w:sz="6" w:space="4" w:color="A6C9E2"/>
            <w:right w:val="single" w:sz="6" w:space="4" w:color="A6C9E2"/>
          </w:divBdr>
          <w:divsChild>
            <w:div w:id="201798301">
              <w:marLeft w:val="0"/>
              <w:marRight w:val="0"/>
              <w:marTop w:val="0"/>
              <w:marBottom w:val="0"/>
              <w:divBdr>
                <w:top w:val="none" w:sz="0" w:space="0" w:color="auto"/>
                <w:left w:val="none" w:sz="0" w:space="0" w:color="auto"/>
                <w:bottom w:val="none" w:sz="0" w:space="0" w:color="auto"/>
                <w:right w:val="none" w:sz="0" w:space="0" w:color="auto"/>
              </w:divBdr>
              <w:divsChild>
                <w:div w:id="201799890">
                  <w:marLeft w:val="0"/>
                  <w:marRight w:val="150"/>
                  <w:marTop w:val="0"/>
                  <w:marBottom w:val="0"/>
                  <w:divBdr>
                    <w:top w:val="single" w:sz="6" w:space="2" w:color="4297D7"/>
                    <w:left w:val="single" w:sz="6" w:space="2" w:color="4297D7"/>
                    <w:bottom w:val="single" w:sz="6" w:space="2" w:color="4297D7"/>
                    <w:right w:val="single" w:sz="6" w:space="2" w:color="4297D7"/>
                  </w:divBdr>
                </w:div>
              </w:divsChild>
            </w:div>
            <w:div w:id="201799685">
              <w:marLeft w:val="75"/>
              <w:marRight w:val="75"/>
              <w:marTop w:val="75"/>
              <w:marBottom w:val="0"/>
              <w:divBdr>
                <w:top w:val="none" w:sz="0" w:space="0" w:color="auto"/>
                <w:left w:val="none" w:sz="0" w:space="0" w:color="auto"/>
                <w:bottom w:val="none" w:sz="0" w:space="0" w:color="auto"/>
                <w:right w:val="none" w:sz="0" w:space="0" w:color="auto"/>
              </w:divBdr>
              <w:divsChild>
                <w:div w:id="201797157">
                  <w:marLeft w:val="0"/>
                  <w:marRight w:val="0"/>
                  <w:marTop w:val="60"/>
                  <w:marBottom w:val="30"/>
                  <w:divBdr>
                    <w:top w:val="none" w:sz="0" w:space="0" w:color="auto"/>
                    <w:left w:val="none" w:sz="0" w:space="0" w:color="auto"/>
                    <w:bottom w:val="none" w:sz="0" w:space="0" w:color="auto"/>
                    <w:right w:val="none" w:sz="0" w:space="0" w:color="auto"/>
                  </w:divBdr>
                </w:div>
                <w:div w:id="201798026">
                  <w:marLeft w:val="0"/>
                  <w:marRight w:val="0"/>
                  <w:marTop w:val="60"/>
                  <w:marBottom w:val="30"/>
                  <w:divBdr>
                    <w:top w:val="none" w:sz="0" w:space="0" w:color="auto"/>
                    <w:left w:val="none" w:sz="0" w:space="0" w:color="auto"/>
                    <w:bottom w:val="none" w:sz="0" w:space="0" w:color="auto"/>
                    <w:right w:val="none" w:sz="0" w:space="0" w:color="auto"/>
                  </w:divBdr>
                </w:div>
                <w:div w:id="20180213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 w:id="201803227">
      <w:marLeft w:val="0"/>
      <w:marRight w:val="0"/>
      <w:marTop w:val="0"/>
      <w:marBottom w:val="0"/>
      <w:divBdr>
        <w:top w:val="none" w:sz="0" w:space="0" w:color="auto"/>
        <w:left w:val="none" w:sz="0" w:space="0" w:color="auto"/>
        <w:bottom w:val="none" w:sz="0" w:space="0" w:color="auto"/>
        <w:right w:val="none" w:sz="0" w:space="0" w:color="auto"/>
      </w:divBdr>
      <w:divsChild>
        <w:div w:id="201801390">
          <w:marLeft w:val="75"/>
          <w:marRight w:val="75"/>
          <w:marTop w:val="75"/>
          <w:marBottom w:val="0"/>
          <w:divBdr>
            <w:top w:val="none" w:sz="0" w:space="0" w:color="auto"/>
            <w:left w:val="none" w:sz="0" w:space="0" w:color="auto"/>
            <w:bottom w:val="none" w:sz="0" w:space="0" w:color="auto"/>
            <w:right w:val="none" w:sz="0" w:space="0" w:color="auto"/>
          </w:divBdr>
          <w:divsChild>
            <w:div w:id="201796103">
              <w:marLeft w:val="0"/>
              <w:marRight w:val="0"/>
              <w:marTop w:val="60"/>
              <w:marBottom w:val="30"/>
              <w:divBdr>
                <w:top w:val="none" w:sz="0" w:space="0" w:color="auto"/>
                <w:left w:val="none" w:sz="0" w:space="0" w:color="auto"/>
                <w:bottom w:val="none" w:sz="0" w:space="0" w:color="auto"/>
                <w:right w:val="none" w:sz="0" w:space="0" w:color="auto"/>
              </w:divBdr>
            </w:div>
            <w:div w:id="201800231">
              <w:marLeft w:val="0"/>
              <w:marRight w:val="0"/>
              <w:marTop w:val="60"/>
              <w:marBottom w:val="30"/>
              <w:divBdr>
                <w:top w:val="none" w:sz="0" w:space="0" w:color="auto"/>
                <w:left w:val="none" w:sz="0" w:space="0" w:color="auto"/>
                <w:bottom w:val="none" w:sz="0" w:space="0" w:color="auto"/>
                <w:right w:val="none" w:sz="0" w:space="0" w:color="auto"/>
              </w:divBdr>
            </w:div>
            <w:div w:id="20180166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522" Type="http://schemas.openxmlformats.org/officeDocument/2006/relationships/hyperlink" Target="http://e-drpciv.ro/tag/examen-permis" TargetMode="External"/><Relationship Id="rId1827" Type="http://schemas.openxmlformats.org/officeDocument/2006/relationships/hyperlink" Target="http://e-drpciv.ro/tag/intrebari-categoria-B1" TargetMode="External"/><Relationship Id="rId21" Type="http://schemas.openxmlformats.org/officeDocument/2006/relationships/hyperlink" Target="http://e-drpciv.ro/intrebare/867/ce_categorii_de_vehicule_au_obligatia_de_a_folosi_luminile_de_intalnire_pe_timp_de_zi" TargetMode="External"/><Relationship Id="rId2089" Type="http://schemas.openxmlformats.org/officeDocument/2006/relationships/image" Target="media/image233.jpeg"/><Relationship Id="rId170" Type="http://schemas.openxmlformats.org/officeDocument/2006/relationships/hyperlink" Target="http://e-drpciv.ro/tag/intrebari-categoria-TR" TargetMode="External"/><Relationship Id="rId2296" Type="http://schemas.openxmlformats.org/officeDocument/2006/relationships/hyperlink" Target="http://e-drpciv.ro/intrebare/1056/ce_obligatii_are_conducatorul_unui_autovehicul_care_circula_in_zona_de_frontiera" TargetMode="External"/><Relationship Id="rId268" Type="http://schemas.openxmlformats.org/officeDocument/2006/relationships/hyperlink" Target="http://e-drpciv.ro/tag/examen-drpciv" TargetMode="External"/><Relationship Id="rId475" Type="http://schemas.openxmlformats.org/officeDocument/2006/relationships/image" Target="media/image21.jpeg"/><Relationship Id="rId682" Type="http://schemas.openxmlformats.org/officeDocument/2006/relationships/hyperlink" Target="http://e-drpciv.ro/tag/chestionare-auto" TargetMode="External"/><Relationship Id="rId2156" Type="http://schemas.openxmlformats.org/officeDocument/2006/relationships/hyperlink" Target="http://e-drpciv.ro/intrebare/924/indicatorul_din_imagine_va_avertizeaza_ca" TargetMode="External"/><Relationship Id="rId2363" Type="http://schemas.openxmlformats.org/officeDocument/2006/relationships/hyperlink" Target="http://e-drpciv.ro/tag/chestionare-auto-2014" TargetMode="External"/><Relationship Id="rId2570" Type="http://schemas.openxmlformats.org/officeDocument/2006/relationships/hyperlink" Target="http://e-drpciv.ro/tag/permis-auto" TargetMode="External"/><Relationship Id="rId128" Type="http://schemas.openxmlformats.org/officeDocument/2006/relationships/hyperlink" Target="http://e-drpciv.ro/tag/drpciv" TargetMode="External"/><Relationship Id="rId335" Type="http://schemas.openxmlformats.org/officeDocument/2006/relationships/hyperlink" Target="http://e-drpciv.ro/tag/drpciv.ro" TargetMode="External"/><Relationship Id="rId542" Type="http://schemas.openxmlformats.org/officeDocument/2006/relationships/hyperlink" Target="http://e-drpciv.ro/poze2/969.jpg" TargetMode="External"/><Relationship Id="rId987" Type="http://schemas.openxmlformats.org/officeDocument/2006/relationships/hyperlink" Target="http://e-drpciv.ro/intrebare/424/pentru_care_dintre_situatiile_de_mai_jos_se_dispune_retinerea_permisului_de_conducere" TargetMode="External"/><Relationship Id="rId1172" Type="http://schemas.openxmlformats.org/officeDocument/2006/relationships/hyperlink" Target="http://e-drpciv.ro/intrebare/275/ce_rand_trebuie_sa_ocupe_conducatorul_de_vehicul_si_de_la_ce_distanta_pentru_a_se_deplasa_pe_directia_inainte_intr-o_intersectie_fara_marcaje_din_afara_localitatii" TargetMode="External"/><Relationship Id="rId2016" Type="http://schemas.openxmlformats.org/officeDocument/2006/relationships/hyperlink" Target="http://e-drpciv.ro/tag/examen-permis-auto" TargetMode="External"/><Relationship Id="rId2223" Type="http://schemas.openxmlformats.org/officeDocument/2006/relationships/image" Target="media/image250.jpeg"/><Relationship Id="rId2430" Type="http://schemas.openxmlformats.org/officeDocument/2006/relationships/hyperlink" Target="http://e-drpciv.ro/tag/permis-categoria-b1" TargetMode="External"/><Relationship Id="rId2668" Type="http://schemas.openxmlformats.org/officeDocument/2006/relationships/hyperlink" Target="http://e-drpciv.ro/tag/chestionare-auto-2014" TargetMode="External"/><Relationship Id="rId402" Type="http://schemas.openxmlformats.org/officeDocument/2006/relationships/hyperlink" Target="http://e-drpciv.ro/tag/chestionare-auto-B1" TargetMode="External"/><Relationship Id="rId847" Type="http://schemas.openxmlformats.org/officeDocument/2006/relationships/hyperlink" Target="http://e-drpciv.ro/intrebari/page/21" TargetMode="External"/><Relationship Id="rId1032" Type="http://schemas.openxmlformats.org/officeDocument/2006/relationships/hyperlink" Target="http://e-drpciv.ro/intrebare/896/ce_masuri_se_iau_in_cazul_accidentarii_foarte_grave_a_unei_persoane_intr-un_accident_de_circulatie" TargetMode="External"/><Relationship Id="rId1477" Type="http://schemas.openxmlformats.org/officeDocument/2006/relationships/hyperlink" Target="http://e-drpciv.ro/intrebare/841/conduceti_autovehiculul_pe_drumurile_publice_si_refuzati_recoltarea_unor_probe_biologice_in_vederea_stabilirii_alcoolemiei_veti_fi_pedepsit_penal" TargetMode="External"/><Relationship Id="rId1684" Type="http://schemas.openxmlformats.org/officeDocument/2006/relationships/image" Target="media/image149.jpeg"/><Relationship Id="rId1891" Type="http://schemas.openxmlformats.org/officeDocument/2006/relationships/hyperlink" Target="http://e-drpciv.ro/intrebare/948/care_autovehicul_va_trece_primul_prin_intersectie" TargetMode="External"/><Relationship Id="rId2528" Type="http://schemas.openxmlformats.org/officeDocument/2006/relationships/image" Target="media/image323.jpeg"/><Relationship Id="rId707" Type="http://schemas.openxmlformats.org/officeDocument/2006/relationships/hyperlink" Target="http://e-drpciv.ro/intrebare/546/este_interzisa_stationarea_pe_un_drum_public_prevazut_cu_marcaj_longitudinal_continuu_aplicat_intre_sensurile_de_circulatie" TargetMode="External"/><Relationship Id="rId914" Type="http://schemas.openxmlformats.org/officeDocument/2006/relationships/hyperlink" Target="http://e-drpciv.ro/tag/permis-cat-b" TargetMode="External"/><Relationship Id="rId1337" Type="http://schemas.openxmlformats.org/officeDocument/2006/relationships/hyperlink" Target="http://e-drpciv.ro/tag/examen-auto-cat-b" TargetMode="External"/><Relationship Id="rId1544" Type="http://schemas.openxmlformats.org/officeDocument/2006/relationships/hyperlink" Target="http://e-drpciv.ro/intrebare/88/cum_procedati_la_intalnirea_panoului_si_a_indicatorului" TargetMode="External"/><Relationship Id="rId1751" Type="http://schemas.openxmlformats.org/officeDocument/2006/relationships/hyperlink" Target="http://e-drpciv.ro/tag/drpciv" TargetMode="External"/><Relationship Id="rId1989" Type="http://schemas.openxmlformats.org/officeDocument/2006/relationships/hyperlink" Target="http://e-drpciv.ro/intrebare/65/viteza_de_deplasare_trebuie_sa_nu_depaseasca_30_kmh_in_localitati_sau_50_kmh_in_afara_localitatilor" TargetMode="External"/><Relationship Id="rId43" Type="http://schemas.openxmlformats.org/officeDocument/2006/relationships/hyperlink" Target="http://e-drpciv.ro/tag/intrebari-categoria-TR" TargetMode="External"/><Relationship Id="rId1404" Type="http://schemas.openxmlformats.org/officeDocument/2006/relationships/hyperlink" Target="http://e-drpciv.ro/tag/examen-permis" TargetMode="External"/><Relationship Id="rId1611" Type="http://schemas.openxmlformats.org/officeDocument/2006/relationships/hyperlink" Target="http://e-drpciv.ro/tag/examen-permis" TargetMode="External"/><Relationship Id="rId1849" Type="http://schemas.openxmlformats.org/officeDocument/2006/relationships/hyperlink" Target="http://e-drpciv.ro/tag/examen-permis" TargetMode="External"/><Relationship Id="rId192" Type="http://schemas.openxmlformats.org/officeDocument/2006/relationships/hyperlink" Target="http://e-drpciv.ro/tag/intrebari-cat-tr" TargetMode="External"/><Relationship Id="rId1709" Type="http://schemas.openxmlformats.org/officeDocument/2006/relationships/hyperlink" Target="http://e-drpciv.ro/tag/examen-auto-categoria-TR" TargetMode="External"/><Relationship Id="rId1916" Type="http://schemas.openxmlformats.org/officeDocument/2006/relationships/hyperlink" Target="http://e-drpciv.ro/tag/examen-drpciv" TargetMode="External"/><Relationship Id="rId497" Type="http://schemas.openxmlformats.org/officeDocument/2006/relationships/hyperlink" Target="http://e-drpciv.ro/tag/examen-drpciv" TargetMode="External"/><Relationship Id="rId2080" Type="http://schemas.openxmlformats.org/officeDocument/2006/relationships/hyperlink" Target="http://e-drpciv.ro/tag/examen-permis-auto" TargetMode="External"/><Relationship Id="rId2178" Type="http://schemas.openxmlformats.org/officeDocument/2006/relationships/hyperlink" Target="http://e-drpciv.ro/tag/examen-auto" TargetMode="External"/><Relationship Id="rId2385" Type="http://schemas.openxmlformats.org/officeDocument/2006/relationships/hyperlink" Target="http://e-drpciv.ro/tag/examen-permis" TargetMode="External"/><Relationship Id="rId357" Type="http://schemas.openxmlformats.org/officeDocument/2006/relationships/hyperlink" Target="http://e-drpciv.ro/tag/chestionare-drpciv" TargetMode="External"/><Relationship Id="rId1194" Type="http://schemas.openxmlformats.org/officeDocument/2006/relationships/hyperlink" Target="http://e-drpciv.ro/tag/examen-permis" TargetMode="External"/><Relationship Id="rId2038" Type="http://schemas.openxmlformats.org/officeDocument/2006/relationships/hyperlink" Target="http://e-drpciv.ro/poze2/907.jpg" TargetMode="External"/><Relationship Id="rId2592" Type="http://schemas.openxmlformats.org/officeDocument/2006/relationships/hyperlink" Target="http://e-drpciv.ro/tag/drpciv.ro" TargetMode="External"/><Relationship Id="rId217" Type="http://schemas.openxmlformats.org/officeDocument/2006/relationships/hyperlink" Target="http://e-drpciv.ro/tag/examen-sala" TargetMode="External"/><Relationship Id="rId564" Type="http://schemas.openxmlformats.org/officeDocument/2006/relationships/hyperlink" Target="http://e-drpciv.ro/tag/teste-auto" TargetMode="External"/><Relationship Id="rId771" Type="http://schemas.openxmlformats.org/officeDocument/2006/relationships/hyperlink" Target="http://e-drpciv.ro/tag/chestionare-auto-B1" TargetMode="External"/><Relationship Id="rId869" Type="http://schemas.openxmlformats.org/officeDocument/2006/relationships/hyperlink" Target="http://e-drpciv.ro/tag/examen-permis-auto" TargetMode="External"/><Relationship Id="rId1499" Type="http://schemas.openxmlformats.org/officeDocument/2006/relationships/hyperlink" Target="http://e-drpciv.ro/intrebare/425/poate_fi_retinut_de_catre_politistul_rutier_certificatul_de_inmatriculare_al_unui_vehicul" TargetMode="External"/><Relationship Id="rId2245" Type="http://schemas.openxmlformats.org/officeDocument/2006/relationships/hyperlink" Target="http://e-drpciv.ro/tag/chestionare-auto-tr" TargetMode="External"/><Relationship Id="rId2452" Type="http://schemas.openxmlformats.org/officeDocument/2006/relationships/hyperlink" Target="http://e-drpciv.ro/intrebare/472/puteti_depasi_in_situatia_data" TargetMode="External"/><Relationship Id="rId424" Type="http://schemas.openxmlformats.org/officeDocument/2006/relationships/hyperlink" Target="http://e-drpciv.ro/tag/www-drpciv-chestionare" TargetMode="External"/><Relationship Id="rId631" Type="http://schemas.openxmlformats.org/officeDocument/2006/relationships/hyperlink" Target="http://e-drpciv.ro/tag/teste-auto" TargetMode="External"/><Relationship Id="rId729" Type="http://schemas.openxmlformats.org/officeDocument/2006/relationships/hyperlink" Target="http://e-drpciv.ro/tag/teste-auto-chestionare" TargetMode="External"/><Relationship Id="rId1054" Type="http://schemas.openxmlformats.org/officeDocument/2006/relationships/hyperlink" Target="http://e-drpciv.ro/tag/teste-auto-chestionare" TargetMode="External"/><Relationship Id="rId1261" Type="http://schemas.openxmlformats.org/officeDocument/2006/relationships/hyperlink" Target="http://e-drpciv.ro/intrebare/1057/ce_semnificatie_are_dupa_coborarea_bratelor_pozitia_corpului_unui_politist_care_dirijeaza_circulatia_pentru_participantii_la_trafic_care_circula_din_fata_si_spatele_sau" TargetMode="External"/><Relationship Id="rId1359" Type="http://schemas.openxmlformats.org/officeDocument/2006/relationships/hyperlink" Target="http://e-drpciv.ro/intrebare/922/ce_semnificatie_are_lumina_de_culoare_rosie_a_semaforului" TargetMode="External"/><Relationship Id="rId2105" Type="http://schemas.openxmlformats.org/officeDocument/2006/relationships/hyperlink" Target="http://e-drpciv.ro/tag/examen-auto" TargetMode="External"/><Relationship Id="rId2312" Type="http://schemas.openxmlformats.org/officeDocument/2006/relationships/hyperlink" Target="http://e-drpciv.ro/tag/examen-permis-auto" TargetMode="External"/><Relationship Id="rId936" Type="http://schemas.openxmlformats.org/officeDocument/2006/relationships/image" Target="media/image68.jpeg"/><Relationship Id="rId1121" Type="http://schemas.openxmlformats.org/officeDocument/2006/relationships/hyperlink" Target="http://e-drpciv.ro/tag/chestionare-auto-b" TargetMode="External"/><Relationship Id="rId1219" Type="http://schemas.openxmlformats.org/officeDocument/2006/relationships/hyperlink" Target="http://e-drpciv.ro/intrebare/505/ce_masuri_ia_conducatorul_de_autovehicul_angajat_intr-un_accident_cu_avarii_usoare" TargetMode="External"/><Relationship Id="rId1566" Type="http://schemas.openxmlformats.org/officeDocument/2006/relationships/hyperlink" Target="http://e-drpciv.ro/tag/permis-auto-cat-b1" TargetMode="External"/><Relationship Id="rId1773" Type="http://schemas.openxmlformats.org/officeDocument/2006/relationships/image" Target="media/image168.jpeg"/><Relationship Id="rId1980" Type="http://schemas.openxmlformats.org/officeDocument/2006/relationships/hyperlink" Target="http://e-drpciv.ro/intrebare/82/ce_obligatii_aveti_inainte_de_efectuarea_unei_depasiri" TargetMode="External"/><Relationship Id="rId2617" Type="http://schemas.openxmlformats.org/officeDocument/2006/relationships/hyperlink" Target="http://e-drpciv.ro/intrebare/1058/sunteti_obligat_sa_aveti_in_autovehicul" TargetMode="External"/><Relationship Id="rId65" Type="http://schemas.openxmlformats.org/officeDocument/2006/relationships/hyperlink" Target="http://e-drpciv.ro/intrebare/239/in_care_dintre_situatii_se_retine_certificatul_de_inmatriculare_sau_inregistrare" TargetMode="External"/><Relationship Id="rId1426" Type="http://schemas.openxmlformats.org/officeDocument/2006/relationships/hyperlink" Target="http://e-drpciv.ro/tag/auto-chestionare" TargetMode="External"/><Relationship Id="rId1633" Type="http://schemas.openxmlformats.org/officeDocument/2006/relationships/hyperlink" Target="http://e-drpciv.ro/tag/examen-auto" TargetMode="External"/><Relationship Id="rId1840" Type="http://schemas.openxmlformats.org/officeDocument/2006/relationships/hyperlink" Target="http://e-drpciv.ro/intrebare/494/in_ce_situatie_va_este_permis_sa_opriti_vehiculul_sau_sa_stationati_pe_partea_stanga_a_sensului_de_mers" TargetMode="External"/><Relationship Id="rId1700" Type="http://schemas.openxmlformats.org/officeDocument/2006/relationships/hyperlink" Target="http://e-drpciv.ro/intrebari/page/42" TargetMode="External"/><Relationship Id="rId1938" Type="http://schemas.openxmlformats.org/officeDocument/2006/relationships/hyperlink" Target="http://e-drpciv.ro/tag/teste-drpciv" TargetMode="External"/><Relationship Id="rId281" Type="http://schemas.openxmlformats.org/officeDocument/2006/relationships/hyperlink" Target="http://e-drpciv.ro/tag/examen-permis-auto" TargetMode="External"/><Relationship Id="rId141" Type="http://schemas.openxmlformats.org/officeDocument/2006/relationships/hyperlink" Target="http://e-drpciv.ro/tag/examen-auto-cat-B" TargetMode="External"/><Relationship Id="rId379" Type="http://schemas.openxmlformats.org/officeDocument/2006/relationships/hyperlink" Target="http://e-drpciv.ro/tag/teste-auto" TargetMode="External"/><Relationship Id="rId586" Type="http://schemas.openxmlformats.org/officeDocument/2006/relationships/image" Target="media/image31.jpeg"/><Relationship Id="rId793" Type="http://schemas.openxmlformats.org/officeDocument/2006/relationships/hyperlink" Target="http://e-drpciv.ro/tag/examen-permis" TargetMode="External"/><Relationship Id="rId2267" Type="http://schemas.openxmlformats.org/officeDocument/2006/relationships/image" Target="media/image256.jpeg"/><Relationship Id="rId2474" Type="http://schemas.openxmlformats.org/officeDocument/2006/relationships/hyperlink" Target="http://e-drpciv.ro/tag/raspunsuri-drpciv" TargetMode="External"/><Relationship Id="rId2681" Type="http://schemas.openxmlformats.org/officeDocument/2006/relationships/image" Target="media/image343.jpeg"/><Relationship Id="rId7" Type="http://schemas.openxmlformats.org/officeDocument/2006/relationships/hyperlink" Target="http://e-drpciv.ro/tag/chestionare-auto" TargetMode="External"/><Relationship Id="rId239" Type="http://schemas.openxmlformats.org/officeDocument/2006/relationships/image" Target="media/image2.jpeg"/><Relationship Id="rId446" Type="http://schemas.openxmlformats.org/officeDocument/2006/relationships/hyperlink" Target="http://e-drpciv.ro/tag/chestionare-auto" TargetMode="External"/><Relationship Id="rId653" Type="http://schemas.openxmlformats.org/officeDocument/2006/relationships/hyperlink" Target="http://e-drpciv.ro/tag/examen-permis-auto" TargetMode="External"/><Relationship Id="rId1076" Type="http://schemas.openxmlformats.org/officeDocument/2006/relationships/hyperlink" Target="http://e-drpciv.ro/tag/intrebari-categoria-b" TargetMode="External"/><Relationship Id="rId1283" Type="http://schemas.openxmlformats.org/officeDocument/2006/relationships/image" Target="media/image108.jpeg"/><Relationship Id="rId1490" Type="http://schemas.openxmlformats.org/officeDocument/2006/relationships/hyperlink" Target="http://e-drpciv.ro/tag/auto-chestionare" TargetMode="External"/><Relationship Id="rId2127" Type="http://schemas.openxmlformats.org/officeDocument/2006/relationships/hyperlink" Target="http://e-drpciv.ro/tag/chestionare-auto-2014" TargetMode="External"/><Relationship Id="rId2334" Type="http://schemas.openxmlformats.org/officeDocument/2006/relationships/image" Target="media/image268.jpeg"/><Relationship Id="rId306" Type="http://schemas.openxmlformats.org/officeDocument/2006/relationships/hyperlink" Target="http://e-drpciv.ro/intrebare/592/viteza_de_deplasare_trebuie_redusa" TargetMode="External"/><Relationship Id="rId860" Type="http://schemas.openxmlformats.org/officeDocument/2006/relationships/hyperlink" Target="http://e-drpciv.ro/intrebare/982/pe_ploaie_veti_aprinde_luminile_de_ceata_din_spate" TargetMode="External"/><Relationship Id="rId958" Type="http://schemas.openxmlformats.org/officeDocument/2006/relationships/hyperlink" Target="http://e-drpciv.ro/tag/permis-cat-B" TargetMode="External"/><Relationship Id="rId1143" Type="http://schemas.openxmlformats.org/officeDocument/2006/relationships/hyperlink" Target="http://e-drpciv.ro/intrebare/248/ce_semnifica_indicatorul" TargetMode="External"/><Relationship Id="rId1588" Type="http://schemas.openxmlformats.org/officeDocument/2006/relationships/hyperlink" Target="http://e-drpciv.ro/tag/permis-auto-cat-tr" TargetMode="External"/><Relationship Id="rId1795" Type="http://schemas.openxmlformats.org/officeDocument/2006/relationships/hyperlink" Target="http://e-drpciv.ro/tag/examen-permis-auto" TargetMode="External"/><Relationship Id="rId2541" Type="http://schemas.openxmlformats.org/officeDocument/2006/relationships/hyperlink" Target="http://e-drpciv.ro/intrebare/787/in_situatia_data_sunteti_obligat" TargetMode="External"/><Relationship Id="rId2639" Type="http://schemas.openxmlformats.org/officeDocument/2006/relationships/hyperlink" Target="http://e-drpciv.ro/intrebare/579/autoturismul_rosu_poate_depasi_in_situatia_data" TargetMode="External"/><Relationship Id="rId87" Type="http://schemas.openxmlformats.org/officeDocument/2006/relationships/hyperlink" Target="http://e-drpciv.ro/tag/examen-permis" TargetMode="External"/><Relationship Id="rId513" Type="http://schemas.openxmlformats.org/officeDocument/2006/relationships/hyperlink" Target="http://e-drpciv.ro/tag/intrebari-drpciv" TargetMode="External"/><Relationship Id="rId720" Type="http://schemas.openxmlformats.org/officeDocument/2006/relationships/hyperlink" Target="http://e-drpciv.ro/tag/teste-auto" TargetMode="External"/><Relationship Id="rId818" Type="http://schemas.openxmlformats.org/officeDocument/2006/relationships/hyperlink" Target="http://e-drpciv.ro/poze2/942.jpg" TargetMode="External"/><Relationship Id="rId1350" Type="http://schemas.openxmlformats.org/officeDocument/2006/relationships/hyperlink" Target="http://e-drpciv.ro/tag/examen-auto" TargetMode="External"/><Relationship Id="rId1448" Type="http://schemas.openxmlformats.org/officeDocument/2006/relationships/hyperlink" Target="http://e-drpciv.ro/tag/examen-auto-cat-B1" TargetMode="External"/><Relationship Id="rId1655" Type="http://schemas.openxmlformats.org/officeDocument/2006/relationships/image" Target="media/image145.jpeg"/><Relationship Id="rId2401" Type="http://schemas.openxmlformats.org/officeDocument/2006/relationships/image" Target="media/image289.jpeg"/><Relationship Id="rId2706" Type="http://schemas.openxmlformats.org/officeDocument/2006/relationships/hyperlink" Target="http://e-drpciv.ro/tag/auto-chestionare" TargetMode="External"/><Relationship Id="rId1003" Type="http://schemas.openxmlformats.org/officeDocument/2006/relationships/hyperlink" Target="http://e-drpciv.ro/intrebare/859/cand_politistul_se_afla_cu_spatele_la_autovehiculul_care_se_apropie_si_cu_bratul_stang_intins_orizontal_conducatorul_acestuia_trebuie" TargetMode="External"/><Relationship Id="rId1210" Type="http://schemas.openxmlformats.org/officeDocument/2006/relationships/hyperlink" Target="http://e-drpciv.ro/tag/teste-drpciv" TargetMode="External"/><Relationship Id="rId1308" Type="http://schemas.openxmlformats.org/officeDocument/2006/relationships/hyperlink" Target="http://e-drpciv.ro/tag/permis-categoria-B1" TargetMode="External"/><Relationship Id="rId1862" Type="http://schemas.openxmlformats.org/officeDocument/2006/relationships/hyperlink" Target="http://e-drpciv.ro/tag/examen-auto" TargetMode="External"/><Relationship Id="rId1515" Type="http://schemas.openxmlformats.org/officeDocument/2006/relationships/hyperlink" Target="http://e-drpciv.ro/poze2/2855.jpg" TargetMode="External"/><Relationship Id="rId1722" Type="http://schemas.openxmlformats.org/officeDocument/2006/relationships/hyperlink" Target="http://e-drpciv.ro/tag/intrebari-drpciv" TargetMode="External"/><Relationship Id="rId14" Type="http://schemas.openxmlformats.org/officeDocument/2006/relationships/hyperlink" Target="http://e-drpciv.ro/tag/intrebari-cat-b1" TargetMode="External"/><Relationship Id="rId2191" Type="http://schemas.openxmlformats.org/officeDocument/2006/relationships/hyperlink" Target="http://e-drpciv.ro/intrebare/450/cum_trebuie_sa_aveti_reglat_sistemul_de_lumini_pentru_circulatia_pe_timp_de_noapte" TargetMode="External"/><Relationship Id="rId163" Type="http://schemas.openxmlformats.org/officeDocument/2006/relationships/hyperlink" Target="http://e-drpciv.ro/tag/permis-categoria-TR" TargetMode="External"/><Relationship Id="rId370" Type="http://schemas.openxmlformats.org/officeDocument/2006/relationships/hyperlink" Target="http://e-drpciv.ro/tag/drpciv.ro" TargetMode="External"/><Relationship Id="rId2051" Type="http://schemas.openxmlformats.org/officeDocument/2006/relationships/hyperlink" Target="http://e-drpciv.ro/poze2/1017.jpg" TargetMode="External"/><Relationship Id="rId2289" Type="http://schemas.openxmlformats.org/officeDocument/2006/relationships/hyperlink" Target="http://e-drpciv.ro/tag/examen-permis" TargetMode="External"/><Relationship Id="rId2496" Type="http://schemas.openxmlformats.org/officeDocument/2006/relationships/hyperlink" Target="http://e-drpciv.ro/tag/auto-chestionare" TargetMode="External"/><Relationship Id="rId230" Type="http://schemas.openxmlformats.org/officeDocument/2006/relationships/hyperlink" Target="http://e-drpciv.ro/intrebare/564/conducerea_pe_drumul_public_a_autovehicului_de_catre_o_persoana_cu_o_alcoolemie_in_sange_de_peste_08_gl_atrage" TargetMode="External"/><Relationship Id="rId468" Type="http://schemas.openxmlformats.org/officeDocument/2006/relationships/hyperlink" Target="http://e-drpciv.ro/intrebare/465/in_care_dintre_situatiile_de_mai_jos_se_suspenda_exercitarea_dreptului_de_a_conduce" TargetMode="External"/><Relationship Id="rId675" Type="http://schemas.openxmlformats.org/officeDocument/2006/relationships/hyperlink" Target="http://e-drpciv.ro/tag/teste-auto" TargetMode="External"/><Relationship Id="rId882" Type="http://schemas.openxmlformats.org/officeDocument/2006/relationships/hyperlink" Target="http://e-drpciv.ro/tag/examen-sala" TargetMode="External"/><Relationship Id="rId1098" Type="http://schemas.openxmlformats.org/officeDocument/2006/relationships/hyperlink" Target="http://e-drpciv.ro/tag/permis-auto-cat-B1" TargetMode="External"/><Relationship Id="rId2149" Type="http://schemas.openxmlformats.org/officeDocument/2006/relationships/hyperlink" Target="http://e-drpciv.ro/tag/chestionare-auto-tr" TargetMode="External"/><Relationship Id="rId2356" Type="http://schemas.openxmlformats.org/officeDocument/2006/relationships/hyperlink" Target="http://e-drpciv.ro/tag/examen-drpciv" TargetMode="External"/><Relationship Id="rId2563" Type="http://schemas.openxmlformats.org/officeDocument/2006/relationships/hyperlink" Target="http://e-drpciv.ro/tag/permis-categoria-TR" TargetMode="External"/><Relationship Id="rId328" Type="http://schemas.openxmlformats.org/officeDocument/2006/relationships/hyperlink" Target="http://e-drpciv.ro/intrebare/50/purtarea_centurii_de_siguranta_nu_este_obligatorie_in_localitati_pentru" TargetMode="External"/><Relationship Id="rId535" Type="http://schemas.openxmlformats.org/officeDocument/2006/relationships/hyperlink" Target="http://e-drpciv.ro/tag/examen-sala" TargetMode="External"/><Relationship Id="rId742" Type="http://schemas.openxmlformats.org/officeDocument/2006/relationships/hyperlink" Target="http://e-drpciv.ro/intrebare/366/in_aceasta_situatie_veti_circula_cu" TargetMode="External"/><Relationship Id="rId1165" Type="http://schemas.openxmlformats.org/officeDocument/2006/relationships/hyperlink" Target="http://e-drpciv.ro/tag/www-drpciv-chestionare" TargetMode="External"/><Relationship Id="rId1372" Type="http://schemas.openxmlformats.org/officeDocument/2006/relationships/image" Target="media/image114.jpeg"/><Relationship Id="rId2009" Type="http://schemas.openxmlformats.org/officeDocument/2006/relationships/image" Target="media/image218.jpeg"/><Relationship Id="rId2216" Type="http://schemas.openxmlformats.org/officeDocument/2006/relationships/hyperlink" Target="http://e-drpciv.ro/intrebare/960/in_ce_ordine_vor_trece_autovehiculele_prin_intersectia_prezentata" TargetMode="External"/><Relationship Id="rId2423" Type="http://schemas.openxmlformats.org/officeDocument/2006/relationships/hyperlink" Target="http://e-drpciv.ro/intrebare/3762/panoul_aditional_semnifica" TargetMode="External"/><Relationship Id="rId2630" Type="http://schemas.openxmlformats.org/officeDocument/2006/relationships/hyperlink" Target="http://e-drpciv.ro/tag/drpciv-chestionare" TargetMode="External"/><Relationship Id="rId602" Type="http://schemas.openxmlformats.org/officeDocument/2006/relationships/hyperlink" Target="http://e-drpciv.ro/tag/permis-auto-categoria-B1" TargetMode="External"/><Relationship Id="rId1025" Type="http://schemas.openxmlformats.org/officeDocument/2006/relationships/hyperlink" Target="http://e-drpciv.ro/tag/intrebari-cat-B1" TargetMode="External"/><Relationship Id="rId1232" Type="http://schemas.openxmlformats.org/officeDocument/2006/relationships/hyperlink" Target="http://e-drpciv.ro/tag/simulare-examen-auto" TargetMode="External"/><Relationship Id="rId1677" Type="http://schemas.openxmlformats.org/officeDocument/2006/relationships/hyperlink" Target="http://e-drpciv.ro/intrebare/513/in_prima_intersectie_veti_acorda_prioritate" TargetMode="External"/><Relationship Id="rId1884" Type="http://schemas.openxmlformats.org/officeDocument/2006/relationships/hyperlink" Target="http://e-drpciv.ro/tag/examen-auto" TargetMode="External"/><Relationship Id="rId2728" Type="http://schemas.openxmlformats.org/officeDocument/2006/relationships/hyperlink" Target="http://e-drpciv.ro/intrebare/646/ce_semnificatie_are_indicatorul" TargetMode="External"/><Relationship Id="rId907" Type="http://schemas.openxmlformats.org/officeDocument/2006/relationships/hyperlink" Target="http://e-drpciv.ro/tag/examen-auto" TargetMode="External"/><Relationship Id="rId1537" Type="http://schemas.openxmlformats.org/officeDocument/2006/relationships/hyperlink" Target="http://e-drpciv.ro/tag/permis-auto-cat-tr" TargetMode="External"/><Relationship Id="rId1744" Type="http://schemas.openxmlformats.org/officeDocument/2006/relationships/hyperlink" Target="http://e-drpciv.ro/tag/permis-cat-tr" TargetMode="External"/><Relationship Id="rId1951" Type="http://schemas.openxmlformats.org/officeDocument/2006/relationships/hyperlink" Target="http://e-drpciv.ro/tag/teste-auto-chestionare" TargetMode="External"/><Relationship Id="rId36" Type="http://schemas.openxmlformats.org/officeDocument/2006/relationships/hyperlink" Target="http://e-drpciv.ro/intrebare/804/se_aplica_puncte_de_penalizare_pentru" TargetMode="External"/><Relationship Id="rId1604" Type="http://schemas.openxmlformats.org/officeDocument/2006/relationships/image" Target="media/image138.jpeg"/><Relationship Id="rId185" Type="http://schemas.openxmlformats.org/officeDocument/2006/relationships/hyperlink" Target="http://e-drpciv.ro/tag/examen-permis" TargetMode="External"/><Relationship Id="rId1811" Type="http://schemas.openxmlformats.org/officeDocument/2006/relationships/hyperlink" Target="http://e-drpciv.ro/tag/auto-chestionare" TargetMode="External"/><Relationship Id="rId1909" Type="http://schemas.openxmlformats.org/officeDocument/2006/relationships/hyperlink" Target="http://e-drpciv.ro/tag/teste-auto-chestionare" TargetMode="External"/><Relationship Id="rId392" Type="http://schemas.openxmlformats.org/officeDocument/2006/relationships/hyperlink" Target="http://e-drpciv.ro/intrebare/984/cine_nu_este_obligat_sa_poarte_centura_de_siguranta" TargetMode="External"/><Relationship Id="rId697" Type="http://schemas.openxmlformats.org/officeDocument/2006/relationships/image" Target="media/image43.jpeg"/><Relationship Id="rId2073" Type="http://schemas.openxmlformats.org/officeDocument/2006/relationships/hyperlink" Target="http://e-drpciv.ro/tag/examen-sala" TargetMode="External"/><Relationship Id="rId2280" Type="http://schemas.openxmlformats.org/officeDocument/2006/relationships/hyperlink" Target="http://e-drpciv.ro/tag/permis-auto-cat-b" TargetMode="External"/><Relationship Id="rId2378" Type="http://schemas.openxmlformats.org/officeDocument/2006/relationships/hyperlink" Target="http://e-drpciv.ro/tag/teste-auto-chestionare" TargetMode="External"/><Relationship Id="rId252" Type="http://schemas.openxmlformats.org/officeDocument/2006/relationships/hyperlink" Target="http://e-drpciv.ro/intrebare/528/cum_este_recomandat_sa_procedati_pentru_a_depasi_in_conditii_de_siguranta_un_tramvai_oprit_intr-o_statie_cu_refugiu" TargetMode="External"/><Relationship Id="rId1187" Type="http://schemas.openxmlformats.org/officeDocument/2006/relationships/hyperlink" Target="http://e-drpciv.ro/tag/simulare-examen-auto" TargetMode="External"/><Relationship Id="rId2140" Type="http://schemas.openxmlformats.org/officeDocument/2006/relationships/hyperlink" Target="http://e-drpciv.ro/tag/chestionare-auto" TargetMode="External"/><Relationship Id="rId2585" Type="http://schemas.openxmlformats.org/officeDocument/2006/relationships/hyperlink" Target="http://e-drpciv.ro/intrebare/241/din_sens_opus_un_vehicul_depaseste_un_altul_si_nu_poate_reveni_pe_banda_sa_cum_va_comportati_corect" TargetMode="External"/><Relationship Id="rId112" Type="http://schemas.openxmlformats.org/officeDocument/2006/relationships/hyperlink" Target="http://e-drpciv.ro/intrebare/238/in_care_dintre_situatii_oprirea_este_interzisa" TargetMode="External"/><Relationship Id="rId557" Type="http://schemas.openxmlformats.org/officeDocument/2006/relationships/hyperlink" Target="http://e-drpciv.ro/intrebare/17/indicatorul_semnifica" TargetMode="External"/><Relationship Id="rId764" Type="http://schemas.openxmlformats.org/officeDocument/2006/relationships/hyperlink" Target="http://e-drpciv.ro/intrebare/655/ce_trebuie_sa_faceti_imediat_dupa_un_accident_cu_un_animal_salbatic" TargetMode="External"/><Relationship Id="rId971" Type="http://schemas.openxmlformats.org/officeDocument/2006/relationships/hyperlink" Target="http://e-drpciv.ro/poze2/1053.jpg" TargetMode="External"/><Relationship Id="rId1394" Type="http://schemas.openxmlformats.org/officeDocument/2006/relationships/hyperlink" Target="http://e-drpciv.ro/tag/auto-chestionare" TargetMode="External"/><Relationship Id="rId1699" Type="http://schemas.openxmlformats.org/officeDocument/2006/relationships/hyperlink" Target="http://e-drpciv.ro/intrebari/page/42" TargetMode="External"/><Relationship Id="rId2000" Type="http://schemas.openxmlformats.org/officeDocument/2006/relationships/image" Target="media/image210.jpeg"/><Relationship Id="rId2238" Type="http://schemas.openxmlformats.org/officeDocument/2006/relationships/hyperlink" Target="http://e-drpciv.ro/intrebare/829/la_apropierea_de_statiile_prevazute_cu_alveola_cand_circulati_pe_banda_de_langa_acostament_iar_conducatorul_autovehiculului_de_transport_public_de_persoane_semnalizeaza_pornirea_din_statie" TargetMode="External"/><Relationship Id="rId2445" Type="http://schemas.openxmlformats.org/officeDocument/2006/relationships/hyperlink" Target="http://e-drpciv.ro/poze2/511.jpg" TargetMode="External"/><Relationship Id="rId2652" Type="http://schemas.openxmlformats.org/officeDocument/2006/relationships/hyperlink" Target="http://e-drpciv.ro/tag/permis-auto" TargetMode="External"/><Relationship Id="rId417" Type="http://schemas.openxmlformats.org/officeDocument/2006/relationships/hyperlink" Target="http://e-drpciv.ro/intrebare/157/depasirea_vehiculelor_pe_drumurile_publice_este_interzisa" TargetMode="External"/><Relationship Id="rId624" Type="http://schemas.openxmlformats.org/officeDocument/2006/relationships/image" Target="media/image34.jpeg"/><Relationship Id="rId831" Type="http://schemas.openxmlformats.org/officeDocument/2006/relationships/hyperlink" Target="http://e-drpciv.ro/tag/examen-sala" TargetMode="External"/><Relationship Id="rId1047" Type="http://schemas.openxmlformats.org/officeDocument/2006/relationships/hyperlink" Target="http://e-drpciv.ro/poze2/606.jpg" TargetMode="External"/><Relationship Id="rId1254" Type="http://schemas.openxmlformats.org/officeDocument/2006/relationships/hyperlink" Target="http://e-drpciv.ro/tag/simulare-examen-auto" TargetMode="External"/><Relationship Id="rId1461" Type="http://schemas.openxmlformats.org/officeDocument/2006/relationships/hyperlink" Target="http://e-drpciv.ro/tag/chestionare-drpciv" TargetMode="External"/><Relationship Id="rId2305" Type="http://schemas.openxmlformats.org/officeDocument/2006/relationships/hyperlink" Target="http://e-drpciv.ro/intrebare/540/pe_ce_drumuri_sunt_permise_oprirea_si_stationarea_vehiculelor_si_pe_partea_stanga_in_sensul_de_mers" TargetMode="External"/><Relationship Id="rId2512" Type="http://schemas.openxmlformats.org/officeDocument/2006/relationships/image" Target="media/image307.jpeg"/><Relationship Id="rId929" Type="http://schemas.openxmlformats.org/officeDocument/2006/relationships/hyperlink" Target="http://e-drpciv.ro/intrebare/302/in_care_dintre_situatii_se_retine_certificatul_de_inmatriculare_sau_inregistrare" TargetMode="External"/><Relationship Id="rId1114" Type="http://schemas.openxmlformats.org/officeDocument/2006/relationships/hyperlink" Target="http://e-drpciv.ro/intrebare/558/viteza_va_fi_redusa_pana_la_limita_legala_in_urmatoarele_situatii" TargetMode="External"/><Relationship Id="rId1321" Type="http://schemas.openxmlformats.org/officeDocument/2006/relationships/hyperlink" Target="http://e-drpciv.ro/tag/permis-auto" TargetMode="External"/><Relationship Id="rId1559" Type="http://schemas.openxmlformats.org/officeDocument/2006/relationships/hyperlink" Target="http://e-drpciv.ro/tag/permis-cat-TR" TargetMode="External"/><Relationship Id="rId1766" Type="http://schemas.openxmlformats.org/officeDocument/2006/relationships/image" Target="media/image161.jpeg"/><Relationship Id="rId1973" Type="http://schemas.openxmlformats.org/officeDocument/2006/relationships/hyperlink" Target="http://e-drpciv.ro/tag/examen-permis-auto" TargetMode="External"/><Relationship Id="rId58" Type="http://schemas.openxmlformats.org/officeDocument/2006/relationships/hyperlink" Target="http://e-drpciv.ro/tag/examen-permis-auto" TargetMode="External"/><Relationship Id="rId1419" Type="http://schemas.openxmlformats.org/officeDocument/2006/relationships/hyperlink" Target="http://e-drpciv.ro/intrebare/291/in_prima_intersectie" TargetMode="External"/><Relationship Id="rId1626" Type="http://schemas.openxmlformats.org/officeDocument/2006/relationships/hyperlink" Target="http://e-drpciv.ro/intrebare/114/la_intalnirea_carui_indicator_aveti_prioritate_de_trecere" TargetMode="External"/><Relationship Id="rId1833" Type="http://schemas.openxmlformats.org/officeDocument/2006/relationships/hyperlink" Target="http://e-drpciv.ro/tag/auto-chestionare" TargetMode="External"/><Relationship Id="rId1900" Type="http://schemas.openxmlformats.org/officeDocument/2006/relationships/hyperlink" Target="http://e-drpciv.ro/tag/www.drpciv" TargetMode="External"/><Relationship Id="rId2095" Type="http://schemas.openxmlformats.org/officeDocument/2006/relationships/hyperlink" Target="http://e-drpciv.ro/tag/intrebari-cat-B" TargetMode="External"/><Relationship Id="rId274" Type="http://schemas.openxmlformats.org/officeDocument/2006/relationships/hyperlink" Target="http://e-drpciv.ro/intrebare/205/ce_manevre_sunt_interzise_pe_autostrada" TargetMode="External"/><Relationship Id="rId481" Type="http://schemas.openxmlformats.org/officeDocument/2006/relationships/hyperlink" Target="http://e-drpciv.ro/tag/www.drpciv" TargetMode="External"/><Relationship Id="rId2162" Type="http://schemas.openxmlformats.org/officeDocument/2006/relationships/hyperlink" Target="http://e-drpciv.ro/tag/examen-drpciv" TargetMode="External"/><Relationship Id="rId134" Type="http://schemas.openxmlformats.org/officeDocument/2006/relationships/hyperlink" Target="http://e-drpciv.ro/tag/examen-sala" TargetMode="External"/><Relationship Id="rId579" Type="http://schemas.openxmlformats.org/officeDocument/2006/relationships/hyperlink" Target="http://e-drpciv.ro/intrebare/186/prioritatea_de_trecere_se_acorda_in_urmatoarea_situatie" TargetMode="External"/><Relationship Id="rId786" Type="http://schemas.openxmlformats.org/officeDocument/2006/relationships/hyperlink" Target="http://e-drpciv.ro/intrebare/910/cum_procedati_in_aceasta_situatie_daca_semafoarele_nu_functioneaza" TargetMode="External"/><Relationship Id="rId993" Type="http://schemas.openxmlformats.org/officeDocument/2006/relationships/hyperlink" Target="http://e-drpciv.ro/poze2/608.jpg" TargetMode="External"/><Relationship Id="rId2467" Type="http://schemas.openxmlformats.org/officeDocument/2006/relationships/hyperlink" Target="http://e-drpciv.ro/tag/examen-auto" TargetMode="External"/><Relationship Id="rId2674" Type="http://schemas.openxmlformats.org/officeDocument/2006/relationships/hyperlink" Target="http://e-drpciv.ro/tag/examen-auto-categoria-b1" TargetMode="External"/><Relationship Id="rId341" Type="http://schemas.openxmlformats.org/officeDocument/2006/relationships/hyperlink" Target="http://e-drpciv.ro/tag/raspunsuri-drpciv" TargetMode="External"/><Relationship Id="rId439" Type="http://schemas.openxmlformats.org/officeDocument/2006/relationships/hyperlink" Target="http://e-drpciv.ro/intrebare/650/se_interzice_intoarcerea_vehiculului" TargetMode="External"/><Relationship Id="rId646" Type="http://schemas.openxmlformats.org/officeDocument/2006/relationships/hyperlink" Target="http://e-drpciv.ro/intrebare/710/cum_procedati_in_intersectia_care_urmeaza" TargetMode="External"/><Relationship Id="rId1069" Type="http://schemas.openxmlformats.org/officeDocument/2006/relationships/hyperlink" Target="http://e-drpciv.ro/tag/drpciv-chestionare" TargetMode="External"/><Relationship Id="rId1276" Type="http://schemas.openxmlformats.org/officeDocument/2006/relationships/hyperlink" Target="http://e-drpciv.ro/intrebare/3721/care_dintre_indicatoarele_alaturate_te_obliga_sa_executi_virajul_la_stanga" TargetMode="External"/><Relationship Id="rId1483" Type="http://schemas.openxmlformats.org/officeDocument/2006/relationships/hyperlink" Target="http://e-drpciv.ro/intrebare/138/cum_procedati_la_apropierea_de_o_intersectie_in_care_semnalul_luminos_ori_un_indicator_de_prioritate_permite_intrarea_dar_in_care_riscati_sa_ramaneti_imobilizat_din_cauza_aglomerarii_circulatiei" TargetMode="External"/><Relationship Id="rId2022" Type="http://schemas.openxmlformats.org/officeDocument/2006/relationships/hyperlink" Target="http://e-drpciv.ro/intrebare/2493/indicatorul_rutier_alaturat_semnifica" TargetMode="External"/><Relationship Id="rId2327" Type="http://schemas.openxmlformats.org/officeDocument/2006/relationships/hyperlink" Target="http://e-drpciv.ro/intrebare/466/dezinfectia_plagilor_ce_necesita_a_fi_pansate_se_face_cu" TargetMode="External"/><Relationship Id="rId201" Type="http://schemas.openxmlformats.org/officeDocument/2006/relationships/hyperlink" Target="http://e-drpciv.ro/tag/teste-auto" TargetMode="External"/><Relationship Id="rId506" Type="http://schemas.openxmlformats.org/officeDocument/2006/relationships/hyperlink" Target="http://e-drpciv.ro/intrebare/1039/ce_masuri_vor_fi_luate_in_cazul_conducerii_pe_drumurile_publice_a_unui_autovehicul_cu_defectiuni_grave_la_mecanismul_de_directie" TargetMode="External"/><Relationship Id="rId853" Type="http://schemas.openxmlformats.org/officeDocument/2006/relationships/hyperlink" Target="http://e-drpciv.ro/poze2/569.jpg" TargetMode="External"/><Relationship Id="rId1136" Type="http://schemas.openxmlformats.org/officeDocument/2006/relationships/hyperlink" Target="http://e-drpciv.ro/tag/simulare-examen-auto" TargetMode="External"/><Relationship Id="rId1690" Type="http://schemas.openxmlformats.org/officeDocument/2006/relationships/hyperlink" Target="http://e-drpciv.ro/tag/drpciv" TargetMode="External"/><Relationship Id="rId1788" Type="http://schemas.openxmlformats.org/officeDocument/2006/relationships/hyperlink" Target="http://e-drpciv.ro/tag/examen-auto-cat-tr" TargetMode="External"/><Relationship Id="rId1995" Type="http://schemas.openxmlformats.org/officeDocument/2006/relationships/image" Target="media/image205.jpeg"/><Relationship Id="rId2534" Type="http://schemas.openxmlformats.org/officeDocument/2006/relationships/hyperlink" Target="http://e-drpciv.ro/tag/examen-sala" TargetMode="External"/><Relationship Id="rId713" Type="http://schemas.openxmlformats.org/officeDocument/2006/relationships/hyperlink" Target="http://e-drpciv.ro/intrebare/99/intoarcerea_unui_autovehicul_este_interzisa" TargetMode="External"/><Relationship Id="rId920" Type="http://schemas.openxmlformats.org/officeDocument/2006/relationships/hyperlink" Target="http://e-drpciv.ro/intrebare/701/autoturismul_semnalizeaza_intentia_de_a_se_pune_in_miscare_puteti_efectua_depasirea" TargetMode="External"/><Relationship Id="rId1343" Type="http://schemas.openxmlformats.org/officeDocument/2006/relationships/hyperlink" Target="http://e-drpciv.ro/intrebare/620/in_situatia_data_puteti_continua_depasirea" TargetMode="External"/><Relationship Id="rId1550" Type="http://schemas.openxmlformats.org/officeDocument/2006/relationships/hyperlink" Target="http://e-drpciv.ro/intrebare/2854/indicatorul_informeaza_ca" TargetMode="External"/><Relationship Id="rId1648" Type="http://schemas.openxmlformats.org/officeDocument/2006/relationships/hyperlink" Target="http://e-drpciv.ro/tag/teste-auto-chestionare" TargetMode="External"/><Relationship Id="rId2601" Type="http://schemas.openxmlformats.org/officeDocument/2006/relationships/hyperlink" Target="http://e-drpciv.ro/tag/teste-auto" TargetMode="External"/><Relationship Id="rId1203" Type="http://schemas.openxmlformats.org/officeDocument/2006/relationships/hyperlink" Target="http://e-drpciv.ro/poze2/970.jpg" TargetMode="External"/><Relationship Id="rId1410" Type="http://schemas.openxmlformats.org/officeDocument/2006/relationships/hyperlink" Target="http://e-drpciv.ro/tag/simulare-examen-auto" TargetMode="External"/><Relationship Id="rId1508" Type="http://schemas.openxmlformats.org/officeDocument/2006/relationships/hyperlink" Target="http://e-drpciv.ro/tag/examen-auto" TargetMode="External"/><Relationship Id="rId1855" Type="http://schemas.openxmlformats.org/officeDocument/2006/relationships/hyperlink" Target="http://e-drpciv.ro/tag/intrebari-cat-b" TargetMode="External"/><Relationship Id="rId1715" Type="http://schemas.openxmlformats.org/officeDocument/2006/relationships/hyperlink" Target="http://e-drpciv.ro/tag/drpciv-chestionare" TargetMode="External"/><Relationship Id="rId1922" Type="http://schemas.openxmlformats.org/officeDocument/2006/relationships/hyperlink" Target="http://e-drpciv.ro/tag/examen-permis-auto" TargetMode="External"/><Relationship Id="rId296" Type="http://schemas.openxmlformats.org/officeDocument/2006/relationships/hyperlink" Target="http://e-drpciv.ro/intrebare/1011/care_dintre_cele_trei_autovehicule_va_trece_ultimul_prin_intersectia_din_imagine" TargetMode="External"/><Relationship Id="rId2184" Type="http://schemas.openxmlformats.org/officeDocument/2006/relationships/hyperlink" Target="http://e-drpciv.ro/tag/drpciv.ro" TargetMode="External"/><Relationship Id="rId2391" Type="http://schemas.openxmlformats.org/officeDocument/2006/relationships/hyperlink" Target="http://e-drpciv.ro/tag/examen-sala" TargetMode="External"/><Relationship Id="rId156" Type="http://schemas.openxmlformats.org/officeDocument/2006/relationships/hyperlink" Target="http://e-drpciv.ro/intrebare/581/comportamentul_ecologic_in_conducerea_unui_autovehiculul_presupune" TargetMode="External"/><Relationship Id="rId363" Type="http://schemas.openxmlformats.org/officeDocument/2006/relationships/hyperlink" Target="http://e-drpciv.ro/tag/chestionare-auto-2014" TargetMode="External"/><Relationship Id="rId570" Type="http://schemas.openxmlformats.org/officeDocument/2006/relationships/hyperlink" Target="http://e-drpciv.ro/tag/intrebari-categoria-B" TargetMode="External"/><Relationship Id="rId2044" Type="http://schemas.openxmlformats.org/officeDocument/2006/relationships/image" Target="media/image224.jpeg"/><Relationship Id="rId2251" Type="http://schemas.openxmlformats.org/officeDocument/2006/relationships/hyperlink" Target="http://e-drpciv.ro/intrebare/635/la_intalnirea_indicatorului_aveti_obligatia" TargetMode="External"/><Relationship Id="rId2489" Type="http://schemas.openxmlformats.org/officeDocument/2006/relationships/hyperlink" Target="http://e-drpciv.ro/intrebare/272/se_poate_efectua_depasirea_in_situatia_data" TargetMode="External"/><Relationship Id="rId2696" Type="http://schemas.openxmlformats.org/officeDocument/2006/relationships/image" Target="media/image358.jpeg"/><Relationship Id="rId223" Type="http://schemas.openxmlformats.org/officeDocument/2006/relationships/hyperlink" Target="http://e-drpciv.ro/tag/auto-chestionare" TargetMode="External"/><Relationship Id="rId430" Type="http://schemas.openxmlformats.org/officeDocument/2006/relationships/hyperlink" Target="http://e-drpciv.ro/intrebare/33/in_timp_ce_conduceti_un_autoturism_aveti_voie_sa_efectuati_manevra_de_depasire_a_unui_autobuz_oprit_in_statie_pentru_urcarea_si_coborarea_calatorilor" TargetMode="External"/><Relationship Id="rId668" Type="http://schemas.openxmlformats.org/officeDocument/2006/relationships/hyperlink" Target="http://e-drpciv.ro/tag/www.drpciv" TargetMode="External"/><Relationship Id="rId875" Type="http://schemas.openxmlformats.org/officeDocument/2006/relationships/hyperlink" Target="http://e-drpciv.ro/tag/drpciv" TargetMode="External"/><Relationship Id="rId1060" Type="http://schemas.openxmlformats.org/officeDocument/2006/relationships/hyperlink" Target="http://e-drpciv.ro/intrebare/60/pentru_care_dintre_faptele_de_mai_jos_se_aplica_masura_retinerii_permisului_de_conducere" TargetMode="External"/><Relationship Id="rId1298" Type="http://schemas.openxmlformats.org/officeDocument/2006/relationships/hyperlink" Target="http://e-drpciv.ro/intrebare/816/la_intersectia_nedirijata_dintre_un_drum_judetean_si_unul_comunal_sau_local_prioritatea_de_trecere_se_acorda" TargetMode="External"/><Relationship Id="rId2111" Type="http://schemas.openxmlformats.org/officeDocument/2006/relationships/hyperlink" Target="http://e-drpciv.ro/tag/teste-auto-chestionare" TargetMode="External"/><Relationship Id="rId2349" Type="http://schemas.openxmlformats.org/officeDocument/2006/relationships/image" Target="media/image281.jpeg"/><Relationship Id="rId2556" Type="http://schemas.openxmlformats.org/officeDocument/2006/relationships/hyperlink" Target="http://e-drpciv.ro/tag/teste-auto" TargetMode="External"/><Relationship Id="rId528" Type="http://schemas.openxmlformats.org/officeDocument/2006/relationships/hyperlink" Target="http://e-drpciv.ro/tag/drpciv" TargetMode="External"/><Relationship Id="rId735" Type="http://schemas.openxmlformats.org/officeDocument/2006/relationships/hyperlink" Target="http://e-drpciv.ro/poze2/418.jpg" TargetMode="External"/><Relationship Id="rId942" Type="http://schemas.openxmlformats.org/officeDocument/2006/relationships/hyperlink" Target="http://e-drpciv.ro/tag/permis-cat-TR" TargetMode="External"/><Relationship Id="rId1158" Type="http://schemas.openxmlformats.org/officeDocument/2006/relationships/hyperlink" Target="http://e-drpciv.ro/tag/teste-auto-chestionare" TargetMode="External"/><Relationship Id="rId1365" Type="http://schemas.openxmlformats.org/officeDocument/2006/relationships/hyperlink" Target="http://e-drpciv.ro/intrebare/826/in_functie_de_starea_accidentatului_masurile_de_prim_ajutor_se_vor_lua_in_urmatoarea_ordine" TargetMode="External"/><Relationship Id="rId1572" Type="http://schemas.openxmlformats.org/officeDocument/2006/relationships/hyperlink" Target="http://e-drpciv.ro/tag/raspunsuri-drpciv" TargetMode="External"/><Relationship Id="rId2209" Type="http://schemas.openxmlformats.org/officeDocument/2006/relationships/hyperlink" Target="http://e-drpciv.ro/poze2/663.jpg" TargetMode="External"/><Relationship Id="rId2416" Type="http://schemas.openxmlformats.org/officeDocument/2006/relationships/hyperlink" Target="http://e-drpciv.ro/poze2/1026.jpg" TargetMode="External"/><Relationship Id="rId2623" Type="http://schemas.openxmlformats.org/officeDocument/2006/relationships/hyperlink" Target="http://e-drpciv.ro/tag/examen-sala" TargetMode="External"/><Relationship Id="rId1018" Type="http://schemas.openxmlformats.org/officeDocument/2006/relationships/hyperlink" Target="http://e-drpciv.ro/tag/examen-permis-auto" TargetMode="External"/><Relationship Id="rId1225" Type="http://schemas.openxmlformats.org/officeDocument/2006/relationships/hyperlink" Target="http://e-drpciv.ro/intrebare/945/in_care_dintre_urmatoarele_situatii_va_este_interzis_sa_efectuati_depasirea" TargetMode="External"/><Relationship Id="rId1432" Type="http://schemas.openxmlformats.org/officeDocument/2006/relationships/hyperlink" Target="http://e-drpciv.ro/tag/examen-sala" TargetMode="External"/><Relationship Id="rId1877" Type="http://schemas.openxmlformats.org/officeDocument/2006/relationships/image" Target="media/image180.jpeg"/><Relationship Id="rId71" Type="http://schemas.openxmlformats.org/officeDocument/2006/relationships/hyperlink" Target="http://e-drpciv.ro/intrebare/280/in_care_dintre_situatiile_prezentate_mai_jos_nu_este_permisa_oprirea_voluntara_a_vehiculelor" TargetMode="External"/><Relationship Id="rId802" Type="http://schemas.openxmlformats.org/officeDocument/2006/relationships/hyperlink" Target="http://e-drpciv.ro/tag/simulare-examen-auto" TargetMode="External"/><Relationship Id="rId1737" Type="http://schemas.openxmlformats.org/officeDocument/2006/relationships/hyperlink" Target="http://e-drpciv.ro/intrebare/623/fenomenul_de_acvaplanare_genereaza_urmatoarele_pericole" TargetMode="External"/><Relationship Id="rId1944" Type="http://schemas.openxmlformats.org/officeDocument/2006/relationships/hyperlink" Target="http://e-drpciv.ro/tag/permis-auto-cat-b" TargetMode="External"/><Relationship Id="rId29" Type="http://schemas.openxmlformats.org/officeDocument/2006/relationships/hyperlink" Target="http://e-drpciv.ro/tag/examen-auto" TargetMode="External"/><Relationship Id="rId178" Type="http://schemas.openxmlformats.org/officeDocument/2006/relationships/hyperlink" Target="http://e-drpciv.ro/tag/examen-permis" TargetMode="External"/><Relationship Id="rId1804" Type="http://schemas.openxmlformats.org/officeDocument/2006/relationships/hyperlink" Target="http://e-drpciv.ro/tag/drpciv" TargetMode="External"/><Relationship Id="rId385" Type="http://schemas.openxmlformats.org/officeDocument/2006/relationships/hyperlink" Target="http://e-drpciv.ro/tag/chestionare-auto-TR" TargetMode="External"/><Relationship Id="rId592" Type="http://schemas.openxmlformats.org/officeDocument/2006/relationships/hyperlink" Target="http://e-drpciv.ro/tag/examen-drpciv" TargetMode="External"/><Relationship Id="rId2066" Type="http://schemas.openxmlformats.org/officeDocument/2006/relationships/image" Target="media/image228.jpeg"/><Relationship Id="rId2273" Type="http://schemas.openxmlformats.org/officeDocument/2006/relationships/hyperlink" Target="http://e-drpciv.ro/tag/permis-auto-categoria-b1" TargetMode="External"/><Relationship Id="rId2480" Type="http://schemas.openxmlformats.org/officeDocument/2006/relationships/hyperlink" Target="http://e-drpciv.ro/tag/teste-drpciv" TargetMode="External"/><Relationship Id="rId245" Type="http://schemas.openxmlformats.org/officeDocument/2006/relationships/hyperlink" Target="http://e-drpciv.ro/tag/examen-drpciv" TargetMode="External"/><Relationship Id="rId452" Type="http://schemas.openxmlformats.org/officeDocument/2006/relationships/hyperlink" Target="http://e-drpciv.ro/intrebare/491/in_care_dintre_urmatoarele_situatii_conducatorul_unui_autovehicul_este_obligat_sa_foloseasca_luminile_de_intalnire_sau_de_drum" TargetMode="External"/><Relationship Id="rId897" Type="http://schemas.openxmlformats.org/officeDocument/2006/relationships/hyperlink" Target="http://e-drpciv.ro/tag/simulare-examen-auto" TargetMode="External"/><Relationship Id="rId1082" Type="http://schemas.openxmlformats.org/officeDocument/2006/relationships/hyperlink" Target="http://e-drpciv.ro/tag/drpciv.ro" TargetMode="External"/><Relationship Id="rId2133" Type="http://schemas.openxmlformats.org/officeDocument/2006/relationships/hyperlink" Target="http://e-drpciv.ro/tag/permis-auto-categoria-B1" TargetMode="External"/><Relationship Id="rId2340" Type="http://schemas.openxmlformats.org/officeDocument/2006/relationships/image" Target="media/image273.jpeg"/><Relationship Id="rId2578" Type="http://schemas.openxmlformats.org/officeDocument/2006/relationships/hyperlink" Target="http://e-drpciv.ro/tag/examen-auto" TargetMode="External"/><Relationship Id="rId105" Type="http://schemas.openxmlformats.org/officeDocument/2006/relationships/hyperlink" Target="http://e-drpciv.ro/tag/chestionare-auto" TargetMode="External"/><Relationship Id="rId312" Type="http://schemas.openxmlformats.org/officeDocument/2006/relationships/image" Target="media/image8.jpeg"/><Relationship Id="rId757" Type="http://schemas.openxmlformats.org/officeDocument/2006/relationships/hyperlink" Target="http://e-drpciv.ro/tag/examen-permis-auto" TargetMode="External"/><Relationship Id="rId964" Type="http://schemas.openxmlformats.org/officeDocument/2006/relationships/image" Target="media/image76.jpeg"/><Relationship Id="rId1387" Type="http://schemas.openxmlformats.org/officeDocument/2006/relationships/hyperlink" Target="http://e-drpciv.ro/intrebare/334/cu_ce_viteza_veti_circula_cand_partea_carosabila_este_acoperita_cu_polei_gheata_zapada_batatorita_mazga_sau_piatra_cubica_umeda" TargetMode="External"/><Relationship Id="rId1594" Type="http://schemas.openxmlformats.org/officeDocument/2006/relationships/hyperlink" Target="http://e-drpciv.ro/intrebare/860/puteti_depasi_mai_multe_vehicule_in_situatia_de_fata" TargetMode="External"/><Relationship Id="rId2200" Type="http://schemas.openxmlformats.org/officeDocument/2006/relationships/hyperlink" Target="http://e-drpciv.ro/intrebare/603/intr-o_intersectie_prezenta_unei_ambulante_ce_se_deplaseaza_la_o_interventie_obliga_pe_ceilalti_conducatori" TargetMode="External"/><Relationship Id="rId2438" Type="http://schemas.openxmlformats.org/officeDocument/2006/relationships/hyperlink" Target="http://e-drpciv.ro/tag/www.drpciv" TargetMode="External"/><Relationship Id="rId2645" Type="http://schemas.openxmlformats.org/officeDocument/2006/relationships/hyperlink" Target="http://e-drpciv.ro/tag/examen-drpciv" TargetMode="External"/><Relationship Id="rId93" Type="http://schemas.openxmlformats.org/officeDocument/2006/relationships/hyperlink" Target="http://e-drpciv.ro/tag/examen-auto-cat-B" TargetMode="External"/><Relationship Id="rId617" Type="http://schemas.openxmlformats.org/officeDocument/2006/relationships/hyperlink" Target="http://e-drpciv.ro/intrebare/172/conduceti_un_autoturism_care_tracteaza_o_semiremorca_pe_un_drum_national_european_e_care_este_viteza_maxima_cu_care_aveti_voie_sa_circulati_in_afara_localitatilor" TargetMode="External"/><Relationship Id="rId824" Type="http://schemas.openxmlformats.org/officeDocument/2006/relationships/hyperlink" Target="http://e-drpciv.ro/tag/examen-permis" TargetMode="External"/><Relationship Id="rId1247" Type="http://schemas.openxmlformats.org/officeDocument/2006/relationships/image" Target="media/image99.jpeg"/><Relationship Id="rId1454" Type="http://schemas.openxmlformats.org/officeDocument/2006/relationships/hyperlink" Target="http://e-drpciv.ro/intrebare/956/conducatorul_auto_care_circula_pe_banda_de_langa_acostament_in_acelasi_sens_cu_autovehiculele_din_serviciile_regulate_de_transport_public_de_persoane_este_obligat" TargetMode="External"/><Relationship Id="rId1661" Type="http://schemas.openxmlformats.org/officeDocument/2006/relationships/hyperlink" Target="http://e-drpciv.ro/intrebare/638/in_ce_ordine_vor_trece_prin_intersectie_autovehiculele_din_imagine" TargetMode="External"/><Relationship Id="rId1899" Type="http://schemas.openxmlformats.org/officeDocument/2006/relationships/hyperlink" Target="http://e-drpciv.ro/intrebare/901/circulati_intr-o_coloana_si_respectati_distanta_fata_de_vehiculul_din_fata_ce_trebuie_sa_faceti_in_plus" TargetMode="External"/><Relationship Id="rId2505" Type="http://schemas.openxmlformats.org/officeDocument/2006/relationships/hyperlink" Target="http://e-drpciv.ro/tag/simulare-examen-auto" TargetMode="External"/><Relationship Id="rId2712" Type="http://schemas.openxmlformats.org/officeDocument/2006/relationships/image" Target="media/image362.jpeg"/><Relationship Id="rId1107" Type="http://schemas.openxmlformats.org/officeDocument/2006/relationships/hyperlink" Target="http://e-drpciv.ro/tag/intrebari-drpciv" TargetMode="External"/><Relationship Id="rId1314" Type="http://schemas.openxmlformats.org/officeDocument/2006/relationships/hyperlink" Target="http://e-drpciv.ro/intrebare/518/este_permisa_patrunderea_pe_racordurile_dintre_cele_doua_parti_carosabile_ale_unei_autostrazi" TargetMode="External"/><Relationship Id="rId1521" Type="http://schemas.openxmlformats.org/officeDocument/2006/relationships/hyperlink" Target="http://e-drpciv.ro/tag/drpciv-chestionare" TargetMode="External"/><Relationship Id="rId1759" Type="http://schemas.openxmlformats.org/officeDocument/2006/relationships/hyperlink" Target="http://e-drpciv.ro/tag/www-drpciv-chestionare" TargetMode="External"/><Relationship Id="rId1966" Type="http://schemas.openxmlformats.org/officeDocument/2006/relationships/hyperlink" Target="http://e-drpciv.ro/poze2/809.jpg" TargetMode="External"/><Relationship Id="rId1619" Type="http://schemas.openxmlformats.org/officeDocument/2006/relationships/image" Target="media/image142.jpeg"/><Relationship Id="rId1826" Type="http://schemas.openxmlformats.org/officeDocument/2006/relationships/hyperlink" Target="http://e-drpciv.ro/intrebare/145/la_semnalul_intermitent_de_culoare_galbena" TargetMode="External"/><Relationship Id="rId20" Type="http://schemas.openxmlformats.org/officeDocument/2006/relationships/hyperlink" Target="http://e-drpciv.ro/tag/drpciv" TargetMode="External"/><Relationship Id="rId2088" Type="http://schemas.openxmlformats.org/officeDocument/2006/relationships/hyperlink" Target="http://e-drpciv.ro/poze2/2860.jpg" TargetMode="External"/><Relationship Id="rId2295" Type="http://schemas.openxmlformats.org/officeDocument/2006/relationships/hyperlink" Target="http://e-drpciv.ro/tag/simulare-examen-auto" TargetMode="External"/><Relationship Id="rId267" Type="http://schemas.openxmlformats.org/officeDocument/2006/relationships/hyperlink" Target="http://e-drpciv.ro/intrebare/801/in_ce_situatie_pe_timp_de_zi_conducatorii_auto_sunt_obligati_sa_foloseasca_luminile_de_intalnire" TargetMode="External"/><Relationship Id="rId474" Type="http://schemas.openxmlformats.org/officeDocument/2006/relationships/hyperlink" Target="http://e-drpciv.ro/poze2/795.jpg" TargetMode="External"/><Relationship Id="rId2155" Type="http://schemas.openxmlformats.org/officeDocument/2006/relationships/image" Target="media/image238.jpeg"/><Relationship Id="rId127" Type="http://schemas.openxmlformats.org/officeDocument/2006/relationships/hyperlink" Target="http://e-drpciv.ro/intrebare/891/care_dintre_urmatoarele_fapte_constituie_infractiuni" TargetMode="External"/><Relationship Id="rId681" Type="http://schemas.openxmlformats.org/officeDocument/2006/relationships/hyperlink" Target="http://e-drpciv.ro/tag/chestionare-drpciv" TargetMode="External"/><Relationship Id="rId779" Type="http://schemas.openxmlformats.org/officeDocument/2006/relationships/hyperlink" Target="http://e-drpciv.ro/tag/intrebari-cat-B1" TargetMode="External"/><Relationship Id="rId986" Type="http://schemas.openxmlformats.org/officeDocument/2006/relationships/hyperlink" Target="http://e-drpciv.ro/tag/examen-auto" TargetMode="External"/><Relationship Id="rId2362" Type="http://schemas.openxmlformats.org/officeDocument/2006/relationships/hyperlink" Target="http://e-drpciv.ro/intrebare/2492/ce_semnifica_cuvantul_tubeless_inscriptionat_pe_anvelopa" TargetMode="External"/><Relationship Id="rId2667" Type="http://schemas.openxmlformats.org/officeDocument/2006/relationships/hyperlink" Target="http://e-drpciv.ro/intrebare/92/unde_veti_parca_autovehiculul_la_intalnirea_acestui_indicator" TargetMode="External"/><Relationship Id="rId334" Type="http://schemas.openxmlformats.org/officeDocument/2006/relationships/hyperlink" Target="http://e-drpciv.ro/intrebare/926/cum_trebuie_sa_conduceti_astfel_incat_sa_reduceti_poluarea" TargetMode="External"/><Relationship Id="rId541" Type="http://schemas.openxmlformats.org/officeDocument/2006/relationships/hyperlink" Target="http://e-drpciv.ro/tag/intrebari-categoria-B1" TargetMode="External"/><Relationship Id="rId639" Type="http://schemas.openxmlformats.org/officeDocument/2006/relationships/hyperlink" Target="http://e-drpciv.ro/tag/chestionare-auto" TargetMode="External"/><Relationship Id="rId1171" Type="http://schemas.openxmlformats.org/officeDocument/2006/relationships/hyperlink" Target="http://e-drpciv.ro/tag/examen-auto" TargetMode="External"/><Relationship Id="rId1269" Type="http://schemas.openxmlformats.org/officeDocument/2006/relationships/hyperlink" Target="http://e-drpciv.ro/poze2/471.jpg" TargetMode="External"/><Relationship Id="rId1476" Type="http://schemas.openxmlformats.org/officeDocument/2006/relationships/hyperlink" Target="http://e-drpciv.ro/tag/auto-chestionare" TargetMode="External"/><Relationship Id="rId2015" Type="http://schemas.openxmlformats.org/officeDocument/2006/relationships/hyperlink" Target="http://e-drpciv.ro/tag/permis-cat-B" TargetMode="External"/><Relationship Id="rId2222" Type="http://schemas.openxmlformats.org/officeDocument/2006/relationships/image" Target="media/image249.jpeg"/><Relationship Id="rId401" Type="http://schemas.openxmlformats.org/officeDocument/2006/relationships/hyperlink" Target="http://e-drpciv.ro/tag/chestionare-auto" TargetMode="External"/><Relationship Id="rId846" Type="http://schemas.openxmlformats.org/officeDocument/2006/relationships/hyperlink" Target="http://e-drpciv.ro/intrebari/page/21" TargetMode="External"/><Relationship Id="rId1031" Type="http://schemas.openxmlformats.org/officeDocument/2006/relationships/hyperlink" Target="http://e-drpciv.ro/tag/drpciv" TargetMode="External"/><Relationship Id="rId1129" Type="http://schemas.openxmlformats.org/officeDocument/2006/relationships/hyperlink" Target="http://e-drpciv.ro/tag/simulare-examen-auto" TargetMode="External"/><Relationship Id="rId1683" Type="http://schemas.openxmlformats.org/officeDocument/2006/relationships/hyperlink" Target="http://e-drpciv.ro/poze2/893.jpg" TargetMode="External"/><Relationship Id="rId1890" Type="http://schemas.openxmlformats.org/officeDocument/2006/relationships/image" Target="media/image182.jpeg"/><Relationship Id="rId1988" Type="http://schemas.openxmlformats.org/officeDocument/2006/relationships/image" Target="media/image199.jpeg"/><Relationship Id="rId2527" Type="http://schemas.openxmlformats.org/officeDocument/2006/relationships/image" Target="media/image322.jpeg"/><Relationship Id="rId706" Type="http://schemas.openxmlformats.org/officeDocument/2006/relationships/image" Target="media/image48.jpeg"/><Relationship Id="rId913" Type="http://schemas.openxmlformats.org/officeDocument/2006/relationships/hyperlink" Target="http://e-drpciv.ro/tag/www.drpciv" TargetMode="External"/><Relationship Id="rId1336" Type="http://schemas.openxmlformats.org/officeDocument/2006/relationships/hyperlink" Target="http://e-drpciv.ro/tag/examen-auto" TargetMode="External"/><Relationship Id="rId1543" Type="http://schemas.openxmlformats.org/officeDocument/2006/relationships/image" Target="media/image129.jpeg"/><Relationship Id="rId1750" Type="http://schemas.openxmlformats.org/officeDocument/2006/relationships/hyperlink" Target="http://e-drpciv.ro/tag/examen-sala" TargetMode="External"/><Relationship Id="rId42" Type="http://schemas.openxmlformats.org/officeDocument/2006/relationships/hyperlink" Target="http://e-drpciv.ro/tag/examen-sala" TargetMode="External"/><Relationship Id="rId1403" Type="http://schemas.openxmlformats.org/officeDocument/2006/relationships/hyperlink" Target="http://e-drpciv.ro/intrebare/464/intr-o_intersectie_unde_circulatia_se_desfasoara_in_sens_giratoriu_conducatorilor_auto_le_este_interzis" TargetMode="External"/><Relationship Id="rId1610" Type="http://schemas.openxmlformats.org/officeDocument/2006/relationships/hyperlink" Target="http://e-drpciv.ro/intrebare/118/conducatorul_de_vehicul_care_are_mai_putin_de_un_an_de_practica_de_conducere_va_circula_cu_o_viteza_maxima_admisa_in_afara_localitatilor_mai_mica_cu" TargetMode="External"/><Relationship Id="rId1848" Type="http://schemas.openxmlformats.org/officeDocument/2006/relationships/hyperlink" Target="http://e-drpciv.ro/intrebare/923/cum_procedati_in_situatia_data" TargetMode="External"/><Relationship Id="rId191" Type="http://schemas.openxmlformats.org/officeDocument/2006/relationships/hyperlink" Target="http://e-drpciv.ro/intrebare/856/in_ce_conditii_pot_circula_pe_drumurile_publice_autovehiculele_si_remorcile" TargetMode="External"/><Relationship Id="rId1708" Type="http://schemas.openxmlformats.org/officeDocument/2006/relationships/hyperlink" Target="http://e-drpciv.ro/intrebare/656/de_ce_este_necesar_sa_mariti_distanta_fata_de_autovehiculul_care_circula_in_fata_dvs_atunci_cand_circulati_pe_un_carosabil_umed" TargetMode="External"/><Relationship Id="rId1915" Type="http://schemas.openxmlformats.org/officeDocument/2006/relationships/hyperlink" Target="http://e-drpciv.ro/intrebare/596/este_permisa_montarea_de_catre_detinatorul_unui_autovehicul_a_unui_alt_avertizor_sonor_in_afara_celui_omologat_de_catre_autoritatea_competenta" TargetMode="External"/><Relationship Id="rId289" Type="http://schemas.openxmlformats.org/officeDocument/2006/relationships/hyperlink" Target="http://e-drpciv.ro/poze2/1029.jpg" TargetMode="External"/><Relationship Id="rId496" Type="http://schemas.openxmlformats.org/officeDocument/2006/relationships/hyperlink" Target="http://e-drpciv.ro/tag/examen-auto" TargetMode="External"/><Relationship Id="rId2177" Type="http://schemas.openxmlformats.org/officeDocument/2006/relationships/hyperlink" Target="http://e-drpciv.ro/intrebare/197/ce_semnificatie_are_marcajul_longitudinal_aplicat_sub_forma_unei_linii_continue_pe_axul_drumurilor_publice" TargetMode="External"/><Relationship Id="rId2384" Type="http://schemas.openxmlformats.org/officeDocument/2006/relationships/hyperlink" Target="http://e-drpciv.ro/intrebare/751/cand_sunteti_obligat_sa_pastrati_o_distanta_corespunzatoare_fata_de_cel_care_ruleaza_in_fata_dumneavoastra" TargetMode="External"/><Relationship Id="rId2591" Type="http://schemas.openxmlformats.org/officeDocument/2006/relationships/hyperlink" Target="http://e-drpciv.ro/intrebare/802/la_calea_ferata_curenta_prevazuta_cu_bariere_atunci_cand_semnalele_sonore_si_luminoase_de_culoare_rosie_sunt_in_functiune_sunteti_avertizat_ca" TargetMode="External"/><Relationship Id="rId149" Type="http://schemas.openxmlformats.org/officeDocument/2006/relationships/hyperlink" Target="http://e-drpciv.ro/intrebare/704/se_interzice_oprirea_voluntara" TargetMode="External"/><Relationship Id="rId356" Type="http://schemas.openxmlformats.org/officeDocument/2006/relationships/hyperlink" Target="http://e-drpciv.ro/intrebare/35/care_dintre_indicatoarele_alaturate_creeaza_obligatii_pentru_conducatorii_de_vehicule" TargetMode="External"/><Relationship Id="rId563" Type="http://schemas.openxmlformats.org/officeDocument/2006/relationships/hyperlink" Target="http://e-drpciv.ro/intrebare/626/fumul_de_culoare_neagra_emis_de_esapament_indica" TargetMode="External"/><Relationship Id="rId770" Type="http://schemas.openxmlformats.org/officeDocument/2006/relationships/hyperlink" Target="http://e-drpciv.ro/tag/drpciv" TargetMode="External"/><Relationship Id="rId1193" Type="http://schemas.openxmlformats.org/officeDocument/2006/relationships/hyperlink" Target="http://e-drpciv.ro/tag/auto-chestionare" TargetMode="External"/><Relationship Id="rId2037" Type="http://schemas.openxmlformats.org/officeDocument/2006/relationships/hyperlink" Target="http://e-drpciv.ro/tag/teste-auto" TargetMode="External"/><Relationship Id="rId2244" Type="http://schemas.openxmlformats.org/officeDocument/2006/relationships/hyperlink" Target="http://e-drpciv.ro/tag/www-drpciv-chestionare" TargetMode="External"/><Relationship Id="rId2451" Type="http://schemas.openxmlformats.org/officeDocument/2006/relationships/image" Target="media/image299.jpeg"/><Relationship Id="rId2689" Type="http://schemas.openxmlformats.org/officeDocument/2006/relationships/image" Target="media/image351.jpeg"/><Relationship Id="rId216" Type="http://schemas.openxmlformats.org/officeDocument/2006/relationships/hyperlink" Target="http://e-drpciv.ro/tag/www-drpciv-chestionare" TargetMode="External"/><Relationship Id="rId423" Type="http://schemas.openxmlformats.org/officeDocument/2006/relationships/hyperlink" Target="http://e-drpciv.ro/tag/examen-auto" TargetMode="External"/><Relationship Id="rId868" Type="http://schemas.openxmlformats.org/officeDocument/2006/relationships/hyperlink" Target="http://e-drpciv.ro/intrebare/598/ce_deprindere_gresita_a_conducatorului_auto_determina_frecvent_defectarea_ambreiajului" TargetMode="External"/><Relationship Id="rId1053" Type="http://schemas.openxmlformats.org/officeDocument/2006/relationships/hyperlink" Target="http://e-drpciv.ro/tag/chestionare-auto-B" TargetMode="External"/><Relationship Id="rId1260" Type="http://schemas.openxmlformats.org/officeDocument/2006/relationships/hyperlink" Target="http://e-drpciv.ro/tag/intrebari-cat-b1" TargetMode="External"/><Relationship Id="rId1498" Type="http://schemas.openxmlformats.org/officeDocument/2006/relationships/hyperlink" Target="http://e-drpciv.ro/intrebare/3736/ce_semnifica_indicatorul" TargetMode="External"/><Relationship Id="rId2104" Type="http://schemas.openxmlformats.org/officeDocument/2006/relationships/hyperlink" Target="http://e-drpciv.ro/tag/www-drpciv-chestionare" TargetMode="External"/><Relationship Id="rId2549" Type="http://schemas.openxmlformats.org/officeDocument/2006/relationships/hyperlink" Target="http://e-drpciv.ro/tag/examen-auto" TargetMode="External"/><Relationship Id="rId630" Type="http://schemas.openxmlformats.org/officeDocument/2006/relationships/hyperlink" Target="http://e-drpciv.ro/intrebare/309/care_dintre_cele_trei_autovehicule_a_parcat_regulamentar" TargetMode="External"/><Relationship Id="rId728" Type="http://schemas.openxmlformats.org/officeDocument/2006/relationships/hyperlink" Target="http://e-drpciv.ro/tag/examen-permis" TargetMode="External"/><Relationship Id="rId935" Type="http://schemas.openxmlformats.org/officeDocument/2006/relationships/hyperlink" Target="http://e-drpciv.ro/poze2/381.jpg" TargetMode="External"/><Relationship Id="rId1358" Type="http://schemas.openxmlformats.org/officeDocument/2006/relationships/hyperlink" Target="http://e-drpciv.ro/tag/examen-drpciv" TargetMode="External"/><Relationship Id="rId1565" Type="http://schemas.openxmlformats.org/officeDocument/2006/relationships/hyperlink" Target="http://e-drpciv.ro/intrebare/987/daca_politistul_se_afla_in_intersectie_cu_fata_catre_conducatorul_autovehiculului_si_ii_adreseaza_acestuia_un_alt_semnal_decat_pozitia_sa_care_inseamna_oprire_conducatorul_trebuie" TargetMode="External"/><Relationship Id="rId1772" Type="http://schemas.openxmlformats.org/officeDocument/2006/relationships/image" Target="media/image167.jpeg"/><Relationship Id="rId2311" Type="http://schemas.openxmlformats.org/officeDocument/2006/relationships/hyperlink" Target="http://e-drpciv.ro/intrebare/461/cum_veti_proceda_intr-o_curba_lipsita_de_vizibilitate_daca_in_fata_dvs_circula_o_bicicleta" TargetMode="External"/><Relationship Id="rId2409" Type="http://schemas.openxmlformats.org/officeDocument/2006/relationships/hyperlink" Target="http://e-drpciv.ro/tag/teste-auto-chestionare" TargetMode="External"/><Relationship Id="rId2616" Type="http://schemas.openxmlformats.org/officeDocument/2006/relationships/hyperlink" Target="http://e-drpciv.ro/tag/drpciv.ro" TargetMode="External"/><Relationship Id="rId64" Type="http://schemas.openxmlformats.org/officeDocument/2006/relationships/hyperlink" Target="http://e-drpciv.ro/tag/teste-auto" TargetMode="External"/><Relationship Id="rId1120" Type="http://schemas.openxmlformats.org/officeDocument/2006/relationships/hyperlink" Target="http://e-drpciv.ro/tag/examen-sala" TargetMode="External"/><Relationship Id="rId1218" Type="http://schemas.openxmlformats.org/officeDocument/2006/relationships/hyperlink" Target="http://e-drpciv.ro/tag/examen-drpciv" TargetMode="External"/><Relationship Id="rId1425" Type="http://schemas.openxmlformats.org/officeDocument/2006/relationships/hyperlink" Target="http://e-drpciv.ro/intrebare/64/cum_se_semnalizeaza_noaptea_intentia_de_a_depasi_alt_vehicul_intr-o_localitate_pe_un_drum_neiluminat" TargetMode="External"/><Relationship Id="rId1632" Type="http://schemas.openxmlformats.org/officeDocument/2006/relationships/hyperlink" Target="http://e-drpciv.ro/tag/permis-cat-B1" TargetMode="External"/><Relationship Id="rId1937" Type="http://schemas.openxmlformats.org/officeDocument/2006/relationships/hyperlink" Target="http://e-drpciv.ro/tag/permis-categoria-B" TargetMode="External"/><Relationship Id="rId2199" Type="http://schemas.openxmlformats.org/officeDocument/2006/relationships/hyperlink" Target="http://e-drpciv.ro/tag/raspunsuri-drpciv" TargetMode="External"/><Relationship Id="rId280" Type="http://schemas.openxmlformats.org/officeDocument/2006/relationships/hyperlink" Target="http://e-drpciv.ro/intrebare/1037/ce_interdictie_aveti_in_aceasta_situatie" TargetMode="External"/><Relationship Id="rId140" Type="http://schemas.openxmlformats.org/officeDocument/2006/relationships/hyperlink" Target="http://e-drpciv.ro/tag/permis-auto" TargetMode="External"/><Relationship Id="rId378" Type="http://schemas.openxmlformats.org/officeDocument/2006/relationships/hyperlink" Target="http://e-drpciv.ro/tag/www.drpciv" TargetMode="External"/><Relationship Id="rId585" Type="http://schemas.openxmlformats.org/officeDocument/2006/relationships/hyperlink" Target="http://e-drpciv.ro/poze2/132.jpg" TargetMode="External"/><Relationship Id="rId792" Type="http://schemas.openxmlformats.org/officeDocument/2006/relationships/hyperlink" Target="http://e-drpciv.ro/intrebare/68/intoarcerea_unui_autovehicul_este_interzisa" TargetMode="External"/><Relationship Id="rId2059" Type="http://schemas.openxmlformats.org/officeDocument/2006/relationships/hyperlink" Target="http://e-drpciv.ro/intrebare/843/ce_obligatii_aveti_la_trecerea_pentru_pietoni_pe_sensul_dvs_de_mers" TargetMode="External"/><Relationship Id="rId2266" Type="http://schemas.openxmlformats.org/officeDocument/2006/relationships/hyperlink" Target="http://e-drpciv.ro/poze2/854.jpg" TargetMode="External"/><Relationship Id="rId2473" Type="http://schemas.openxmlformats.org/officeDocument/2006/relationships/hyperlink" Target="http://e-drpciv.ro/intrebare/154/cum_trebuie_sa_procedati_daca_circuland_cu_viteza_maxima_admisa_de_lege_observati_ca_un_alt_autovehicul_incearca_sa_va_depaseasca" TargetMode="External"/><Relationship Id="rId2680" Type="http://schemas.openxmlformats.org/officeDocument/2006/relationships/image" Target="media/image342.jpeg"/><Relationship Id="rId6" Type="http://schemas.openxmlformats.org/officeDocument/2006/relationships/hyperlink" Target="http://e-drpciv.ro/intrebare/963/cum_veti_semnaliza_faptul_ca_autovehiculul_cu_care_circulati_a_ramas_in_pana_pe_partea_carosabila" TargetMode="External"/><Relationship Id="rId238" Type="http://schemas.openxmlformats.org/officeDocument/2006/relationships/hyperlink" Target="http://e-drpciv.ro/poze2/863.jpg" TargetMode="External"/><Relationship Id="rId445" Type="http://schemas.openxmlformats.org/officeDocument/2006/relationships/hyperlink" Target="http://e-drpciv.ro/tag/drpciv.ro" TargetMode="External"/><Relationship Id="rId652" Type="http://schemas.openxmlformats.org/officeDocument/2006/relationships/hyperlink" Target="http://e-drpciv.ro/tag/chestionare-auto" TargetMode="External"/><Relationship Id="rId1075" Type="http://schemas.openxmlformats.org/officeDocument/2006/relationships/hyperlink" Target="http://e-drpciv.ro/tag/permis-auto" TargetMode="External"/><Relationship Id="rId1282" Type="http://schemas.openxmlformats.org/officeDocument/2006/relationships/hyperlink" Target="http://e-drpciv.ro/poze2/22.jpg" TargetMode="External"/><Relationship Id="rId2126" Type="http://schemas.openxmlformats.org/officeDocument/2006/relationships/hyperlink" Target="http://e-drpciv.ro/tag/examen-auto" TargetMode="External"/><Relationship Id="rId2333" Type="http://schemas.openxmlformats.org/officeDocument/2006/relationships/image" Target="media/image267.jpeg"/><Relationship Id="rId2540" Type="http://schemas.openxmlformats.org/officeDocument/2006/relationships/image" Target="media/image327.jpeg"/><Relationship Id="rId305" Type="http://schemas.openxmlformats.org/officeDocument/2006/relationships/hyperlink" Target="http://e-drpciv.ro/intrebare/961/intoarcerea_este_interzisa" TargetMode="External"/><Relationship Id="rId512" Type="http://schemas.openxmlformats.org/officeDocument/2006/relationships/hyperlink" Target="http://e-drpciv.ro/intrebare/1024/cum_se_executa_depasirea_autoturismelor_si_a_autocamioanelor_pe_un_drum_fara_marcaje_pe_care_circulatia_se_desfasoara_in_sens_unic" TargetMode="External"/><Relationship Id="rId957" Type="http://schemas.openxmlformats.org/officeDocument/2006/relationships/hyperlink" Target="http://e-drpciv.ro/intrebare/355/este_permisa_remorcarea_unui_autovehicul_pe_autostrada" TargetMode="External"/><Relationship Id="rId1142" Type="http://schemas.openxmlformats.org/officeDocument/2006/relationships/image" Target="media/image90.jpeg"/><Relationship Id="rId1587" Type="http://schemas.openxmlformats.org/officeDocument/2006/relationships/hyperlink" Target="http://e-drpciv.ro/tag/examen-sala" TargetMode="External"/><Relationship Id="rId1794" Type="http://schemas.openxmlformats.org/officeDocument/2006/relationships/hyperlink" Target="http://e-drpciv.ro/intrebare/412/cea_mai_frecventa_defectiune_a_instalatiei_de_racire_a_motorului_este" TargetMode="External"/><Relationship Id="rId2400" Type="http://schemas.openxmlformats.org/officeDocument/2006/relationships/image" Target="media/image288.jpeg"/><Relationship Id="rId2638" Type="http://schemas.openxmlformats.org/officeDocument/2006/relationships/image" Target="media/image336.jpeg"/><Relationship Id="rId86" Type="http://schemas.openxmlformats.org/officeDocument/2006/relationships/hyperlink" Target="http://e-drpciv.ro/tag/raspunsuri-drpciv" TargetMode="External"/><Relationship Id="rId817" Type="http://schemas.openxmlformats.org/officeDocument/2006/relationships/hyperlink" Target="http://e-drpciv.ro/tag/permis-cat-b" TargetMode="External"/><Relationship Id="rId1002" Type="http://schemas.openxmlformats.org/officeDocument/2006/relationships/hyperlink" Target="http://e-drpciv.ro/tag/chestionare-auto" TargetMode="External"/><Relationship Id="rId1447" Type="http://schemas.openxmlformats.org/officeDocument/2006/relationships/hyperlink" Target="http://e-drpciv.ro/tag/teste-drpciv" TargetMode="External"/><Relationship Id="rId1654" Type="http://schemas.openxmlformats.org/officeDocument/2006/relationships/hyperlink" Target="http://e-drpciv.ro/intrebare/152/care_este_semnalizarea_specifica_mersului_inapoi" TargetMode="External"/><Relationship Id="rId1861" Type="http://schemas.openxmlformats.org/officeDocument/2006/relationships/hyperlink" Target="http://e-drpciv.ro/intrebari/page/47" TargetMode="External"/><Relationship Id="rId2705" Type="http://schemas.openxmlformats.org/officeDocument/2006/relationships/hyperlink" Target="http://e-drpciv.ro/intrebare/718/cum_procedati_in_situatia_data" TargetMode="External"/><Relationship Id="rId1307" Type="http://schemas.openxmlformats.org/officeDocument/2006/relationships/hyperlink" Target="http://e-drpciv.ro/tag/examen-auto" TargetMode="External"/><Relationship Id="rId1514" Type="http://schemas.openxmlformats.org/officeDocument/2006/relationships/hyperlink" Target="http://e-drpciv.ro/tag/drpciv.ro" TargetMode="External"/><Relationship Id="rId1721" Type="http://schemas.openxmlformats.org/officeDocument/2006/relationships/hyperlink" Target="http://e-drpciv.ro/intrebare/268/cum_veti_proceda_la_intalnirea_indicatorului_alaturat" TargetMode="External"/><Relationship Id="rId1959" Type="http://schemas.openxmlformats.org/officeDocument/2006/relationships/hyperlink" Target="http://e-drpciv.ro/tag/teste-auto" TargetMode="External"/><Relationship Id="rId13" Type="http://schemas.openxmlformats.org/officeDocument/2006/relationships/hyperlink" Target="http://e-drpciv.ro/tag/teste-drpciv" TargetMode="External"/><Relationship Id="rId1819" Type="http://schemas.openxmlformats.org/officeDocument/2006/relationships/image" Target="media/image177.jpeg"/><Relationship Id="rId2190" Type="http://schemas.openxmlformats.org/officeDocument/2006/relationships/hyperlink" Target="http://e-drpciv.ro/tag/permis-auto" TargetMode="External"/><Relationship Id="rId2288" Type="http://schemas.openxmlformats.org/officeDocument/2006/relationships/hyperlink" Target="http://e-drpciv.ro/intrebare/3711/care_dintre_indicatoare_te_avertizeaza_ca_urmeaza_sa_intersectezi_un_drum_fara_prioritate" TargetMode="External"/><Relationship Id="rId2495" Type="http://schemas.openxmlformats.org/officeDocument/2006/relationships/hyperlink" Target="http://e-drpciv.ro/intrebare/741/va_apropiati_de_o_trecere_la_nivel_cu_calea_ferata_curenta_fara_bariere_in_traversarea_careia_s-a_angajat_o_caruta_aflata_in_fata_dvs_in_aceasta_situatie_puteti_efectua_depasirea" TargetMode="External"/><Relationship Id="rId162" Type="http://schemas.openxmlformats.org/officeDocument/2006/relationships/hyperlink" Target="http://e-drpciv.ro/intrebare/601/in_care_dintre_urmatoarele_situatii_sunteti_obligat_sa_circulati_cu_o_viteza_care_sa_nu_depaseasca_30_kmh_in_localitati" TargetMode="External"/><Relationship Id="rId467" Type="http://schemas.openxmlformats.org/officeDocument/2006/relationships/hyperlink" Target="http://e-drpciv.ro/tag/drpciv" TargetMode="External"/><Relationship Id="rId1097" Type="http://schemas.openxmlformats.org/officeDocument/2006/relationships/hyperlink" Target="http://e-drpciv.ro/intrebare/610/cum_procedati_corect_in_aceasta_situatie" TargetMode="External"/><Relationship Id="rId2050" Type="http://schemas.openxmlformats.org/officeDocument/2006/relationships/hyperlink" Target="http://e-drpciv.ro/tag/examen-auto" TargetMode="External"/><Relationship Id="rId2148" Type="http://schemas.openxmlformats.org/officeDocument/2006/relationships/hyperlink" Target="http://e-drpciv.ro/intrebare/616/imobilizarea_unui_vehicul_de_catre_politistul_rutier_se_dispune" TargetMode="External"/><Relationship Id="rId674" Type="http://schemas.openxmlformats.org/officeDocument/2006/relationships/hyperlink" Target="http://e-drpciv.ro/intrebare/328/conducatorul_autoturismului_din_imagine_va_circula_cu" TargetMode="External"/><Relationship Id="rId881" Type="http://schemas.openxmlformats.org/officeDocument/2006/relationships/hyperlink" Target="http://e-drpciv.ro/tag/chestionare-auto-2014" TargetMode="External"/><Relationship Id="rId979" Type="http://schemas.openxmlformats.org/officeDocument/2006/relationships/hyperlink" Target="http://e-drpciv.ro/intrebare/453/folosirea_incorecta_pe_timp_de_noapte_a_luminilor_de_drum_la_intalnirea_cu_alt_autovehicul_care_circula_din_sens_opus_se_sanctioneaza_cu" TargetMode="External"/><Relationship Id="rId2355" Type="http://schemas.openxmlformats.org/officeDocument/2006/relationships/hyperlink" Target="http://e-drpciv.ro/tag/teste-auto" TargetMode="External"/><Relationship Id="rId2562" Type="http://schemas.openxmlformats.org/officeDocument/2006/relationships/hyperlink" Target="http://e-drpciv.ro/tag/intrebari-drpciv" TargetMode="External"/><Relationship Id="rId327" Type="http://schemas.openxmlformats.org/officeDocument/2006/relationships/hyperlink" Target="http://e-drpciv.ro/tag/examen-permis-auto" TargetMode="External"/><Relationship Id="rId534" Type="http://schemas.openxmlformats.org/officeDocument/2006/relationships/hyperlink" Target="http://e-drpciv.ro/intrebare/747/ce_cauze_determina_poluarea_mediului_ambiant_de_catre_autovehicule" TargetMode="External"/><Relationship Id="rId741" Type="http://schemas.openxmlformats.org/officeDocument/2006/relationships/image" Target="media/image52.jpeg"/><Relationship Id="rId839" Type="http://schemas.openxmlformats.org/officeDocument/2006/relationships/hyperlink" Target="http://e-drpciv.ro/tag/chestionare-auto-2014" TargetMode="External"/><Relationship Id="rId1164" Type="http://schemas.openxmlformats.org/officeDocument/2006/relationships/hyperlink" Target="http://e-drpciv.ro/intrebare/343/uzura_prematura_a_pneurilor_din_fata_se_datoreaza_in_primul_rand" TargetMode="External"/><Relationship Id="rId1371" Type="http://schemas.openxmlformats.org/officeDocument/2006/relationships/hyperlink" Target="http://e-drpciv.ro/poze2/618.jpg" TargetMode="External"/><Relationship Id="rId1469" Type="http://schemas.openxmlformats.org/officeDocument/2006/relationships/hyperlink" Target="http://e-drpciv.ro/tag/examen-auto" TargetMode="External"/><Relationship Id="rId2008" Type="http://schemas.openxmlformats.org/officeDocument/2006/relationships/image" Target="media/image217.jpeg"/><Relationship Id="rId2215" Type="http://schemas.openxmlformats.org/officeDocument/2006/relationships/image" Target="media/image243.jpeg"/><Relationship Id="rId2422" Type="http://schemas.openxmlformats.org/officeDocument/2006/relationships/image" Target="media/image295.jpeg"/><Relationship Id="rId601" Type="http://schemas.openxmlformats.org/officeDocument/2006/relationships/hyperlink" Target="http://e-drpciv.ro/tag/simulare-examen-auto" TargetMode="External"/><Relationship Id="rId1024" Type="http://schemas.openxmlformats.org/officeDocument/2006/relationships/hyperlink" Target="http://e-drpciv.ro/intrebare/367/va_este_permis_sa_depasiti_biciclistii" TargetMode="External"/><Relationship Id="rId1231" Type="http://schemas.openxmlformats.org/officeDocument/2006/relationships/hyperlink" Target="http://e-drpciv.ro/tag/intrebari-categoria-B1" TargetMode="External"/><Relationship Id="rId1676" Type="http://schemas.openxmlformats.org/officeDocument/2006/relationships/image" Target="media/image148.jpeg"/><Relationship Id="rId1883" Type="http://schemas.openxmlformats.org/officeDocument/2006/relationships/hyperlink" Target="http://e-drpciv.ro/intrebare/54/sunteti_obligat_sa_reduceti_viteza_pana_la_limita_legala_la_trecerile_pentru_pietoni_nesemaforizate_dar_semnalizate_prin_indicatoare_si_marcaje_daca" TargetMode="External"/><Relationship Id="rId2727" Type="http://schemas.openxmlformats.org/officeDocument/2006/relationships/image" Target="media/image365.jpeg"/><Relationship Id="rId906" Type="http://schemas.openxmlformats.org/officeDocument/2006/relationships/hyperlink" Target="http://e-drpciv.ro/intrebare/967/cum_procedati_corect_daca_circulati_inainte_si_semaforul_indica_lumina_galbena_intermitenta" TargetMode="External"/><Relationship Id="rId1329" Type="http://schemas.openxmlformats.org/officeDocument/2006/relationships/hyperlink" Target="http://e-drpciv.ro/intrebare/853/cum_puteti_folosi_in_conditii_optime_capacitatea_de_franare_a_motorului_atunci_cand_coborati_o_panta_lunga_si_inclinata" TargetMode="External"/><Relationship Id="rId1536" Type="http://schemas.openxmlformats.org/officeDocument/2006/relationships/hyperlink" Target="http://e-drpciv.ro/intrebare/964/in_care_dintre_urmatoarele_situatii_se_anuleaza_permisul_de_conducere" TargetMode="External"/><Relationship Id="rId1743" Type="http://schemas.openxmlformats.org/officeDocument/2006/relationships/hyperlink" Target="http://e-drpciv.ro/intrebare/133/ce_obligatii_va_revin_daca_intr-o_intersectie_virati_la_stanga_pe_semnalul_verde_al_semaforului" TargetMode="External"/><Relationship Id="rId1950" Type="http://schemas.openxmlformats.org/officeDocument/2006/relationships/hyperlink" Target="http://e-drpciv.ro/intrebare/2485/care_dintre_cei_doi_conducatori_nu_circula_corect" TargetMode="External"/><Relationship Id="rId35" Type="http://schemas.openxmlformats.org/officeDocument/2006/relationships/hyperlink" Target="http://e-drpciv.ro/tag/drpciv" TargetMode="External"/><Relationship Id="rId1603" Type="http://schemas.openxmlformats.org/officeDocument/2006/relationships/image" Target="media/image137.jpeg"/><Relationship Id="rId1810" Type="http://schemas.openxmlformats.org/officeDocument/2006/relationships/hyperlink" Target="http://e-drpciv.ro/intrebare/74/scoaterea_pe_partea_laterala_din_dreapta_a_bastonului_reflectorizant_de_catre_politistul_care_insoteste_o_coloana_oficiala_de_autovehicule_obliga_conducatorii_care_circula_in_spatele_acesteia" TargetMode="External"/><Relationship Id="rId184" Type="http://schemas.openxmlformats.org/officeDocument/2006/relationships/hyperlink" Target="http://e-drpciv.ro/tag/drpciv" TargetMode="External"/><Relationship Id="rId391" Type="http://schemas.openxmlformats.org/officeDocument/2006/relationships/hyperlink" Target="http://e-drpciv.ro/tag/permis-auto" TargetMode="External"/><Relationship Id="rId1908" Type="http://schemas.openxmlformats.org/officeDocument/2006/relationships/hyperlink" Target="http://e-drpciv.ro/tag/examen-sala" TargetMode="External"/><Relationship Id="rId2072" Type="http://schemas.openxmlformats.org/officeDocument/2006/relationships/hyperlink" Target="http://e-drpciv.ro/tag/teste-auto" TargetMode="External"/><Relationship Id="rId251" Type="http://schemas.openxmlformats.org/officeDocument/2006/relationships/hyperlink" Target="http://e-drpciv.ro/tag/examen-drpciv" TargetMode="External"/><Relationship Id="rId489" Type="http://schemas.openxmlformats.org/officeDocument/2006/relationships/hyperlink" Target="http://e-drpciv.ro/tag/raspunsuri-drpciv" TargetMode="External"/><Relationship Id="rId696" Type="http://schemas.openxmlformats.org/officeDocument/2006/relationships/image" Target="media/image42.jpeg"/><Relationship Id="rId2377" Type="http://schemas.openxmlformats.org/officeDocument/2006/relationships/hyperlink" Target="http://e-drpciv.ro/tag/drpciv-chestionare" TargetMode="External"/><Relationship Id="rId2584" Type="http://schemas.openxmlformats.org/officeDocument/2006/relationships/hyperlink" Target="http://e-drpciv.ro/tag/intrebari-cat-B1" TargetMode="External"/><Relationship Id="rId349" Type="http://schemas.openxmlformats.org/officeDocument/2006/relationships/hyperlink" Target="http://e-drpciv.ro/intrebare/287/ce_trebuie_sa_folositi_pentru_imobilizarea_fracturilor_de_la_membrele_superioare" TargetMode="External"/><Relationship Id="rId556" Type="http://schemas.openxmlformats.org/officeDocument/2006/relationships/image" Target="media/image28.jpeg"/><Relationship Id="rId763" Type="http://schemas.openxmlformats.org/officeDocument/2006/relationships/hyperlink" Target="http://e-drpciv.ro/tag/chestionare-auto" TargetMode="External"/><Relationship Id="rId1186" Type="http://schemas.openxmlformats.org/officeDocument/2006/relationships/hyperlink" Target="http://e-drpciv.ro/intrebare/686/cum_procedati_cand_urmeaza_sa_traversati_o_trecere_la_nivel_cu_calea_ferata_simpla_fara_bariere" TargetMode="External"/><Relationship Id="rId1393" Type="http://schemas.openxmlformats.org/officeDocument/2006/relationships/hyperlink" Target="http://e-drpciv.ro/tag/chestionare-drpciv" TargetMode="External"/><Relationship Id="rId2237" Type="http://schemas.openxmlformats.org/officeDocument/2006/relationships/hyperlink" Target="http://e-drpciv.ro/tag/chestionare-auto" TargetMode="External"/><Relationship Id="rId2444" Type="http://schemas.openxmlformats.org/officeDocument/2006/relationships/hyperlink" Target="http://e-drpciv.ro/tag/intrebari-categoria-TR" TargetMode="External"/><Relationship Id="rId111" Type="http://schemas.openxmlformats.org/officeDocument/2006/relationships/hyperlink" Target="http://e-drpciv.ro/tag/teste-auto" TargetMode="External"/><Relationship Id="rId209" Type="http://schemas.openxmlformats.org/officeDocument/2006/relationships/hyperlink" Target="http://e-drpciv.ro/intrebare/76/in_ce_situatii_nu_va_este_permisa_depasirea" TargetMode="External"/><Relationship Id="rId416" Type="http://schemas.openxmlformats.org/officeDocument/2006/relationships/hyperlink" Target="http://e-drpciv.ro/tag/examen-permis-auto" TargetMode="External"/><Relationship Id="rId970" Type="http://schemas.openxmlformats.org/officeDocument/2006/relationships/hyperlink" Target="http://e-drpciv.ro/tag/examen-auto" TargetMode="External"/><Relationship Id="rId1046" Type="http://schemas.openxmlformats.org/officeDocument/2006/relationships/hyperlink" Target="http://e-drpciv.ro/tag/simulare-examen-auto" TargetMode="External"/><Relationship Id="rId1253" Type="http://schemas.openxmlformats.org/officeDocument/2006/relationships/hyperlink" Target="http://e-drpciv.ro/intrebare/294/semnalele_date_dintr-un_autovehicul_al_politiei_care_insoteste_o_coloana_oficiala_de_vehicule_prin_folosirea_mijloacelor_speciale_de_avertizare_sonora_si_luminoasa_obliga_la" TargetMode="External"/><Relationship Id="rId1698" Type="http://schemas.openxmlformats.org/officeDocument/2006/relationships/hyperlink" Target="http://e-drpciv.ro/intrebare/3707/indicatorul_alaturat_interzice" TargetMode="External"/><Relationship Id="rId2651" Type="http://schemas.openxmlformats.org/officeDocument/2006/relationships/hyperlink" Target="http://e-drpciv.ro/tag/examen-auto-cat-tr" TargetMode="External"/><Relationship Id="rId623" Type="http://schemas.openxmlformats.org/officeDocument/2006/relationships/hyperlink" Target="http://e-drpciv.ro/poze2/399.jpg" TargetMode="External"/><Relationship Id="rId830" Type="http://schemas.openxmlformats.org/officeDocument/2006/relationships/hyperlink" Target="http://e-drpciv.ro/tag/permis-cat-TR" TargetMode="External"/><Relationship Id="rId928" Type="http://schemas.openxmlformats.org/officeDocument/2006/relationships/hyperlink" Target="http://e-drpciv.ro/tag/drpciv.ro" TargetMode="External"/><Relationship Id="rId1460" Type="http://schemas.openxmlformats.org/officeDocument/2006/relationships/hyperlink" Target="http://e-drpciv.ro/intrebare/305/cum_procedati_in_situatia_in_care_dupa_resuscitarea_cardio-respiratorie_accidentatul_isi_recapata_pulsul" TargetMode="External"/><Relationship Id="rId1558" Type="http://schemas.openxmlformats.org/officeDocument/2006/relationships/hyperlink" Target="http://e-drpciv.ro/tag/drpciv" TargetMode="External"/><Relationship Id="rId1765" Type="http://schemas.openxmlformats.org/officeDocument/2006/relationships/image" Target="media/image160.jpeg"/><Relationship Id="rId2304" Type="http://schemas.openxmlformats.org/officeDocument/2006/relationships/hyperlink" Target="http://e-drpciv.ro/tag/www.drpciv" TargetMode="External"/><Relationship Id="rId2511" Type="http://schemas.openxmlformats.org/officeDocument/2006/relationships/image" Target="media/image306.jpeg"/><Relationship Id="rId2609" Type="http://schemas.openxmlformats.org/officeDocument/2006/relationships/hyperlink" Target="http://e-drpciv.ro/poze2/779.jpg" TargetMode="External"/><Relationship Id="rId57" Type="http://schemas.openxmlformats.org/officeDocument/2006/relationships/hyperlink" Target="http://e-drpciv.ro/tag/permis-auto-cat-B" TargetMode="External"/><Relationship Id="rId1113" Type="http://schemas.openxmlformats.org/officeDocument/2006/relationships/hyperlink" Target="http://e-drpciv.ro/tag/intrebari-categoria-TR" TargetMode="External"/><Relationship Id="rId1320" Type="http://schemas.openxmlformats.org/officeDocument/2006/relationships/hyperlink" Target="http://e-drpciv.ro/intrebare/360/cum_se_imobilizeaza_fractura_labei_piciorului" TargetMode="External"/><Relationship Id="rId1418" Type="http://schemas.openxmlformats.org/officeDocument/2006/relationships/image" Target="media/image118.jpeg"/><Relationship Id="rId1972" Type="http://schemas.openxmlformats.org/officeDocument/2006/relationships/hyperlink" Target="http://e-drpciv.ro/tag/raspunsuri-drpciv" TargetMode="External"/><Relationship Id="rId1625" Type="http://schemas.openxmlformats.org/officeDocument/2006/relationships/hyperlink" Target="http://e-drpciv.ro/tag/permis-auto-cat-B" TargetMode="External"/><Relationship Id="rId1832" Type="http://schemas.openxmlformats.org/officeDocument/2006/relationships/hyperlink" Target="http://e-drpciv.ro/tag/examen-permis-auto" TargetMode="External"/><Relationship Id="rId2094" Type="http://schemas.openxmlformats.org/officeDocument/2006/relationships/hyperlink" Target="http://e-drpciv.ro/tag/examen-sala" TargetMode="External"/><Relationship Id="rId273" Type="http://schemas.openxmlformats.org/officeDocument/2006/relationships/hyperlink" Target="http://e-drpciv.ro/intrebare/756/conducatorilor_de_vehicule_le_este_interzis" TargetMode="External"/><Relationship Id="rId480" Type="http://schemas.openxmlformats.org/officeDocument/2006/relationships/hyperlink" Target="http://e-drpciv.ro/tag/examen-permis-auto" TargetMode="External"/><Relationship Id="rId2161" Type="http://schemas.openxmlformats.org/officeDocument/2006/relationships/hyperlink" Target="http://e-drpciv.ro/intrebare/748/camionul_executa_corect_depasirea_autoturismului" TargetMode="External"/><Relationship Id="rId2399" Type="http://schemas.openxmlformats.org/officeDocument/2006/relationships/image" Target="media/image287.jpeg"/><Relationship Id="rId133" Type="http://schemas.openxmlformats.org/officeDocument/2006/relationships/hyperlink" Target="http://e-drpciv.ro/intrebare/372/in_care_dintre_situatii_se_dispune_imobilizarea_unui_vehicul" TargetMode="External"/><Relationship Id="rId340" Type="http://schemas.openxmlformats.org/officeDocument/2006/relationships/hyperlink" Target="http://e-drpciv.ro/intrebare/276/ce_obligatii_va_revin_atunci_cand_conduceti_un_autovehicul_pe_timpul_noptii_si_va_apropiati_de_un_alt_autovehicul_care_circula_in_fata_dvs" TargetMode="External"/><Relationship Id="rId578" Type="http://schemas.openxmlformats.org/officeDocument/2006/relationships/hyperlink" Target="http://e-drpciv.ro/tag/drpciv" TargetMode="External"/><Relationship Id="rId785" Type="http://schemas.openxmlformats.org/officeDocument/2006/relationships/image" Target="media/image55.jpeg"/><Relationship Id="rId992" Type="http://schemas.openxmlformats.org/officeDocument/2006/relationships/hyperlink" Target="http://e-drpciv.ro/tag/chestionare-auto-2014" TargetMode="External"/><Relationship Id="rId2021" Type="http://schemas.openxmlformats.org/officeDocument/2006/relationships/image" Target="media/image220.jpeg"/><Relationship Id="rId2259" Type="http://schemas.openxmlformats.org/officeDocument/2006/relationships/hyperlink" Target="http://e-drpciv.ro/tag/examen-auto-categoria-tr" TargetMode="External"/><Relationship Id="rId2466" Type="http://schemas.openxmlformats.org/officeDocument/2006/relationships/hyperlink" Target="http://e-drpciv.ro/tag/permis-auto" TargetMode="External"/><Relationship Id="rId2673" Type="http://schemas.openxmlformats.org/officeDocument/2006/relationships/hyperlink" Target="http://e-drpciv.ro/tag/intrebari-drpciv" TargetMode="External"/><Relationship Id="rId200" Type="http://schemas.openxmlformats.org/officeDocument/2006/relationships/hyperlink" Target="http://e-drpciv.ro/intrebare/254/la_intalnirea_unui_vehicul_care_circula_noaptea_din_sens_opus_pe_un_drum_neiluminat_conducatorul_de_autovehicul_este_obligat" TargetMode="External"/><Relationship Id="rId438" Type="http://schemas.openxmlformats.org/officeDocument/2006/relationships/hyperlink" Target="http://e-drpciv.ro/tag/examen-auto-cat-b" TargetMode="External"/><Relationship Id="rId645" Type="http://schemas.openxmlformats.org/officeDocument/2006/relationships/image" Target="media/image37.jpeg"/><Relationship Id="rId852" Type="http://schemas.openxmlformats.org/officeDocument/2006/relationships/hyperlink" Target="http://e-drpciv.ro/tag/permis-auto" TargetMode="External"/><Relationship Id="rId1068" Type="http://schemas.openxmlformats.org/officeDocument/2006/relationships/hyperlink" Target="http://e-drpciv.ro/intrebare/2857/care_dintre_cele_doua_indicatoare_iti_confera_prioritate" TargetMode="External"/><Relationship Id="rId1275" Type="http://schemas.openxmlformats.org/officeDocument/2006/relationships/image" Target="media/image107.jpeg"/><Relationship Id="rId1482" Type="http://schemas.openxmlformats.org/officeDocument/2006/relationships/hyperlink" Target="http://e-drpciv.ro/tag/intrebari-categoria-TR" TargetMode="External"/><Relationship Id="rId2119" Type="http://schemas.openxmlformats.org/officeDocument/2006/relationships/image" Target="media/image236.jpeg"/><Relationship Id="rId2326" Type="http://schemas.openxmlformats.org/officeDocument/2006/relationships/hyperlink" Target="http://e-drpciv.ro/tag/chestionare-auto" TargetMode="External"/><Relationship Id="rId2533" Type="http://schemas.openxmlformats.org/officeDocument/2006/relationships/hyperlink" Target="http://e-drpciv.ro/intrebare/1009/cum_constatati_in_timpul_mersului_fara_a_va_pune_in_pericol_daca_pe_sosea_este_polei" TargetMode="External"/><Relationship Id="rId505" Type="http://schemas.openxmlformats.org/officeDocument/2006/relationships/hyperlink" Target="http://e-drpciv.ro/tag/examen-auto" TargetMode="External"/><Relationship Id="rId712" Type="http://schemas.openxmlformats.org/officeDocument/2006/relationships/hyperlink" Target="http://e-drpciv.ro/tag/intrebari-drpciv" TargetMode="External"/><Relationship Id="rId1135" Type="http://schemas.openxmlformats.org/officeDocument/2006/relationships/hyperlink" Target="http://e-drpciv.ro/intrebare/965/indicatorul_interzice" TargetMode="External"/><Relationship Id="rId1342" Type="http://schemas.openxmlformats.org/officeDocument/2006/relationships/image" Target="media/image111.jpeg"/><Relationship Id="rId1787" Type="http://schemas.openxmlformats.org/officeDocument/2006/relationships/hyperlink" Target="http://e-drpciv.ro/tag/intrebari-drpciv" TargetMode="External"/><Relationship Id="rId1994" Type="http://schemas.openxmlformats.org/officeDocument/2006/relationships/image" Target="media/image204.jpeg"/><Relationship Id="rId79" Type="http://schemas.openxmlformats.org/officeDocument/2006/relationships/hyperlink" Target="http://e-drpciv.ro/tag/examen-auto-categoria-B1" TargetMode="External"/><Relationship Id="rId1202" Type="http://schemas.openxmlformats.org/officeDocument/2006/relationships/hyperlink" Target="http://e-drpciv.ro/tag/examen-permis" TargetMode="External"/><Relationship Id="rId1647" Type="http://schemas.openxmlformats.org/officeDocument/2006/relationships/hyperlink" Target="http://e-drpciv.ro/tag/teste-drpciv" TargetMode="External"/><Relationship Id="rId1854" Type="http://schemas.openxmlformats.org/officeDocument/2006/relationships/hyperlink" Target="http://e-drpciv.ro/intrebare/1020/ce_trebuie_sa_contina_biletul_care_se_prinde_langa_garoul_aplicat_unei_persoane_ranite" TargetMode="External"/><Relationship Id="rId2600" Type="http://schemas.openxmlformats.org/officeDocument/2006/relationships/hyperlink" Target="http://e-drpciv.ro/tag/examen-permis" TargetMode="External"/><Relationship Id="rId1507" Type="http://schemas.openxmlformats.org/officeDocument/2006/relationships/hyperlink" Target="http://e-drpciv.ro/tag/www-drpciv-chestionare" TargetMode="External"/><Relationship Id="rId1714" Type="http://schemas.openxmlformats.org/officeDocument/2006/relationships/hyperlink" Target="http://e-drpciv.ro/tag/chestionare-auto-2014" TargetMode="External"/><Relationship Id="rId295" Type="http://schemas.openxmlformats.org/officeDocument/2006/relationships/image" Target="media/image5.jpeg"/><Relationship Id="rId1921" Type="http://schemas.openxmlformats.org/officeDocument/2006/relationships/hyperlink" Target="http://e-drpciv.ro/intrebare/831/semnificatia_indicatoarelor_oprire_si_cedeaza_trecerea_instalate_in_intersectiile_semaforizate_trebuie_respectata" TargetMode="External"/><Relationship Id="rId2183" Type="http://schemas.openxmlformats.org/officeDocument/2006/relationships/hyperlink" Target="http://e-drpciv.ro/intrebare/3761/cui_ii_revine_obligatia_efectuarii_inspectiilor_tehnice_periodice_precum_si_a_respectarii_periodicitatii_acestora" TargetMode="External"/><Relationship Id="rId2390" Type="http://schemas.openxmlformats.org/officeDocument/2006/relationships/hyperlink" Target="http://e-drpciv.ro/intrebare/563/in_fata_dvs_s-a_produs_un_accident_rutier_care_este_cercetat_de_politie_iar_circulatia_se_desfasoara_anevoios_pe_un_singur_sens_cum_veti_proceda" TargetMode="External"/><Relationship Id="rId2488" Type="http://schemas.openxmlformats.org/officeDocument/2006/relationships/image" Target="media/image303.jpeg"/><Relationship Id="rId155" Type="http://schemas.openxmlformats.org/officeDocument/2006/relationships/hyperlink" Target="http://e-drpciv.ro/tag/www-drpciv-chestionare" TargetMode="External"/><Relationship Id="rId362" Type="http://schemas.openxmlformats.org/officeDocument/2006/relationships/hyperlink" Target="http://e-drpciv.ro/tag/permis-cat-b1" TargetMode="External"/><Relationship Id="rId1297" Type="http://schemas.openxmlformats.org/officeDocument/2006/relationships/hyperlink" Target="http://e-drpciv.ro/tag/permis-auto" TargetMode="External"/><Relationship Id="rId2043" Type="http://schemas.openxmlformats.org/officeDocument/2006/relationships/hyperlink" Target="http://e-drpciv.ro/poze2/983.jpg" TargetMode="External"/><Relationship Id="rId2250" Type="http://schemas.openxmlformats.org/officeDocument/2006/relationships/image" Target="media/image255.jpeg"/><Relationship Id="rId2695" Type="http://schemas.openxmlformats.org/officeDocument/2006/relationships/image" Target="media/image357.jpeg"/><Relationship Id="rId222" Type="http://schemas.openxmlformats.org/officeDocument/2006/relationships/hyperlink" Target="http://e-drpciv.ro/tag/www.drpciv" TargetMode="External"/><Relationship Id="rId667" Type="http://schemas.openxmlformats.org/officeDocument/2006/relationships/hyperlink" Target="http://e-drpciv.ro/tag/permis-cat-b1" TargetMode="External"/><Relationship Id="rId874" Type="http://schemas.openxmlformats.org/officeDocument/2006/relationships/hyperlink" Target="http://e-drpciv.ro/intrebare/406/consumul_de_alcool_chiar_si_in_cantitati_mici" TargetMode="External"/><Relationship Id="rId2110" Type="http://schemas.openxmlformats.org/officeDocument/2006/relationships/hyperlink" Target="http://e-drpciv.ro/tag/www.drpciv" TargetMode="External"/><Relationship Id="rId2348" Type="http://schemas.openxmlformats.org/officeDocument/2006/relationships/image" Target="media/image280.jpeg"/><Relationship Id="rId2555" Type="http://schemas.openxmlformats.org/officeDocument/2006/relationships/hyperlink" Target="http://e-drpciv.ro/intrebare/2875/cum_vei_circula_la_trecerea_pe_langa_un_grup_de_elevi_care_se_deplaseaza_in_aceeasi_directie_pe_drumul_national_dintr-o_localitate_rurala" TargetMode="External"/><Relationship Id="rId527" Type="http://schemas.openxmlformats.org/officeDocument/2006/relationships/hyperlink" Target="http://e-drpciv.ro/tag/auto-chestionare" TargetMode="External"/><Relationship Id="rId734" Type="http://schemas.openxmlformats.org/officeDocument/2006/relationships/hyperlink" Target="http://e-drpciv.ro/tag/permis-cat-b" TargetMode="External"/><Relationship Id="rId941" Type="http://schemas.openxmlformats.org/officeDocument/2006/relationships/hyperlink" Target="http://e-drpciv.ro/tag/examen-drpciv" TargetMode="External"/><Relationship Id="rId1157" Type="http://schemas.openxmlformats.org/officeDocument/2006/relationships/hyperlink" Target="http://e-drpciv.ro/tag/examen-permis" TargetMode="External"/><Relationship Id="rId1364" Type="http://schemas.openxmlformats.org/officeDocument/2006/relationships/hyperlink" Target="http://e-drpciv.ro/tag/examen-permis-auto" TargetMode="External"/><Relationship Id="rId1571" Type="http://schemas.openxmlformats.org/officeDocument/2006/relationships/hyperlink" Target="http://e-drpciv.ro/tag/examen-permis-auto" TargetMode="External"/><Relationship Id="rId2208" Type="http://schemas.openxmlformats.org/officeDocument/2006/relationships/hyperlink" Target="http://e-drpciv.ro/tag/examen-auto" TargetMode="External"/><Relationship Id="rId2415" Type="http://schemas.openxmlformats.org/officeDocument/2006/relationships/hyperlink" Target="http://e-drpciv.ro/tag/chestionare-auto-2014" TargetMode="External"/><Relationship Id="rId2622" Type="http://schemas.openxmlformats.org/officeDocument/2006/relationships/hyperlink" Target="http://e-drpciv.ro/intrebare/968/cum_trebuie_sa_procedati_pentru_a_va_pastra_starea_de_vigilenta_pe_tot_parcursul_deplasarii" TargetMode="External"/><Relationship Id="rId70" Type="http://schemas.openxmlformats.org/officeDocument/2006/relationships/hyperlink" Target="http://e-drpciv.ro/tag/www-drpciv-chestionare" TargetMode="External"/><Relationship Id="rId801" Type="http://schemas.openxmlformats.org/officeDocument/2006/relationships/hyperlink" Target="http://e-drpciv.ro/tag/drpciv.ro" TargetMode="External"/><Relationship Id="rId1017" Type="http://schemas.openxmlformats.org/officeDocument/2006/relationships/hyperlink" Target="http://e-drpciv.ro/tag/intrebari-drpciv" TargetMode="External"/><Relationship Id="rId1224" Type="http://schemas.openxmlformats.org/officeDocument/2006/relationships/hyperlink" Target="http://e-drpciv.ro/tag/drpciv.ro" TargetMode="External"/><Relationship Id="rId1431" Type="http://schemas.openxmlformats.org/officeDocument/2006/relationships/hyperlink" Target="http://e-drpciv.ro/tag/intrebari-drpciv" TargetMode="External"/><Relationship Id="rId1669" Type="http://schemas.openxmlformats.org/officeDocument/2006/relationships/hyperlink" Target="http://e-drpciv.ro/intrebare/882/in_ce_ordine_vor_trece_prin_intersectie_autoturismele_la_culoarea_galbena_intermitenta_a_semaforului" TargetMode="External"/><Relationship Id="rId1876" Type="http://schemas.openxmlformats.org/officeDocument/2006/relationships/hyperlink" Target="http://e-drpciv.ro/poze2/456.jpg" TargetMode="External"/><Relationship Id="rId1529" Type="http://schemas.openxmlformats.org/officeDocument/2006/relationships/hyperlink" Target="http://e-drpciv.ro/tag/examen-auto" TargetMode="External"/><Relationship Id="rId1736" Type="http://schemas.openxmlformats.org/officeDocument/2006/relationships/hyperlink" Target="http://e-drpciv.ro/tag/www.drpciv" TargetMode="External"/><Relationship Id="rId1943" Type="http://schemas.openxmlformats.org/officeDocument/2006/relationships/hyperlink" Target="http://e-drpciv.ro/tag/chestionare-auto" TargetMode="External"/><Relationship Id="rId28" Type="http://schemas.openxmlformats.org/officeDocument/2006/relationships/hyperlink" Target="http://e-drpciv.ro/tag/teste-drpciv" TargetMode="External"/><Relationship Id="rId1803" Type="http://schemas.openxmlformats.org/officeDocument/2006/relationships/hyperlink" Target="http://e-drpciv.ro/tag/permis-categoria-b1" TargetMode="External"/><Relationship Id="rId177" Type="http://schemas.openxmlformats.org/officeDocument/2006/relationships/hyperlink" Target="http://e-drpciv.ro/intrebare/147/aveti_obligatia_de_a_opri_imediat_autovehiculul_la_semnalele_adresate_de" TargetMode="External"/><Relationship Id="rId384" Type="http://schemas.openxmlformats.org/officeDocument/2006/relationships/hyperlink" Target="http://e-drpciv.ro/tag/www-drpciv-chestionare" TargetMode="External"/><Relationship Id="rId591" Type="http://schemas.openxmlformats.org/officeDocument/2006/relationships/hyperlink" Target="http://e-drpciv.ro/tag/teste-auto-chestionare" TargetMode="External"/><Relationship Id="rId2065" Type="http://schemas.openxmlformats.org/officeDocument/2006/relationships/image" Target="media/image227.jpeg"/><Relationship Id="rId2272" Type="http://schemas.openxmlformats.org/officeDocument/2006/relationships/hyperlink" Target="http://e-drpciv.ro/tag/teste-auto" TargetMode="External"/><Relationship Id="rId244" Type="http://schemas.openxmlformats.org/officeDocument/2006/relationships/hyperlink" Target="http://e-drpciv.ro/tag/examen-permis" TargetMode="External"/><Relationship Id="rId689" Type="http://schemas.openxmlformats.org/officeDocument/2006/relationships/hyperlink" Target="http://e-drpciv.ro/intrebare/278/in_care_dintre_situatii_este_interzisa_depasirea" TargetMode="External"/><Relationship Id="rId896" Type="http://schemas.openxmlformats.org/officeDocument/2006/relationships/hyperlink" Target="http://e-drpciv.ro/intrebare/498/ce_semnifica_indicatorul_impreuna_cu_panoul_aditional" TargetMode="External"/><Relationship Id="rId1081" Type="http://schemas.openxmlformats.org/officeDocument/2006/relationships/hyperlink" Target="http://e-drpciv.ro/tag/permis-auto-categoria-B1" TargetMode="External"/><Relationship Id="rId2577" Type="http://schemas.openxmlformats.org/officeDocument/2006/relationships/hyperlink" Target="http://e-drpciv.ro/intrebare/1030/in_care_dintre_situatii_se_poate_folosi_semnalizarea_cu_mijloace_de_avertizare_sonora_intr-o_localitate_in_care_claxonatul_este_interzis" TargetMode="External"/><Relationship Id="rId451" Type="http://schemas.openxmlformats.org/officeDocument/2006/relationships/hyperlink" Target="http://e-drpciv.ro/tag/examen-auto" TargetMode="External"/><Relationship Id="rId549" Type="http://schemas.openxmlformats.org/officeDocument/2006/relationships/hyperlink" Target="http://e-drpciv.ro/intrebare/80/in_situatia_in_care_politistul_se_afla_cu_fata_la_un_autovehicul_care_se_apropie_avand_bratul_drept_intins_orizontal_conducatorul_auto_trebuie" TargetMode="External"/><Relationship Id="rId756" Type="http://schemas.openxmlformats.org/officeDocument/2006/relationships/hyperlink" Target="http://e-drpciv.ro/tag/permis-auto" TargetMode="External"/><Relationship Id="rId1179" Type="http://schemas.openxmlformats.org/officeDocument/2006/relationships/hyperlink" Target="http://e-drpciv.ro/tag/intrebari-cat-B1" TargetMode="External"/><Relationship Id="rId1386" Type="http://schemas.openxmlformats.org/officeDocument/2006/relationships/hyperlink" Target="http://e-drpciv.ro/tag/drpciv-chestionare" TargetMode="External"/><Relationship Id="rId1593" Type="http://schemas.openxmlformats.org/officeDocument/2006/relationships/image" Target="media/image135.jpeg"/><Relationship Id="rId2132" Type="http://schemas.openxmlformats.org/officeDocument/2006/relationships/hyperlink" Target="http://e-drpciv.ro/tag/examen-permis-auto" TargetMode="External"/><Relationship Id="rId2437" Type="http://schemas.openxmlformats.org/officeDocument/2006/relationships/hyperlink" Target="http://e-drpciv.ro/tag/permis-cat-tr" TargetMode="External"/><Relationship Id="rId104" Type="http://schemas.openxmlformats.org/officeDocument/2006/relationships/hyperlink" Target="http://e-drpciv.ro/tag/simulare-examen-auto" TargetMode="External"/><Relationship Id="rId311" Type="http://schemas.openxmlformats.org/officeDocument/2006/relationships/image" Target="media/image7.jpeg"/><Relationship Id="rId409" Type="http://schemas.openxmlformats.org/officeDocument/2006/relationships/hyperlink" Target="http://e-drpciv.ro/poze2/959.jpg" TargetMode="External"/><Relationship Id="rId963" Type="http://schemas.openxmlformats.org/officeDocument/2006/relationships/hyperlink" Target="http://e-drpciv.ro/poze2/1040.jpg" TargetMode="External"/><Relationship Id="rId1039" Type="http://schemas.openxmlformats.org/officeDocument/2006/relationships/hyperlink" Target="http://e-drpciv.ro/tag/drpciv-chestionare" TargetMode="External"/><Relationship Id="rId1246" Type="http://schemas.openxmlformats.org/officeDocument/2006/relationships/image" Target="media/image98.jpeg"/><Relationship Id="rId1898" Type="http://schemas.openxmlformats.org/officeDocument/2006/relationships/hyperlink" Target="http://e-drpciv.ro/tag/examen-permis-auto" TargetMode="External"/><Relationship Id="rId2644" Type="http://schemas.openxmlformats.org/officeDocument/2006/relationships/hyperlink" Target="http://e-drpciv.ro/intrebare/397/ce_semnificatie_are_indicatorul_alaturat" TargetMode="External"/><Relationship Id="rId92" Type="http://schemas.openxmlformats.org/officeDocument/2006/relationships/hyperlink" Target="http://e-drpciv.ro/tag/auto-chestionare" TargetMode="External"/><Relationship Id="rId616" Type="http://schemas.openxmlformats.org/officeDocument/2006/relationships/hyperlink" Target="http://e-drpciv.ro/tag/raspunsuri-drpciv" TargetMode="External"/><Relationship Id="rId823" Type="http://schemas.openxmlformats.org/officeDocument/2006/relationships/hyperlink" Target="http://e-drpciv.ro/intrebare/1062/accidentatul_cu_hemoragie_externa_trebuie_asezat" TargetMode="External"/><Relationship Id="rId1453" Type="http://schemas.openxmlformats.org/officeDocument/2006/relationships/hyperlink" Target="http://e-drpciv.ro/tag/www.drpciv" TargetMode="External"/><Relationship Id="rId1660" Type="http://schemas.openxmlformats.org/officeDocument/2006/relationships/image" Target="media/image146.jpeg"/><Relationship Id="rId1758" Type="http://schemas.openxmlformats.org/officeDocument/2006/relationships/hyperlink" Target="http://e-drpciv.ro/tag/chestionare-auto-2014" TargetMode="External"/><Relationship Id="rId2504" Type="http://schemas.openxmlformats.org/officeDocument/2006/relationships/hyperlink" Target="http://e-drpciv.ro/intrebare/321/ce_obligatii_are_conducatorul_unui_autovehicul_daca_a_obtinut_permis_de_conducere_de_mai_putin_de_un_an" TargetMode="External"/><Relationship Id="rId2711" Type="http://schemas.openxmlformats.org/officeDocument/2006/relationships/hyperlink" Target="http://e-drpciv.ro/poze2/3712.jpg" TargetMode="External"/><Relationship Id="rId1106" Type="http://schemas.openxmlformats.org/officeDocument/2006/relationships/hyperlink" Target="http://e-drpciv.ro/tag/teste-auto" TargetMode="External"/><Relationship Id="rId1313" Type="http://schemas.openxmlformats.org/officeDocument/2006/relationships/hyperlink" Target="http://e-drpciv.ro/tag/examen-auto" TargetMode="External"/><Relationship Id="rId1520" Type="http://schemas.openxmlformats.org/officeDocument/2006/relationships/hyperlink" Target="http://e-drpciv.ro/intrebare/427/schimbarea_uleiului_si_a_elementului_filtrant_se_face" TargetMode="External"/><Relationship Id="rId1965" Type="http://schemas.openxmlformats.org/officeDocument/2006/relationships/hyperlink" Target="http://e-drpciv.ro/tag/auto-chestionare" TargetMode="External"/><Relationship Id="rId1618" Type="http://schemas.openxmlformats.org/officeDocument/2006/relationships/hyperlink" Target="http://e-drpciv.ro/poze2/270.jpg" TargetMode="External"/><Relationship Id="rId1825" Type="http://schemas.openxmlformats.org/officeDocument/2006/relationships/hyperlink" Target="http://e-drpciv.ro/tag/intrebari-cat-B" TargetMode="External"/><Relationship Id="rId199" Type="http://schemas.openxmlformats.org/officeDocument/2006/relationships/hyperlink" Target="http://e-drpciv.ro/tag/chestionare-auto-tr" TargetMode="External"/><Relationship Id="rId2087" Type="http://schemas.openxmlformats.org/officeDocument/2006/relationships/hyperlink" Target="http://e-drpciv.ro/tag/examen-auto-cat-b1" TargetMode="External"/><Relationship Id="rId2294" Type="http://schemas.openxmlformats.org/officeDocument/2006/relationships/hyperlink" Target="http://e-drpciv.ro/tag/www.drpciv" TargetMode="External"/><Relationship Id="rId266" Type="http://schemas.openxmlformats.org/officeDocument/2006/relationships/hyperlink" Target="http://e-drpciv.ro/tag/chestionare-auto-2014" TargetMode="External"/><Relationship Id="rId473" Type="http://schemas.openxmlformats.org/officeDocument/2006/relationships/hyperlink" Target="http://e-drpciv.ro/tag/chestionare-auto-2014" TargetMode="External"/><Relationship Id="rId680" Type="http://schemas.openxmlformats.org/officeDocument/2006/relationships/hyperlink" Target="http://e-drpciv.ro/intrebare/602/ce_se_intelege_prin_vigilenta_din_punct_de_vedere_al_conduitei_preventive" TargetMode="External"/><Relationship Id="rId2154" Type="http://schemas.openxmlformats.org/officeDocument/2006/relationships/hyperlink" Target="http://e-drpciv.ro/poze2/924.jpg" TargetMode="External"/><Relationship Id="rId2361" Type="http://schemas.openxmlformats.org/officeDocument/2006/relationships/hyperlink" Target="http://e-drpciv.ro/tag/teste-auto" TargetMode="External"/><Relationship Id="rId2599" Type="http://schemas.openxmlformats.org/officeDocument/2006/relationships/hyperlink" Target="http://e-drpciv.ro/intrebare/356/poate_fi_redusa_capacitatea_de_conducere_auto_dupa_consumul_unei_cantitati_relativ_mici_de_alcool" TargetMode="External"/><Relationship Id="rId126" Type="http://schemas.openxmlformats.org/officeDocument/2006/relationships/hyperlink" Target="http://e-drpciv.ro/intrebare/432/remorcarea_unui_autoturism_ramas_in_pana_se_face_cu" TargetMode="External"/><Relationship Id="rId333" Type="http://schemas.openxmlformats.org/officeDocument/2006/relationships/hyperlink" Target="http://e-drpciv.ro/tag/teste-auto-chestionare" TargetMode="External"/><Relationship Id="rId540" Type="http://schemas.openxmlformats.org/officeDocument/2006/relationships/hyperlink" Target="http://e-drpciv.ro/tag/simulare-examen-auto" TargetMode="External"/><Relationship Id="rId778" Type="http://schemas.openxmlformats.org/officeDocument/2006/relationships/hyperlink" Target="http://e-drpciv.ro/intrebare/909/cum_procedati_in_cazul_unui_accidentat_care_are_puls_dar_nu_respira" TargetMode="External"/><Relationship Id="rId985" Type="http://schemas.openxmlformats.org/officeDocument/2006/relationships/hyperlink" Target="http://e-drpciv.ro/tag/permis-categoria-b1" TargetMode="External"/><Relationship Id="rId1170" Type="http://schemas.openxmlformats.org/officeDocument/2006/relationships/hyperlink" Target="http://e-drpciv.ro/tag/intrebari-drpciv" TargetMode="External"/><Relationship Id="rId2014" Type="http://schemas.openxmlformats.org/officeDocument/2006/relationships/hyperlink" Target="http://e-drpciv.ro/intrebare/148/un_vehicul_are_luminile_de_avarie_aprinse_ce_trebuie_sa_aveti_in_vedere" TargetMode="External"/><Relationship Id="rId2221" Type="http://schemas.openxmlformats.org/officeDocument/2006/relationships/image" Target="media/image248.jpeg"/><Relationship Id="rId2459" Type="http://schemas.openxmlformats.org/officeDocument/2006/relationships/hyperlink" Target="http://e-drpciv.ro/tag/intrebari-drpciv" TargetMode="External"/><Relationship Id="rId2666" Type="http://schemas.openxmlformats.org/officeDocument/2006/relationships/image" Target="media/image338.jpeg"/><Relationship Id="rId638" Type="http://schemas.openxmlformats.org/officeDocument/2006/relationships/hyperlink" Target="http://e-drpciv.ro/intrebare/636/ce_trebuie_sa_faca_conducatorul_auto_in_situatia_prezentata" TargetMode="External"/><Relationship Id="rId845" Type="http://schemas.openxmlformats.org/officeDocument/2006/relationships/hyperlink" Target="http://e-drpciv.ro/intrebare/318/imobilizarea_voluntara_a_unui_vehicul_se_considera_oprire_daca" TargetMode="External"/><Relationship Id="rId1030" Type="http://schemas.openxmlformats.org/officeDocument/2006/relationships/hyperlink" Target="http://e-drpciv.ro/tag/examen-auto" TargetMode="External"/><Relationship Id="rId1268" Type="http://schemas.openxmlformats.org/officeDocument/2006/relationships/hyperlink" Target="http://e-drpciv.ro/tag/www-drpciv-chestionare" TargetMode="External"/><Relationship Id="rId1475" Type="http://schemas.openxmlformats.org/officeDocument/2006/relationships/hyperlink" Target="http://e-drpciv.ro/tag/examen-drpciv" TargetMode="External"/><Relationship Id="rId1682" Type="http://schemas.openxmlformats.org/officeDocument/2006/relationships/hyperlink" Target="http://e-drpciv.ro/tag/teste-drpciv" TargetMode="External"/><Relationship Id="rId2319" Type="http://schemas.openxmlformats.org/officeDocument/2006/relationships/hyperlink" Target="http://e-drpciv.ro/tag/permis-auto-categoria-TR" TargetMode="External"/><Relationship Id="rId2526" Type="http://schemas.openxmlformats.org/officeDocument/2006/relationships/image" Target="media/image321.jpeg"/><Relationship Id="rId400" Type="http://schemas.openxmlformats.org/officeDocument/2006/relationships/hyperlink" Target="http://e-drpciv.ro/intrebare/123/balansarea_in_plan_vertical_a_bratului_drept_al_unui_biciclist_semnifica" TargetMode="External"/><Relationship Id="rId705" Type="http://schemas.openxmlformats.org/officeDocument/2006/relationships/hyperlink" Target="http://e-drpciv.ro/poze2/546.jpg" TargetMode="External"/><Relationship Id="rId1128" Type="http://schemas.openxmlformats.org/officeDocument/2006/relationships/hyperlink" Target="http://e-drpciv.ro/tag/auto-chestionare" TargetMode="External"/><Relationship Id="rId1335" Type="http://schemas.openxmlformats.org/officeDocument/2006/relationships/hyperlink" Target="http://e-drpciv.ro/intrebare/597/la_imobilizarea_cu_atele_in_cazul_fracturilor_se_va_tine_cont_ca" TargetMode="External"/><Relationship Id="rId1542" Type="http://schemas.openxmlformats.org/officeDocument/2006/relationships/hyperlink" Target="http://e-drpciv.ro/poze2/88.jpg" TargetMode="External"/><Relationship Id="rId1987" Type="http://schemas.openxmlformats.org/officeDocument/2006/relationships/image" Target="media/image198.jpeg"/><Relationship Id="rId912" Type="http://schemas.openxmlformats.org/officeDocument/2006/relationships/hyperlink" Target="http://e-drpciv.ro/intrebare/5/viteza_de_deplasare_trebuie_sa_nu_depaseasca_30_kmh_in_localitati_sau_50_kmh_in_afara_localitatilor" TargetMode="External"/><Relationship Id="rId1847" Type="http://schemas.openxmlformats.org/officeDocument/2006/relationships/image" Target="media/image178.jpeg"/><Relationship Id="rId41" Type="http://schemas.openxmlformats.org/officeDocument/2006/relationships/hyperlink" Target="http://e-drpciv.ro/intrebare/527/la_trecerea_autovehiculelor_cu_regim_de_circulatie_prioritar_care_au_in_functiune_mijloacele_de_avertizare_sonora_si_luminoasa_de_culoare_albastra_sunteti_obligat" TargetMode="External"/><Relationship Id="rId1402" Type="http://schemas.openxmlformats.org/officeDocument/2006/relationships/hyperlink" Target="http://e-drpciv.ro/tag/examen-auto" TargetMode="External"/><Relationship Id="rId1707" Type="http://schemas.openxmlformats.org/officeDocument/2006/relationships/hyperlink" Target="http://e-drpciv.ro/tag/chestionare-auto" TargetMode="External"/><Relationship Id="rId190" Type="http://schemas.openxmlformats.org/officeDocument/2006/relationships/hyperlink" Target="http://e-drpciv.ro/intrebare/775/nu_este_permis_unui_autovehicul_sa_circule_atunci_cand" TargetMode="External"/><Relationship Id="rId288" Type="http://schemas.openxmlformats.org/officeDocument/2006/relationships/hyperlink" Target="http://e-drpciv.ro/tag/examen-permis-auto" TargetMode="External"/><Relationship Id="rId1914" Type="http://schemas.openxmlformats.org/officeDocument/2006/relationships/hyperlink" Target="http://e-drpciv.ro/tag/examen-permis" TargetMode="External"/><Relationship Id="rId495" Type="http://schemas.openxmlformats.org/officeDocument/2006/relationships/hyperlink" Target="http://e-drpciv.ro/intrebare/232/este_obligat_conducatorul_unui_vehicul_sa_foloseasca_banda_suplimentara_la_urcarea_in_rampa_daca_viteza_sa_este_mai_mica_decat_cea_inscrisa_pe_indicator" TargetMode="External"/><Relationship Id="rId2176" Type="http://schemas.openxmlformats.org/officeDocument/2006/relationships/hyperlink" Target="http://e-drpciv.ro/tag/examen-auto" TargetMode="External"/><Relationship Id="rId2383" Type="http://schemas.openxmlformats.org/officeDocument/2006/relationships/hyperlink" Target="http://e-drpciv.ro/tag/teste-auto-chestionare" TargetMode="External"/><Relationship Id="rId2590" Type="http://schemas.openxmlformats.org/officeDocument/2006/relationships/hyperlink" Target="http://e-drpciv.ro/tag/examen-drpciv" TargetMode="External"/><Relationship Id="rId148" Type="http://schemas.openxmlformats.org/officeDocument/2006/relationships/hyperlink" Target="http://e-drpciv.ro/intrebare/386/in_care_dintre_situatiile_de_mai_jos_este_interzisa_intoarcerea" TargetMode="External"/><Relationship Id="rId355" Type="http://schemas.openxmlformats.org/officeDocument/2006/relationships/image" Target="media/image12.jpeg"/><Relationship Id="rId562" Type="http://schemas.openxmlformats.org/officeDocument/2006/relationships/hyperlink" Target="http://e-drpciv.ro/tag/drpciv" TargetMode="External"/><Relationship Id="rId1192" Type="http://schemas.openxmlformats.org/officeDocument/2006/relationships/hyperlink" Target="http://e-drpciv.ro/intrebare/350/la_iesirea_din_zonele_rezidentiale_sau_pietonale_sunteti_obligat_sa_acordati_prioritate" TargetMode="External"/><Relationship Id="rId2036" Type="http://schemas.openxmlformats.org/officeDocument/2006/relationships/hyperlink" Target="http://e-drpciv.ro/tag/chestionare-auto-TR" TargetMode="External"/><Relationship Id="rId2243" Type="http://schemas.openxmlformats.org/officeDocument/2006/relationships/hyperlink" Target="http://e-drpciv.ro/intrebare/486/care_dintre_autovehicule_au_dreptul_sa_intre_in_intersectie" TargetMode="External"/><Relationship Id="rId2450" Type="http://schemas.openxmlformats.org/officeDocument/2006/relationships/hyperlink" Target="http://e-drpciv.ro/poze2/472.jpg" TargetMode="External"/><Relationship Id="rId2688" Type="http://schemas.openxmlformats.org/officeDocument/2006/relationships/image" Target="media/image350.jpeg"/><Relationship Id="rId215" Type="http://schemas.openxmlformats.org/officeDocument/2006/relationships/hyperlink" Target="http://e-drpciv.ro/intrebare/158/sunteti_obligat_sa_circulati_cu_o_viteza_care_sa_nu_depaseasca_50_kmh_in_afara_localitatilor_in_urmatoarele_situatii" TargetMode="External"/><Relationship Id="rId422" Type="http://schemas.openxmlformats.org/officeDocument/2006/relationships/hyperlink" Target="http://e-drpciv.ro/intrebare/996/autobuzul_este_stationat_care_dintre_cei_doi_conducatori_procedeaza_neregulamentar" TargetMode="External"/><Relationship Id="rId867" Type="http://schemas.openxmlformats.org/officeDocument/2006/relationships/hyperlink" Target="http://e-drpciv.ro/tag/examen-drpciv" TargetMode="External"/><Relationship Id="rId1052" Type="http://schemas.openxmlformats.org/officeDocument/2006/relationships/hyperlink" Target="http://e-drpciv.ro/intrebare/806/printre_primele_cauze_ale_accidentelor_rutiere_figureaza_si_neatentia_in_conducere_cum_poate_fi_evitata_aceasta" TargetMode="External"/><Relationship Id="rId1497" Type="http://schemas.openxmlformats.org/officeDocument/2006/relationships/image" Target="media/image125.jpeg"/><Relationship Id="rId2103" Type="http://schemas.openxmlformats.org/officeDocument/2006/relationships/hyperlink" Target="http://e-drpciv.ro/intrebare/567/cui_ii_permite_trecerea_politistul_din_intersectie" TargetMode="External"/><Relationship Id="rId2310" Type="http://schemas.openxmlformats.org/officeDocument/2006/relationships/hyperlink" Target="http://e-drpciv.ro/tag/examen-permis" TargetMode="External"/><Relationship Id="rId2548" Type="http://schemas.openxmlformats.org/officeDocument/2006/relationships/hyperlink" Target="http://e-drpciv.ro/tag/teste-auto" TargetMode="External"/><Relationship Id="rId727" Type="http://schemas.openxmlformats.org/officeDocument/2006/relationships/hyperlink" Target="http://e-drpciv.ro/intrebare/442/conduceti_autoturismul_albastru_v-ati_angajat_corect_in_depasirea_motocicletei" TargetMode="External"/><Relationship Id="rId934" Type="http://schemas.openxmlformats.org/officeDocument/2006/relationships/hyperlink" Target="http://e-drpciv.ro/tag/teste-auto" TargetMode="External"/><Relationship Id="rId1357" Type="http://schemas.openxmlformats.org/officeDocument/2006/relationships/hyperlink" Target="http://e-drpciv.ro/tag/simulare-examen-auto" TargetMode="External"/><Relationship Id="rId1564" Type="http://schemas.openxmlformats.org/officeDocument/2006/relationships/hyperlink" Target="http://e-drpciv.ro/tag/examen-permis-auto" TargetMode="External"/><Relationship Id="rId1771" Type="http://schemas.openxmlformats.org/officeDocument/2006/relationships/image" Target="media/image166.jpeg"/><Relationship Id="rId2408" Type="http://schemas.openxmlformats.org/officeDocument/2006/relationships/hyperlink" Target="http://e-drpciv.ro/intrebare/28/cand_deasupra_fiecarei_benzi_de_circulatie_se_afla_in_functiune_cate_un_semafor_conducatorul_trebuie" TargetMode="External"/><Relationship Id="rId2615" Type="http://schemas.openxmlformats.org/officeDocument/2006/relationships/hyperlink" Target="http://e-drpciv.ro/tag/examen-permis-auto" TargetMode="External"/><Relationship Id="rId63" Type="http://schemas.openxmlformats.org/officeDocument/2006/relationships/hyperlink" Target="http://e-drpciv.ro/tag/examen-auto" TargetMode="External"/><Relationship Id="rId1217" Type="http://schemas.openxmlformats.org/officeDocument/2006/relationships/hyperlink" Target="http://e-drpciv.ro/tag/chestionare-auto-2014" TargetMode="External"/><Relationship Id="rId1424" Type="http://schemas.openxmlformats.org/officeDocument/2006/relationships/hyperlink" Target="http://e-drpciv.ro/tag/chestionare-auto" TargetMode="External"/><Relationship Id="rId1631" Type="http://schemas.openxmlformats.org/officeDocument/2006/relationships/hyperlink" Target="http://e-drpciv.ro/intrebare/210/autoturismul_a_oprit_regulamentar" TargetMode="External"/><Relationship Id="rId1869" Type="http://schemas.openxmlformats.org/officeDocument/2006/relationships/hyperlink" Target="http://e-drpciv.ro/tag/chestionare-auto" TargetMode="External"/><Relationship Id="rId1729" Type="http://schemas.openxmlformats.org/officeDocument/2006/relationships/hyperlink" Target="http://e-drpciv.ro/intrebare/27/cum_procedati_la_intalnirea_unui_obstacol_pe_sensul_dumneavoastra_de_mers_in_situatia_in_care_pentru_a-l_depasi_intrati_pe_contrasens_iar_din_fata_se_apropie_alt_vehicul" TargetMode="External"/><Relationship Id="rId1936" Type="http://schemas.openxmlformats.org/officeDocument/2006/relationships/hyperlink" Target="http://e-drpciv.ro/intrebare/3743/este_permisa_oprirea_in_zona_de_actiune_a_indicatorului" TargetMode="External"/><Relationship Id="rId2198" Type="http://schemas.openxmlformats.org/officeDocument/2006/relationships/hyperlink" Target="http://e-drpciv.ro/tag/examen-auto-cat-B1" TargetMode="External"/><Relationship Id="rId377" Type="http://schemas.openxmlformats.org/officeDocument/2006/relationships/hyperlink" Target="http://e-drpciv.ro/intrebare/630/la_intalnirea_carui_indicator_este_permisa_intoarcerea_autovehiculului" TargetMode="External"/><Relationship Id="rId584" Type="http://schemas.openxmlformats.org/officeDocument/2006/relationships/hyperlink" Target="http://e-drpciv.ro/tag/drpciv" TargetMode="External"/><Relationship Id="rId2058" Type="http://schemas.openxmlformats.org/officeDocument/2006/relationships/hyperlink" Target="http://e-drpciv.ro/tag/chestionare-auto-2014" TargetMode="External"/><Relationship Id="rId2265" Type="http://schemas.openxmlformats.org/officeDocument/2006/relationships/hyperlink" Target="http://e-drpciv.ro/tag/examen-auto" TargetMode="External"/><Relationship Id="rId5" Type="http://schemas.openxmlformats.org/officeDocument/2006/relationships/hyperlink" Target="http://e-drpciv.ro/intrebare/7/viteza_se_va_reduce_obligatoriu" TargetMode="External"/><Relationship Id="rId237" Type="http://schemas.openxmlformats.org/officeDocument/2006/relationships/hyperlink" Target="http://e-drpciv.ro/tag/drpciv" TargetMode="External"/><Relationship Id="rId791" Type="http://schemas.openxmlformats.org/officeDocument/2006/relationships/hyperlink" Target="http://e-drpciv.ro/tag/teste-auto" TargetMode="External"/><Relationship Id="rId889" Type="http://schemas.openxmlformats.org/officeDocument/2006/relationships/hyperlink" Target="http://e-drpciv.ro/tag/chestionare-auto" TargetMode="External"/><Relationship Id="rId1074" Type="http://schemas.openxmlformats.org/officeDocument/2006/relationships/hyperlink" Target="http://e-drpciv.ro/intrebare/3719/nedeclararea_la_cererea_politiei_a_identitatii_persoanelor_carora_detinatorii_de_vehicule_le-au_incredintat_vehiculele_proprii_se_sanctioneaza_cu" TargetMode="External"/><Relationship Id="rId2472" Type="http://schemas.openxmlformats.org/officeDocument/2006/relationships/hyperlink" Target="http://e-drpciv.ro/tag/permis-auto-categoria-B1" TargetMode="External"/><Relationship Id="rId444" Type="http://schemas.openxmlformats.org/officeDocument/2006/relationships/hyperlink" Target="http://e-drpciv.ro/intrebare/595/in_ce_situatie_este_sanctionat_conducatorul_unui_vehicul_cu_amenda_contraventionala_si_suspendarea_dreptului_de_a_conduce_autovehicule" TargetMode="External"/><Relationship Id="rId651" Type="http://schemas.openxmlformats.org/officeDocument/2006/relationships/hyperlink" Target="http://e-drpciv.ro/intrebare/906/poate_stationa_noaptea_pe_un_drum_public_remorca_unui_autoturism" TargetMode="External"/><Relationship Id="rId749" Type="http://schemas.openxmlformats.org/officeDocument/2006/relationships/image" Target="media/image53.jpeg"/><Relationship Id="rId1281" Type="http://schemas.openxmlformats.org/officeDocument/2006/relationships/hyperlink" Target="http://e-drpciv.ro/tag/chestionare-auto" TargetMode="External"/><Relationship Id="rId1379" Type="http://schemas.openxmlformats.org/officeDocument/2006/relationships/hyperlink" Target="http://e-drpciv.ro/intrebare/992/ce_trebuie_sa_aveti_in_vedere_inaintea_transportarii_unei_victime_la_spital" TargetMode="External"/><Relationship Id="rId1586" Type="http://schemas.openxmlformats.org/officeDocument/2006/relationships/hyperlink" Target="http://e-drpciv.ro/intrebare/729/semnificatia_indicatorului_si_a_panoului_aditional_este" TargetMode="External"/><Relationship Id="rId2125" Type="http://schemas.openxmlformats.org/officeDocument/2006/relationships/hyperlink" Target="http://e-drpciv.ro/intrebare/900/exista_situatii_cand_conducatorul_de_autovehicul_acorda_prioritate_de_trecere_bicicletei_sau_unui_vehicul_cu_tractiune_animala" TargetMode="External"/><Relationship Id="rId2332" Type="http://schemas.openxmlformats.org/officeDocument/2006/relationships/image" Target="media/image266.jpeg"/><Relationship Id="rId304" Type="http://schemas.openxmlformats.org/officeDocument/2006/relationships/hyperlink" Target="http://e-drpciv.ro/tag/permis-auto" TargetMode="External"/><Relationship Id="rId511" Type="http://schemas.openxmlformats.org/officeDocument/2006/relationships/hyperlink" Target="http://e-drpciv.ro/tag/drpciv-chestionare" TargetMode="External"/><Relationship Id="rId609" Type="http://schemas.openxmlformats.org/officeDocument/2006/relationships/hyperlink" Target="http://e-drpciv.ro/intrebare/449/este_corecta_manevra_de_devansare_pe_autostrada_a_unui_autovehicul_pe_banda_dreapta_a_acestuia" TargetMode="External"/><Relationship Id="rId956" Type="http://schemas.openxmlformats.org/officeDocument/2006/relationships/hyperlink" Target="http://e-drpciv.ro/intrebare/820/daca_circulati_intr-o_intersectie_cu_sens_giratoriu_acordati_prioritate" TargetMode="External"/><Relationship Id="rId1141" Type="http://schemas.openxmlformats.org/officeDocument/2006/relationships/hyperlink" Target="http://e-drpciv.ro/poze2/248.jpg" TargetMode="External"/><Relationship Id="rId1239" Type="http://schemas.openxmlformats.org/officeDocument/2006/relationships/hyperlink" Target="http://e-drpciv.ro/intrebare/223/care_sunt_factorii_care_fac_ca_motorul_diesel_al_unui_autoturism_sa_emita_fum_excesiv" TargetMode="External"/><Relationship Id="rId1793" Type="http://schemas.openxmlformats.org/officeDocument/2006/relationships/hyperlink" Target="http://e-drpciv.ro/tag/chestionare-drpciv" TargetMode="External"/><Relationship Id="rId2637" Type="http://schemas.openxmlformats.org/officeDocument/2006/relationships/hyperlink" Target="http://e-drpciv.ro/poze2/579.jpg" TargetMode="External"/><Relationship Id="rId85" Type="http://schemas.openxmlformats.org/officeDocument/2006/relationships/hyperlink" Target="http://e-drpciv.ro/intrebare/298/viteza_se_reduce_la_semnalul" TargetMode="External"/><Relationship Id="rId816" Type="http://schemas.openxmlformats.org/officeDocument/2006/relationships/hyperlink" Target="http://e-drpciv.ro/tag/www-drpciv-chestionare" TargetMode="External"/><Relationship Id="rId1001" Type="http://schemas.openxmlformats.org/officeDocument/2006/relationships/hyperlink" Target="http://e-drpciv.ro/tag/chestionare-auto-tr" TargetMode="External"/><Relationship Id="rId1446" Type="http://schemas.openxmlformats.org/officeDocument/2006/relationships/hyperlink" Target="http://e-drpciv.ro/intrebare/136/viteza_maxima_cu_care_pot_sa_conduca_un_autoturism_pe_autostrada_persoanele_care_au_mai_putin_de_un_an_de_practica_de_conducere_este_de" TargetMode="External"/><Relationship Id="rId1653" Type="http://schemas.openxmlformats.org/officeDocument/2006/relationships/hyperlink" Target="http://e-drpciv.ro/tag/drpciv.ro" TargetMode="External"/><Relationship Id="rId1860" Type="http://schemas.openxmlformats.org/officeDocument/2006/relationships/hyperlink" Target="http://e-drpciv.ro/intrebari/page/47" TargetMode="External"/><Relationship Id="rId2704" Type="http://schemas.openxmlformats.org/officeDocument/2006/relationships/image" Target="media/image361.jpeg"/><Relationship Id="rId1306" Type="http://schemas.openxmlformats.org/officeDocument/2006/relationships/hyperlink" Target="http://e-drpciv.ro/intrebare/250/cand_ninge_abundent_veti_folosi" TargetMode="External"/><Relationship Id="rId1513" Type="http://schemas.openxmlformats.org/officeDocument/2006/relationships/hyperlink" Target="http://e-drpciv.ro/tag/auto-chestionare" TargetMode="External"/><Relationship Id="rId1720" Type="http://schemas.openxmlformats.org/officeDocument/2006/relationships/image" Target="media/image153.jpeg"/><Relationship Id="rId1958" Type="http://schemas.openxmlformats.org/officeDocument/2006/relationships/hyperlink" Target="http://e-drpciv.ro/intrebare/947/care_este_ordinea_de_trecere_prin_intersectie_a_celor_trei_vehicule" TargetMode="External"/><Relationship Id="rId12" Type="http://schemas.openxmlformats.org/officeDocument/2006/relationships/hyperlink" Target="http://e-drpciv.ro/intrebare/216/nu_se_poate_circula_cu_un_autoturism_daca" TargetMode="External"/><Relationship Id="rId1818" Type="http://schemas.openxmlformats.org/officeDocument/2006/relationships/hyperlink" Target="http://e-drpciv.ro/poze2/251.jpg" TargetMode="External"/><Relationship Id="rId161" Type="http://schemas.openxmlformats.org/officeDocument/2006/relationships/hyperlink" Target="http://e-drpciv.ro/tag/examen-auto" TargetMode="External"/><Relationship Id="rId399" Type="http://schemas.openxmlformats.org/officeDocument/2006/relationships/hyperlink" Target="http://e-drpciv.ro/tag/examen-permis" TargetMode="External"/><Relationship Id="rId2287" Type="http://schemas.openxmlformats.org/officeDocument/2006/relationships/image" Target="media/image259.jpeg"/><Relationship Id="rId2494" Type="http://schemas.openxmlformats.org/officeDocument/2006/relationships/hyperlink" Target="http://e-drpciv.ro/tag/chestionare-auto-2014" TargetMode="External"/><Relationship Id="rId259" Type="http://schemas.openxmlformats.org/officeDocument/2006/relationships/hyperlink" Target="http://e-drpciv.ro/tag/examen-permis" TargetMode="External"/><Relationship Id="rId466" Type="http://schemas.openxmlformats.org/officeDocument/2006/relationships/hyperlink" Target="http://e-drpciv.ro/tag/intrebari-cat-tr" TargetMode="External"/><Relationship Id="rId673" Type="http://schemas.openxmlformats.org/officeDocument/2006/relationships/image" Target="media/image38.jpeg"/><Relationship Id="rId880" Type="http://schemas.openxmlformats.org/officeDocument/2006/relationships/hyperlink" Target="http://e-drpciv.ro/intrebare/57/pe_drumul_public_cu_cel_mult_doua_benzi_pe_sens_si_cu_o_a_treia_banda_pe_care_este_amplasata_linia_tramvaiului_langa_axa_drumului_conducatorii_de_vehicule" TargetMode="External"/><Relationship Id="rId1096" Type="http://schemas.openxmlformats.org/officeDocument/2006/relationships/image" Target="media/image86.jpeg"/><Relationship Id="rId2147" Type="http://schemas.openxmlformats.org/officeDocument/2006/relationships/hyperlink" Target="http://e-drpciv.ro/tag/chestionare-drpciv" TargetMode="External"/><Relationship Id="rId2354" Type="http://schemas.openxmlformats.org/officeDocument/2006/relationships/hyperlink" Target="http://e-drpciv.ro/intrebare/11/la_ce_distanta_sunt_instalate_cele_trei_panouri_suplimentare_pentru_avertizarea_apropierii_de_o_trecere_la_nivel_cu_calea_ferata" TargetMode="External"/><Relationship Id="rId2561" Type="http://schemas.openxmlformats.org/officeDocument/2006/relationships/hyperlink" Target="http://e-drpciv.ro/intrebare/199/sunteti_obligat_sa_semnalizati_orice_schimbare_a_directiei_de_mers" TargetMode="External"/><Relationship Id="rId119" Type="http://schemas.openxmlformats.org/officeDocument/2006/relationships/hyperlink" Target="http://e-drpciv.ro/intrebare/402/se_pedepsesc_penal_urmatoarele_actiuni" TargetMode="External"/><Relationship Id="rId326" Type="http://schemas.openxmlformats.org/officeDocument/2006/relationships/hyperlink" Target="http://e-drpciv.ro/tag/teste-auto" TargetMode="External"/><Relationship Id="rId533" Type="http://schemas.openxmlformats.org/officeDocument/2006/relationships/hyperlink" Target="http://e-drpciv.ro/tag/auto-chestionare" TargetMode="External"/><Relationship Id="rId978" Type="http://schemas.openxmlformats.org/officeDocument/2006/relationships/hyperlink" Target="http://e-drpciv.ro/tag/intrebari-categoria-tr" TargetMode="External"/><Relationship Id="rId1163" Type="http://schemas.openxmlformats.org/officeDocument/2006/relationships/hyperlink" Target="http://e-drpciv.ro/tag/examen-auto-categoria-B1" TargetMode="External"/><Relationship Id="rId1370" Type="http://schemas.openxmlformats.org/officeDocument/2006/relationships/hyperlink" Target="http://e-drpciv.ro/tag/drpciv" TargetMode="External"/><Relationship Id="rId2007" Type="http://schemas.openxmlformats.org/officeDocument/2006/relationships/image" Target="media/image216.jpeg"/><Relationship Id="rId2214" Type="http://schemas.openxmlformats.org/officeDocument/2006/relationships/hyperlink" Target="http://e-drpciv.ro/poze2/960.jpg" TargetMode="External"/><Relationship Id="rId2659" Type="http://schemas.openxmlformats.org/officeDocument/2006/relationships/hyperlink" Target="http://e-drpciv.ro/intrebare/3727/cum_trebuie_sa_fie_nivelul_corect_al_uleiului_din_baie" TargetMode="External"/><Relationship Id="rId740" Type="http://schemas.openxmlformats.org/officeDocument/2006/relationships/hyperlink" Target="http://e-drpciv.ro/poze2/366.jpg" TargetMode="External"/><Relationship Id="rId838" Type="http://schemas.openxmlformats.org/officeDocument/2006/relationships/hyperlink" Target="http://e-drpciv.ro/tag/permis-categoria-B1" TargetMode="External"/><Relationship Id="rId1023" Type="http://schemas.openxmlformats.org/officeDocument/2006/relationships/image" Target="media/image82.jpeg"/><Relationship Id="rId1468" Type="http://schemas.openxmlformats.org/officeDocument/2006/relationships/hyperlink" Target="http://e-drpciv.ro/intrebare/416/care_dintre_autovehicule_pot_traversa_intersectia_din_imagine" TargetMode="External"/><Relationship Id="rId1675" Type="http://schemas.openxmlformats.org/officeDocument/2006/relationships/hyperlink" Target="http://e-drpciv.ro/poze2/513.jpg" TargetMode="External"/><Relationship Id="rId1882" Type="http://schemas.openxmlformats.org/officeDocument/2006/relationships/hyperlink" Target="http://e-drpciv.ro/tag/examen-permis-auto" TargetMode="External"/><Relationship Id="rId2421" Type="http://schemas.openxmlformats.org/officeDocument/2006/relationships/hyperlink" Target="http://e-drpciv.ro/poze2/3762.jpg" TargetMode="External"/><Relationship Id="rId2519" Type="http://schemas.openxmlformats.org/officeDocument/2006/relationships/image" Target="media/image314.jpeg"/><Relationship Id="rId2726" Type="http://schemas.openxmlformats.org/officeDocument/2006/relationships/hyperlink" Target="http://e-drpciv.ro/poze2/646.jpg" TargetMode="External"/><Relationship Id="rId600" Type="http://schemas.openxmlformats.org/officeDocument/2006/relationships/hyperlink" Target="http://e-drpciv.ro/intrebare/685/limita_maxima_de_viteza_pe_care_administratorul_drumului_public_o_poate_stabili_pe_anumite_sectoare_din_interiorul_localitatilor_pentru_autovehiculele_din_categoriile_a_si_b_nu_poate_fi_mai_mare_de" TargetMode="External"/><Relationship Id="rId1230" Type="http://schemas.openxmlformats.org/officeDocument/2006/relationships/hyperlink" Target="http://e-drpciv.ro/intrebare/332/in_ce_ordine_vor_trece_autovehiculele_prin_intersectie" TargetMode="External"/><Relationship Id="rId1328" Type="http://schemas.openxmlformats.org/officeDocument/2006/relationships/hyperlink" Target="http://e-drpciv.ro/tag/auto-chestionare" TargetMode="External"/><Relationship Id="rId1535" Type="http://schemas.openxmlformats.org/officeDocument/2006/relationships/hyperlink" Target="http://e-drpciv.ro/tag/chestionare-auto-2014" TargetMode="External"/><Relationship Id="rId905" Type="http://schemas.openxmlformats.org/officeDocument/2006/relationships/image" Target="media/image66.jpeg"/><Relationship Id="rId1742" Type="http://schemas.openxmlformats.org/officeDocument/2006/relationships/hyperlink" Target="http://e-drpciv.ro/tag/drpciv-chestionare" TargetMode="External"/><Relationship Id="rId34" Type="http://schemas.openxmlformats.org/officeDocument/2006/relationships/hyperlink" Target="http://e-drpciv.ro/tag/chestionare-auto" TargetMode="External"/><Relationship Id="rId1602" Type="http://schemas.openxmlformats.org/officeDocument/2006/relationships/image" Target="media/image136.jpeg"/><Relationship Id="rId183" Type="http://schemas.openxmlformats.org/officeDocument/2006/relationships/hyperlink" Target="http://e-drpciv.ro/intrebare/245/conduita_ecologica_in_conducerea_unui_autovehicul_inseamna" TargetMode="External"/><Relationship Id="rId390" Type="http://schemas.openxmlformats.org/officeDocument/2006/relationships/hyperlink" Target="http://e-drpciv.ro/tag/drpciv" TargetMode="External"/><Relationship Id="rId1907" Type="http://schemas.openxmlformats.org/officeDocument/2006/relationships/hyperlink" Target="http://e-drpciv.ro/intrebare/106/semnalul_verde_al_semaforului_permite_deplasarea" TargetMode="External"/><Relationship Id="rId2071" Type="http://schemas.openxmlformats.org/officeDocument/2006/relationships/hyperlink" Target="http://e-drpciv.ro/intrebare/1000/este_permisa_stationarea_in_dreptul_cailor_de_acces_care_deservesc_proprietatile_alaturate_drumurilor_publice" TargetMode="External"/><Relationship Id="rId250" Type="http://schemas.openxmlformats.org/officeDocument/2006/relationships/hyperlink" Target="http://e-drpciv.ro/tag/examen-permis" TargetMode="External"/><Relationship Id="rId488" Type="http://schemas.openxmlformats.org/officeDocument/2006/relationships/hyperlink" Target="http://e-drpciv.ro/intrebare/690/daca_efortul_depus_pentru_actionarea_volanului_este_mai_mare_decat_in_mod_obisnuit_trebuie_sa_verificam_in_primul_rand" TargetMode="External"/><Relationship Id="rId695" Type="http://schemas.openxmlformats.org/officeDocument/2006/relationships/image" Target="media/image41.jpeg"/><Relationship Id="rId2169" Type="http://schemas.openxmlformats.org/officeDocument/2006/relationships/hyperlink" Target="http://e-drpciv.ro/intrebare/746/o_functie_a_bandajului_este" TargetMode="External"/><Relationship Id="rId2376" Type="http://schemas.openxmlformats.org/officeDocument/2006/relationships/hyperlink" Target="http://e-drpciv.ro/intrebare/884/cum_procedati_in_aceasta_situatie_daca_circulatia_este_blocata" TargetMode="External"/><Relationship Id="rId2583" Type="http://schemas.openxmlformats.org/officeDocument/2006/relationships/hyperlink" Target="http://e-drpciv.ro/tag/examen-drpciv" TargetMode="External"/><Relationship Id="rId110" Type="http://schemas.openxmlformats.org/officeDocument/2006/relationships/hyperlink" Target="http://e-drpciv.ro/tag/permis-auto-categoria-tr" TargetMode="External"/><Relationship Id="rId348" Type="http://schemas.openxmlformats.org/officeDocument/2006/relationships/hyperlink" Target="http://e-drpciv.ro/tag/examen-permis-auto" TargetMode="External"/><Relationship Id="rId555" Type="http://schemas.openxmlformats.org/officeDocument/2006/relationships/hyperlink" Target="http://e-drpciv.ro/poze2/17.jpg" TargetMode="External"/><Relationship Id="rId762" Type="http://schemas.openxmlformats.org/officeDocument/2006/relationships/hyperlink" Target="http://e-drpciv.ro/tag/examen-auto-cat-B" TargetMode="External"/><Relationship Id="rId1185" Type="http://schemas.openxmlformats.org/officeDocument/2006/relationships/hyperlink" Target="http://e-drpciv.ro/tag/drpciv" TargetMode="External"/><Relationship Id="rId1392" Type="http://schemas.openxmlformats.org/officeDocument/2006/relationships/hyperlink" Target="http://e-drpciv.ro/intrebare/439/ce_obligatii_aveti_la_intalnirea_indicatorului" TargetMode="External"/><Relationship Id="rId2029" Type="http://schemas.openxmlformats.org/officeDocument/2006/relationships/image" Target="media/image221.jpeg"/><Relationship Id="rId2236" Type="http://schemas.openxmlformats.org/officeDocument/2006/relationships/hyperlink" Target="http://e-drpciv.ro/tag/www.drpciv" TargetMode="External"/><Relationship Id="rId2443" Type="http://schemas.openxmlformats.org/officeDocument/2006/relationships/hyperlink" Target="http://e-drpciv.ro/tag/chestionare-drpciv" TargetMode="External"/><Relationship Id="rId2650" Type="http://schemas.openxmlformats.org/officeDocument/2006/relationships/hyperlink" Target="http://e-drpciv.ro/intrebare/96/cum_procedati_atunci_cand_circuland_pe_un_drum_public_la_o_curba_cu_vizibilitate_redusa_sub_50_m_observati_ca_in_fata_dumneavoastra_se_deplaseaza_un_vehicul_cu_tractiune_animala" TargetMode="External"/><Relationship Id="rId208" Type="http://schemas.openxmlformats.org/officeDocument/2006/relationships/hyperlink" Target="http://e-drpciv.ro/tag/permis-cat-B1" TargetMode="External"/><Relationship Id="rId415" Type="http://schemas.openxmlformats.org/officeDocument/2006/relationships/hyperlink" Target="http://e-drpciv.ro/tag/intrebari-drpciv" TargetMode="External"/><Relationship Id="rId622" Type="http://schemas.openxmlformats.org/officeDocument/2006/relationships/hyperlink" Target="http://e-drpciv.ro/tag/simulare-examen-auto" TargetMode="External"/><Relationship Id="rId1045" Type="http://schemas.openxmlformats.org/officeDocument/2006/relationships/hyperlink" Target="http://e-drpciv.ro/tag/permis-categoria-B" TargetMode="External"/><Relationship Id="rId1252" Type="http://schemas.openxmlformats.org/officeDocument/2006/relationships/hyperlink" Target="http://e-drpciv.ro/intrebare/1006/semnalul_luminos_intermitent_de_culoare_alba_avand_cadenta_lenta_functioneaza" TargetMode="External"/><Relationship Id="rId1697" Type="http://schemas.openxmlformats.org/officeDocument/2006/relationships/image" Target="media/image151.jpeg"/><Relationship Id="rId2303" Type="http://schemas.openxmlformats.org/officeDocument/2006/relationships/hyperlink" Target="http://e-drpciv.ro/tag/permis-auto-cat-B" TargetMode="External"/><Relationship Id="rId2510" Type="http://schemas.openxmlformats.org/officeDocument/2006/relationships/image" Target="media/image305.jpeg"/><Relationship Id="rId927" Type="http://schemas.openxmlformats.org/officeDocument/2006/relationships/hyperlink" Target="http://e-drpciv.ro/tag/chestionare-auto" TargetMode="External"/><Relationship Id="rId1112" Type="http://schemas.openxmlformats.org/officeDocument/2006/relationships/hyperlink" Target="http://e-drpciv.ro/tag/simulare-examen-auto" TargetMode="External"/><Relationship Id="rId1557" Type="http://schemas.openxmlformats.org/officeDocument/2006/relationships/hyperlink" Target="http://e-drpciv.ro/intrebare/36/pe_care_dintre_cele_doua_benzi_trebuie_sa_se_incadreze_conducatorul_de_vehicul_si_de_la_ce_distanta_fata_de_intersectie_pentru_a_schimba_directia_de_mers_spre_dreapta_intr-o_localitate" TargetMode="External"/><Relationship Id="rId1764" Type="http://schemas.openxmlformats.org/officeDocument/2006/relationships/image" Target="media/image159.jpeg"/><Relationship Id="rId1971" Type="http://schemas.openxmlformats.org/officeDocument/2006/relationships/hyperlink" Target="http://e-drpciv.ro/intrebare/178/cate_corpuri_de_iluminat_are_semaforul_care_se_adreseaza_pietonilor_si_biciclistilor" TargetMode="External"/><Relationship Id="rId2608" Type="http://schemas.openxmlformats.org/officeDocument/2006/relationships/hyperlink" Target="http://e-drpciv.ro/intrebare/708/ce_masuri_de_prim_ajutor_se_vor_lua_in_cazul_traumatismelor_coloanei_vertebrale_daca_accidentatul_are_caile_respiratorii_libere" TargetMode="External"/><Relationship Id="rId56" Type="http://schemas.openxmlformats.org/officeDocument/2006/relationships/hyperlink" Target="http://e-drpciv.ro/intrebare/517/pentru_care_dintre_faptele_de_mai_jos_se_aplica_masura_retinerii_permisului_de_conducere" TargetMode="External"/><Relationship Id="rId1417" Type="http://schemas.openxmlformats.org/officeDocument/2006/relationships/hyperlink" Target="http://e-drpciv.ro/poze2/291.jpg" TargetMode="External"/><Relationship Id="rId1624" Type="http://schemas.openxmlformats.org/officeDocument/2006/relationships/hyperlink" Target="http://e-drpciv.ro/tag/raspunsuri-drpciv" TargetMode="External"/><Relationship Id="rId1831" Type="http://schemas.openxmlformats.org/officeDocument/2006/relationships/hyperlink" Target="http://e-drpciv.ro/intrebare/483/cand_masurati_presiunea_din_pneuri" TargetMode="External"/><Relationship Id="rId1929" Type="http://schemas.openxmlformats.org/officeDocument/2006/relationships/hyperlink" Target="http://e-drpciv.ro/intrebare/692/ce_obligatii_revin_conducatorilor_la_intalnirea_indicatorului" TargetMode="External"/><Relationship Id="rId2093" Type="http://schemas.openxmlformats.org/officeDocument/2006/relationships/hyperlink" Target="http://e-drpciv.ro/intrebare/894/in_timpul_deplasarii_conducatorului_de_autovehicul_ii_este_interzis" TargetMode="External"/><Relationship Id="rId2398" Type="http://schemas.openxmlformats.org/officeDocument/2006/relationships/image" Target="media/image286.jpeg"/><Relationship Id="rId272" Type="http://schemas.openxmlformats.org/officeDocument/2006/relationships/hyperlink" Target="http://e-drpciv.ro/tag/intrebari-drpciv" TargetMode="External"/><Relationship Id="rId577" Type="http://schemas.openxmlformats.org/officeDocument/2006/relationships/hyperlink" Target="http://e-drpciv.ro/tag/permis-categoria-b1" TargetMode="External"/><Relationship Id="rId2160" Type="http://schemas.openxmlformats.org/officeDocument/2006/relationships/image" Target="media/image239.jpeg"/><Relationship Id="rId2258" Type="http://schemas.openxmlformats.org/officeDocument/2006/relationships/hyperlink" Target="http://e-drpciv.ro/tag/teste-auto" TargetMode="External"/><Relationship Id="rId132" Type="http://schemas.openxmlformats.org/officeDocument/2006/relationships/hyperlink" Target="http://e-drpciv.ro/tag/examen-auto" TargetMode="External"/><Relationship Id="rId784" Type="http://schemas.openxmlformats.org/officeDocument/2006/relationships/hyperlink" Target="http://e-drpciv.ro/poze2/910.jpg" TargetMode="External"/><Relationship Id="rId991" Type="http://schemas.openxmlformats.org/officeDocument/2006/relationships/hyperlink" Target="http://e-drpciv.ro/tag/examen-sala" TargetMode="External"/><Relationship Id="rId1067" Type="http://schemas.openxmlformats.org/officeDocument/2006/relationships/image" Target="media/image85.jpeg"/><Relationship Id="rId2020" Type="http://schemas.openxmlformats.org/officeDocument/2006/relationships/hyperlink" Target="http://e-drpciv.ro/poze2/2493.jpg" TargetMode="External"/><Relationship Id="rId2465" Type="http://schemas.openxmlformats.org/officeDocument/2006/relationships/hyperlink" Target="http://e-drpciv.ro/intrebare/1025/in_cazul_unui_accident_in_care_victima_si-a_pierdut_cunostinta_prima_masura_va_fi" TargetMode="External"/><Relationship Id="rId2672" Type="http://schemas.openxmlformats.org/officeDocument/2006/relationships/hyperlink" Target="http://e-drpciv.ro/intrebare/252/in_aceasta_situatie_executati_corect_depasirea_autoturismului_alb" TargetMode="External"/><Relationship Id="rId437" Type="http://schemas.openxmlformats.org/officeDocument/2006/relationships/hyperlink" Target="http://e-drpciv.ro/tag/www-drpciv-chestionare" TargetMode="External"/><Relationship Id="rId644" Type="http://schemas.openxmlformats.org/officeDocument/2006/relationships/hyperlink" Target="http://e-drpciv.ro/poze2/710.jpg" TargetMode="External"/><Relationship Id="rId851" Type="http://schemas.openxmlformats.org/officeDocument/2006/relationships/hyperlink" Target="http://e-drpciv.ro/tag/examen-permis" TargetMode="External"/><Relationship Id="rId1274" Type="http://schemas.openxmlformats.org/officeDocument/2006/relationships/hyperlink" Target="http://e-drpciv.ro/poze2/3721.jpg" TargetMode="External"/><Relationship Id="rId1481" Type="http://schemas.openxmlformats.org/officeDocument/2006/relationships/hyperlink" Target="http://e-drpciv.ro/tag/raspunsuri-drpciv" TargetMode="External"/><Relationship Id="rId1579" Type="http://schemas.openxmlformats.org/officeDocument/2006/relationships/hyperlink" Target="http://e-drpciv.ro/poze2/414.jpg" TargetMode="External"/><Relationship Id="rId2118" Type="http://schemas.openxmlformats.org/officeDocument/2006/relationships/hyperlink" Target="http://e-drpciv.ro/poze2/1063.jpg" TargetMode="External"/><Relationship Id="rId2325" Type="http://schemas.openxmlformats.org/officeDocument/2006/relationships/hyperlink" Target="http://e-drpciv.ro/tag/teste-drpciv" TargetMode="External"/><Relationship Id="rId2532" Type="http://schemas.openxmlformats.org/officeDocument/2006/relationships/hyperlink" Target="http://e-drpciv.ro/intrebare/615/cand_constatati_ca_aveti_anumite_probleme_cu_vederea_trebuie" TargetMode="External"/><Relationship Id="rId504" Type="http://schemas.openxmlformats.org/officeDocument/2006/relationships/hyperlink" Target="http://e-drpciv.ro/tag/www.drpciv" TargetMode="External"/><Relationship Id="rId711" Type="http://schemas.openxmlformats.org/officeDocument/2006/relationships/hyperlink" Target="http://e-drpciv.ro/tag/examen-auto" TargetMode="External"/><Relationship Id="rId949" Type="http://schemas.openxmlformats.org/officeDocument/2006/relationships/image" Target="media/image70.jpeg"/><Relationship Id="rId1134" Type="http://schemas.openxmlformats.org/officeDocument/2006/relationships/image" Target="media/image89.jpeg"/><Relationship Id="rId1341" Type="http://schemas.openxmlformats.org/officeDocument/2006/relationships/hyperlink" Target="http://e-drpciv.ro/poze2/620.jpg" TargetMode="External"/><Relationship Id="rId1786" Type="http://schemas.openxmlformats.org/officeDocument/2006/relationships/hyperlink" Target="http://e-drpciv.ro/intrebare/657/ce_obligatie_are_conducatorul_unui_autovehicul_imobilizat_intr-un_pasaj_subteran" TargetMode="External"/><Relationship Id="rId1993" Type="http://schemas.openxmlformats.org/officeDocument/2006/relationships/image" Target="media/image203.jpeg"/><Relationship Id="rId78" Type="http://schemas.openxmlformats.org/officeDocument/2006/relationships/hyperlink" Target="http://e-drpciv.ro/tag/chestionare-auto" TargetMode="External"/><Relationship Id="rId809" Type="http://schemas.openxmlformats.org/officeDocument/2006/relationships/hyperlink" Target="http://e-drpciv.ro/intrebare/361/cauzele_ce_pot_determina_cresterea_nivelului_de_ulei_in_baia_de_ungere_sunt" TargetMode="External"/><Relationship Id="rId1201" Type="http://schemas.openxmlformats.org/officeDocument/2006/relationships/hyperlink" Target="http://e-drpciv.ro/tag/drpciv.ro" TargetMode="External"/><Relationship Id="rId1439" Type="http://schemas.openxmlformats.org/officeDocument/2006/relationships/hyperlink" Target="http://e-drpciv.ro/tag/www.drpciv" TargetMode="External"/><Relationship Id="rId1646" Type="http://schemas.openxmlformats.org/officeDocument/2006/relationships/hyperlink" Target="http://e-drpciv.ro/intrebare/543/este_interzis_ca_autovehiculele_sa_fie_echipate_cu" TargetMode="External"/><Relationship Id="rId1853" Type="http://schemas.openxmlformats.org/officeDocument/2006/relationships/hyperlink" Target="http://e-drpciv.ro/tag/www-drpciv-chestionare" TargetMode="External"/><Relationship Id="rId1506" Type="http://schemas.openxmlformats.org/officeDocument/2006/relationships/hyperlink" Target="http://e-drpciv.ro/intrebare/53/ce_mijloace_de_semnalizare_pot_fi_folosite_pentru_evitarea_unui_pericol_imediat_in_zona_de_actiune_a_indicatorului_claxonarea_interzisa" TargetMode="External"/><Relationship Id="rId1713" Type="http://schemas.openxmlformats.org/officeDocument/2006/relationships/hyperlink" Target="http://e-drpciv.ro/intrebare/201/ce_rand_trebuie_sa_ocupati_si_de_la_ce_distanta_pentru_a_putea_executa_virajul_la_stanga_intr-o_intersectie_nedirijata" TargetMode="External"/><Relationship Id="rId1920" Type="http://schemas.openxmlformats.org/officeDocument/2006/relationships/hyperlink" Target="http://e-drpciv.ro/tag/examen-auto-categoria-tr" TargetMode="External"/><Relationship Id="rId294" Type="http://schemas.openxmlformats.org/officeDocument/2006/relationships/hyperlink" Target="http://e-drpciv.ro/poze2/1011.jpg" TargetMode="External"/><Relationship Id="rId2182" Type="http://schemas.openxmlformats.org/officeDocument/2006/relationships/hyperlink" Target="http://e-drpciv.ro/tag/simulare-examen-auto" TargetMode="External"/><Relationship Id="rId154" Type="http://schemas.openxmlformats.org/officeDocument/2006/relationships/hyperlink" Target="http://e-drpciv.ro/tag/permis-cat-b1" TargetMode="External"/><Relationship Id="rId361" Type="http://schemas.openxmlformats.org/officeDocument/2006/relationships/hyperlink" Target="http://e-drpciv.ro/intrebare/269/cum_trebuie_sa_procedati_in_situatia_prezentata" TargetMode="External"/><Relationship Id="rId599" Type="http://schemas.openxmlformats.org/officeDocument/2006/relationships/hyperlink" Target="http://e-drpciv.ro/tag/permis-cat-b" TargetMode="External"/><Relationship Id="rId2042" Type="http://schemas.openxmlformats.org/officeDocument/2006/relationships/hyperlink" Target="http://e-drpciv.ro/tag/examen-permis-auto" TargetMode="External"/><Relationship Id="rId2487" Type="http://schemas.openxmlformats.org/officeDocument/2006/relationships/hyperlink" Target="http://e-drpciv.ro/poze2/272.jpg" TargetMode="External"/><Relationship Id="rId2694" Type="http://schemas.openxmlformats.org/officeDocument/2006/relationships/image" Target="media/image356.jpeg"/><Relationship Id="rId459" Type="http://schemas.openxmlformats.org/officeDocument/2006/relationships/image" Target="media/image19.jpeg"/><Relationship Id="rId666" Type="http://schemas.openxmlformats.org/officeDocument/2006/relationships/hyperlink" Target="http://e-drpciv.ro/intrebare/42/ce_vehicule_pot_fi_depasite_prin_exceptie_pe_un_pod" TargetMode="External"/><Relationship Id="rId873" Type="http://schemas.openxmlformats.org/officeDocument/2006/relationships/hyperlink" Target="http://e-drpciv.ro/tag/chestionare-drpciv" TargetMode="External"/><Relationship Id="rId1089" Type="http://schemas.openxmlformats.org/officeDocument/2006/relationships/hyperlink" Target="http://e-drpciv.ro/intrebare/3760/care_dintre_urmatoarele_cauze_determina_cresterea_excesiva_a_regimului_termic_de_functionare_a_motorului" TargetMode="External"/><Relationship Id="rId1296" Type="http://schemas.openxmlformats.org/officeDocument/2006/relationships/hyperlink" Target="http://e-drpciv.ro/tag/intrebari-cat-TR" TargetMode="External"/><Relationship Id="rId2347" Type="http://schemas.openxmlformats.org/officeDocument/2006/relationships/image" Target="media/image279.jpeg"/><Relationship Id="rId2554" Type="http://schemas.openxmlformats.org/officeDocument/2006/relationships/hyperlink" Target="http://e-drpciv.ro/tag/www.drpciv" TargetMode="External"/><Relationship Id="rId221" Type="http://schemas.openxmlformats.org/officeDocument/2006/relationships/hyperlink" Target="http://e-drpciv.ro/intrebare/135/ce_categorii_de_persoane_sunt_exceptate_de_la_obligatia_de_a_purta_centura_de_siguranta" TargetMode="External"/><Relationship Id="rId319" Type="http://schemas.openxmlformats.org/officeDocument/2006/relationships/hyperlink" Target="http://e-drpciv.ro/intrebare/647/schimbarea_directiei_de_mers_la_dreapta_sau_la_stanga_nu_este_permisa_la_intalnirea" TargetMode="External"/><Relationship Id="rId526" Type="http://schemas.openxmlformats.org/officeDocument/2006/relationships/hyperlink" Target="http://e-drpciv.ro/intrebare/742/oprirea_este_interzisa" TargetMode="External"/><Relationship Id="rId1156" Type="http://schemas.openxmlformats.org/officeDocument/2006/relationships/hyperlink" Target="http://e-drpciv.ro/intrebare/173/schimbarea_directiei_de_mers_spre_stanga_intr-o_intersectie_neprevazuta_cu_marcaje_de_ghidare_se_face" TargetMode="External"/><Relationship Id="rId1363" Type="http://schemas.openxmlformats.org/officeDocument/2006/relationships/hyperlink" Target="http://e-drpciv.ro/tag/chestionare-auto-2014" TargetMode="External"/><Relationship Id="rId2207" Type="http://schemas.openxmlformats.org/officeDocument/2006/relationships/hyperlink" Target="http://e-drpciv.ro/tag/examen-drpciv" TargetMode="External"/><Relationship Id="rId733" Type="http://schemas.openxmlformats.org/officeDocument/2006/relationships/hyperlink" Target="http://e-drpciv.ro/tag/examen-permis" TargetMode="External"/><Relationship Id="rId940" Type="http://schemas.openxmlformats.org/officeDocument/2006/relationships/hyperlink" Target="http://e-drpciv.ro/intrebare/192/pot_fi_depasite_autovehiculele_pe_partea_dreapta" TargetMode="External"/><Relationship Id="rId1016" Type="http://schemas.openxmlformats.org/officeDocument/2006/relationships/hyperlink" Target="http://e-drpciv.ro/intrebare/1023/la_intersectiile_fara_marcaje_conducatorii_auto_care_vor_sa_circule_pe_directia_inainte_vor_ocupa" TargetMode="External"/><Relationship Id="rId1570" Type="http://schemas.openxmlformats.org/officeDocument/2006/relationships/hyperlink" Target="http://e-drpciv.ro/intrebare/966/cum_veti_proceda_corect_in_intersectia_data" TargetMode="External"/><Relationship Id="rId1668" Type="http://schemas.openxmlformats.org/officeDocument/2006/relationships/image" Target="media/image147.jpeg"/><Relationship Id="rId1875" Type="http://schemas.openxmlformats.org/officeDocument/2006/relationships/hyperlink" Target="http://e-drpciv.ro/tag/examen-auto-cat-b1" TargetMode="External"/><Relationship Id="rId2414" Type="http://schemas.openxmlformats.org/officeDocument/2006/relationships/hyperlink" Target="http://e-drpciv.ro/tag/examen-permis" TargetMode="External"/><Relationship Id="rId2621" Type="http://schemas.openxmlformats.org/officeDocument/2006/relationships/image" Target="media/image333.jpeg"/><Relationship Id="rId2719" Type="http://schemas.openxmlformats.org/officeDocument/2006/relationships/hyperlink" Target="http://e-drpciv.ro/tag/examen-sala" TargetMode="External"/><Relationship Id="rId800" Type="http://schemas.openxmlformats.org/officeDocument/2006/relationships/hyperlink" Target="http://e-drpciv.ro/intrebare/128/in_care_dintre_situatiile_de_mai_jos_puteti_folosi_banda_de_langa_axa_drumului_pe_o_autostrada" TargetMode="External"/><Relationship Id="rId1223" Type="http://schemas.openxmlformats.org/officeDocument/2006/relationships/hyperlink" Target="http://e-drpciv.ro/tag/permis-auto" TargetMode="External"/><Relationship Id="rId1430" Type="http://schemas.openxmlformats.org/officeDocument/2006/relationships/hyperlink" Target="http://e-drpciv.ro/intrebare/566/sunteti_corespunzator_incadrat_pentru_a_folosi_prima_iesire_de_pe_autostrada" TargetMode="External"/><Relationship Id="rId1528" Type="http://schemas.openxmlformats.org/officeDocument/2006/relationships/hyperlink" Target="http://e-drpciv.ro/intrebare/955/ce_obligatie_are_conducatorul_auto_cand_a_accidentat_un_pieton_care_a_traversat_strada_neregulamentar" TargetMode="External"/><Relationship Id="rId1735" Type="http://schemas.openxmlformats.org/officeDocument/2006/relationships/hyperlink" Target="http://e-drpciv.ro/tag/chestionare-auto-2014" TargetMode="External"/><Relationship Id="rId1942" Type="http://schemas.openxmlformats.org/officeDocument/2006/relationships/hyperlink" Target="http://e-drpciv.ro/intrebare/3695/manevra_de_evitare_prin_schimbarea_directiei_de_mers_a_unui_obstacol_aflat_pe_sensul_dvs_de_circulatie_urmata_de_revenirea_pe_acelasi_sens_constituie" TargetMode="External"/><Relationship Id="rId27" Type="http://schemas.openxmlformats.org/officeDocument/2006/relationships/hyperlink" Target="http://e-drpciv.ro/intrebare/652/ce_obligatii_va_revin_in_timpul_conducerii_autovehiculului_cu_privire_la_viteza" TargetMode="External"/><Relationship Id="rId1802" Type="http://schemas.openxmlformats.org/officeDocument/2006/relationships/hyperlink" Target="http://e-drpciv.ro/intrebare/2876/cui_trebuie_sa_acorzi_prioritate_in_situatia_data" TargetMode="External"/><Relationship Id="rId176" Type="http://schemas.openxmlformats.org/officeDocument/2006/relationships/hyperlink" Target="http://e-drpciv.ro/tag/www-drpciv-chestionare" TargetMode="External"/><Relationship Id="rId383" Type="http://schemas.openxmlformats.org/officeDocument/2006/relationships/hyperlink" Target="http://e-drpciv.ro/intrebare/847/oprirea_voluntara_a_vehiculelor_este_interzisa" TargetMode="External"/><Relationship Id="rId590" Type="http://schemas.openxmlformats.org/officeDocument/2006/relationships/hyperlink" Target="http://e-drpciv.ro/intrebare/877/care_dintre_conducatorii_de_vehicule_ce_se_apropie_simultan_de_o_intersectie_are_prioritate_de_trecere_in_situatia_in_care_unul_intalneste_indicatorul_oprirequot_iar_celalalt_indicatorul_cedeaza_trecereaquot" TargetMode="External"/><Relationship Id="rId2064" Type="http://schemas.openxmlformats.org/officeDocument/2006/relationships/image" Target="media/image226.jpeg"/><Relationship Id="rId2271" Type="http://schemas.openxmlformats.org/officeDocument/2006/relationships/hyperlink" Target="http://e-drpciv.ro/intrebare/179/cum_procedeaza_conducatorul_autovehiculului_cand_aflandu-se_intr-o_comuna_in_imediata_apropiere_a_unei_treceri_pentru_pietoni_semnalizate_ca_atare_intentioneaza_sa_depaseasca_un_vehicul_aflat_in_miscare" TargetMode="External"/><Relationship Id="rId243" Type="http://schemas.openxmlformats.org/officeDocument/2006/relationships/hyperlink" Target="http://e-drpciv.ro/intrebare/822/intoarcerea_este_interzisa" TargetMode="External"/><Relationship Id="rId450" Type="http://schemas.openxmlformats.org/officeDocument/2006/relationships/hyperlink" Target="http://e-drpciv.ro/tag/drpciv-chestionare" TargetMode="External"/><Relationship Id="rId688" Type="http://schemas.openxmlformats.org/officeDocument/2006/relationships/hyperlink" Target="http://e-drpciv.ro/tag/drpciv" TargetMode="External"/><Relationship Id="rId895" Type="http://schemas.openxmlformats.org/officeDocument/2006/relationships/image" Target="media/image64.jpeg"/><Relationship Id="rId1080" Type="http://schemas.openxmlformats.org/officeDocument/2006/relationships/hyperlink" Target="http://e-drpciv.ro/intrebare/3739/nerespectarea_de_catre_conducatorul_unui_autovehicul_a_obligatiei_de_a_nu_mari_viteza_de_deplasare_si_de_a_circula_cat_mai_aproape_de_marginea_din_dreapta_a_partii_carosabile_atunci_cand_urmeaza_sa_fie_depasit_se_sanctioneaza_cu" TargetMode="External"/><Relationship Id="rId2131" Type="http://schemas.openxmlformats.org/officeDocument/2006/relationships/hyperlink" Target="http://e-drpciv.ro/intrebare/25/ce_obligatie_aveti_daca_intalniti_intr-o_intersectie_indicatorul_inainte_sau_la_stanga_si_semaforul_se_afla_pe_culoarea_verde" TargetMode="External"/><Relationship Id="rId2369" Type="http://schemas.openxmlformats.org/officeDocument/2006/relationships/hyperlink" Target="http://e-drpciv.ro/tag/examen-auto-cat-TR" TargetMode="External"/><Relationship Id="rId2576" Type="http://schemas.openxmlformats.org/officeDocument/2006/relationships/hyperlink" Target="http://e-drpciv.ro/tag/examen-permis" TargetMode="External"/><Relationship Id="rId103" Type="http://schemas.openxmlformats.org/officeDocument/2006/relationships/hyperlink" Target="http://e-drpciv.ro/intrebare/1015/la_intalnirea_panoului_de_pe_stalp_aveti_obligatia" TargetMode="External"/><Relationship Id="rId310" Type="http://schemas.openxmlformats.org/officeDocument/2006/relationships/image" Target="media/image6.jpeg"/><Relationship Id="rId548" Type="http://schemas.openxmlformats.org/officeDocument/2006/relationships/hyperlink" Target="http://e-drpciv.ro/tag/permis-auto-cat-b1" TargetMode="External"/><Relationship Id="rId755" Type="http://schemas.openxmlformats.org/officeDocument/2006/relationships/hyperlink" Target="http://e-drpciv.ro/intrebare/258/ce_obligatii_are_conducatorul_unui_vehicul_atunci_cand_doreste_sa_intre_sau_sa_iasa_dintr-un_rand_de_vehicule_stationate" TargetMode="External"/><Relationship Id="rId962" Type="http://schemas.openxmlformats.org/officeDocument/2006/relationships/hyperlink" Target="http://e-drpciv.ro/tag/teste-auto" TargetMode="External"/><Relationship Id="rId1178" Type="http://schemas.openxmlformats.org/officeDocument/2006/relationships/hyperlink" Target="http://e-drpciv.ro/intrebare/342/care_sunt_sanctiunile_contraventionale" TargetMode="External"/><Relationship Id="rId1385" Type="http://schemas.openxmlformats.org/officeDocument/2006/relationships/hyperlink" Target="http://e-drpciv.ro/tag/teste-auto-chestionare" TargetMode="External"/><Relationship Id="rId1592" Type="http://schemas.openxmlformats.org/officeDocument/2006/relationships/hyperlink" Target="http://e-drpciv.ro/poze2/860.jpg" TargetMode="External"/><Relationship Id="rId2229" Type="http://schemas.openxmlformats.org/officeDocument/2006/relationships/hyperlink" Target="http://e-drpciv.ro/tag/chestionare-auto-2014" TargetMode="External"/><Relationship Id="rId2436" Type="http://schemas.openxmlformats.org/officeDocument/2006/relationships/hyperlink" Target="http://e-drpciv.ro/intrebare/102/ce_semnificatie_are_indicatorul_din_imagine" TargetMode="External"/><Relationship Id="rId2643" Type="http://schemas.openxmlformats.org/officeDocument/2006/relationships/image" Target="media/image337.jpeg"/><Relationship Id="rId91" Type="http://schemas.openxmlformats.org/officeDocument/2006/relationships/hyperlink" Target="http://e-drpciv.ro/intrebare/888/ce_bunuri_sunt_supuse_confiscarii_in_conformitate_cu_legea_circulatiei" TargetMode="External"/><Relationship Id="rId408" Type="http://schemas.openxmlformats.org/officeDocument/2006/relationships/hyperlink" Target="http://e-drpciv.ro/tag/examen-permis" TargetMode="External"/><Relationship Id="rId615" Type="http://schemas.openxmlformats.org/officeDocument/2006/relationships/hyperlink" Target="http://e-drpciv.ro/tag/permis-auto" TargetMode="External"/><Relationship Id="rId822" Type="http://schemas.openxmlformats.org/officeDocument/2006/relationships/hyperlink" Target="http://e-drpciv.ro/tag/permis-categoria-tr" TargetMode="External"/><Relationship Id="rId1038" Type="http://schemas.openxmlformats.org/officeDocument/2006/relationships/hyperlink" Target="http://e-drpciv.ro/intrebare/113/puteti_folosi_o_viteza_mai_mare_decat_cea_legala_pentru_depasirea_unui_autovehicul" TargetMode="External"/><Relationship Id="rId1245" Type="http://schemas.openxmlformats.org/officeDocument/2006/relationships/hyperlink" Target="http://e-drpciv.ro/intrebare/530/un_autovehicul_avariat_nu_mai_poate_circula_daca" TargetMode="External"/><Relationship Id="rId1452" Type="http://schemas.openxmlformats.org/officeDocument/2006/relationships/hyperlink" Target="http://e-drpciv.ro/tag/permis-categoria-b" TargetMode="External"/><Relationship Id="rId1897" Type="http://schemas.openxmlformats.org/officeDocument/2006/relationships/hyperlink" Target="http://e-drpciv.ro/tag/permis-cat-tr" TargetMode="External"/><Relationship Id="rId2503" Type="http://schemas.openxmlformats.org/officeDocument/2006/relationships/hyperlink" Target="http://e-drpciv.ro/tag/examen-auto" TargetMode="External"/><Relationship Id="rId1105" Type="http://schemas.openxmlformats.org/officeDocument/2006/relationships/hyperlink" Target="http://e-drpciv.ro/intrebare/713/care_este_viteza_cu_care_trebuie_sa_va_deplasati_pe_un_drum_public_umed_sau_acoperit_cu_mazga_sau_zapada" TargetMode="External"/><Relationship Id="rId1312" Type="http://schemas.openxmlformats.org/officeDocument/2006/relationships/hyperlink" Target="http://e-drpciv.ro/tag/permis-auto-categoria-b" TargetMode="External"/><Relationship Id="rId1757" Type="http://schemas.openxmlformats.org/officeDocument/2006/relationships/hyperlink" Target="http://e-drpciv.ro/intrebare/770/distrugerea_degradarea_sau_aducerea_in_stare_de_neintrebuintare_in_mod_intentionat_a_indicatoarelor_semafoarelor_amenajarilor_rutiere_se_pedepseste_astfel" TargetMode="External"/><Relationship Id="rId1964" Type="http://schemas.openxmlformats.org/officeDocument/2006/relationships/hyperlink" Target="http://e-drpciv.ro/tag/intrebari-categoria-b1" TargetMode="External"/><Relationship Id="rId2710" Type="http://schemas.openxmlformats.org/officeDocument/2006/relationships/hyperlink" Target="http://e-drpciv.ro/tag/examen-auto-cat-TR" TargetMode="External"/><Relationship Id="rId49" Type="http://schemas.openxmlformats.org/officeDocument/2006/relationships/hyperlink" Target="http://e-drpciv.ro/tag/auto-chestionare" TargetMode="External"/><Relationship Id="rId1617" Type="http://schemas.openxmlformats.org/officeDocument/2006/relationships/hyperlink" Target="http://e-drpciv.ro/tag/raspunsuri-drpciv" TargetMode="External"/><Relationship Id="rId1824" Type="http://schemas.openxmlformats.org/officeDocument/2006/relationships/hyperlink" Target="http://e-drpciv.ro/tag/examen-permis" TargetMode="External"/><Relationship Id="rId198" Type="http://schemas.openxmlformats.org/officeDocument/2006/relationships/hyperlink" Target="http://e-drpciv.ro/tag/drpciv" TargetMode="External"/><Relationship Id="rId2086" Type="http://schemas.openxmlformats.org/officeDocument/2006/relationships/hyperlink" Target="http://e-drpciv.ro/tag/auto-chestionare" TargetMode="External"/><Relationship Id="rId2293" Type="http://schemas.openxmlformats.org/officeDocument/2006/relationships/hyperlink" Target="http://e-drpciv.ro/intrebare/271/ce_autovehicul_isi_poate_continua_deplasarea_in_imaginea_prezentata" TargetMode="External"/><Relationship Id="rId2598" Type="http://schemas.openxmlformats.org/officeDocument/2006/relationships/hyperlink" Target="http://e-drpciv.ro/tag/permis-auto" TargetMode="External"/><Relationship Id="rId265" Type="http://schemas.openxmlformats.org/officeDocument/2006/relationships/hyperlink" Target="http://e-drpciv.ro/tag/examen-permis-auto" TargetMode="External"/><Relationship Id="rId472" Type="http://schemas.openxmlformats.org/officeDocument/2006/relationships/hyperlink" Target="http://e-drpciv.ro/tag/examen-permis-auto" TargetMode="External"/><Relationship Id="rId2153" Type="http://schemas.openxmlformats.org/officeDocument/2006/relationships/hyperlink" Target="http://e-drpciv.ro/tag/examen-auto" TargetMode="External"/><Relationship Id="rId2360" Type="http://schemas.openxmlformats.org/officeDocument/2006/relationships/hyperlink" Target="http://e-drpciv.ro/tag/examen-drpciv" TargetMode="External"/><Relationship Id="rId125" Type="http://schemas.openxmlformats.org/officeDocument/2006/relationships/hyperlink" Target="http://e-drpciv.ro/tag/teste-auto-chestionare" TargetMode="External"/><Relationship Id="rId332" Type="http://schemas.openxmlformats.org/officeDocument/2006/relationships/hyperlink" Target="http://e-drpciv.ro/tag/examen-sala" TargetMode="External"/><Relationship Id="rId777" Type="http://schemas.openxmlformats.org/officeDocument/2006/relationships/hyperlink" Target="http://e-drpciv.ro/tag/examen-sala" TargetMode="External"/><Relationship Id="rId984" Type="http://schemas.openxmlformats.org/officeDocument/2006/relationships/hyperlink" Target="http://e-drpciv.ro/intrebare/162/cum_veti_proceda_in_intersectia_care_urmeaza" TargetMode="External"/><Relationship Id="rId2013" Type="http://schemas.openxmlformats.org/officeDocument/2006/relationships/hyperlink" Target="http://e-drpciv.ro/tag/permis-auto-cat-tr" TargetMode="External"/><Relationship Id="rId2220" Type="http://schemas.openxmlformats.org/officeDocument/2006/relationships/image" Target="media/image247.jpeg"/><Relationship Id="rId2458" Type="http://schemas.openxmlformats.org/officeDocument/2006/relationships/hyperlink" Target="http://e-drpciv.ro/tag/simulare-examen-auto" TargetMode="External"/><Relationship Id="rId2665" Type="http://schemas.openxmlformats.org/officeDocument/2006/relationships/hyperlink" Target="http://e-drpciv.ro/poze2/92.jpg" TargetMode="External"/><Relationship Id="rId637" Type="http://schemas.openxmlformats.org/officeDocument/2006/relationships/image" Target="media/image36.jpeg"/><Relationship Id="rId844" Type="http://schemas.openxmlformats.org/officeDocument/2006/relationships/hyperlink" Target="http://e-drpciv.ro/tag/simulare-examen-auto" TargetMode="External"/><Relationship Id="rId1267" Type="http://schemas.openxmlformats.org/officeDocument/2006/relationships/hyperlink" Target="http://e-drpciv.ro/tag/auto-chestionare" TargetMode="External"/><Relationship Id="rId1474" Type="http://schemas.openxmlformats.org/officeDocument/2006/relationships/hyperlink" Target="http://e-drpciv.ro/intrebare/573/circulati_cu_un_autoturism_cu_remorca_pe_o_sosea_cu_o_singura_banda_pentru_fiecare_directie_si_va_apropiati_de_o_curba_la_stanga_foarte_stransa_si_fara_vizibilitate_cum_trebuie_sa_adaptati_modul_de_conducere" TargetMode="External"/><Relationship Id="rId1681" Type="http://schemas.openxmlformats.org/officeDocument/2006/relationships/hyperlink" Target="http://e-drpciv.ro/tag/teste-auto" TargetMode="External"/><Relationship Id="rId2318" Type="http://schemas.openxmlformats.org/officeDocument/2006/relationships/hyperlink" Target="http://e-drpciv.ro/tag/examen-auto" TargetMode="External"/><Relationship Id="rId2525" Type="http://schemas.openxmlformats.org/officeDocument/2006/relationships/image" Target="media/image320.jpeg"/><Relationship Id="rId704" Type="http://schemas.openxmlformats.org/officeDocument/2006/relationships/hyperlink" Target="http://e-drpciv.ro/tag/examen-auto" TargetMode="External"/><Relationship Id="rId911" Type="http://schemas.openxmlformats.org/officeDocument/2006/relationships/hyperlink" Target="http://e-drpciv.ro/tag/simulare-examen-auto" TargetMode="External"/><Relationship Id="rId1127" Type="http://schemas.openxmlformats.org/officeDocument/2006/relationships/hyperlink" Target="http://e-drpciv.ro/intrebare/139/daca_intr-o_intersectie_conducatorul_de_vehicul_intalneste_semnalul_verde_al_semaforului_precum_si_indicatorul_cedeaza_trecerea_el_este_obligat" TargetMode="External"/><Relationship Id="rId1334" Type="http://schemas.openxmlformats.org/officeDocument/2006/relationships/hyperlink" Target="http://e-drpciv.ro/tag/chestionare-auto-B" TargetMode="External"/><Relationship Id="rId1541" Type="http://schemas.openxmlformats.org/officeDocument/2006/relationships/hyperlink" Target="http://e-drpciv.ro/tag/intrebari-cat-B1" TargetMode="External"/><Relationship Id="rId1779" Type="http://schemas.openxmlformats.org/officeDocument/2006/relationships/hyperlink" Target="http://e-drpciv.ro/tag/drpciv.ro" TargetMode="External"/><Relationship Id="rId1986" Type="http://schemas.openxmlformats.org/officeDocument/2006/relationships/image" Target="media/image197.jpeg"/><Relationship Id="rId40" Type="http://schemas.openxmlformats.org/officeDocument/2006/relationships/hyperlink" Target="http://e-drpciv.ro/intrebare/768/cum_veti_proceda_la_intalnirea_semnalului_intermitent_de_culoare_galbena" TargetMode="External"/><Relationship Id="rId1401" Type="http://schemas.openxmlformats.org/officeDocument/2006/relationships/hyperlink" Target="http://e-drpciv.ro/tag/permis-auto-cat-B1" TargetMode="External"/><Relationship Id="rId1639" Type="http://schemas.openxmlformats.org/officeDocument/2006/relationships/hyperlink" Target="http://e-drpciv.ro/tag/permis-auto" TargetMode="External"/><Relationship Id="rId1846" Type="http://schemas.openxmlformats.org/officeDocument/2006/relationships/hyperlink" Target="http://e-drpciv.ro/poze2/923.jpg" TargetMode="External"/><Relationship Id="rId1706" Type="http://schemas.openxmlformats.org/officeDocument/2006/relationships/hyperlink" Target="http://e-drpciv.ro/tag/intrebari-cat-B1" TargetMode="External"/><Relationship Id="rId1913" Type="http://schemas.openxmlformats.org/officeDocument/2006/relationships/hyperlink" Target="http://e-drpciv.ro/tag/permis-cat-B" TargetMode="External"/><Relationship Id="rId287" Type="http://schemas.openxmlformats.org/officeDocument/2006/relationships/hyperlink" Target="http://e-drpciv.ro/tag/teste-drpciv" TargetMode="External"/><Relationship Id="rId494" Type="http://schemas.openxmlformats.org/officeDocument/2006/relationships/hyperlink" Target="http://e-drpciv.ro/intrebare/129/bratul_drept_intins_orizontal_al_politistului_indica_oprire_pentru" TargetMode="External"/><Relationship Id="rId2175" Type="http://schemas.openxmlformats.org/officeDocument/2006/relationships/hyperlink" Target="http://e-drpciv.ro/tag/intrebari-categoria-tr" TargetMode="External"/><Relationship Id="rId2382" Type="http://schemas.openxmlformats.org/officeDocument/2006/relationships/hyperlink" Target="http://e-drpciv.ro/tag/examen-permis" TargetMode="External"/><Relationship Id="rId147" Type="http://schemas.openxmlformats.org/officeDocument/2006/relationships/hyperlink" Target="http://e-drpciv.ro/tag/simulare-examen-auto" TargetMode="External"/><Relationship Id="rId354" Type="http://schemas.openxmlformats.org/officeDocument/2006/relationships/hyperlink" Target="http://e-drpciv.ro/poze2/35.jpg" TargetMode="External"/><Relationship Id="rId799" Type="http://schemas.openxmlformats.org/officeDocument/2006/relationships/hyperlink" Target="http://e-drpciv.ro/intrebare/116/ce_obligatii_aveti_daca_intalniti_un_vehicul_cu_semnalele_speciale_de_avertizare_luminoase_de_culoare_albastra_in_functiune" TargetMode="External"/><Relationship Id="rId1191" Type="http://schemas.openxmlformats.org/officeDocument/2006/relationships/hyperlink" Target="http://e-drpciv.ro/tag/chestionare-auto" TargetMode="External"/><Relationship Id="rId2035" Type="http://schemas.openxmlformats.org/officeDocument/2006/relationships/hyperlink" Target="http://e-drpciv.ro/intrebare/754/indicatorul_semnifica" TargetMode="External"/><Relationship Id="rId2687" Type="http://schemas.openxmlformats.org/officeDocument/2006/relationships/image" Target="media/image349.jpeg"/><Relationship Id="rId561" Type="http://schemas.openxmlformats.org/officeDocument/2006/relationships/hyperlink" Target="http://e-drpciv.ro/tag/chestionare-auto-2014" TargetMode="External"/><Relationship Id="rId659" Type="http://schemas.openxmlformats.org/officeDocument/2006/relationships/hyperlink" Target="http://e-drpciv.ro/tag/raspunsuri-drpciv" TargetMode="External"/><Relationship Id="rId866" Type="http://schemas.openxmlformats.org/officeDocument/2006/relationships/hyperlink" Target="http://e-drpciv.ro/tag/permis-auto-cat-b1" TargetMode="External"/><Relationship Id="rId1289" Type="http://schemas.openxmlformats.org/officeDocument/2006/relationships/hyperlink" Target="http://e-drpciv.ro/intrebare/365/cum_procedati_daca_v-ati_incadrat_pe_banda_din_stanga_desi_intentionati_sa_virati_la_dreapta" TargetMode="External"/><Relationship Id="rId1496" Type="http://schemas.openxmlformats.org/officeDocument/2006/relationships/hyperlink" Target="http://e-drpciv.ro/poze2/3736.jpg" TargetMode="External"/><Relationship Id="rId2242" Type="http://schemas.openxmlformats.org/officeDocument/2006/relationships/image" Target="media/image254.jpeg"/><Relationship Id="rId2547" Type="http://schemas.openxmlformats.org/officeDocument/2006/relationships/hyperlink" Target="http://e-drpciv.ro/intrebare/408/ce_masuri_trebuie_sa_ia_conducatorul_de_autovehicule_care_constata_ca_un_autoturism_s-a_rasturnat_in_afara_drumului_si_exista_persoane_accidentate" TargetMode="External"/><Relationship Id="rId214" Type="http://schemas.openxmlformats.org/officeDocument/2006/relationships/hyperlink" Target="http://e-drpciv.ro/tag/intrebari-cat-b" TargetMode="External"/><Relationship Id="rId421" Type="http://schemas.openxmlformats.org/officeDocument/2006/relationships/image" Target="media/image16.jpeg"/><Relationship Id="rId519" Type="http://schemas.openxmlformats.org/officeDocument/2006/relationships/hyperlink" Target="http://e-drpciv.ro/poze2/609.jpg" TargetMode="External"/><Relationship Id="rId1051" Type="http://schemas.openxmlformats.org/officeDocument/2006/relationships/hyperlink" Target="http://e-drpciv.ro/tag/examen-sala" TargetMode="External"/><Relationship Id="rId1149" Type="http://schemas.openxmlformats.org/officeDocument/2006/relationships/hyperlink" Target="http://e-drpciv.ro/poze2/548.jpg" TargetMode="External"/><Relationship Id="rId1356" Type="http://schemas.openxmlformats.org/officeDocument/2006/relationships/hyperlink" Target="http://e-drpciv.ro/intrebare/612/ce_obligatii_va_revin_atunci_cand_pe_un_drum_public_intalniti_autovehicule_apartinand_serviciului_de_ambulanta_sau_serviciului_roman_de_informatii_care_folosesc_mijloacele_de_avertizare_luminoasa_si_sonora" TargetMode="External"/><Relationship Id="rId2102" Type="http://schemas.openxmlformats.org/officeDocument/2006/relationships/image" Target="media/image235.jpeg"/><Relationship Id="rId726" Type="http://schemas.openxmlformats.org/officeDocument/2006/relationships/image" Target="media/image49.jpeg"/><Relationship Id="rId933" Type="http://schemas.openxmlformats.org/officeDocument/2006/relationships/hyperlink" Target="http://e-drpciv.ro/tag/www.drpciv" TargetMode="External"/><Relationship Id="rId1009" Type="http://schemas.openxmlformats.org/officeDocument/2006/relationships/hyperlink" Target="http://e-drpciv.ro/intrebare/94/cum_procedeaza_conducatorul_de_autovehicule_noaptea_cand_este_orbit_de_lumina_farurilor_unui_autovehicul_care_circula_din_sens_opus" TargetMode="External"/><Relationship Id="rId1563" Type="http://schemas.openxmlformats.org/officeDocument/2006/relationships/hyperlink" Target="http://e-drpciv.ro/tag/intrebari-drpciv" TargetMode="External"/><Relationship Id="rId1770" Type="http://schemas.openxmlformats.org/officeDocument/2006/relationships/image" Target="media/image165.jpeg"/><Relationship Id="rId1868" Type="http://schemas.openxmlformats.org/officeDocument/2006/relationships/hyperlink" Target="http://e-drpciv.ro/tag/intrebari-drpciv" TargetMode="External"/><Relationship Id="rId2407" Type="http://schemas.openxmlformats.org/officeDocument/2006/relationships/hyperlink" Target="http://e-drpciv.ro/tag/drpciv-chestionare" TargetMode="External"/><Relationship Id="rId2614" Type="http://schemas.openxmlformats.org/officeDocument/2006/relationships/hyperlink" Target="http://e-drpciv.ro/intrebare/23/conducatorul_de_autoturism_care_se_afla_in_spatele_unui_autobuz_si_intalneste_indicatorul_oprire_trebuie" TargetMode="External"/><Relationship Id="rId62" Type="http://schemas.openxmlformats.org/officeDocument/2006/relationships/hyperlink" Target="http://e-drpciv.ro/intrebare/420/transportarea_victimelor_la_spital_se_poate_realiza_cu" TargetMode="External"/><Relationship Id="rId1216" Type="http://schemas.openxmlformats.org/officeDocument/2006/relationships/hyperlink" Target="http://e-drpciv.ro/intrebare/918/puteti_depasi_in_aceasta_situatie" TargetMode="External"/><Relationship Id="rId1423" Type="http://schemas.openxmlformats.org/officeDocument/2006/relationships/hyperlink" Target="http://e-drpciv.ro/tag/drpciv-chestionare" TargetMode="External"/><Relationship Id="rId1630" Type="http://schemas.openxmlformats.org/officeDocument/2006/relationships/image" Target="media/image143.jpeg"/><Relationship Id="rId1728" Type="http://schemas.openxmlformats.org/officeDocument/2006/relationships/hyperlink" Target="http://e-drpciv.ro/tag/permis-auto-cat-TR" TargetMode="External"/><Relationship Id="rId1935" Type="http://schemas.openxmlformats.org/officeDocument/2006/relationships/image" Target="media/image187.jpeg"/><Relationship Id="rId2197" Type="http://schemas.openxmlformats.org/officeDocument/2006/relationships/hyperlink" Target="http://e-drpciv.ro/intrebare/20/ce_obligatii_are_conducatorul_de_vehicul_care_intentioneaza_sa_intre_pe_prima_strada_la_dreapta_intr-o_intersectie_cu_sens_giratoriu" TargetMode="External"/><Relationship Id="rId169" Type="http://schemas.openxmlformats.org/officeDocument/2006/relationships/hyperlink" Target="http://e-drpciv.ro/tag/raspunsuri-drpciv" TargetMode="External"/><Relationship Id="rId376" Type="http://schemas.openxmlformats.org/officeDocument/2006/relationships/hyperlink" Target="http://e-drpciv.ro/tag/examen-permis" TargetMode="External"/><Relationship Id="rId583" Type="http://schemas.openxmlformats.org/officeDocument/2006/relationships/hyperlink" Target="http://e-drpciv.ro/tag/examen-permis" TargetMode="External"/><Relationship Id="rId790" Type="http://schemas.openxmlformats.org/officeDocument/2006/relationships/hyperlink" Target="http://e-drpciv.ro/tag/permis-cat-tr" TargetMode="External"/><Relationship Id="rId2057" Type="http://schemas.openxmlformats.org/officeDocument/2006/relationships/hyperlink" Target="http://e-drpciv.ro/tag/examen-auto-categoria-tr" TargetMode="External"/><Relationship Id="rId2264" Type="http://schemas.openxmlformats.org/officeDocument/2006/relationships/hyperlink" Target="http://e-drpciv.ro/tag/examen-auto-cat-b1" TargetMode="External"/><Relationship Id="rId2471" Type="http://schemas.openxmlformats.org/officeDocument/2006/relationships/hyperlink" Target="http://e-drpciv.ro/tag/drpciv" TargetMode="External"/><Relationship Id="rId4" Type="http://schemas.openxmlformats.org/officeDocument/2006/relationships/webSettings" Target="webSettings.xml"/><Relationship Id="rId236" Type="http://schemas.openxmlformats.org/officeDocument/2006/relationships/hyperlink" Target="http://e-drpciv.ro/tag/examen-sala" TargetMode="External"/><Relationship Id="rId443" Type="http://schemas.openxmlformats.org/officeDocument/2006/relationships/hyperlink" Target="http://e-drpciv.ro/intrebare/797/ce_se_recomanda_pe_timp_de_noapte_din_punct_de_vedere_al_conduitei_preventive_pentru_un_conducator_de_autovehicul_incepator" TargetMode="External"/><Relationship Id="rId650" Type="http://schemas.openxmlformats.org/officeDocument/2006/relationships/hyperlink" Target="http://e-drpciv.ro/tag/www.drpciv" TargetMode="External"/><Relationship Id="rId888" Type="http://schemas.openxmlformats.org/officeDocument/2006/relationships/hyperlink" Target="http://e-drpciv.ro/intrebare/497/ce_va_este_interzis_in_situatia_data" TargetMode="External"/><Relationship Id="rId1073" Type="http://schemas.openxmlformats.org/officeDocument/2006/relationships/hyperlink" Target="http://e-drpciv.ro/tag/teste-auto-chestionare" TargetMode="External"/><Relationship Id="rId1280" Type="http://schemas.openxmlformats.org/officeDocument/2006/relationships/hyperlink" Target="http://e-drpciv.ro/tag/www.drpciv" TargetMode="External"/><Relationship Id="rId2124" Type="http://schemas.openxmlformats.org/officeDocument/2006/relationships/hyperlink" Target="http://e-drpciv.ro/tag/permis-auto" TargetMode="External"/><Relationship Id="rId2331" Type="http://schemas.openxmlformats.org/officeDocument/2006/relationships/image" Target="media/image265.jpeg"/><Relationship Id="rId2569" Type="http://schemas.openxmlformats.org/officeDocument/2006/relationships/hyperlink" Target="http://e-drpciv.ro/intrebare/555/ce_trebuie_sa_aveti_in_vedere_atunci_cand_lasati_copiii_sa_urce_sau_sa_coboare_din_autoturismul_pe_care_il_conduceti" TargetMode="External"/><Relationship Id="rId303" Type="http://schemas.openxmlformats.org/officeDocument/2006/relationships/hyperlink" Target="http://e-drpciv.ro/tag/examen-sala" TargetMode="External"/><Relationship Id="rId748" Type="http://schemas.openxmlformats.org/officeDocument/2006/relationships/hyperlink" Target="http://e-drpciv.ro/poze2/126.jpg" TargetMode="External"/><Relationship Id="rId955" Type="http://schemas.openxmlformats.org/officeDocument/2006/relationships/image" Target="media/image75.jpeg"/><Relationship Id="rId1140" Type="http://schemas.openxmlformats.org/officeDocument/2006/relationships/hyperlink" Target="http://e-drpciv.ro/tag/chestionare-auto" TargetMode="External"/><Relationship Id="rId1378" Type="http://schemas.openxmlformats.org/officeDocument/2006/relationships/hyperlink" Target="http://e-drpciv.ro/tag/examen-sala" TargetMode="External"/><Relationship Id="rId1585" Type="http://schemas.openxmlformats.org/officeDocument/2006/relationships/image" Target="media/image134.jpeg"/><Relationship Id="rId1792" Type="http://schemas.openxmlformats.org/officeDocument/2006/relationships/hyperlink" Target="http://e-drpciv.ro/tag/examen-sala" TargetMode="External"/><Relationship Id="rId2429" Type="http://schemas.openxmlformats.org/officeDocument/2006/relationships/hyperlink" Target="http://e-drpciv.ro/tag/examen-permis-auto" TargetMode="External"/><Relationship Id="rId2636" Type="http://schemas.openxmlformats.org/officeDocument/2006/relationships/hyperlink" Target="http://e-drpciv.ro/tag/permis-auto-categoria-tr" TargetMode="External"/><Relationship Id="rId84" Type="http://schemas.openxmlformats.org/officeDocument/2006/relationships/hyperlink" Target="http://e-drpciv.ro/tag/raspunsuri-drpciv" TargetMode="External"/><Relationship Id="rId510" Type="http://schemas.openxmlformats.org/officeDocument/2006/relationships/hyperlink" Target="http://e-drpciv.ro/tag/examen-sala" TargetMode="External"/><Relationship Id="rId608" Type="http://schemas.openxmlformats.org/officeDocument/2006/relationships/hyperlink" Target="http://e-drpciv.ro/tag/teste-auto" TargetMode="External"/><Relationship Id="rId815" Type="http://schemas.openxmlformats.org/officeDocument/2006/relationships/hyperlink" Target="http://e-drpciv.ro/intrebare/405/este_interzisa_oprirea_voluntara" TargetMode="External"/><Relationship Id="rId1238" Type="http://schemas.openxmlformats.org/officeDocument/2006/relationships/hyperlink" Target="http://e-drpciv.ro/tag/chestionare-auto" TargetMode="External"/><Relationship Id="rId1445" Type="http://schemas.openxmlformats.org/officeDocument/2006/relationships/hyperlink" Target="http://e-drpciv.ro/tag/teste-auto" TargetMode="External"/><Relationship Id="rId1652" Type="http://schemas.openxmlformats.org/officeDocument/2006/relationships/hyperlink" Target="http://e-drpciv.ro/tag/auto-chestionare" TargetMode="External"/><Relationship Id="rId1000" Type="http://schemas.openxmlformats.org/officeDocument/2006/relationships/hyperlink" Target="http://e-drpciv.ro/intrebare/740/carui_autoturism_trebuie_sa-i_acordati_prioritate" TargetMode="External"/><Relationship Id="rId1305" Type="http://schemas.openxmlformats.org/officeDocument/2006/relationships/hyperlink" Target="http://e-drpciv.ro/intrebare/693/daca_vreti_sa_parasiti_autostrada" TargetMode="External"/><Relationship Id="rId1957" Type="http://schemas.openxmlformats.org/officeDocument/2006/relationships/image" Target="media/image189.jpeg"/><Relationship Id="rId2703" Type="http://schemas.openxmlformats.org/officeDocument/2006/relationships/hyperlink" Target="http://e-drpciv.ro/poze2/718.jpg" TargetMode="External"/><Relationship Id="rId1512" Type="http://schemas.openxmlformats.org/officeDocument/2006/relationships/hyperlink" Target="http://e-drpciv.ro/intrebare/577/bandajele_se_folosesc" TargetMode="External"/><Relationship Id="rId1817" Type="http://schemas.openxmlformats.org/officeDocument/2006/relationships/hyperlink" Target="http://e-drpciv.ro/tag/chestionare-auto" TargetMode="External"/><Relationship Id="rId11" Type="http://schemas.openxmlformats.org/officeDocument/2006/relationships/hyperlink" Target="http://e-drpciv.ro/tag/drpciv-chestionare" TargetMode="External"/><Relationship Id="rId398" Type="http://schemas.openxmlformats.org/officeDocument/2006/relationships/hyperlink" Target="http://e-drpciv.ro/tag/drpciv" TargetMode="External"/><Relationship Id="rId2079" Type="http://schemas.openxmlformats.org/officeDocument/2006/relationships/hyperlink" Target="http://e-drpciv.ro/intrebare/766/este_permisa_deschiderea_portierelor_autoturismului_pe_timpul_opririi_sau_stationarii_pe_un_drum_public" TargetMode="External"/><Relationship Id="rId160" Type="http://schemas.openxmlformats.org/officeDocument/2006/relationships/hyperlink" Target="http://e-drpciv.ro/tag/drpciv.ro" TargetMode="External"/><Relationship Id="rId2286" Type="http://schemas.openxmlformats.org/officeDocument/2006/relationships/hyperlink" Target="http://e-drpciv.ro/poze2/3711.jpg" TargetMode="External"/><Relationship Id="rId2493" Type="http://schemas.openxmlformats.org/officeDocument/2006/relationships/hyperlink" Target="http://e-drpciv.ro/tag/teste-drpciv" TargetMode="External"/><Relationship Id="rId258" Type="http://schemas.openxmlformats.org/officeDocument/2006/relationships/hyperlink" Target="http://e-drpciv.ro/intrebare/124/cand_nu_va_este_permisa_intoarcerea_vehiculului" TargetMode="External"/><Relationship Id="rId465" Type="http://schemas.openxmlformats.org/officeDocument/2006/relationships/hyperlink" Target="http://e-drpciv.ro/intrebare/915/cum_este_corect_sa_procedati_daca_parasiti_drumul_prioritar" TargetMode="External"/><Relationship Id="rId672" Type="http://schemas.openxmlformats.org/officeDocument/2006/relationships/hyperlink" Target="http://e-drpciv.ro/poze2/328.jpg" TargetMode="External"/><Relationship Id="rId1095" Type="http://schemas.openxmlformats.org/officeDocument/2006/relationships/hyperlink" Target="http://e-drpciv.ro/poze2/610.jpg" TargetMode="External"/><Relationship Id="rId2146" Type="http://schemas.openxmlformats.org/officeDocument/2006/relationships/hyperlink" Target="http://e-drpciv.ro/tag/intrebari-cat-TR" TargetMode="External"/><Relationship Id="rId2353" Type="http://schemas.openxmlformats.org/officeDocument/2006/relationships/hyperlink" Target="http://e-drpciv.ro/tag/intrebari-categoria-B" TargetMode="External"/><Relationship Id="rId2560" Type="http://schemas.openxmlformats.org/officeDocument/2006/relationships/hyperlink" Target="http://e-drpciv.ro/tag/permis-auto" TargetMode="External"/><Relationship Id="rId22" Type="http://schemas.openxmlformats.org/officeDocument/2006/relationships/hyperlink" Target="http://e-drpciv.ro/tag/permis-auto-categoria-TR" TargetMode="External"/><Relationship Id="rId118" Type="http://schemas.openxmlformats.org/officeDocument/2006/relationships/hyperlink" Target="http://e-drpciv.ro/intrebare/221/politistul_rutier_poate_dispune_imobilizarea_unui_vehicul_atunci_cand" TargetMode="External"/><Relationship Id="rId325" Type="http://schemas.openxmlformats.org/officeDocument/2006/relationships/hyperlink" Target="http://e-drpciv.ro/intrebare/870/care_dintre_vehicule_au_prioritate_de_trecere" TargetMode="External"/><Relationship Id="rId532" Type="http://schemas.openxmlformats.org/officeDocument/2006/relationships/hyperlink" Target="http://e-drpciv.ro/tag/examen-auto-cat-b1" TargetMode="External"/><Relationship Id="rId977" Type="http://schemas.openxmlformats.org/officeDocument/2006/relationships/hyperlink" Target="http://e-drpciv.ro/tag/chestionare-drpciv" TargetMode="External"/><Relationship Id="rId1162" Type="http://schemas.openxmlformats.org/officeDocument/2006/relationships/hyperlink" Target="http://e-drpciv.ro/tag/chestionare-auto-2014" TargetMode="External"/><Relationship Id="rId1828" Type="http://schemas.openxmlformats.org/officeDocument/2006/relationships/hyperlink" Target="http://e-drpciv.ro/tag/examen-auto" TargetMode="External"/><Relationship Id="rId2006" Type="http://schemas.openxmlformats.org/officeDocument/2006/relationships/image" Target="media/image215.jpeg"/><Relationship Id="rId2213" Type="http://schemas.openxmlformats.org/officeDocument/2006/relationships/hyperlink" Target="http://e-drpciv.ro/tag/permis-categoria-tr" TargetMode="External"/><Relationship Id="rId2420" Type="http://schemas.openxmlformats.org/officeDocument/2006/relationships/hyperlink" Target="http://e-drpciv.ro/tag/permis-auto" TargetMode="External"/><Relationship Id="rId2658" Type="http://schemas.openxmlformats.org/officeDocument/2006/relationships/hyperlink" Target="http://e-drpciv.ro/tag/drpciv" TargetMode="External"/><Relationship Id="rId171" Type="http://schemas.openxmlformats.org/officeDocument/2006/relationships/hyperlink" Target="http://e-drpciv.ro/intrebare/613/intoarcerea_este_interzisa" TargetMode="External"/><Relationship Id="rId837" Type="http://schemas.openxmlformats.org/officeDocument/2006/relationships/hyperlink" Target="http://e-drpciv.ro/intrebare/413/indicatorul_va_avertizeaza_ca_urmeaza" TargetMode="External"/><Relationship Id="rId1022" Type="http://schemas.openxmlformats.org/officeDocument/2006/relationships/hyperlink" Target="http://e-drpciv.ro/poze2/367.jpg" TargetMode="External"/><Relationship Id="rId1467" Type="http://schemas.openxmlformats.org/officeDocument/2006/relationships/image" Target="media/image122.jpeg"/><Relationship Id="rId1674" Type="http://schemas.openxmlformats.org/officeDocument/2006/relationships/hyperlink" Target="http://e-drpciv.ro/tag/examen-drpciv" TargetMode="External"/><Relationship Id="rId1881" Type="http://schemas.openxmlformats.org/officeDocument/2006/relationships/hyperlink" Target="http://e-drpciv.ro/tag/teste-drpciv" TargetMode="External"/><Relationship Id="rId2297" Type="http://schemas.openxmlformats.org/officeDocument/2006/relationships/hyperlink" Target="http://e-drpciv.ro/tag/permis-auto" TargetMode="External"/><Relationship Id="rId2518" Type="http://schemas.openxmlformats.org/officeDocument/2006/relationships/image" Target="media/image313.jpeg"/><Relationship Id="rId2725" Type="http://schemas.openxmlformats.org/officeDocument/2006/relationships/hyperlink" Target="http://e-drpciv.ro/tag/examen-drpciv" TargetMode="External"/><Relationship Id="rId269" Type="http://schemas.openxmlformats.org/officeDocument/2006/relationships/hyperlink" Target="http://e-drpciv.ro/tag/permis-auto-cat-tr" TargetMode="External"/><Relationship Id="rId476" Type="http://schemas.openxmlformats.org/officeDocument/2006/relationships/hyperlink" Target="http://e-drpciv.ro/intrebare/795/motociclistul_depaseste_corect_autocamionul" TargetMode="External"/><Relationship Id="rId683" Type="http://schemas.openxmlformats.org/officeDocument/2006/relationships/hyperlink" Target="http://e-drpciv.ro/intrebare/95/de_la_ce_distanta_fata_de_vehiculul_care_circula_din_sens_opus_pe_timp_de_noapte_conducatorul_unui_autovehicul_este_obligat_sa_foloseasca_lumina_de_intalnire" TargetMode="External"/><Relationship Id="rId890" Type="http://schemas.openxmlformats.org/officeDocument/2006/relationships/hyperlink" Target="http://e-drpciv.ro/tag/permis-auto-categoria-b" TargetMode="External"/><Relationship Id="rId904" Type="http://schemas.openxmlformats.org/officeDocument/2006/relationships/hyperlink" Target="http://e-drpciv.ro/poze2/967.jpg" TargetMode="External"/><Relationship Id="rId1327" Type="http://schemas.openxmlformats.org/officeDocument/2006/relationships/hyperlink" Target="http://e-drpciv.ro/tag/examen-permis-auto" TargetMode="External"/><Relationship Id="rId1534" Type="http://schemas.openxmlformats.org/officeDocument/2006/relationships/hyperlink" Target="http://e-drpciv.ro/tag/intrebari-categoria-B" TargetMode="External"/><Relationship Id="rId1741" Type="http://schemas.openxmlformats.org/officeDocument/2006/relationships/hyperlink" Target="http://e-drpciv.ro/tag/examen-permis" TargetMode="External"/><Relationship Id="rId1979" Type="http://schemas.openxmlformats.org/officeDocument/2006/relationships/hyperlink" Target="http://e-drpciv.ro/tag/simulare-examen-auto" TargetMode="External"/><Relationship Id="rId2157" Type="http://schemas.openxmlformats.org/officeDocument/2006/relationships/hyperlink" Target="http://e-drpciv.ro/tag/chestionare-auto" TargetMode="External"/><Relationship Id="rId2364" Type="http://schemas.openxmlformats.org/officeDocument/2006/relationships/hyperlink" Target="http://e-drpciv.ro/tag/examen-sala" TargetMode="External"/><Relationship Id="rId2571" Type="http://schemas.openxmlformats.org/officeDocument/2006/relationships/hyperlink" Target="http://e-drpciv.ro/tag/permis-cat-TR" TargetMode="External"/><Relationship Id="rId33" Type="http://schemas.openxmlformats.org/officeDocument/2006/relationships/hyperlink" Target="http://e-drpciv.ro/intrebare/337/ce_conditii_tehnice_trebuie_sa_indeplineasca_un_autovehicul_pentru_a_circula_pe_drumurile_publice" TargetMode="External"/><Relationship Id="rId129" Type="http://schemas.openxmlformats.org/officeDocument/2006/relationships/hyperlink" Target="http://e-drpciv.ro/tag/permis-auto" TargetMode="External"/><Relationship Id="rId336" Type="http://schemas.openxmlformats.org/officeDocument/2006/relationships/hyperlink" Target="http://e-drpciv.ro/tag/permis-categoria-tr" TargetMode="External"/><Relationship Id="rId543" Type="http://schemas.openxmlformats.org/officeDocument/2006/relationships/image" Target="media/image27.jpeg"/><Relationship Id="rId988" Type="http://schemas.openxmlformats.org/officeDocument/2006/relationships/hyperlink" Target="http://e-drpciv.ro/tag/simulare-examen-auto" TargetMode="External"/><Relationship Id="rId1173" Type="http://schemas.openxmlformats.org/officeDocument/2006/relationships/hyperlink" Target="http://e-drpciv.ro/tag/examen-auto-categoria-tr" TargetMode="External"/><Relationship Id="rId1380" Type="http://schemas.openxmlformats.org/officeDocument/2006/relationships/hyperlink" Target="http://e-drpciv.ro/tag/examen-sala" TargetMode="External"/><Relationship Id="rId1601" Type="http://schemas.openxmlformats.org/officeDocument/2006/relationships/hyperlink" Target="http://e-drpciv.ro/intrebare/293/la_intalnirea_carui_indicator_conducatorul_auto_nu_are_prioritate_de_trecere" TargetMode="External"/><Relationship Id="rId1839" Type="http://schemas.openxmlformats.org/officeDocument/2006/relationships/hyperlink" Target="http://e-drpciv.ro/tag/raspunsuri-drpciv" TargetMode="External"/><Relationship Id="rId2017" Type="http://schemas.openxmlformats.org/officeDocument/2006/relationships/hyperlink" Target="http://e-drpciv.ro/intrebare/920/intrati_cu_autovehiculul_de_pe_o_strada_bine_iluminata_pe_una_neiluminata_ce_trebuie_sa_aveti_in_vedere" TargetMode="External"/><Relationship Id="rId2224" Type="http://schemas.openxmlformats.org/officeDocument/2006/relationships/image" Target="media/image251.jpeg"/><Relationship Id="rId2669" Type="http://schemas.openxmlformats.org/officeDocument/2006/relationships/hyperlink" Target="http://e-drpciv.ro/tag/permis-auto-categoria-TR" TargetMode="External"/><Relationship Id="rId182" Type="http://schemas.openxmlformats.org/officeDocument/2006/relationships/hyperlink" Target="http://e-drpciv.ro/tag/chestionare-auto-B" TargetMode="External"/><Relationship Id="rId403" Type="http://schemas.openxmlformats.org/officeDocument/2006/relationships/hyperlink" Target="http://e-drpciv.ro/intrebare/878/la_trecerile_pentru_pietoni_nesemaforizate_semnalizate_corespunzator_cand_drumul_are_cel_mult_o_banda_pe_sens_iar_pietonii_aflati_pe_trotuar_in_imediata_apropiere_a_partii_carosabile_intentioneaza_sa_se_angajeze_in_traversare_trebuie" TargetMode="External"/><Relationship Id="rId750" Type="http://schemas.openxmlformats.org/officeDocument/2006/relationships/hyperlink" Target="http://e-drpciv.ro/intrebare/126/care_dintre_autovehicule_va_intra_ultimul_in_intersectie" TargetMode="External"/><Relationship Id="rId848" Type="http://schemas.openxmlformats.org/officeDocument/2006/relationships/image" Target="media/image59.png"/><Relationship Id="rId1033" Type="http://schemas.openxmlformats.org/officeDocument/2006/relationships/hyperlink" Target="http://e-drpciv.ro/tag/www-drpciv-chestionare" TargetMode="External"/><Relationship Id="rId1478" Type="http://schemas.openxmlformats.org/officeDocument/2006/relationships/hyperlink" Target="http://e-drpciv.ro/tag/drpciv.ro" TargetMode="External"/><Relationship Id="rId1685" Type="http://schemas.openxmlformats.org/officeDocument/2006/relationships/hyperlink" Target="http://e-drpciv.ro/intrebare/893/la_intalnirea_acestui_indicator_aveti_obligatia" TargetMode="External"/><Relationship Id="rId1892" Type="http://schemas.openxmlformats.org/officeDocument/2006/relationships/hyperlink" Target="http://e-drpciv.ro/tag/teste-auto-chestionare" TargetMode="External"/><Relationship Id="rId1906" Type="http://schemas.openxmlformats.org/officeDocument/2006/relationships/hyperlink" Target="http://e-drpciv.ro/tag/examen-sala" TargetMode="External"/><Relationship Id="rId2431" Type="http://schemas.openxmlformats.org/officeDocument/2006/relationships/hyperlink" Target="http://e-drpciv.ro/intrebare/833/un_conducator_auto_v-a_depasit_de_mai_multe_ori_intrucat_nu_circula_cu_viteza_constanta_cum_procedati_atunci_cand_urmeaza_sa_fiti_depasit_din_nou" TargetMode="External"/><Relationship Id="rId2529" Type="http://schemas.openxmlformats.org/officeDocument/2006/relationships/image" Target="media/image324.jpeg"/><Relationship Id="rId487" Type="http://schemas.openxmlformats.org/officeDocument/2006/relationships/hyperlink" Target="http://e-drpciv.ro/tag/teste-auto" TargetMode="External"/><Relationship Id="rId610" Type="http://schemas.openxmlformats.org/officeDocument/2006/relationships/hyperlink" Target="http://e-drpciv.ro/tag/permis-auto-categoria-b" TargetMode="External"/><Relationship Id="rId694" Type="http://schemas.openxmlformats.org/officeDocument/2006/relationships/image" Target="media/image40.jpeg"/><Relationship Id="rId708" Type="http://schemas.openxmlformats.org/officeDocument/2006/relationships/hyperlink" Target="http://e-drpciv.ro/tag/examen-permis-auto" TargetMode="External"/><Relationship Id="rId915" Type="http://schemas.openxmlformats.org/officeDocument/2006/relationships/hyperlink" Target="http://e-drpciv.ro/intrebare/211/trecerea_peste_marcajul_discontinuu_este_permisa" TargetMode="External"/><Relationship Id="rId1240" Type="http://schemas.openxmlformats.org/officeDocument/2006/relationships/hyperlink" Target="http://e-drpciv.ro/tag/drpciv-chestionare" TargetMode="External"/><Relationship Id="rId1338" Type="http://schemas.openxmlformats.org/officeDocument/2006/relationships/hyperlink" Target="http://e-drpciv.ro/intrebare/999/ce_obligatii_revin_conducatorilor_de_vehicule_la_trecerea_autovehiculelor_cu_regim_de_circulatie_prioritara_care_au_in_functiune_mijloacele_speciale_de_avertizare_luminoasa_de_culoare_rosie_si_pe_cele_de_avertizare_sonora" TargetMode="External"/><Relationship Id="rId1545" Type="http://schemas.openxmlformats.org/officeDocument/2006/relationships/hyperlink" Target="http://e-drpciv.ro/tag/teste-drpciv" TargetMode="External"/><Relationship Id="rId2070" Type="http://schemas.openxmlformats.org/officeDocument/2006/relationships/hyperlink" Target="http://e-drpciv.ro/intrebare/340/in_fata_dvs_circula_un_tractor_cu_doua_remorci_pe_ultima_fiind_scris_fara_semnalizare_intentionati_sa-l_depasiti_in_apropierea_unei_intersectii_cum_procedati" TargetMode="External"/><Relationship Id="rId2168" Type="http://schemas.openxmlformats.org/officeDocument/2006/relationships/hyperlink" Target="http://e-drpciv.ro/tag/simulare-examen-auto" TargetMode="External"/><Relationship Id="rId2375" Type="http://schemas.openxmlformats.org/officeDocument/2006/relationships/image" Target="media/image283.jpeg"/><Relationship Id="rId347" Type="http://schemas.openxmlformats.org/officeDocument/2006/relationships/hyperlink" Target="http://e-drpciv.ro/tag/chestionare-auto-2014" TargetMode="External"/><Relationship Id="rId999" Type="http://schemas.openxmlformats.org/officeDocument/2006/relationships/image" Target="media/image80.jpeg"/><Relationship Id="rId1100" Type="http://schemas.openxmlformats.org/officeDocument/2006/relationships/hyperlink" Target="http://e-drpciv.ro/intrebare/30/cand_semaforul_este_insotit_de_lumina_intermitenta_de_culoare_verde_sub_forma_unei_sageti_pe_fond_negru_catre_dreapta_aveti_urmatoarea_obligatie" TargetMode="External"/><Relationship Id="rId1184" Type="http://schemas.openxmlformats.org/officeDocument/2006/relationships/hyperlink" Target="http://e-drpciv.ro/tag/permis-auto-categoria-tr" TargetMode="External"/><Relationship Id="rId1405" Type="http://schemas.openxmlformats.org/officeDocument/2006/relationships/hyperlink" Target="http://e-drpciv.ro/tag/chestionare-auto-tr" TargetMode="External"/><Relationship Id="rId1752" Type="http://schemas.openxmlformats.org/officeDocument/2006/relationships/hyperlink" Target="http://e-drpciv.ro/poze2/605.jpg" TargetMode="External"/><Relationship Id="rId2028" Type="http://schemas.openxmlformats.org/officeDocument/2006/relationships/hyperlink" Target="http://e-drpciv.ro/poze2/499.jpg" TargetMode="External"/><Relationship Id="rId2582" Type="http://schemas.openxmlformats.org/officeDocument/2006/relationships/hyperlink" Target="http://e-drpciv.ro/intrebare/78/din_ce_directie_trebuie_sa_se_asigure_un_conducator_auto_inainte_de_a_trece_la_efectuarea_unei_depasiri" TargetMode="External"/><Relationship Id="rId44" Type="http://schemas.openxmlformats.org/officeDocument/2006/relationships/hyperlink" Target="http://e-drpciv.ro/intrebare/783/in_ce_situatie_poate_fi_retinut_certificatul_de_inmatriculare_al_unui_vehicul" TargetMode="External"/><Relationship Id="rId554" Type="http://schemas.openxmlformats.org/officeDocument/2006/relationships/hyperlink" Target="http://e-drpciv.ro/tag/www.drpciv" TargetMode="External"/><Relationship Id="rId761" Type="http://schemas.openxmlformats.org/officeDocument/2006/relationships/hyperlink" Target="http://e-drpciv.ro/intrebare/951/aprinderea_luminii_martor_de_la_bord_care_semnalizeaza_functionarea_generatorului_de_curent_poate_indica" TargetMode="External"/><Relationship Id="rId859" Type="http://schemas.openxmlformats.org/officeDocument/2006/relationships/image" Target="media/image61.jpeg"/><Relationship Id="rId1391" Type="http://schemas.openxmlformats.org/officeDocument/2006/relationships/image" Target="media/image116.jpeg"/><Relationship Id="rId1489" Type="http://schemas.openxmlformats.org/officeDocument/2006/relationships/hyperlink" Target="http://e-drpciv.ro/tag/www.drpciv" TargetMode="External"/><Relationship Id="rId1612" Type="http://schemas.openxmlformats.org/officeDocument/2006/relationships/hyperlink" Target="http://e-drpciv.ro/tag/drpciv.ro" TargetMode="External"/><Relationship Id="rId1696" Type="http://schemas.openxmlformats.org/officeDocument/2006/relationships/hyperlink" Target="http://e-drpciv.ro/poze2/3707.jpg" TargetMode="External"/><Relationship Id="rId1917" Type="http://schemas.openxmlformats.org/officeDocument/2006/relationships/hyperlink" Target="http://e-drpciv.ro/tag/examen-sala" TargetMode="External"/><Relationship Id="rId2235" Type="http://schemas.openxmlformats.org/officeDocument/2006/relationships/hyperlink" Target="http://e-drpciv.ro/intrebare/886/care_este_deosebirea_dintre_oprire_si_stationare" TargetMode="External"/><Relationship Id="rId2442" Type="http://schemas.openxmlformats.org/officeDocument/2006/relationships/hyperlink" Target="http://e-drpciv.ro/intrebare/670/in_cazul_implicarii_intr-un_accident_puteti_parasi_locul_acestuia_fara_incuviintarea_politiei_daca_a_rezultat_vatamarea_integritatii_corporale_a_unei_persoane" TargetMode="External"/><Relationship Id="rId193" Type="http://schemas.openxmlformats.org/officeDocument/2006/relationships/hyperlink" Target="http://e-drpciv.ro/tag/examen-auto" TargetMode="External"/><Relationship Id="rId207" Type="http://schemas.openxmlformats.org/officeDocument/2006/relationships/hyperlink" Target="http://e-drpciv.ro/tag/chestionare-drpciv" TargetMode="External"/><Relationship Id="rId414" Type="http://schemas.openxmlformats.org/officeDocument/2006/relationships/hyperlink" Target="http://e-drpciv.ro/intrebare/846/ce_semnifica_semnalul_politistului_aflat_intr-o_intersectie_cu_bratul_drept_intins_orizontal" TargetMode="External"/><Relationship Id="rId498" Type="http://schemas.openxmlformats.org/officeDocument/2006/relationships/hyperlink" Target="http://e-drpciv.ro/poze2/314.jpg" TargetMode="External"/><Relationship Id="rId621" Type="http://schemas.openxmlformats.org/officeDocument/2006/relationships/hyperlink" Target="http://e-drpciv.ro/tag/examen-drpciv" TargetMode="External"/><Relationship Id="rId1044" Type="http://schemas.openxmlformats.org/officeDocument/2006/relationships/hyperlink" Target="http://e-drpciv.ro/intrebare/295/circulatia_pe_banda_rezervata_transportului_public_de_persoane_semnalizata_ca_atare_este_permisa" TargetMode="External"/><Relationship Id="rId1251" Type="http://schemas.openxmlformats.org/officeDocument/2006/relationships/image" Target="media/image103.jpeg"/><Relationship Id="rId1349" Type="http://schemas.openxmlformats.org/officeDocument/2006/relationships/hyperlink" Target="http://e-drpciv.ro/tag/teste-auto" TargetMode="External"/><Relationship Id="rId2081" Type="http://schemas.openxmlformats.org/officeDocument/2006/relationships/hyperlink" Target="http://e-drpciv.ro/tag/teste-auto-chestionare" TargetMode="External"/><Relationship Id="rId2179" Type="http://schemas.openxmlformats.org/officeDocument/2006/relationships/hyperlink" Target="http://e-drpciv.ro/tag/permis-auto-cat-tr" TargetMode="External"/><Relationship Id="rId2302" Type="http://schemas.openxmlformats.org/officeDocument/2006/relationships/hyperlink" Target="http://e-drpciv.ro/intrebare/422/este_recomandabil_sa_pastram_sau_sa_depozitam_anumite_obiecte_pe_podeaua_autovehiculului" TargetMode="External"/><Relationship Id="rId260" Type="http://schemas.openxmlformats.org/officeDocument/2006/relationships/hyperlink" Target="http://e-drpciv.ro/tag/chestionare-auto-2014" TargetMode="External"/><Relationship Id="rId719" Type="http://schemas.openxmlformats.org/officeDocument/2006/relationships/hyperlink" Target="http://e-drpciv.ro/intrebare/79/conducatorilor_de_vehicule_le_este_interzis" TargetMode="External"/><Relationship Id="rId926" Type="http://schemas.openxmlformats.org/officeDocument/2006/relationships/hyperlink" Target="http://e-drpciv.ro/intrebare/89/trebuie_respectata_semnificatia_unui_indicator_instalat_pe_partea_stanga_a_drumului_orientat_catre_conducatorii_de_vehicule_care_se_apropie" TargetMode="External"/><Relationship Id="rId1111" Type="http://schemas.openxmlformats.org/officeDocument/2006/relationships/hyperlink" Target="http://e-drpciv.ro/intrebare/1005/in_care_dintre_situatii_depasirea_este_interzisa" TargetMode="External"/><Relationship Id="rId1556" Type="http://schemas.openxmlformats.org/officeDocument/2006/relationships/hyperlink" Target="http://e-drpciv.ro/tag/examen-drpciv" TargetMode="External"/><Relationship Id="rId1763" Type="http://schemas.openxmlformats.org/officeDocument/2006/relationships/image" Target="media/image158.jpeg"/><Relationship Id="rId1970" Type="http://schemas.openxmlformats.org/officeDocument/2006/relationships/hyperlink" Target="http://e-drpciv.ro/tag/examen-permis" TargetMode="External"/><Relationship Id="rId2386" Type="http://schemas.openxmlformats.org/officeDocument/2006/relationships/hyperlink" Target="http://e-drpciv.ro/tag/examen-auto-categoria-b" TargetMode="External"/><Relationship Id="rId2593" Type="http://schemas.openxmlformats.org/officeDocument/2006/relationships/hyperlink" Target="http://e-drpciv.ro/tag/simulare-examen-auto" TargetMode="External"/><Relationship Id="rId2607" Type="http://schemas.openxmlformats.org/officeDocument/2006/relationships/hyperlink" Target="http://e-drpciv.ro/tag/intrebari-cat-b" TargetMode="External"/><Relationship Id="rId55" Type="http://schemas.openxmlformats.org/officeDocument/2006/relationships/hyperlink" Target="http://e-drpciv.ro/tag/examen-sala" TargetMode="External"/><Relationship Id="rId120" Type="http://schemas.openxmlformats.org/officeDocument/2006/relationships/hyperlink" Target="http://e-drpciv.ro/tag/intrebari-cat-b" TargetMode="External"/><Relationship Id="rId358" Type="http://schemas.openxmlformats.org/officeDocument/2006/relationships/hyperlink" Target="http://e-drpciv.ro/tag/chestionare-auto-2014" TargetMode="External"/><Relationship Id="rId565" Type="http://schemas.openxmlformats.org/officeDocument/2006/relationships/hyperlink" Target="http://e-drpciv.ro/tag/examen-sala" TargetMode="External"/><Relationship Id="rId772" Type="http://schemas.openxmlformats.org/officeDocument/2006/relationships/hyperlink" Target="http://e-drpciv.ro/intrebare/753/persoanele_accidentate_cu_arsuri_multiple_pe_corp_si_membre_trebuie_sa_fie" TargetMode="External"/><Relationship Id="rId1195" Type="http://schemas.openxmlformats.org/officeDocument/2006/relationships/hyperlink" Target="http://e-drpciv.ro/intrebare/1004/cum_procedati_daca_intr-o_intersectie_politistul_este_orientat_cu_spatele_catre_dvs_si_cu_bratul_stang_intins_orizontal" TargetMode="External"/><Relationship Id="rId1209" Type="http://schemas.openxmlformats.org/officeDocument/2006/relationships/hyperlink" Target="http://e-drpciv.ro/tag/chestionare-auto" TargetMode="External"/><Relationship Id="rId1416" Type="http://schemas.openxmlformats.org/officeDocument/2006/relationships/hyperlink" Target="http://e-drpciv.ro/tag/drpciv.ro" TargetMode="External"/><Relationship Id="rId1623" Type="http://schemas.openxmlformats.org/officeDocument/2006/relationships/hyperlink" Target="http://e-drpciv.ro/intrebare/43/in_care_dintre_situatii_conducatorul_de_autovehicule_este_obligat_pe_timp_de_noapte_sa_schimbe_lumina_de_drum_cu_cea_de_intalnire" TargetMode="External"/><Relationship Id="rId1830" Type="http://schemas.openxmlformats.org/officeDocument/2006/relationships/hyperlink" Target="http://e-drpciv.ro/intrebare/177/semnificatia_indicatoarelor_de_interzicere_sau_restrictie_in_lipsa_altor_precizari_inceteaza" TargetMode="External"/><Relationship Id="rId2039" Type="http://schemas.openxmlformats.org/officeDocument/2006/relationships/image" Target="media/image223.jpeg"/><Relationship Id="rId2246" Type="http://schemas.openxmlformats.org/officeDocument/2006/relationships/hyperlink" Target="http://e-drpciv.ro/intrebare/164/la_intalnirea_unui_vehicul_greu_cu_unul_usor_pe_un_drum_public_ingust_pentru_a_face_posibila_trecerea_va_manevra_cu_spatele" TargetMode="External"/><Relationship Id="rId2453" Type="http://schemas.openxmlformats.org/officeDocument/2006/relationships/hyperlink" Target="http://e-drpciv.ro/tag/permis-cat-tr" TargetMode="External"/><Relationship Id="rId2660" Type="http://schemas.openxmlformats.org/officeDocument/2006/relationships/hyperlink" Target="http://e-drpciv.ro/tag/examen-auto" TargetMode="External"/><Relationship Id="rId218" Type="http://schemas.openxmlformats.org/officeDocument/2006/relationships/hyperlink" Target="http://e-drpciv.ro/intrebare/351/in_care_dintre_urmatoarele_situatii_nu_este_permisa_depasirea" TargetMode="External"/><Relationship Id="rId425" Type="http://schemas.openxmlformats.org/officeDocument/2006/relationships/hyperlink" Target="http://e-drpciv.ro/poze2/488.jpg" TargetMode="External"/><Relationship Id="rId632" Type="http://schemas.openxmlformats.org/officeDocument/2006/relationships/hyperlink" Target="http://e-drpciv.ro/tag/examen-permis-auto" TargetMode="External"/><Relationship Id="rId1055" Type="http://schemas.openxmlformats.org/officeDocument/2006/relationships/hyperlink" Target="http://e-drpciv.ro/intrebare/467/ce_se_intampla_atunci_cand_pe_rotile_unei_osii_eficienta_franarii_este_mult_diferita" TargetMode="External"/><Relationship Id="rId1262" Type="http://schemas.openxmlformats.org/officeDocument/2006/relationships/hyperlink" Target="http://e-drpciv.ro/tag/examen-permis-auto" TargetMode="External"/><Relationship Id="rId1928" Type="http://schemas.openxmlformats.org/officeDocument/2006/relationships/image" Target="media/image186.jpeg"/><Relationship Id="rId2092" Type="http://schemas.openxmlformats.org/officeDocument/2006/relationships/hyperlink" Target="http://e-drpciv.ro/tag/teste-auto-chestionare" TargetMode="External"/><Relationship Id="rId2106" Type="http://schemas.openxmlformats.org/officeDocument/2006/relationships/hyperlink" Target="http://e-drpciv.ro/intrebare/861/circulati_printr-o_localitate_in_spatele_unui_vehicul_cu_numar_de_inmatriculare_din_alta_localitate_sau_din_strainatate_la_ce_va_puteti_astepta" TargetMode="External"/><Relationship Id="rId2313" Type="http://schemas.openxmlformats.org/officeDocument/2006/relationships/hyperlink" Target="http://e-drpciv.ro/tag/chestionare-drpciv" TargetMode="External"/><Relationship Id="rId2520" Type="http://schemas.openxmlformats.org/officeDocument/2006/relationships/image" Target="media/image315.jpeg"/><Relationship Id="rId271" Type="http://schemas.openxmlformats.org/officeDocument/2006/relationships/hyperlink" Target="http://e-drpciv.ro/tag/chestionare-auto" TargetMode="External"/><Relationship Id="rId937" Type="http://schemas.openxmlformats.org/officeDocument/2006/relationships/hyperlink" Target="http://e-drpciv.ro/intrebare/381/care_dintre_autovehicule_stationeaza_gresit" TargetMode="External"/><Relationship Id="rId1122" Type="http://schemas.openxmlformats.org/officeDocument/2006/relationships/hyperlink" Target="http://e-drpciv.ro/poze2/500.jpg" TargetMode="External"/><Relationship Id="rId1567" Type="http://schemas.openxmlformats.org/officeDocument/2006/relationships/hyperlink" Target="http://e-drpciv.ro/tag/chestionare-drpciv" TargetMode="External"/><Relationship Id="rId1774" Type="http://schemas.openxmlformats.org/officeDocument/2006/relationships/image" Target="media/image169.jpeg"/><Relationship Id="rId1981" Type="http://schemas.openxmlformats.org/officeDocument/2006/relationships/image" Target="media/image192.jpeg"/><Relationship Id="rId2397" Type="http://schemas.openxmlformats.org/officeDocument/2006/relationships/image" Target="media/image285.jpeg"/><Relationship Id="rId2618" Type="http://schemas.openxmlformats.org/officeDocument/2006/relationships/hyperlink" Target="http://e-drpciv.ro/tag/intrebari-categoria-b1" TargetMode="External"/><Relationship Id="rId66" Type="http://schemas.openxmlformats.org/officeDocument/2006/relationships/hyperlink" Target="http://e-drpciv.ro/tag/www-drpciv-chestionare" TargetMode="External"/><Relationship Id="rId131" Type="http://schemas.openxmlformats.org/officeDocument/2006/relationships/hyperlink" Target="http://e-drpciv.ro/tag/www-drpciv-chestionare" TargetMode="External"/><Relationship Id="rId369" Type="http://schemas.openxmlformats.org/officeDocument/2006/relationships/hyperlink" Target="http://e-drpciv.ro/tag/teste-auto-chestionare" TargetMode="External"/><Relationship Id="rId576" Type="http://schemas.openxmlformats.org/officeDocument/2006/relationships/hyperlink" Target="http://e-drpciv.ro/intrebare/395/interdictia_impusa_de_indicatorul_din_imagine_se_adreseaza" TargetMode="External"/><Relationship Id="rId783" Type="http://schemas.openxmlformats.org/officeDocument/2006/relationships/hyperlink" Target="http://e-drpciv.ro/tag/examen-permis" TargetMode="External"/><Relationship Id="rId990" Type="http://schemas.openxmlformats.org/officeDocument/2006/relationships/hyperlink" Target="http://e-drpciv.ro/intrebare/1042/cum_se_sanctioneaza_neacordarea_prioritatii_de_catre_conducatorii_de_autovehicule_si_tramvaie_pietonilor_angajati_in_traversarea_drumurilor_publice_atunci_cand_au_acest_drept" TargetMode="External"/><Relationship Id="rId1427" Type="http://schemas.openxmlformats.org/officeDocument/2006/relationships/hyperlink" Target="http://e-drpciv.ro/tag/www.drpciv" TargetMode="External"/><Relationship Id="rId1634" Type="http://schemas.openxmlformats.org/officeDocument/2006/relationships/hyperlink" Target="http://e-drpciv.ro/intrebare/529/pe_timpul_deplasarii_intr-un_autoturism_pe_un_drum_public_este_interzis" TargetMode="External"/><Relationship Id="rId1841" Type="http://schemas.openxmlformats.org/officeDocument/2006/relationships/hyperlink" Target="http://e-drpciv.ro/tag/raspunsuri-drpciv" TargetMode="External"/><Relationship Id="rId2257" Type="http://schemas.openxmlformats.org/officeDocument/2006/relationships/hyperlink" Target="http://e-drpciv.ro/intrebare/2487/care_este_rolul_bateriei_de_acumulatori" TargetMode="External"/><Relationship Id="rId2464" Type="http://schemas.openxmlformats.org/officeDocument/2006/relationships/hyperlink" Target="http://e-drpciv.ro/tag/examen-sala" TargetMode="External"/><Relationship Id="rId2671" Type="http://schemas.openxmlformats.org/officeDocument/2006/relationships/image" Target="media/image339.jpeg"/><Relationship Id="rId229" Type="http://schemas.openxmlformats.org/officeDocument/2006/relationships/hyperlink" Target="http://e-drpciv.ro/tag/teste-auto-chestionare" TargetMode="External"/><Relationship Id="rId436" Type="http://schemas.openxmlformats.org/officeDocument/2006/relationships/hyperlink" Target="http://e-drpciv.ro/intrebare/320/la_apropierea_de_o_cale_ferata_industriala" TargetMode="External"/><Relationship Id="rId643" Type="http://schemas.openxmlformats.org/officeDocument/2006/relationships/hyperlink" Target="http://e-drpciv.ro/tag/examen-auto" TargetMode="External"/><Relationship Id="rId1066" Type="http://schemas.openxmlformats.org/officeDocument/2006/relationships/hyperlink" Target="http://e-drpciv.ro/poze2/2857.jpg" TargetMode="External"/><Relationship Id="rId1273" Type="http://schemas.openxmlformats.org/officeDocument/2006/relationships/hyperlink" Target="http://e-drpciv.ro/tag/permis-auto-cat-b1" TargetMode="External"/><Relationship Id="rId1480" Type="http://schemas.openxmlformats.org/officeDocument/2006/relationships/hyperlink" Target="http://e-drpciv.ro/intrebare/259/cand_circulati_pe_un_drum_national_european_va_este_interzisa" TargetMode="External"/><Relationship Id="rId1939" Type="http://schemas.openxmlformats.org/officeDocument/2006/relationships/hyperlink" Target="http://e-drpciv.ro/intrebare/793/conducatorul_unui_autoturism_poate_transporta_obiecte_al_caror_gabarit_depaseste_impreuna_cu_incarcatura_dimensiunile_acestuia" TargetMode="External"/><Relationship Id="rId2117" Type="http://schemas.openxmlformats.org/officeDocument/2006/relationships/hyperlink" Target="http://e-drpciv.ro/tag/examen-sala" TargetMode="External"/><Relationship Id="rId2324" Type="http://schemas.openxmlformats.org/officeDocument/2006/relationships/hyperlink" Target="http://e-drpciv.ro/intrebare/182/este_permisa_trecerea_peste_marcajul_longitudinal_format_dintr-o_linie_continua_si_alta_discontinua" TargetMode="External"/><Relationship Id="rId850" Type="http://schemas.openxmlformats.org/officeDocument/2006/relationships/hyperlink" Target="http://e-drpciv.ro/intrebare/1021/care_este_cea_mai_vulnerabila_categorie_de_participanti_la_trafic_din_randul_careia_se_inregistreaza_cele_mai_multe_victime" TargetMode="External"/><Relationship Id="rId948" Type="http://schemas.openxmlformats.org/officeDocument/2006/relationships/image" Target="media/image69.jpeg"/><Relationship Id="rId1133" Type="http://schemas.openxmlformats.org/officeDocument/2006/relationships/hyperlink" Target="http://e-drpciv.ro/poze2/965.jpg" TargetMode="External"/><Relationship Id="rId1578" Type="http://schemas.openxmlformats.org/officeDocument/2006/relationships/hyperlink" Target="http://e-drpciv.ro/tag/intrebari-categoria-tr" TargetMode="External"/><Relationship Id="rId1701" Type="http://schemas.openxmlformats.org/officeDocument/2006/relationships/hyperlink" Target="http://e-drpciv.ro/tag/permis-auto-cat-b1" TargetMode="External"/><Relationship Id="rId1785" Type="http://schemas.openxmlformats.org/officeDocument/2006/relationships/hyperlink" Target="http://e-drpciv.ro/tag/teste-auto-chestionare" TargetMode="External"/><Relationship Id="rId1992" Type="http://schemas.openxmlformats.org/officeDocument/2006/relationships/image" Target="media/image202.jpeg"/><Relationship Id="rId2531" Type="http://schemas.openxmlformats.org/officeDocument/2006/relationships/image" Target="media/image326.jpeg"/><Relationship Id="rId2629" Type="http://schemas.openxmlformats.org/officeDocument/2006/relationships/hyperlink" Target="http://e-drpciv.ro/intrebari/page/74" TargetMode="External"/><Relationship Id="rId77" Type="http://schemas.openxmlformats.org/officeDocument/2006/relationships/hyperlink" Target="http://e-drpciv.ro/intrebare/215/cum_veti_proceda_corect_pentru_a_intra_pe_autostrada_folosind_banda_de_intrare_accelerare" TargetMode="External"/><Relationship Id="rId282" Type="http://schemas.openxmlformats.org/officeDocument/2006/relationships/hyperlink" Target="http://e-drpciv.ro/tag/permis-auto-categoria-B1" TargetMode="External"/><Relationship Id="rId503" Type="http://schemas.openxmlformats.org/officeDocument/2006/relationships/hyperlink" Target="http://e-drpciv.ro/intrebare/167/ce_semnificatie_are_marcajul_longitudinal_continuu_de_separare_a_sensurilor_de_circulatie" TargetMode="External"/><Relationship Id="rId587" Type="http://schemas.openxmlformats.org/officeDocument/2006/relationships/hyperlink" Target="http://e-drpciv.ro/intrebare/132/ce_traseu_trebuie_sa_urmati_pentru_a_vira_la_stanga_in_intersectie" TargetMode="External"/><Relationship Id="rId710" Type="http://schemas.openxmlformats.org/officeDocument/2006/relationships/hyperlink" Target="http://e-drpciv.ro/intrebare/784/unde_trebuie_sa_asteptati_daca_va_aflati_la_o_trecere_de_cale_ferata_cu_bariera_coborata" TargetMode="External"/><Relationship Id="rId808" Type="http://schemas.openxmlformats.org/officeDocument/2006/relationships/hyperlink" Target="http://e-drpciv.ro/tag/drpciv" TargetMode="External"/><Relationship Id="rId1340" Type="http://schemas.openxmlformats.org/officeDocument/2006/relationships/hyperlink" Target="http://e-drpciv.ro/tag/teste-auto-chestionare" TargetMode="External"/><Relationship Id="rId1438" Type="http://schemas.openxmlformats.org/officeDocument/2006/relationships/hyperlink" Target="http://e-drpciv.ro/intrebare/661/ce_semnificatie_are_un_astfel_de_marcaj_rutier" TargetMode="External"/><Relationship Id="rId1645" Type="http://schemas.openxmlformats.org/officeDocument/2006/relationships/hyperlink" Target="http://e-drpciv.ro/tag/chestionare-drpciv" TargetMode="External"/><Relationship Id="rId2170" Type="http://schemas.openxmlformats.org/officeDocument/2006/relationships/hyperlink" Target="http://e-drpciv.ro/intrebare/949/pentru_a_acorda_primul_ajutor_in_caz_de_fracturi_se_fac_urmatoarele_manevre" TargetMode="External"/><Relationship Id="rId2268" Type="http://schemas.openxmlformats.org/officeDocument/2006/relationships/hyperlink" Target="http://e-drpciv.ro/intrebare/854/va_este_permis_sa_executati_depasirea_in_situatia_prezentata" TargetMode="External"/><Relationship Id="rId8" Type="http://schemas.openxmlformats.org/officeDocument/2006/relationships/hyperlink" Target="http://e-drpciv.ro/tag/www-drpciv-chestionare" TargetMode="External"/><Relationship Id="rId142" Type="http://schemas.openxmlformats.org/officeDocument/2006/relationships/hyperlink" Target="http://e-drpciv.ro/intrebare/67/ce_obligatii_va_revin_in_ceea_ce_priveste_regimul_vitezei_de_circulatie" TargetMode="External"/><Relationship Id="rId447" Type="http://schemas.openxmlformats.org/officeDocument/2006/relationships/hyperlink" Target="http://e-drpciv.ro/poze2/502.jpg" TargetMode="External"/><Relationship Id="rId794" Type="http://schemas.openxmlformats.org/officeDocument/2006/relationships/hyperlink" Target="http://e-drpciv.ro/tag/chestionare-auto-B1" TargetMode="External"/><Relationship Id="rId1077" Type="http://schemas.openxmlformats.org/officeDocument/2006/relationships/hyperlink" Target="http://e-drpciv.ro/intrebare/3730/cum_este_indicat_sa_demarati_astfel_incat_sa_reduceti_consumul_de_caburant" TargetMode="External"/><Relationship Id="rId1200" Type="http://schemas.openxmlformats.org/officeDocument/2006/relationships/hyperlink" Target="http://e-drpciv.ro/intrebare/503/care_este_rolul_marcajelor_rezonatoare" TargetMode="External"/><Relationship Id="rId1852" Type="http://schemas.openxmlformats.org/officeDocument/2006/relationships/hyperlink" Target="http://e-drpciv.ro/tag/intrebari-cat-TR" TargetMode="External"/><Relationship Id="rId2030" Type="http://schemas.openxmlformats.org/officeDocument/2006/relationships/hyperlink" Target="http://e-drpciv.ro/intrebare/499/ce_semnificatie_are_un_astfel_de_marcaj_rutier" TargetMode="External"/><Relationship Id="rId2128" Type="http://schemas.openxmlformats.org/officeDocument/2006/relationships/hyperlink" Target="http://e-drpciv.ro/intrebare/2840/care_este_rolul_termostatului" TargetMode="External"/><Relationship Id="rId2475" Type="http://schemas.openxmlformats.org/officeDocument/2006/relationships/hyperlink" Target="http://e-drpciv.ro/tag/examen-sala" TargetMode="External"/><Relationship Id="rId2682" Type="http://schemas.openxmlformats.org/officeDocument/2006/relationships/image" Target="media/image344.jpeg"/><Relationship Id="rId654" Type="http://schemas.openxmlformats.org/officeDocument/2006/relationships/hyperlink" Target="http://e-drpciv.ro/intrebare/724/la_cererea_politistului_rutier_impreuna_cu_reprezentantul_autoritatilor_abilitate_conducatorul_auto_este_obligat" TargetMode="External"/><Relationship Id="rId861" Type="http://schemas.openxmlformats.org/officeDocument/2006/relationships/hyperlink" Target="http://e-drpciv.ro/tag/permis-auto" TargetMode="External"/><Relationship Id="rId959" Type="http://schemas.openxmlformats.org/officeDocument/2006/relationships/hyperlink" Target="http://e-drpciv.ro/tag/auto-chestionare" TargetMode="External"/><Relationship Id="rId1284" Type="http://schemas.openxmlformats.org/officeDocument/2006/relationships/hyperlink" Target="http://e-drpciv.ro/intrebare/22/ce_semnifica_panoul_aditional" TargetMode="External"/><Relationship Id="rId1491" Type="http://schemas.openxmlformats.org/officeDocument/2006/relationships/hyperlink" Target="http://e-drpciv.ro/poze2/730.jpg" TargetMode="External"/><Relationship Id="rId1505" Type="http://schemas.openxmlformats.org/officeDocument/2006/relationships/hyperlink" Target="http://e-drpciv.ro/tag/permis-auto-categoria-B" TargetMode="External"/><Relationship Id="rId1589" Type="http://schemas.openxmlformats.org/officeDocument/2006/relationships/hyperlink" Target="http://e-drpciv.ro/intrebare/807/criteriul_de_alegere_a_benzinei_pentru_motoarele_cu_aprindere_prin_scanteie_il_constituie" TargetMode="External"/><Relationship Id="rId1712" Type="http://schemas.openxmlformats.org/officeDocument/2006/relationships/hyperlink" Target="http://e-drpciv.ro/intrebare/625/conducatorul_unui_autovehicul_este_obligat" TargetMode="External"/><Relationship Id="rId2335" Type="http://schemas.openxmlformats.org/officeDocument/2006/relationships/image" Target="media/image269.jpeg"/><Relationship Id="rId2542" Type="http://schemas.openxmlformats.org/officeDocument/2006/relationships/hyperlink" Target="http://e-drpciv.ro/tag/examen-auto" TargetMode="External"/><Relationship Id="rId293" Type="http://schemas.openxmlformats.org/officeDocument/2006/relationships/hyperlink" Target="http://e-drpciv.ro/tag/examen-auto" TargetMode="External"/><Relationship Id="rId307" Type="http://schemas.openxmlformats.org/officeDocument/2006/relationships/hyperlink" Target="http://e-drpciv.ro/intrebare/895/cum_se_sanctioneaza_depasirea_pe_partea_dreapta_a_sensului_de_mers_fara_semnalizare_si_incadrare_corespunzatoare_directiei_de_deplasare" TargetMode="External"/><Relationship Id="rId514" Type="http://schemas.openxmlformats.org/officeDocument/2006/relationships/hyperlink" Target="http://e-drpciv.ro/tag/simulare-examen-auto" TargetMode="External"/><Relationship Id="rId721" Type="http://schemas.openxmlformats.org/officeDocument/2006/relationships/hyperlink" Target="http://e-drpciv.ro/tag/permis-cat-TR" TargetMode="External"/><Relationship Id="rId1144" Type="http://schemas.openxmlformats.org/officeDocument/2006/relationships/hyperlink" Target="http://e-drpciv.ro/tag/examen-auto-cat-b1" TargetMode="External"/><Relationship Id="rId1351" Type="http://schemas.openxmlformats.org/officeDocument/2006/relationships/hyperlink" Target="http://e-drpciv.ro/intrebare/1022/cum_procedati_cand_va_apropiati_de_o_intersectie_unde_in_afara_semaforului_care_are_in_functiune_semnalul_de_culoare_verde_intalniti_si_indicatorul_cedeaza_trecerea" TargetMode="External"/><Relationship Id="rId1449" Type="http://schemas.openxmlformats.org/officeDocument/2006/relationships/hyperlink" Target="http://e-drpciv.ro/intrebare/698/prezenta_calaminei_pe_suprafata_bujiilor_si_fumul_albastrui_al_esapamentului_indica" TargetMode="External"/><Relationship Id="rId1796" Type="http://schemas.openxmlformats.org/officeDocument/2006/relationships/hyperlink" Target="http://e-drpciv.ro/tag/intrebari-drpciv" TargetMode="External"/><Relationship Id="rId2181" Type="http://schemas.openxmlformats.org/officeDocument/2006/relationships/hyperlink" Target="http://e-drpciv.ro/tag/examen-auto-categoria-B" TargetMode="External"/><Relationship Id="rId2402" Type="http://schemas.openxmlformats.org/officeDocument/2006/relationships/image" Target="media/image290.jpeg"/><Relationship Id="rId88" Type="http://schemas.openxmlformats.org/officeDocument/2006/relationships/hyperlink" Target="http://e-drpciv.ro/intrebare/109/conducatorul_de_autovehicul_poate_efectua_depasirea_pe_partea_dreapta_a_autovehiculului_al_carui_conducator_a_semnalizat_intentia_schimbarii_directiei_de_mers_spre_stanga" TargetMode="External"/><Relationship Id="rId153" Type="http://schemas.openxmlformats.org/officeDocument/2006/relationships/hyperlink" Target="http://e-drpciv.ro/intrebare/631/in_sensul_conducerii_ecologice_a_unui_autovehicul_se_recomanda" TargetMode="External"/><Relationship Id="rId360" Type="http://schemas.openxmlformats.org/officeDocument/2006/relationships/image" Target="media/image13.jpeg"/><Relationship Id="rId598" Type="http://schemas.openxmlformats.org/officeDocument/2006/relationships/hyperlink" Target="http://e-drpciv.ro/tag/examen-permis" TargetMode="External"/><Relationship Id="rId819" Type="http://schemas.openxmlformats.org/officeDocument/2006/relationships/image" Target="media/image56.jpeg"/><Relationship Id="rId1004" Type="http://schemas.openxmlformats.org/officeDocument/2006/relationships/hyperlink" Target="http://e-drpciv.ro/tag/chestionare-auto-b1" TargetMode="External"/><Relationship Id="rId1211" Type="http://schemas.openxmlformats.org/officeDocument/2006/relationships/hyperlink" Target="http://e-drpciv.ro/intrebare/789/care_este_viteza_maxima_prevazuta_de_lege_pentru_circulatia_in_zonele_rezidentiale" TargetMode="External"/><Relationship Id="rId1656" Type="http://schemas.openxmlformats.org/officeDocument/2006/relationships/hyperlink" Target="http://e-drpciv.ro/intrebare/767/cand_gura_unui_ranit_ramane_inclestata_respiratia_artificiala_se_poate_face" TargetMode="External"/><Relationship Id="rId1863" Type="http://schemas.openxmlformats.org/officeDocument/2006/relationships/hyperlink" Target="http://e-drpciv.ro/tag/drpciv" TargetMode="External"/><Relationship Id="rId2041" Type="http://schemas.openxmlformats.org/officeDocument/2006/relationships/hyperlink" Target="http://e-drpciv.ro/tag/intrebari-drpciv" TargetMode="External"/><Relationship Id="rId2279" Type="http://schemas.openxmlformats.org/officeDocument/2006/relationships/hyperlink" Target="http://e-drpciv.ro/tag/examen-permis" TargetMode="External"/><Relationship Id="rId2486" Type="http://schemas.openxmlformats.org/officeDocument/2006/relationships/hyperlink" Target="http://e-drpciv.ro/tag/examen-permis" TargetMode="External"/><Relationship Id="rId2693" Type="http://schemas.openxmlformats.org/officeDocument/2006/relationships/image" Target="media/image355.jpeg"/><Relationship Id="rId2707" Type="http://schemas.openxmlformats.org/officeDocument/2006/relationships/hyperlink" Target="http://e-drpciv.ro/tag/examen-auto-categoria-b1" TargetMode="External"/><Relationship Id="rId220" Type="http://schemas.openxmlformats.org/officeDocument/2006/relationships/hyperlink" Target="http://e-drpciv.ro/tag/examen-auto" TargetMode="External"/><Relationship Id="rId458" Type="http://schemas.openxmlformats.org/officeDocument/2006/relationships/hyperlink" Target="http://e-drpciv.ro/poze2/629.jpg" TargetMode="External"/><Relationship Id="rId665" Type="http://schemas.openxmlformats.org/officeDocument/2006/relationships/hyperlink" Target="http://e-drpciv.ro/tag/examen-auto-cat-B1" TargetMode="External"/><Relationship Id="rId872" Type="http://schemas.openxmlformats.org/officeDocument/2006/relationships/hyperlink" Target="http://e-drpciv.ro/tag/permis-auto" TargetMode="External"/><Relationship Id="rId1088" Type="http://schemas.openxmlformats.org/officeDocument/2006/relationships/hyperlink" Target="http://e-drpciv.ro/tag/examen-auto-categoria-TR" TargetMode="External"/><Relationship Id="rId1295" Type="http://schemas.openxmlformats.org/officeDocument/2006/relationships/hyperlink" Target="http://e-drpciv.ro/intrebare/633/cand_se_aplica_regulile_conduitei_preventive" TargetMode="External"/><Relationship Id="rId1309" Type="http://schemas.openxmlformats.org/officeDocument/2006/relationships/hyperlink" Target="http://e-drpciv.ro/poze2/166.jpg" TargetMode="External"/><Relationship Id="rId1516" Type="http://schemas.openxmlformats.org/officeDocument/2006/relationships/image" Target="media/image126.jpeg"/><Relationship Id="rId1723" Type="http://schemas.openxmlformats.org/officeDocument/2006/relationships/hyperlink" Target="http://e-drpciv.ro/tag/auto-chestionare" TargetMode="External"/><Relationship Id="rId1930" Type="http://schemas.openxmlformats.org/officeDocument/2006/relationships/hyperlink" Target="http://e-drpciv.ro/intrebare/34/cand_nu_este_permis_sa_mariti_viteza_de_deplasare_a_autovehiculului" TargetMode="External"/><Relationship Id="rId2139" Type="http://schemas.openxmlformats.org/officeDocument/2006/relationships/hyperlink" Target="http://e-drpciv.ro/intrebare/667/cum_procedeaza_conducatorul_de_autovehicul_cand_la_apropierea_de_o_trecere_la_nivel_cu_calea_ferata_fara_bariere_luminile_rosii_din_dreptul_indicatorului_de_atentie_in_cruce_se_aprind_si_se_sting_alternativ" TargetMode="External"/><Relationship Id="rId2346" Type="http://schemas.openxmlformats.org/officeDocument/2006/relationships/image" Target="media/image278.jpeg"/><Relationship Id="rId2553" Type="http://schemas.openxmlformats.org/officeDocument/2006/relationships/hyperlink" Target="http://e-drpciv.ro/tag/examen-sala" TargetMode="External"/><Relationship Id="rId15" Type="http://schemas.openxmlformats.org/officeDocument/2006/relationships/hyperlink" Target="http://e-drpciv.ro/intrebare/492/in_care_dintre_situatii_este_interzisa_schimbarea_directiei_de_mers_spre_stanga" TargetMode="External"/><Relationship Id="rId318" Type="http://schemas.openxmlformats.org/officeDocument/2006/relationships/image" Target="media/image9.jpeg"/><Relationship Id="rId525" Type="http://schemas.openxmlformats.org/officeDocument/2006/relationships/hyperlink" Target="http://e-drpciv.ro/tag/examen-permis" TargetMode="External"/><Relationship Id="rId732" Type="http://schemas.openxmlformats.org/officeDocument/2006/relationships/hyperlink" Target="http://e-drpciv.ro/intrebare/717/care_dintre_autoturisme_stationeaza_regulamentar" TargetMode="External"/><Relationship Id="rId1155" Type="http://schemas.openxmlformats.org/officeDocument/2006/relationships/hyperlink" Target="http://e-drpciv.ro/tag/simulare-examen-auto" TargetMode="External"/><Relationship Id="rId1362" Type="http://schemas.openxmlformats.org/officeDocument/2006/relationships/hyperlink" Target="http://e-drpciv.ro/intrebare/373/ce_masuri_se_recomanda_atunci_cand_urmeaza_sa_strabateti_o_portiune_de_drum_public_acoperita_cu_piatra_cubica" TargetMode="External"/><Relationship Id="rId2192" Type="http://schemas.openxmlformats.org/officeDocument/2006/relationships/hyperlink" Target="http://e-drpciv.ro/tag/examen-auto-cat-TR" TargetMode="External"/><Relationship Id="rId2206" Type="http://schemas.openxmlformats.org/officeDocument/2006/relationships/hyperlink" Target="http://e-drpciv.ro/intrebare/322/copiii_cu_varste_de_pana_la_12_ani_pot_fi_transportati" TargetMode="External"/><Relationship Id="rId2413" Type="http://schemas.openxmlformats.org/officeDocument/2006/relationships/hyperlink" Target="http://e-drpciv.ro/intrebare/532/cum_va_comportati_daca_intentionati_sa_parasiti_autostrada_in_acest_loc" TargetMode="External"/><Relationship Id="rId2620" Type="http://schemas.openxmlformats.org/officeDocument/2006/relationships/hyperlink" Target="http://e-drpciv.ro/intrebare/284/daca_aveti_cunostinta_de_producerea_unui_accident_de_circulatie_in_urma_caruia_a_rezultat_moartea_sau_vatamarea_corporala_a_unei_persoane_sunteti_obligat" TargetMode="External"/><Relationship Id="rId99" Type="http://schemas.openxmlformats.org/officeDocument/2006/relationships/hyperlink" Target="http://e-drpciv.ro/tag/intrebari-cat-b" TargetMode="External"/><Relationship Id="rId164" Type="http://schemas.openxmlformats.org/officeDocument/2006/relationships/hyperlink" Target="http://e-drpciv.ro/tag/drpciv-chestionare" TargetMode="External"/><Relationship Id="rId371" Type="http://schemas.openxmlformats.org/officeDocument/2006/relationships/hyperlink" Target="http://e-drpciv.ro/tag/permis-cat-B1" TargetMode="External"/><Relationship Id="rId1015" Type="http://schemas.openxmlformats.org/officeDocument/2006/relationships/hyperlink" Target="http://e-drpciv.ro/tag/www-drpciv-chestionare" TargetMode="External"/><Relationship Id="rId1222" Type="http://schemas.openxmlformats.org/officeDocument/2006/relationships/hyperlink" Target="http://e-drpciv.ro/intrebare/668/puteti_lasa_noaptea_pe_un_drum_public_remorca_autoturismului_pe_care_il_conduceti" TargetMode="External"/><Relationship Id="rId1667" Type="http://schemas.openxmlformats.org/officeDocument/2006/relationships/hyperlink" Target="http://e-drpciv.ro/poze2/882.jpg" TargetMode="External"/><Relationship Id="rId1874" Type="http://schemas.openxmlformats.org/officeDocument/2006/relationships/hyperlink" Target="http://e-drpciv.ro/tag/chestionare-drpciv" TargetMode="External"/><Relationship Id="rId2052" Type="http://schemas.openxmlformats.org/officeDocument/2006/relationships/image" Target="media/image225.jpeg"/><Relationship Id="rId2497" Type="http://schemas.openxmlformats.org/officeDocument/2006/relationships/hyperlink" Target="http://e-drpciv.ro/tag/examen-drpciv" TargetMode="External"/><Relationship Id="rId2718" Type="http://schemas.openxmlformats.org/officeDocument/2006/relationships/hyperlink" Target="http://e-drpciv.ro/intrebare/3701/cum_trebuie_sa_procedeze_conducatorul_auto_la_semnalul_politistului_din_imagine" TargetMode="External"/><Relationship Id="rId469" Type="http://schemas.openxmlformats.org/officeDocument/2006/relationships/hyperlink" Target="http://e-drpciv.ro/tag/permis-categoria-b" TargetMode="External"/><Relationship Id="rId676" Type="http://schemas.openxmlformats.org/officeDocument/2006/relationships/hyperlink" Target="http://e-drpciv.ro/tag/teste-drpciv" TargetMode="External"/><Relationship Id="rId883" Type="http://schemas.openxmlformats.org/officeDocument/2006/relationships/hyperlink" Target="http://e-drpciv.ro/intrebare/1060/consumul_de_carburant_se_mareste_daca" TargetMode="External"/><Relationship Id="rId1099" Type="http://schemas.openxmlformats.org/officeDocument/2006/relationships/hyperlink" Target="http://e-drpciv.ro/tag/teste-auto" TargetMode="External"/><Relationship Id="rId1527" Type="http://schemas.openxmlformats.org/officeDocument/2006/relationships/hyperlink" Target="http://e-drpciv.ro/tag/examen-auto-cat-tr" TargetMode="External"/><Relationship Id="rId1734" Type="http://schemas.openxmlformats.org/officeDocument/2006/relationships/hyperlink" Target="http://e-drpciv.ro/intrebare/857/in_ce_ordine_trec_prin_intersectia_prezentata_cele_trei_autovehicule" TargetMode="External"/><Relationship Id="rId1941" Type="http://schemas.openxmlformats.org/officeDocument/2006/relationships/hyperlink" Target="http://e-drpciv.ro/tag/simulare-examen-auto" TargetMode="External"/><Relationship Id="rId2357" Type="http://schemas.openxmlformats.org/officeDocument/2006/relationships/hyperlink" Target="http://e-drpciv.ro/poze2/307.jpg" TargetMode="External"/><Relationship Id="rId2564" Type="http://schemas.openxmlformats.org/officeDocument/2006/relationships/hyperlink" Target="http://e-drpciv.ro/poze2/865.jpg" TargetMode="External"/><Relationship Id="rId26" Type="http://schemas.openxmlformats.org/officeDocument/2006/relationships/hyperlink" Target="http://e-drpciv.ro/tag/permis-cat-b1" TargetMode="External"/><Relationship Id="rId231" Type="http://schemas.openxmlformats.org/officeDocument/2006/relationships/hyperlink" Target="http://e-drpciv.ro/intrebare/423/in_care_dintre_situatii_este_interzis_sa_circulati_pe_drumurile_publice" TargetMode="External"/><Relationship Id="rId329" Type="http://schemas.openxmlformats.org/officeDocument/2006/relationships/hyperlink" Target="http://e-drpciv.ro/tag/simulare-examen-auto" TargetMode="External"/><Relationship Id="rId536" Type="http://schemas.openxmlformats.org/officeDocument/2006/relationships/hyperlink" Target="http://e-drpciv.ro/tag/drpciv-chestionare" TargetMode="External"/><Relationship Id="rId1166" Type="http://schemas.openxmlformats.org/officeDocument/2006/relationships/hyperlink" Target="http://e-drpciv.ro/tag/teste-auto" TargetMode="External"/><Relationship Id="rId1373" Type="http://schemas.openxmlformats.org/officeDocument/2006/relationships/hyperlink" Target="http://e-drpciv.ro/intrebare/618/indicatorul_semnifica" TargetMode="External"/><Relationship Id="rId2217" Type="http://schemas.openxmlformats.org/officeDocument/2006/relationships/image" Target="media/image244.jpeg"/><Relationship Id="rId175" Type="http://schemas.openxmlformats.org/officeDocument/2006/relationships/hyperlink" Target="http://e-drpciv.ro/tag/chestionare-auto" TargetMode="External"/><Relationship Id="rId743" Type="http://schemas.openxmlformats.org/officeDocument/2006/relationships/hyperlink" Target="http://e-drpciv.ro/tag/examen-sala" TargetMode="External"/><Relationship Id="rId950" Type="http://schemas.openxmlformats.org/officeDocument/2006/relationships/image" Target="media/image71.jpeg"/><Relationship Id="rId1026" Type="http://schemas.openxmlformats.org/officeDocument/2006/relationships/hyperlink" Target="http://e-drpciv.ro/tag/teste-auto" TargetMode="External"/><Relationship Id="rId1580" Type="http://schemas.openxmlformats.org/officeDocument/2006/relationships/image" Target="media/image133.jpeg"/><Relationship Id="rId1678" Type="http://schemas.openxmlformats.org/officeDocument/2006/relationships/hyperlink" Target="http://e-drpciv.ro/tag/permis-cat-TR" TargetMode="External"/><Relationship Id="rId1801" Type="http://schemas.openxmlformats.org/officeDocument/2006/relationships/image" Target="media/image174.jpeg"/><Relationship Id="rId1885" Type="http://schemas.openxmlformats.org/officeDocument/2006/relationships/hyperlink" Target="http://e-drpciv.ro/tag/chestionare-drpciv" TargetMode="External"/><Relationship Id="rId2424" Type="http://schemas.openxmlformats.org/officeDocument/2006/relationships/hyperlink" Target="http://e-drpciv.ro/tag/intrebari-drpciv" TargetMode="External"/><Relationship Id="rId2631" Type="http://schemas.openxmlformats.org/officeDocument/2006/relationships/hyperlink" Target="http://e-drpciv.ro/tag/examen-sala" TargetMode="External"/><Relationship Id="rId2729" Type="http://schemas.openxmlformats.org/officeDocument/2006/relationships/fontTable" Target="fontTable.xml"/><Relationship Id="rId382" Type="http://schemas.openxmlformats.org/officeDocument/2006/relationships/hyperlink" Target="http://e-drpciv.ro/tag/intrebari-categoria-b1" TargetMode="External"/><Relationship Id="rId603" Type="http://schemas.openxmlformats.org/officeDocument/2006/relationships/hyperlink" Target="http://e-drpciv.ro/intrebare/273/este_interzisa_stationarea_unui_autoturism_pe_un_drum_public_cu_o_latime_mai_mica_de_6_m" TargetMode="External"/><Relationship Id="rId687" Type="http://schemas.openxmlformats.org/officeDocument/2006/relationships/hyperlink" Target="http://e-drpciv.ro/tag/chestionare-auto" TargetMode="External"/><Relationship Id="rId810" Type="http://schemas.openxmlformats.org/officeDocument/2006/relationships/hyperlink" Target="http://e-drpciv.ro/tag/chestionare-drpciv" TargetMode="External"/><Relationship Id="rId908" Type="http://schemas.openxmlformats.org/officeDocument/2006/relationships/hyperlink" Target="http://e-drpciv.ro/tag/intrebari-drpciv" TargetMode="External"/><Relationship Id="rId1233" Type="http://schemas.openxmlformats.org/officeDocument/2006/relationships/hyperlink" Target="http://e-drpciv.ro/intrebare/38/care_dintre_tipurile_de_semnalizare_de_mai_jos_vor_fi_respectate_cu_prioritate" TargetMode="External"/><Relationship Id="rId1440" Type="http://schemas.openxmlformats.org/officeDocument/2006/relationships/hyperlink" Target="http://e-drpciv.ro/tag/intrebari-categoria-TR" TargetMode="External"/><Relationship Id="rId1538" Type="http://schemas.openxmlformats.org/officeDocument/2006/relationships/hyperlink" Target="http://e-drpciv.ro/tag/drpciv-chestionare" TargetMode="External"/><Relationship Id="rId2063" Type="http://schemas.openxmlformats.org/officeDocument/2006/relationships/hyperlink" Target="http://e-drpciv.ro/intrebare/333/in_care_dintre_urmatoarele_situatii_va_este_interzis_sa_mariti_viteza_de_deplasare" TargetMode="External"/><Relationship Id="rId2270" Type="http://schemas.openxmlformats.org/officeDocument/2006/relationships/hyperlink" Target="http://e-drpciv.ro/tag/drpciv-chestionare" TargetMode="External"/><Relationship Id="rId2368" Type="http://schemas.openxmlformats.org/officeDocument/2006/relationships/hyperlink" Target="http://e-drpciv.ro/intrebare/989/cum_veti_proceda_corect_daca_la_apropierea_de_o_trecere_la_nivel_cu_calea_ferata_curenta_fara_bariere_luminile_rosii_si_semnalele_sonore_sunt_in_functiune" TargetMode="External"/><Relationship Id="rId242" Type="http://schemas.openxmlformats.org/officeDocument/2006/relationships/hyperlink" Target="http://e-drpciv.ro/tag/permis-auto" TargetMode="External"/><Relationship Id="rId894" Type="http://schemas.openxmlformats.org/officeDocument/2006/relationships/hyperlink" Target="http://e-drpciv.ro/poze2/498.jpg" TargetMode="External"/><Relationship Id="rId1177" Type="http://schemas.openxmlformats.org/officeDocument/2006/relationships/hyperlink" Target="http://e-drpciv.ro/tag/chestionare-drpciv" TargetMode="External"/><Relationship Id="rId1300" Type="http://schemas.openxmlformats.org/officeDocument/2006/relationships/hyperlink" Target="http://e-drpciv.ro/tag/www-drpciv-chestionare" TargetMode="External"/><Relationship Id="rId1745" Type="http://schemas.openxmlformats.org/officeDocument/2006/relationships/hyperlink" Target="http://e-drpciv.ro/tag/auto-chestionare" TargetMode="External"/><Relationship Id="rId1952" Type="http://schemas.openxmlformats.org/officeDocument/2006/relationships/hyperlink" Target="http://e-drpciv.ro/tag/examen-sala" TargetMode="External"/><Relationship Id="rId2130" Type="http://schemas.openxmlformats.org/officeDocument/2006/relationships/hyperlink" Target="http://e-drpciv.ro/tag/simulare-examen-auto" TargetMode="External"/><Relationship Id="rId2575" Type="http://schemas.openxmlformats.org/officeDocument/2006/relationships/hyperlink" Target="http://e-drpciv.ro/tag/permis-auto" TargetMode="External"/><Relationship Id="rId37" Type="http://schemas.openxmlformats.org/officeDocument/2006/relationships/hyperlink" Target="http://e-drpciv.ro/tag/examen-sala" TargetMode="External"/><Relationship Id="rId102" Type="http://schemas.openxmlformats.org/officeDocument/2006/relationships/image" Target="media/image1.jpeg"/><Relationship Id="rId547" Type="http://schemas.openxmlformats.org/officeDocument/2006/relationships/hyperlink" Target="http://e-drpciv.ro/tag/examen-sala" TargetMode="External"/><Relationship Id="rId754" Type="http://schemas.openxmlformats.org/officeDocument/2006/relationships/hyperlink" Target="http://e-drpciv.ro/intrebare/83/depasirea_nu_este_permisa" TargetMode="External"/><Relationship Id="rId961" Type="http://schemas.openxmlformats.org/officeDocument/2006/relationships/hyperlink" Target="http://e-drpciv.ro/tag/examen-drpciv" TargetMode="External"/><Relationship Id="rId1384" Type="http://schemas.openxmlformats.org/officeDocument/2006/relationships/hyperlink" Target="http://e-drpciv.ro/intrebare/308/indicatorul_interzice_accesul" TargetMode="External"/><Relationship Id="rId1591" Type="http://schemas.openxmlformats.org/officeDocument/2006/relationships/hyperlink" Target="http://e-drpciv.ro/tag/drpciv-chestionare" TargetMode="External"/><Relationship Id="rId1605" Type="http://schemas.openxmlformats.org/officeDocument/2006/relationships/image" Target="media/image139.jpeg"/><Relationship Id="rId1689" Type="http://schemas.openxmlformats.org/officeDocument/2006/relationships/hyperlink" Target="http://e-drpciv.ro/tag/examen-permis-auto" TargetMode="External"/><Relationship Id="rId1812" Type="http://schemas.openxmlformats.org/officeDocument/2006/relationships/hyperlink" Target="http://e-drpciv.ro/tag/examen-auto" TargetMode="External"/><Relationship Id="rId2228" Type="http://schemas.openxmlformats.org/officeDocument/2006/relationships/hyperlink" Target="http://e-drpciv.ro/tag/intrebari-drpciv" TargetMode="External"/><Relationship Id="rId2435" Type="http://schemas.openxmlformats.org/officeDocument/2006/relationships/image" Target="media/image297.jpeg"/><Relationship Id="rId2642" Type="http://schemas.openxmlformats.org/officeDocument/2006/relationships/hyperlink" Target="http://e-drpciv.ro/poze2/397.jpg" TargetMode="External"/><Relationship Id="rId90" Type="http://schemas.openxmlformats.org/officeDocument/2006/relationships/hyperlink" Target="http://e-drpciv.ro/tag/permis-auto-cat-B1" TargetMode="External"/><Relationship Id="rId186" Type="http://schemas.openxmlformats.org/officeDocument/2006/relationships/hyperlink" Target="http://e-drpciv.ro/intrebare/762/stationarea_este_interzisa" TargetMode="External"/><Relationship Id="rId393" Type="http://schemas.openxmlformats.org/officeDocument/2006/relationships/hyperlink" Target="http://e-drpciv.ro/tag/examen-sala" TargetMode="External"/><Relationship Id="rId407" Type="http://schemas.openxmlformats.org/officeDocument/2006/relationships/hyperlink" Target="http://e-drpciv.ro/tag/intrebari-drpciv" TargetMode="External"/><Relationship Id="rId614" Type="http://schemas.openxmlformats.org/officeDocument/2006/relationships/hyperlink" Target="http://e-drpciv.ro/intrebare/544/indicatorul_permite_accesul" TargetMode="External"/><Relationship Id="rId821" Type="http://schemas.openxmlformats.org/officeDocument/2006/relationships/hyperlink" Target="http://e-drpciv.ro/tag/drpciv" TargetMode="External"/><Relationship Id="rId1037" Type="http://schemas.openxmlformats.org/officeDocument/2006/relationships/hyperlink" Target="http://e-drpciv.ro/tag/auto-chestionare" TargetMode="External"/><Relationship Id="rId1244" Type="http://schemas.openxmlformats.org/officeDocument/2006/relationships/hyperlink" Target="http://e-drpciv.ro/tag/teste-drpciv" TargetMode="External"/><Relationship Id="rId1451" Type="http://schemas.openxmlformats.org/officeDocument/2006/relationships/hyperlink" Target="http://e-drpciv.ro/intrebare/743/autoturismul_echipat_cu_o_remorca_poate_circula_pe_autostrada" TargetMode="External"/><Relationship Id="rId1896" Type="http://schemas.openxmlformats.org/officeDocument/2006/relationships/hyperlink" Target="http://e-drpciv.ro/intrebare/231/care_este_ordinea_de_trecere_a_autovehiculelor_daca_ajung_simultan_in_intersectie" TargetMode="External"/><Relationship Id="rId2074" Type="http://schemas.openxmlformats.org/officeDocument/2006/relationships/hyperlink" Target="http://e-drpciv.ro/poze2/14.jpg" TargetMode="External"/><Relationship Id="rId2281" Type="http://schemas.openxmlformats.org/officeDocument/2006/relationships/hyperlink" Target="http://e-drpciv.ro/poze2/946.jpg" TargetMode="External"/><Relationship Id="rId2502" Type="http://schemas.openxmlformats.org/officeDocument/2006/relationships/hyperlink" Target="http://e-drpciv.ro/tag/permis-auto" TargetMode="External"/><Relationship Id="rId253" Type="http://schemas.openxmlformats.org/officeDocument/2006/relationships/hyperlink" Target="http://e-drpciv.ro/tag/www-drpciv-chestionare" TargetMode="External"/><Relationship Id="rId460" Type="http://schemas.openxmlformats.org/officeDocument/2006/relationships/hyperlink" Target="http://e-drpciv.ro/intrebare/629/cum_este_corect_sa_procedati_in_situatia_prezentata" TargetMode="External"/><Relationship Id="rId698" Type="http://schemas.openxmlformats.org/officeDocument/2006/relationships/image" Target="media/image44.jpeg"/><Relationship Id="rId919" Type="http://schemas.openxmlformats.org/officeDocument/2006/relationships/image" Target="media/image67.jpeg"/><Relationship Id="rId1090" Type="http://schemas.openxmlformats.org/officeDocument/2006/relationships/hyperlink" Target="http://e-drpciv.ro/tag/examen-permis-auto" TargetMode="External"/><Relationship Id="rId1104" Type="http://schemas.openxmlformats.org/officeDocument/2006/relationships/hyperlink" Target="http://e-drpciv.ro/tag/intrebari-categoria-b" TargetMode="External"/><Relationship Id="rId1311" Type="http://schemas.openxmlformats.org/officeDocument/2006/relationships/hyperlink" Target="http://e-drpciv.ro/intrebare/166/in_ce_ordine_vor_trece_vehiculele_prin_intersectia_prezentata" TargetMode="External"/><Relationship Id="rId1549" Type="http://schemas.openxmlformats.org/officeDocument/2006/relationships/hyperlink" Target="http://e-drpciv.ro/intrebare/997/ce_semnifica_semnalul_rosu_al_semaforului_care_functioneaza_concomitent_cu_cel_galben" TargetMode="External"/><Relationship Id="rId1756" Type="http://schemas.openxmlformats.org/officeDocument/2006/relationships/hyperlink" Target="http://e-drpciv.ro/tag/teste-drpciv" TargetMode="External"/><Relationship Id="rId1963" Type="http://schemas.openxmlformats.org/officeDocument/2006/relationships/hyperlink" Target="http://e-drpciv.ro/intrebare/344/aveti_posibilitatea_de_a_trece_pe_sensul_opus_de_mers_la_intalnirea_unui_astfel_de_marcaj_rutier" TargetMode="External"/><Relationship Id="rId2141" Type="http://schemas.openxmlformats.org/officeDocument/2006/relationships/hyperlink" Target="http://e-drpciv.ro/tag/intrebari-cat-b1" TargetMode="External"/><Relationship Id="rId2379" Type="http://schemas.openxmlformats.org/officeDocument/2006/relationships/hyperlink" Target="http://e-drpciv.ro/poze2/3694.jpg" TargetMode="External"/><Relationship Id="rId2586" Type="http://schemas.openxmlformats.org/officeDocument/2006/relationships/hyperlink" Target="http://e-drpciv.ro/tag/drpciv-chestionare" TargetMode="External"/><Relationship Id="rId48" Type="http://schemas.openxmlformats.org/officeDocument/2006/relationships/hyperlink" Target="http://e-drpciv.ro/tag/www-drpciv-chestionare" TargetMode="External"/><Relationship Id="rId113" Type="http://schemas.openxmlformats.org/officeDocument/2006/relationships/hyperlink" Target="http://e-drpciv.ro/tag/teste-auto" TargetMode="External"/><Relationship Id="rId320" Type="http://schemas.openxmlformats.org/officeDocument/2006/relationships/hyperlink" Target="http://e-drpciv.ro/intrebare/391/cum_se_penalizeaza_patrunderea_intr-o_intersectie_dirijata_prin_semafoare_daca_prin_aceasta_se_produce_blocarea_circulatiei_in_intersectie" TargetMode="External"/><Relationship Id="rId558" Type="http://schemas.openxmlformats.org/officeDocument/2006/relationships/hyperlink" Target="http://e-drpciv.ro/tag/examen-drpciv" TargetMode="External"/><Relationship Id="rId765" Type="http://schemas.openxmlformats.org/officeDocument/2006/relationships/hyperlink" Target="http://e-drpciv.ro/tag/chestionare-auto" TargetMode="External"/><Relationship Id="rId972" Type="http://schemas.openxmlformats.org/officeDocument/2006/relationships/image" Target="media/image77.jpeg"/><Relationship Id="rId1188" Type="http://schemas.openxmlformats.org/officeDocument/2006/relationships/hyperlink" Target="http://e-drpciv.ro/tag/teste-auto-chestionare" TargetMode="External"/><Relationship Id="rId1395" Type="http://schemas.openxmlformats.org/officeDocument/2006/relationships/hyperlink" Target="http://e-drpciv.ro/intrebare/70/in_care_dintre_situatii_nu_este_permisa_marirea_vitezei_de_deplasare_a_autovehiculului" TargetMode="External"/><Relationship Id="rId1409" Type="http://schemas.openxmlformats.org/officeDocument/2006/relationships/hyperlink" Target="http://e-drpciv.ro/tag/permis-cat-tr" TargetMode="External"/><Relationship Id="rId1616" Type="http://schemas.openxmlformats.org/officeDocument/2006/relationships/hyperlink" Target="http://e-drpciv.ro/tag/examen-auto" TargetMode="External"/><Relationship Id="rId1823" Type="http://schemas.openxmlformats.org/officeDocument/2006/relationships/hyperlink" Target="http://e-drpciv.ro/intrebare/208/care_este_limita_maxima_de_viteza_in_localitati" TargetMode="External"/><Relationship Id="rId2001" Type="http://schemas.openxmlformats.org/officeDocument/2006/relationships/image" Target="media/image211.jpeg"/><Relationship Id="rId2239" Type="http://schemas.openxmlformats.org/officeDocument/2006/relationships/hyperlink" Target="http://e-drpciv.ro/tag/intrebari-cat-b" TargetMode="External"/><Relationship Id="rId2446" Type="http://schemas.openxmlformats.org/officeDocument/2006/relationships/image" Target="media/image298.jpeg"/><Relationship Id="rId2653" Type="http://schemas.openxmlformats.org/officeDocument/2006/relationships/hyperlink" Target="http://e-drpciv.ro/intrebare/539/cum_veti_proceda_corect_daca_la_apropierea_de_o_trecere_la_nivel_cu_o_cale_ferata_prevazuta_cu_semibariere_automate_semnalele_sonore_si_luminile_rosii_sunt_in_functiune" TargetMode="External"/><Relationship Id="rId197" Type="http://schemas.openxmlformats.org/officeDocument/2006/relationships/hyperlink" Target="http://e-drpciv.ro/intrebare/752/pentru_care_dintre_faptele_de_mai_jos_se_aplica_sanctiuni_contraventionale" TargetMode="External"/><Relationship Id="rId418" Type="http://schemas.openxmlformats.org/officeDocument/2006/relationships/hyperlink" Target="http://e-drpciv.ro/tag/drpciv-chestionare" TargetMode="External"/><Relationship Id="rId625" Type="http://schemas.openxmlformats.org/officeDocument/2006/relationships/hyperlink" Target="http://e-drpciv.ro/intrebare/399/in_aceasta_situatie_cum_puteti_stationa_regulamentar" TargetMode="External"/><Relationship Id="rId832" Type="http://schemas.openxmlformats.org/officeDocument/2006/relationships/hyperlink" Target="http://e-drpciv.ro/intrebare/914/care_dintre_urmatoarele_obligatii_revin_conducatorului_de_vehicul" TargetMode="External"/><Relationship Id="rId1048" Type="http://schemas.openxmlformats.org/officeDocument/2006/relationships/image" Target="media/image84.jpeg"/><Relationship Id="rId1255" Type="http://schemas.openxmlformats.org/officeDocument/2006/relationships/hyperlink" Target="http://e-drpciv.ro/tag/permis-categoria-b" TargetMode="External"/><Relationship Id="rId1462" Type="http://schemas.openxmlformats.org/officeDocument/2006/relationships/hyperlink" Target="http://e-drpciv.ro/tag/teste-auto" TargetMode="External"/><Relationship Id="rId2085" Type="http://schemas.openxmlformats.org/officeDocument/2006/relationships/hyperlink" Target="http://e-drpciv.ro/intrebare/824/ati_accidentat_un_pieton_care_traversa_strada_neregulamentar_ce_obligatii_legale_va_revin" TargetMode="External"/><Relationship Id="rId2292" Type="http://schemas.openxmlformats.org/officeDocument/2006/relationships/image" Target="media/image260.jpeg"/><Relationship Id="rId2306" Type="http://schemas.openxmlformats.org/officeDocument/2006/relationships/hyperlink" Target="http://e-drpciv.ro/tag/examen-sala" TargetMode="External"/><Relationship Id="rId2513" Type="http://schemas.openxmlformats.org/officeDocument/2006/relationships/image" Target="media/image308.jpeg"/><Relationship Id="rId264" Type="http://schemas.openxmlformats.org/officeDocument/2006/relationships/hyperlink" Target="http://e-drpciv.ro/intrebare/257/conducatorilor_de_autovehicule_le_este_interzis" TargetMode="External"/><Relationship Id="rId471" Type="http://schemas.openxmlformats.org/officeDocument/2006/relationships/hyperlink" Target="http://e-drpciv.ro/intrebare/881/conduita_preventiva_asigura" TargetMode="External"/><Relationship Id="rId1115" Type="http://schemas.openxmlformats.org/officeDocument/2006/relationships/hyperlink" Target="http://e-drpciv.ro/tag/examen-sala" TargetMode="External"/><Relationship Id="rId1322" Type="http://schemas.openxmlformats.org/officeDocument/2006/relationships/hyperlink" Target="http://e-drpciv.ro/tag/examen-auto-cat-tr" TargetMode="External"/><Relationship Id="rId1767" Type="http://schemas.openxmlformats.org/officeDocument/2006/relationships/image" Target="media/image162.jpeg"/><Relationship Id="rId1974" Type="http://schemas.openxmlformats.org/officeDocument/2006/relationships/hyperlink" Target="http://e-drpciv.ro/intrebare/3734/ce_indica_efortul_mai_mare_depus_la_actionarea_pedalei_de_frana" TargetMode="External"/><Relationship Id="rId2152" Type="http://schemas.openxmlformats.org/officeDocument/2006/relationships/hyperlink" Target="http://e-drpciv.ro/tag/chestionare-auto" TargetMode="External"/><Relationship Id="rId2597" Type="http://schemas.openxmlformats.org/officeDocument/2006/relationships/hyperlink" Target="http://e-drpciv.ro/tag/permis-cat-tr" TargetMode="External"/><Relationship Id="rId2720" Type="http://schemas.openxmlformats.org/officeDocument/2006/relationships/hyperlink" Target="http://e-drpciv.ro/tag/teste-auto" TargetMode="External"/><Relationship Id="rId59" Type="http://schemas.openxmlformats.org/officeDocument/2006/relationships/hyperlink" Target="http://e-drpciv.ro/intrebare/279/in_care_dintre_situatii_este_interzisa_intoarcerea_vehiculului" TargetMode="External"/><Relationship Id="rId124" Type="http://schemas.openxmlformats.org/officeDocument/2006/relationships/hyperlink" Target="http://e-drpciv.ro/tag/permis-auto-categoria-B" TargetMode="External"/><Relationship Id="rId569" Type="http://schemas.openxmlformats.org/officeDocument/2006/relationships/hyperlink" Target="http://e-drpciv.ro/tag/raspunsuri-drpciv" TargetMode="External"/><Relationship Id="rId776" Type="http://schemas.openxmlformats.org/officeDocument/2006/relationships/hyperlink" Target="http://e-drpciv.ro/tag/teste-auto" TargetMode="External"/><Relationship Id="rId983" Type="http://schemas.openxmlformats.org/officeDocument/2006/relationships/image" Target="media/image78.jpeg"/><Relationship Id="rId1199" Type="http://schemas.openxmlformats.org/officeDocument/2006/relationships/hyperlink" Target="http://e-drpciv.ro/intrebare/495/ce_obligatii_are_conducatorul_unui_autovehicul_stationat_pe_drumul_public_daca_se_indeparteaza_de_acesta" TargetMode="External"/><Relationship Id="rId1627" Type="http://schemas.openxmlformats.org/officeDocument/2006/relationships/hyperlink" Target="http://e-drpciv.ro/tag/examen-auto" TargetMode="External"/><Relationship Id="rId1834" Type="http://schemas.openxmlformats.org/officeDocument/2006/relationships/hyperlink" Target="http://e-drpciv.ro/intrebare/409/certificatul_de_inmatriculare_se_retine" TargetMode="External"/><Relationship Id="rId2457" Type="http://schemas.openxmlformats.org/officeDocument/2006/relationships/hyperlink" Target="http://e-drpciv.ro/intrebare/3686/care_dintre_vehicule_isi_pot_continua_deplasarea_in_intersectie" TargetMode="External"/><Relationship Id="rId2664" Type="http://schemas.openxmlformats.org/officeDocument/2006/relationships/hyperlink" Target="http://e-drpciv.ro/tag/simulare-examen-auto" TargetMode="External"/><Relationship Id="rId331" Type="http://schemas.openxmlformats.org/officeDocument/2006/relationships/hyperlink" Target="http://e-drpciv.ro/intrebare/183/cum_trebuie_sa_procedeze_conducatorul_auto_atunci_cand_circula_pe_un_drum_cu_trei_sau_mai_multe_benzi_pe_sens" TargetMode="External"/><Relationship Id="rId429" Type="http://schemas.openxmlformats.org/officeDocument/2006/relationships/hyperlink" Target="http://e-drpciv.ro/tag/chestionare-drpciv" TargetMode="External"/><Relationship Id="rId636" Type="http://schemas.openxmlformats.org/officeDocument/2006/relationships/hyperlink" Target="http://e-drpciv.ro/poze2/636.jpg" TargetMode="External"/><Relationship Id="rId1059" Type="http://schemas.openxmlformats.org/officeDocument/2006/relationships/hyperlink" Target="http://e-drpciv.ro/tag/examen-permis-auto" TargetMode="External"/><Relationship Id="rId1266" Type="http://schemas.openxmlformats.org/officeDocument/2006/relationships/hyperlink" Target="http://e-drpciv.ro/intrebare/1048/ce_comportament_este_corect_in_situatia_prezentata_daca_va_aflati_la_volanul_autoturismului_verde" TargetMode="External"/><Relationship Id="rId1473" Type="http://schemas.openxmlformats.org/officeDocument/2006/relationships/hyperlink" Target="http://e-drpciv.ro/tag/examen-auto-categoria-b1" TargetMode="External"/><Relationship Id="rId2012" Type="http://schemas.openxmlformats.org/officeDocument/2006/relationships/hyperlink" Target="http://e-drpciv.ro/tag/teste-auto-chestionare" TargetMode="External"/><Relationship Id="rId2096" Type="http://schemas.openxmlformats.org/officeDocument/2006/relationships/hyperlink" Target="http://e-drpciv.ro/poze2/349.jpg" TargetMode="External"/><Relationship Id="rId2317" Type="http://schemas.openxmlformats.org/officeDocument/2006/relationships/image" Target="media/image262.jpeg"/><Relationship Id="rId843" Type="http://schemas.openxmlformats.org/officeDocument/2006/relationships/hyperlink" Target="http://e-drpciv.ro/tag/chestionare-auto-TR" TargetMode="External"/><Relationship Id="rId1126" Type="http://schemas.openxmlformats.org/officeDocument/2006/relationships/hyperlink" Target="http://e-drpciv.ro/tag/permis-auto-categoria-tr" TargetMode="External"/><Relationship Id="rId1680" Type="http://schemas.openxmlformats.org/officeDocument/2006/relationships/hyperlink" Target="http://e-drpciv.ro/intrebare/541/este_interzisa_stationarea_in_dreptul_marcajului_longitudinal_continuu_aplicat_intre_sensurile_de_circulatie" TargetMode="External"/><Relationship Id="rId1778" Type="http://schemas.openxmlformats.org/officeDocument/2006/relationships/hyperlink" Target="http://e-drpciv.ro/intrebare/750/la_ce_va_puteti_astepta_daca_circulati_in_spatele_unui_camion_cu_remorca_ce_intentioneaza_sa_vireze_la_dreapta_pe_o_strada_ingusta" TargetMode="External"/><Relationship Id="rId1901" Type="http://schemas.openxmlformats.org/officeDocument/2006/relationships/hyperlink" Target="http://e-drpciv.ro/tag/permis-cat-TR" TargetMode="External"/><Relationship Id="rId1985" Type="http://schemas.openxmlformats.org/officeDocument/2006/relationships/image" Target="media/image196.jpeg"/><Relationship Id="rId2524" Type="http://schemas.openxmlformats.org/officeDocument/2006/relationships/image" Target="media/image319.jpeg"/><Relationship Id="rId275" Type="http://schemas.openxmlformats.org/officeDocument/2006/relationships/hyperlink" Target="http://e-drpciv.ro/intrebare/404/in_care_dintre_situatii_este_interzisa_oprirea" TargetMode="External"/><Relationship Id="rId482" Type="http://schemas.openxmlformats.org/officeDocument/2006/relationships/hyperlink" Target="http://e-drpciv.ro/intrebare/1014/care_autovehicule_trebuie_sa-si_refaca_inspectia_tehnica_inainte_de_termen" TargetMode="External"/><Relationship Id="rId703" Type="http://schemas.openxmlformats.org/officeDocument/2006/relationships/hyperlink" Target="http://e-drpciv.ro/tag/intrebari-categoria-b" TargetMode="External"/><Relationship Id="rId910" Type="http://schemas.openxmlformats.org/officeDocument/2006/relationships/hyperlink" Target="http://e-drpciv.ro/tag/drpciv" TargetMode="External"/><Relationship Id="rId1333" Type="http://schemas.openxmlformats.org/officeDocument/2006/relationships/hyperlink" Target="http://e-drpciv.ro/tag/auto-chestionare" TargetMode="External"/><Relationship Id="rId1540" Type="http://schemas.openxmlformats.org/officeDocument/2006/relationships/hyperlink" Target="http://e-drpciv.ro/tag/simulare-examen-auto" TargetMode="External"/><Relationship Id="rId1638" Type="http://schemas.openxmlformats.org/officeDocument/2006/relationships/hyperlink" Target="http://e-drpciv.ro/tag/drpciv" TargetMode="External"/><Relationship Id="rId2163" Type="http://schemas.openxmlformats.org/officeDocument/2006/relationships/hyperlink" Target="http://e-drpciv.ro/tag/permis-categoria-b" TargetMode="External"/><Relationship Id="rId2370" Type="http://schemas.openxmlformats.org/officeDocument/2006/relationships/hyperlink" Target="http://e-drpciv.ro/tag/simulare-examen-auto" TargetMode="External"/><Relationship Id="rId135" Type="http://schemas.openxmlformats.org/officeDocument/2006/relationships/hyperlink" Target="http://e-drpciv.ro/tag/raspunsuri-drpciv" TargetMode="External"/><Relationship Id="rId342" Type="http://schemas.openxmlformats.org/officeDocument/2006/relationships/hyperlink" Target="http://e-drpciv.ro/tag/permis-auto" TargetMode="External"/><Relationship Id="rId787" Type="http://schemas.openxmlformats.org/officeDocument/2006/relationships/hyperlink" Target="http://e-drpciv.ro/tag/drpciv-chestionare" TargetMode="External"/><Relationship Id="rId994" Type="http://schemas.openxmlformats.org/officeDocument/2006/relationships/image" Target="media/image79.jpeg"/><Relationship Id="rId1400" Type="http://schemas.openxmlformats.org/officeDocument/2006/relationships/hyperlink" Target="http://e-drpciv.ro/intrebare/191/exista_vreo_exceptie_de_la_regula_depasirii_pe_partea_stanga" TargetMode="External"/><Relationship Id="rId1845" Type="http://schemas.openxmlformats.org/officeDocument/2006/relationships/hyperlink" Target="http://e-drpciv.ro/tag/teste-auto" TargetMode="External"/><Relationship Id="rId2023" Type="http://schemas.openxmlformats.org/officeDocument/2006/relationships/hyperlink" Target="http://e-drpciv.ro/tag/teste-auto" TargetMode="External"/><Relationship Id="rId2230" Type="http://schemas.openxmlformats.org/officeDocument/2006/relationships/hyperlink" Target="http://e-drpciv.ro/poze2/2859.jpg" TargetMode="External"/><Relationship Id="rId2468" Type="http://schemas.openxmlformats.org/officeDocument/2006/relationships/hyperlink" Target="http://e-drpciv.ro/poze2/510.jpg" TargetMode="External"/><Relationship Id="rId2675" Type="http://schemas.openxmlformats.org/officeDocument/2006/relationships/hyperlink" Target="http://e-drpciv.ro/poze2/985.jpg" TargetMode="External"/><Relationship Id="rId202" Type="http://schemas.openxmlformats.org/officeDocument/2006/relationships/hyperlink" Target="http://e-drpciv.ro/tag/examen-permis-auto" TargetMode="External"/><Relationship Id="rId647" Type="http://schemas.openxmlformats.org/officeDocument/2006/relationships/hyperlink" Target="http://e-drpciv.ro/intrebare/84/viteza_de_deplasare_trebuie_redusa_pana_la_30_kmh_in_localitati_sau_50_kmh_in_afara_localitatilor" TargetMode="External"/><Relationship Id="rId854" Type="http://schemas.openxmlformats.org/officeDocument/2006/relationships/image" Target="media/image60.jpeg"/><Relationship Id="rId1277" Type="http://schemas.openxmlformats.org/officeDocument/2006/relationships/hyperlink" Target="http://e-drpciv.ro/tag/www-drpciv-chestionare" TargetMode="External"/><Relationship Id="rId1484" Type="http://schemas.openxmlformats.org/officeDocument/2006/relationships/hyperlink" Target="http://e-drpciv.ro/tag/intrebari-cat-TR" TargetMode="External"/><Relationship Id="rId1691" Type="http://schemas.openxmlformats.org/officeDocument/2006/relationships/hyperlink" Target="http://e-drpciv.ro/poze2/934.jpg" TargetMode="External"/><Relationship Id="rId1705" Type="http://schemas.openxmlformats.org/officeDocument/2006/relationships/hyperlink" Target="http://e-drpciv.ro/intrebare/3689/indicatorul_alaturat_reprezinta" TargetMode="External"/><Relationship Id="rId1912" Type="http://schemas.openxmlformats.org/officeDocument/2006/relationships/hyperlink" Target="http://e-drpciv.ro/intrebare/3714/care_dintre_panourile_aditionale_alaturate_indica_distanta_intre_indicator_si_inceputul_unui_loc_periculos" TargetMode="External"/><Relationship Id="rId2328" Type="http://schemas.openxmlformats.org/officeDocument/2006/relationships/hyperlink" Target="http://e-drpciv.ro/intrebare/705/in_ce_locuri_circulatia_cu_viteza_duce_adeseori_la_accidente" TargetMode="External"/><Relationship Id="rId2535" Type="http://schemas.openxmlformats.org/officeDocument/2006/relationships/hyperlink" Target="http://e-drpciv.ro/tag/permis-cat-B1" TargetMode="External"/><Relationship Id="rId286" Type="http://schemas.openxmlformats.org/officeDocument/2006/relationships/hyperlink" Target="http://e-drpciv.ro/intrebare/962/ce_manevre_sunt_interzise_pe_autostrada" TargetMode="External"/><Relationship Id="rId493" Type="http://schemas.openxmlformats.org/officeDocument/2006/relationships/hyperlink" Target="http://e-drpciv.ro/intrebare/728/panoul_de_sub_indicator_permite" TargetMode="External"/><Relationship Id="rId507" Type="http://schemas.openxmlformats.org/officeDocument/2006/relationships/hyperlink" Target="http://e-drpciv.ro/tag/examen-permis" TargetMode="External"/><Relationship Id="rId714" Type="http://schemas.openxmlformats.org/officeDocument/2006/relationships/hyperlink" Target="http://e-drpciv.ro/tag/chestionare-auto-b" TargetMode="External"/><Relationship Id="rId921" Type="http://schemas.openxmlformats.org/officeDocument/2006/relationships/hyperlink" Target="http://e-drpciv.ro/tag/examen-permis-auto" TargetMode="External"/><Relationship Id="rId1137" Type="http://schemas.openxmlformats.org/officeDocument/2006/relationships/hyperlink" Target="http://e-drpciv.ro/tag/chestionare-auto-TR" TargetMode="External"/><Relationship Id="rId1344" Type="http://schemas.openxmlformats.org/officeDocument/2006/relationships/hyperlink" Target="http://e-drpciv.ro/tag/chestionare-auto-2014" TargetMode="External"/><Relationship Id="rId1551" Type="http://schemas.openxmlformats.org/officeDocument/2006/relationships/hyperlink" Target="http://e-drpciv.ro/intrebare/933/ce_se_intelege_prin_conduita_preventiva" TargetMode="External"/><Relationship Id="rId1789" Type="http://schemas.openxmlformats.org/officeDocument/2006/relationships/hyperlink" Target="http://e-drpciv.ro/poze2/226.jpg" TargetMode="External"/><Relationship Id="rId1996" Type="http://schemas.openxmlformats.org/officeDocument/2006/relationships/image" Target="media/image206.jpeg"/><Relationship Id="rId2174" Type="http://schemas.openxmlformats.org/officeDocument/2006/relationships/hyperlink" Target="http://e-drpciv.ro/intrebare/10/in_ranile_cu_hemoragie_se_va_avea_in_vedere_in_faza_initiala" TargetMode="External"/><Relationship Id="rId2381" Type="http://schemas.openxmlformats.org/officeDocument/2006/relationships/hyperlink" Target="http://e-drpciv.ro/intrebare/3694/cum_trebuie_sa_procedezi_la_intalnirea_panoului_alaturat" TargetMode="External"/><Relationship Id="rId2602" Type="http://schemas.openxmlformats.org/officeDocument/2006/relationships/hyperlink" Target="http://e-drpciv.ro/intrebare/315/cat_timp_trebuie_mentinuta_semnalizarea_schimbarii_directiei_de_mers" TargetMode="External"/><Relationship Id="rId50" Type="http://schemas.openxmlformats.org/officeDocument/2006/relationships/hyperlink" Target="http://e-drpciv.ro/intrebare/476/circulatia_autovehiculelor_pe_drumurile_publice_se_interzice_atunci_cand" TargetMode="External"/><Relationship Id="rId146" Type="http://schemas.openxmlformats.org/officeDocument/2006/relationships/hyperlink" Target="http://e-drpciv.ro/tag/auto-chestionare" TargetMode="External"/><Relationship Id="rId353" Type="http://schemas.openxmlformats.org/officeDocument/2006/relationships/hyperlink" Target="http://e-drpciv.ro/tag/chestionare-auto" TargetMode="External"/><Relationship Id="rId560" Type="http://schemas.openxmlformats.org/officeDocument/2006/relationships/hyperlink" Target="http://e-drpciv.ro/intrebare/144/care_este_limita_legala_de_viteza_in_afara_localitatilor_pe_celelalte_categorii_de_drumuri_altele_decat_autostrazile_drumurile_expres_sau_cele_nationale_europene_e" TargetMode="External"/><Relationship Id="rId798" Type="http://schemas.openxmlformats.org/officeDocument/2006/relationships/hyperlink" Target="http://e-drpciv.ro/intrebare/137/viteza_maxima_cu_care_pot_sa_conduca_un_autoturism_pe_drumurile_nationale_europene_e_persoanele_care_au_mai_putin_de_un_an_de_practica_de_conducere_este_de" TargetMode="External"/><Relationship Id="rId1190" Type="http://schemas.openxmlformats.org/officeDocument/2006/relationships/hyperlink" Target="http://e-drpciv.ro/tag/permis-auto-cat-b1" TargetMode="External"/><Relationship Id="rId1204" Type="http://schemas.openxmlformats.org/officeDocument/2006/relationships/image" Target="media/image95.jpeg"/><Relationship Id="rId1411" Type="http://schemas.openxmlformats.org/officeDocument/2006/relationships/hyperlink" Target="http://e-drpciv.ro/intrebare/71/daca_din_motive_obiective_va_deplasati_cu_viteza_redusa_trebuie" TargetMode="External"/><Relationship Id="rId1649" Type="http://schemas.openxmlformats.org/officeDocument/2006/relationships/hyperlink" Target="http://e-drpciv.ro/poze2/3688.jpg" TargetMode="External"/><Relationship Id="rId1856" Type="http://schemas.openxmlformats.org/officeDocument/2006/relationships/hyperlink" Target="http://e-drpciv.ro/tag/teste-auto-chestionare" TargetMode="External"/><Relationship Id="rId2034" Type="http://schemas.openxmlformats.org/officeDocument/2006/relationships/image" Target="media/image222.jpeg"/><Relationship Id="rId2241" Type="http://schemas.openxmlformats.org/officeDocument/2006/relationships/hyperlink" Target="http://e-drpciv.ro/poze2/486.jpg" TargetMode="External"/><Relationship Id="rId2479" Type="http://schemas.openxmlformats.org/officeDocument/2006/relationships/hyperlink" Target="http://e-drpciv.ro/intrebare/2488/actionand_o_singura_data_pedala_de_franare_cursa_acesteia_este_prea_lunga_actionand_de_repetate_ori_cursa_pedalei_se_scurteaza_cum_trebuie_sa_procedati" TargetMode="External"/><Relationship Id="rId2686" Type="http://schemas.openxmlformats.org/officeDocument/2006/relationships/image" Target="media/image348.jpeg"/><Relationship Id="rId213" Type="http://schemas.openxmlformats.org/officeDocument/2006/relationships/hyperlink" Target="http://e-drpciv.ro/tag/drpciv-chestionare" TargetMode="External"/><Relationship Id="rId420" Type="http://schemas.openxmlformats.org/officeDocument/2006/relationships/hyperlink" Target="http://e-drpciv.ro/poze2/996.jpg" TargetMode="External"/><Relationship Id="rId658" Type="http://schemas.openxmlformats.org/officeDocument/2006/relationships/hyperlink" Target="http://e-drpciv.ro/tag/auto-chestionare" TargetMode="External"/><Relationship Id="rId865" Type="http://schemas.openxmlformats.org/officeDocument/2006/relationships/hyperlink" Target="http://e-drpciv.ro/intrebare/51/autoturismul_alb_din_dreapta_dvs_a_oprit_regulamentar" TargetMode="External"/><Relationship Id="rId1050" Type="http://schemas.openxmlformats.org/officeDocument/2006/relationships/hyperlink" Target="http://e-drpciv.ro/tag/drpciv" TargetMode="External"/><Relationship Id="rId1288" Type="http://schemas.openxmlformats.org/officeDocument/2006/relationships/image" Target="media/image109.jpeg"/><Relationship Id="rId1495" Type="http://schemas.openxmlformats.org/officeDocument/2006/relationships/hyperlink" Target="http://e-drpciv.ro/tag/drpciv.ro" TargetMode="External"/><Relationship Id="rId1509" Type="http://schemas.openxmlformats.org/officeDocument/2006/relationships/hyperlink" Target="http://e-drpciv.ro/intrebare/744/cum_trebuie_sa_procedeze_conducatorul_unui_autovehicul_daca_i-a_fost_prescris_un_tratament_medicamentos" TargetMode="External"/><Relationship Id="rId1716" Type="http://schemas.openxmlformats.org/officeDocument/2006/relationships/hyperlink" Target="http://e-drpciv.ro/intrebare/190/semnalul_galben_intermitent_al_semaforului" TargetMode="External"/><Relationship Id="rId1923" Type="http://schemas.openxmlformats.org/officeDocument/2006/relationships/hyperlink" Target="http://e-drpciv.ro/tag/permis-auto" TargetMode="External"/><Relationship Id="rId2101" Type="http://schemas.openxmlformats.org/officeDocument/2006/relationships/hyperlink" Target="http://e-drpciv.ro/poze2/567.jpg" TargetMode="External"/><Relationship Id="rId2339" Type="http://schemas.openxmlformats.org/officeDocument/2006/relationships/image" Target="media/image272.jpeg"/><Relationship Id="rId2546" Type="http://schemas.openxmlformats.org/officeDocument/2006/relationships/hyperlink" Target="http://e-drpciv.ro/tag/permis-auto-categoria-B" TargetMode="External"/><Relationship Id="rId297" Type="http://schemas.openxmlformats.org/officeDocument/2006/relationships/hyperlink" Target="http://e-drpciv.ro/tag/examen-sala" TargetMode="External"/><Relationship Id="rId518" Type="http://schemas.openxmlformats.org/officeDocument/2006/relationships/image" Target="media/image24.jpeg"/><Relationship Id="rId725" Type="http://schemas.openxmlformats.org/officeDocument/2006/relationships/hyperlink" Target="http://e-drpciv.ro/poze2/442.jpg" TargetMode="External"/><Relationship Id="rId932" Type="http://schemas.openxmlformats.org/officeDocument/2006/relationships/hyperlink" Target="http://e-drpciv.ro/intrebare/434/daca_un_drum_public_este_neiluminat_este_permisa_stationarea_vehiculelor_pe_partea_carosabila" TargetMode="External"/><Relationship Id="rId1148" Type="http://schemas.openxmlformats.org/officeDocument/2006/relationships/hyperlink" Target="http://e-drpciv.ro/tag/permis-auto-cat-tr" TargetMode="External"/><Relationship Id="rId1355" Type="http://schemas.openxmlformats.org/officeDocument/2006/relationships/hyperlink" Target="http://e-drpciv.ro/tag/examen-sala" TargetMode="External"/><Relationship Id="rId1562" Type="http://schemas.openxmlformats.org/officeDocument/2006/relationships/hyperlink" Target="http://e-drpciv.ro/intrebare/383/pentru_a_folosi_telefonul_mobil_atunci_cand_nu_aveti_un_sistem_de_tip_maini_libere" TargetMode="External"/><Relationship Id="rId2185" Type="http://schemas.openxmlformats.org/officeDocument/2006/relationships/hyperlink" Target="http://e-drpciv.ro/tag/examen-permis" TargetMode="External"/><Relationship Id="rId2392" Type="http://schemas.openxmlformats.org/officeDocument/2006/relationships/hyperlink" Target="http://e-drpciv.ro/tag/drpciv-chestionare" TargetMode="External"/><Relationship Id="rId2406" Type="http://schemas.openxmlformats.org/officeDocument/2006/relationships/hyperlink" Target="http://e-drpciv.ro/tag/permis-auto-categoria-b" TargetMode="External"/><Relationship Id="rId2613" Type="http://schemas.openxmlformats.org/officeDocument/2006/relationships/hyperlink" Target="http://e-drpciv.ro/tag/examen-permis" TargetMode="External"/><Relationship Id="rId157" Type="http://schemas.openxmlformats.org/officeDocument/2006/relationships/hyperlink" Target="http://e-drpciv.ro/tag/examen-sala" TargetMode="External"/><Relationship Id="rId364" Type="http://schemas.openxmlformats.org/officeDocument/2006/relationships/hyperlink" Target="http://e-drpciv.ro/intrebare/712/este_permisa_stationarea_autovehiculelor_pe_timpul_noptii_pe_partea_carosabila_a_unui_drum_comunal_neiluminat" TargetMode="External"/><Relationship Id="rId1008" Type="http://schemas.openxmlformats.org/officeDocument/2006/relationships/hyperlink" Target="http://e-drpciv.ro/intrebare/85/ce_indicator_urmeaza_sa_fie_intalnit_in_intersectia_aflata_la_100_m_de_indicatorul_1" TargetMode="External"/><Relationship Id="rId1215" Type="http://schemas.openxmlformats.org/officeDocument/2006/relationships/image" Target="media/image96.jpeg"/><Relationship Id="rId1422" Type="http://schemas.openxmlformats.org/officeDocument/2006/relationships/hyperlink" Target="http://e-drpciv.ro/intrebare/758/ce_reprezinta_simbolurile_euro_i_euro_ii_euro_iii_si_euro_iv" TargetMode="External"/><Relationship Id="rId1867" Type="http://schemas.openxmlformats.org/officeDocument/2006/relationships/hyperlink" Target="http://e-drpciv.ro/intrebare/61/ce_obligatii_aveti_la_semnalul_galben_intermitent_al_semaforului_electric" TargetMode="External"/><Relationship Id="rId2045" Type="http://schemas.openxmlformats.org/officeDocument/2006/relationships/hyperlink" Target="http://e-drpciv.ro/intrebare/983/ce_semnifica_indicatorul_" TargetMode="External"/><Relationship Id="rId2697" Type="http://schemas.openxmlformats.org/officeDocument/2006/relationships/image" Target="media/image359.jpeg"/><Relationship Id="rId61" Type="http://schemas.openxmlformats.org/officeDocument/2006/relationships/hyperlink" Target="http://e-drpciv.ro/tag/examen-auto" TargetMode="External"/><Relationship Id="rId571" Type="http://schemas.openxmlformats.org/officeDocument/2006/relationships/hyperlink" Target="http://e-drpciv.ro/intrebare/876/conducatorii_de_vehicule_trebuie_sa_respecte_regulile_de_circulatie_generale_si_particulare_in_urmatoarea_ordine" TargetMode="External"/><Relationship Id="rId669" Type="http://schemas.openxmlformats.org/officeDocument/2006/relationships/hyperlink" Target="http://e-drpciv.ro/intrebare/358/pentru_care_dintre_faptele_de_mai_jos_se_aplica_puncte_de_penalizare" TargetMode="External"/><Relationship Id="rId876" Type="http://schemas.openxmlformats.org/officeDocument/2006/relationships/hyperlink" Target="http://e-drpciv.ro/tag/examen-permis-auto" TargetMode="External"/><Relationship Id="rId1299" Type="http://schemas.openxmlformats.org/officeDocument/2006/relationships/hyperlink" Target="http://e-drpciv.ro/tag/examen-sala" TargetMode="External"/><Relationship Id="rId1727" Type="http://schemas.openxmlformats.org/officeDocument/2006/relationships/hyperlink" Target="http://e-drpciv.ro/tag/teste-auto-chestionare" TargetMode="External"/><Relationship Id="rId1934" Type="http://schemas.openxmlformats.org/officeDocument/2006/relationships/hyperlink" Target="http://e-drpciv.ro/poze2/3743.jpg" TargetMode="External"/><Relationship Id="rId2252" Type="http://schemas.openxmlformats.org/officeDocument/2006/relationships/hyperlink" Target="http://e-drpciv.ro/tag/chestionare-auto" TargetMode="External"/><Relationship Id="rId2557" Type="http://schemas.openxmlformats.org/officeDocument/2006/relationships/hyperlink" Target="http://e-drpciv.ro/tag/examen-auto" TargetMode="External"/><Relationship Id="rId19" Type="http://schemas.openxmlformats.org/officeDocument/2006/relationships/hyperlink" Target="http://e-drpciv.ro/tag/intrebari-cat-tr" TargetMode="External"/><Relationship Id="rId224" Type="http://schemas.openxmlformats.org/officeDocument/2006/relationships/hyperlink" Target="http://e-drpciv.ro/intrebare/958/ce_trebuie_sa_aveti_in_vedere_la_scoaterea_persoanelor_accidentate_din_autovehicul" TargetMode="External"/><Relationship Id="rId431" Type="http://schemas.openxmlformats.org/officeDocument/2006/relationships/hyperlink" Target="http://e-drpciv.ro/tag/drpciv.ro" TargetMode="External"/><Relationship Id="rId529" Type="http://schemas.openxmlformats.org/officeDocument/2006/relationships/hyperlink" Target="http://e-drpciv.ro/poze2/773.jpg" TargetMode="External"/><Relationship Id="rId736" Type="http://schemas.openxmlformats.org/officeDocument/2006/relationships/image" Target="media/image51.jpeg"/><Relationship Id="rId1061" Type="http://schemas.openxmlformats.org/officeDocument/2006/relationships/hyperlink" Target="http://e-drpciv.ro/tag/chestionare-drpciv" TargetMode="External"/><Relationship Id="rId1159" Type="http://schemas.openxmlformats.org/officeDocument/2006/relationships/hyperlink" Target="http://e-drpciv.ro/poze2/703.jpg" TargetMode="External"/><Relationship Id="rId1366" Type="http://schemas.openxmlformats.org/officeDocument/2006/relationships/hyperlink" Target="http://e-drpciv.ro/tag/teste-auto" TargetMode="External"/><Relationship Id="rId2112" Type="http://schemas.openxmlformats.org/officeDocument/2006/relationships/hyperlink" Target="http://e-drpciv.ro/intrebare/119/utilizarea_sistemului_de_climatizare_are_ca_efect" TargetMode="External"/><Relationship Id="rId2196" Type="http://schemas.openxmlformats.org/officeDocument/2006/relationships/hyperlink" Target="http://e-drpciv.ro/tag/examen-auto-cat-tr" TargetMode="External"/><Relationship Id="rId2417" Type="http://schemas.openxmlformats.org/officeDocument/2006/relationships/image" Target="media/image294.jpeg"/><Relationship Id="rId168" Type="http://schemas.openxmlformats.org/officeDocument/2006/relationships/hyperlink" Target="http://e-drpciv.ro/intrebare/553/se_interzice_circulatia_pe_drumurile_publice_a_autovehiculului_daca" TargetMode="External"/><Relationship Id="rId943" Type="http://schemas.openxmlformats.org/officeDocument/2006/relationships/hyperlink" Target="http://e-drpciv.ro/intrebare/153/care_este_momentul_in_care_puteti_incepe_depasirea_unui_tramvai_oprit_intr-o_statie_fara_refugiu" TargetMode="External"/><Relationship Id="rId1019" Type="http://schemas.openxmlformats.org/officeDocument/2006/relationships/hyperlink" Target="http://e-drpciv.ro/intrebare/850/ce_categorii_de_vehicule_au_obligatia_de_a_folosi_in_timpul_zilei_luminile_de_intalnire" TargetMode="External"/><Relationship Id="rId1573" Type="http://schemas.openxmlformats.org/officeDocument/2006/relationships/hyperlink" Target="http://e-drpciv.ro/intrebare/624/ce_le_este_interzis_conducatorilor_de_autovehicule_si_de_tramvaie" TargetMode="External"/><Relationship Id="rId1780" Type="http://schemas.openxmlformats.org/officeDocument/2006/relationships/hyperlink" Target="http://e-drpciv.ro/tag/teste-auto" TargetMode="External"/><Relationship Id="rId1878" Type="http://schemas.openxmlformats.org/officeDocument/2006/relationships/hyperlink" Target="http://e-drpciv.ro/intrebare/456/cum_procedati_in_prima_intersectie" TargetMode="External"/><Relationship Id="rId2624" Type="http://schemas.openxmlformats.org/officeDocument/2006/relationships/hyperlink" Target="http://e-drpciv.ro/tag/teste-auto-chestionare" TargetMode="External"/><Relationship Id="rId72" Type="http://schemas.openxmlformats.org/officeDocument/2006/relationships/hyperlink" Target="http://e-drpciv.ro/tag/intrebari-categoria-b" TargetMode="External"/><Relationship Id="rId375" Type="http://schemas.openxmlformats.org/officeDocument/2006/relationships/hyperlink" Target="http://e-drpciv.ro/tag/teste-auto-chestionare" TargetMode="External"/><Relationship Id="rId582" Type="http://schemas.openxmlformats.org/officeDocument/2006/relationships/hyperlink" Target="http://e-drpciv.ro/intrebare/375/sustragerea_de_la_recoltarea_probelor_biologice_in_vederea_stabilirii_alcoolemiei_constituie" TargetMode="External"/><Relationship Id="rId803" Type="http://schemas.openxmlformats.org/officeDocument/2006/relationships/hyperlink" Target="http://e-drpciv.ro/intrebare/304/termenul_de_valabilitate_a_inspectiei_tehnice_periodice_poate_fi_regasit" TargetMode="External"/><Relationship Id="rId1226" Type="http://schemas.openxmlformats.org/officeDocument/2006/relationships/hyperlink" Target="http://e-drpciv.ro/tag/chestionare-auto" TargetMode="External"/><Relationship Id="rId1433" Type="http://schemas.openxmlformats.org/officeDocument/2006/relationships/hyperlink" Target="http://e-drpciv.ro/intrebare/155/precizati_care_vehicule_sunt_exceptate_de_la_obligatia_acordarii_prioritatii_de_trecere" TargetMode="External"/><Relationship Id="rId1640" Type="http://schemas.openxmlformats.org/officeDocument/2006/relationships/hyperlink" Target="http://e-drpciv.ro/intrebare/1049/care_este_valoarea_alcoolemiei_in_sange_peste_care_se_aplica_pedeapsa_penala_pentru_un_conducator_aflat_la_volan" TargetMode="External"/><Relationship Id="rId1738" Type="http://schemas.openxmlformats.org/officeDocument/2006/relationships/hyperlink" Target="http://e-drpciv.ro/tag/www.drpciv" TargetMode="External"/><Relationship Id="rId2056" Type="http://schemas.openxmlformats.org/officeDocument/2006/relationships/hyperlink" Target="http://e-drpciv.ro/intrebare/659/in_ce_situatii_se_interzice_circulatia_autoturismelor_pe_drumurile_publice" TargetMode="External"/><Relationship Id="rId2263" Type="http://schemas.openxmlformats.org/officeDocument/2006/relationships/hyperlink" Target="http://e-drpciv.ro/intrebare/2411/conduci_un_autovehicul_actionat_cu_motor_cu_aprindere_prin_scanteie_dotat_cu_catalizator_dispozitiv_antipoluant_ce_fel_de_benzine_trebuie_sa_folosesti" TargetMode="External"/><Relationship Id="rId2470" Type="http://schemas.openxmlformats.org/officeDocument/2006/relationships/hyperlink" Target="http://e-drpciv.ro/intrebare/510/indicatorul_semnifica" TargetMode="External"/><Relationship Id="rId3" Type="http://schemas.openxmlformats.org/officeDocument/2006/relationships/settings" Target="settings.xml"/><Relationship Id="rId235" Type="http://schemas.openxmlformats.org/officeDocument/2006/relationships/hyperlink" Target="http://e-drpciv.ro/intrebare/203/in_care_dintre_situatii_se_suspenda_exercitarea_dreptului_de_a_conduce_autovehicule" TargetMode="External"/><Relationship Id="rId442" Type="http://schemas.openxmlformats.org/officeDocument/2006/relationships/hyperlink" Target="http://e-drpciv.ro/intrebare/338/in_care_dintre_situatii_este_interzisa_stationarea_voluntara_a_vehiculelor" TargetMode="External"/><Relationship Id="rId887" Type="http://schemas.openxmlformats.org/officeDocument/2006/relationships/image" Target="media/image63.jpeg"/><Relationship Id="rId1072" Type="http://schemas.openxmlformats.org/officeDocument/2006/relationships/hyperlink" Target="http://e-drpciv.ro/tag/examen-auto-categoria-B" TargetMode="External"/><Relationship Id="rId1500" Type="http://schemas.openxmlformats.org/officeDocument/2006/relationships/hyperlink" Target="http://e-drpciv.ro/intrebare/3763/indicatorul_semnifica" TargetMode="External"/><Relationship Id="rId1945" Type="http://schemas.openxmlformats.org/officeDocument/2006/relationships/hyperlink" Target="http://e-drpciv.ro/intrebare/911/precizati_masura_care_se_ia_atunci_cand_titularul_permisului_de_conducere_a_fost_declarat_inapt_pentru_a_conduce_autovehicule_de_catre_o_institutie_medicala_autorizata" TargetMode="External"/><Relationship Id="rId2123" Type="http://schemas.openxmlformats.org/officeDocument/2006/relationships/hyperlink" Target="http://e-drpciv.ro/tag/simulare-examen-auto" TargetMode="External"/><Relationship Id="rId2330" Type="http://schemas.openxmlformats.org/officeDocument/2006/relationships/image" Target="media/image264.jpeg"/><Relationship Id="rId2568" Type="http://schemas.openxmlformats.org/officeDocument/2006/relationships/hyperlink" Target="http://e-drpciv.ro/tag/permis-auto-cat-b" TargetMode="External"/><Relationship Id="rId302" Type="http://schemas.openxmlformats.org/officeDocument/2006/relationships/hyperlink" Target="http://e-drpciv.ro/intrebare/460/viteza_maxima_cu_care_pot_sa_conduca_un_autoturism_pe_drumurile_nationale_altele_decat_cele_europene_e_persoanele_care_au_mai_putin_de_un_an_de_practica_de_conducere_este_de" TargetMode="External"/><Relationship Id="rId747" Type="http://schemas.openxmlformats.org/officeDocument/2006/relationships/hyperlink" Target="http://e-drpciv.ro/tag/permis-auto-categoria-tr" TargetMode="External"/><Relationship Id="rId954" Type="http://schemas.openxmlformats.org/officeDocument/2006/relationships/image" Target="media/image74.jpeg"/><Relationship Id="rId1377" Type="http://schemas.openxmlformats.org/officeDocument/2006/relationships/hyperlink" Target="http://e-drpciv.ro/tag/permis-cat-b1" TargetMode="External"/><Relationship Id="rId1584" Type="http://schemas.openxmlformats.org/officeDocument/2006/relationships/hyperlink" Target="http://e-drpciv.ro/poze2/729.jpg" TargetMode="External"/><Relationship Id="rId1791" Type="http://schemas.openxmlformats.org/officeDocument/2006/relationships/hyperlink" Target="http://e-drpciv.ro/intrebare/226/care_este_denumirea_indicatorului" TargetMode="External"/><Relationship Id="rId1805" Type="http://schemas.openxmlformats.org/officeDocument/2006/relationships/hyperlink" Target="http://e-drpciv.ro/poze2/131.jpg" TargetMode="External"/><Relationship Id="rId2428" Type="http://schemas.openxmlformats.org/officeDocument/2006/relationships/hyperlink" Target="http://e-drpciv.ro/intrebare/90/daca_virati_la_stanga" TargetMode="External"/><Relationship Id="rId2635" Type="http://schemas.openxmlformats.org/officeDocument/2006/relationships/hyperlink" Target="http://e-drpciv.ro/tag/examen-permis-auto" TargetMode="External"/><Relationship Id="rId83" Type="http://schemas.openxmlformats.org/officeDocument/2006/relationships/hyperlink" Target="http://e-drpciv.ro/tag/examen-auto-cat-tr" TargetMode="External"/><Relationship Id="rId179" Type="http://schemas.openxmlformats.org/officeDocument/2006/relationships/hyperlink" Target="http://e-drpciv.ro/tag/intrebari-drpciv" TargetMode="External"/><Relationship Id="rId386" Type="http://schemas.openxmlformats.org/officeDocument/2006/relationships/hyperlink" Target="http://e-drpciv.ro/intrebare/817/se_aplica_puncte_de_penalizare_pentru" TargetMode="External"/><Relationship Id="rId593" Type="http://schemas.openxmlformats.org/officeDocument/2006/relationships/hyperlink" Target="http://e-drpciv.ro/poze2/1018.jpg" TargetMode="External"/><Relationship Id="rId607" Type="http://schemas.openxmlformats.org/officeDocument/2006/relationships/hyperlink" Target="http://e-drpciv.ro/tag/examen-auto-cat-B1" TargetMode="External"/><Relationship Id="rId814" Type="http://schemas.openxmlformats.org/officeDocument/2006/relationships/hyperlink" Target="http://e-drpciv.ro/tag/teste-auto" TargetMode="External"/><Relationship Id="rId1237" Type="http://schemas.openxmlformats.org/officeDocument/2006/relationships/hyperlink" Target="http://e-drpciv.ro/tag/permis-categoria-b1" TargetMode="External"/><Relationship Id="rId1444" Type="http://schemas.openxmlformats.org/officeDocument/2006/relationships/hyperlink" Target="http://e-drpciv.ro/tag/www.drpciv" TargetMode="External"/><Relationship Id="rId1651" Type="http://schemas.openxmlformats.org/officeDocument/2006/relationships/hyperlink" Target="http://e-drpciv.ro/intrebare/3688/indicatorul_alaturat_reprezinta" TargetMode="External"/><Relationship Id="rId1889" Type="http://schemas.openxmlformats.org/officeDocument/2006/relationships/hyperlink" Target="http://e-drpciv.ro/poze2/948.jpg" TargetMode="External"/><Relationship Id="rId2067" Type="http://schemas.openxmlformats.org/officeDocument/2006/relationships/image" Target="media/image229.jpeg"/><Relationship Id="rId2274" Type="http://schemas.openxmlformats.org/officeDocument/2006/relationships/hyperlink" Target="http://e-drpciv.ro/poze2/565.jpg" TargetMode="External"/><Relationship Id="rId2481" Type="http://schemas.openxmlformats.org/officeDocument/2006/relationships/hyperlink" Target="http://e-drpciv.ro/tag/teste-auto-chestionare" TargetMode="External"/><Relationship Id="rId2702" Type="http://schemas.openxmlformats.org/officeDocument/2006/relationships/hyperlink" Target="http://e-drpciv.ro/tag/intrebari-categoria-B1" TargetMode="External"/><Relationship Id="rId246" Type="http://schemas.openxmlformats.org/officeDocument/2006/relationships/hyperlink" Target="http://e-drpciv.ro/intrebare/336/caror_categorii_de_autovehicule_le_este_interzis_sa_circule_pe_autostrada" TargetMode="External"/><Relationship Id="rId453" Type="http://schemas.openxmlformats.org/officeDocument/2006/relationships/hyperlink" Target="http://e-drpciv.ro/tag/raspunsuri-drpciv" TargetMode="External"/><Relationship Id="rId660" Type="http://schemas.openxmlformats.org/officeDocument/2006/relationships/hyperlink" Target="http://e-drpciv.ro/intrebare/993/semnele_unei_fracturi_sunt" TargetMode="External"/><Relationship Id="rId898" Type="http://schemas.openxmlformats.org/officeDocument/2006/relationships/hyperlink" Target="http://e-drpciv.ro/tag/permis-categoria-B1" TargetMode="External"/><Relationship Id="rId1083" Type="http://schemas.openxmlformats.org/officeDocument/2006/relationships/hyperlink" Target="http://e-drpciv.ro/intrebare/3746/in_ce_situatii_se_reduce_preventiv_viteza_in_trafic" TargetMode="External"/><Relationship Id="rId1290" Type="http://schemas.openxmlformats.org/officeDocument/2006/relationships/hyperlink" Target="http://e-drpciv.ro/tag/teste-drpciv" TargetMode="External"/><Relationship Id="rId1304" Type="http://schemas.openxmlformats.org/officeDocument/2006/relationships/hyperlink" Target="http://e-drpciv.ro/intrebare/1047/ce_masuri_de_precautie_trebuie_sa_luati_la_utilizarea_solutiei_antigel" TargetMode="External"/><Relationship Id="rId1511" Type="http://schemas.openxmlformats.org/officeDocument/2006/relationships/hyperlink" Target="http://e-drpciv.ro/tag/auto-chestionare" TargetMode="External"/><Relationship Id="rId1749" Type="http://schemas.openxmlformats.org/officeDocument/2006/relationships/hyperlink" Target="http://e-drpciv.ro/intrebare/282/pe_o_portiune_de_drum_acoperita_cu_polei_sesizati_impactul_inevitabil_cu_un_caine_cum_veti_proceda_pentru_evitarea_unui_accident" TargetMode="External"/><Relationship Id="rId1956" Type="http://schemas.openxmlformats.org/officeDocument/2006/relationships/hyperlink" Target="http://e-drpciv.ro/poze2/947.jpg" TargetMode="External"/><Relationship Id="rId2134" Type="http://schemas.openxmlformats.org/officeDocument/2006/relationships/hyperlink" Target="http://e-drpciv.ro/poze2/908.jpg" TargetMode="External"/><Relationship Id="rId2341" Type="http://schemas.openxmlformats.org/officeDocument/2006/relationships/image" Target="media/image274.jpeg"/><Relationship Id="rId2579" Type="http://schemas.openxmlformats.org/officeDocument/2006/relationships/hyperlink" Target="http://e-drpciv.ro/tag/chestionare-auto-b1" TargetMode="External"/><Relationship Id="rId106" Type="http://schemas.openxmlformats.org/officeDocument/2006/relationships/hyperlink" Target="http://e-drpciv.ro/intrebare/658/in_ce_situatie_se_dispune_imobilizarea_vehiculului" TargetMode="External"/><Relationship Id="rId313" Type="http://schemas.openxmlformats.org/officeDocument/2006/relationships/hyperlink" Target="http://e-drpciv.ro/intrebare/263/unde_trebuie_sa_declarati_pierderea_furtul_sau_distrugerea_permisului_de_conducere" TargetMode="External"/><Relationship Id="rId758" Type="http://schemas.openxmlformats.org/officeDocument/2006/relationships/hyperlink" Target="http://e-drpciv.ro/intrebare/879/sunteti_obligat_sa_opriti_la_semnalele_date_de" TargetMode="External"/><Relationship Id="rId965" Type="http://schemas.openxmlformats.org/officeDocument/2006/relationships/hyperlink" Target="http://e-drpciv.ro/intrebare/1040/care_dintre_conducatorii_autovehiculelor_executa_corect_depasirea_tramvaiului_aflat_in_mers" TargetMode="External"/><Relationship Id="rId1150" Type="http://schemas.openxmlformats.org/officeDocument/2006/relationships/image" Target="media/image91.jpeg"/><Relationship Id="rId1388" Type="http://schemas.openxmlformats.org/officeDocument/2006/relationships/hyperlink" Target="http://e-drpciv.ro/tag/examen-permis" TargetMode="External"/><Relationship Id="rId1595" Type="http://schemas.openxmlformats.org/officeDocument/2006/relationships/hyperlink" Target="http://e-drpciv.ro/tag/examen-auto-categoria-TR" TargetMode="External"/><Relationship Id="rId1609" Type="http://schemas.openxmlformats.org/officeDocument/2006/relationships/hyperlink" Target="http://e-drpciv.ro/tag/permis-categoria-tr" TargetMode="External"/><Relationship Id="rId1816" Type="http://schemas.openxmlformats.org/officeDocument/2006/relationships/hyperlink" Target="http://e-drpciv.ro/tag/intrebari-categoria-B1" TargetMode="External"/><Relationship Id="rId2439" Type="http://schemas.openxmlformats.org/officeDocument/2006/relationships/hyperlink" Target="http://e-drpciv.ro/intrebare/299/ce_obligatii_aveti_la_trecerea_la_nivel_cu_calea_ferata_curenta_prevazuta_cu_bariere_daca_acestea_sunt_ridicate" TargetMode="External"/><Relationship Id="rId2646" Type="http://schemas.openxmlformats.org/officeDocument/2006/relationships/hyperlink" Target="http://e-drpciv.ro/tag/examen-permis" TargetMode="External"/><Relationship Id="rId10" Type="http://schemas.openxmlformats.org/officeDocument/2006/relationships/hyperlink" Target="http://e-drpciv.ro/tag/examen-permis" TargetMode="External"/><Relationship Id="rId94" Type="http://schemas.openxmlformats.org/officeDocument/2006/relationships/hyperlink" Target="http://e-drpciv.ro/intrebare/256/precizati_in_care_dintre_situatii_este_interzisa_stationarea_voluntara_a_vehiculelor" TargetMode="External"/><Relationship Id="rId397" Type="http://schemas.openxmlformats.org/officeDocument/2006/relationships/hyperlink" Target="http://e-drpciv.ro/intrebare/763/pe_autostrada_se_interzice" TargetMode="External"/><Relationship Id="rId520" Type="http://schemas.openxmlformats.org/officeDocument/2006/relationships/hyperlink" Target="http://e-drpciv.ro/intrebare/609/virati_la_stanga_in_intersectie_cum_procedati" TargetMode="External"/><Relationship Id="rId618" Type="http://schemas.openxmlformats.org/officeDocument/2006/relationships/hyperlink" Target="http://e-drpciv.ro/tag/examen-permis" TargetMode="External"/><Relationship Id="rId825" Type="http://schemas.openxmlformats.org/officeDocument/2006/relationships/hyperlink" Target="http://e-drpciv.ro/tag/teste-auto" TargetMode="External"/><Relationship Id="rId1248" Type="http://schemas.openxmlformats.org/officeDocument/2006/relationships/image" Target="media/image100.jpeg"/><Relationship Id="rId1455" Type="http://schemas.openxmlformats.org/officeDocument/2006/relationships/hyperlink" Target="http://e-drpciv.ro/tag/simulare-examen-auto" TargetMode="External"/><Relationship Id="rId1662" Type="http://schemas.openxmlformats.org/officeDocument/2006/relationships/hyperlink" Target="http://e-drpciv.ro/tag/teste-auto-chestionare" TargetMode="External"/><Relationship Id="rId2078" Type="http://schemas.openxmlformats.org/officeDocument/2006/relationships/hyperlink" Target="http://e-drpciv.ro/tag/chestionare-auto" TargetMode="External"/><Relationship Id="rId2201" Type="http://schemas.openxmlformats.org/officeDocument/2006/relationships/hyperlink" Target="http://e-drpciv.ro/tag/examen-sala" TargetMode="External"/><Relationship Id="rId2285" Type="http://schemas.openxmlformats.org/officeDocument/2006/relationships/hyperlink" Target="http://e-drpciv.ro/tag/chestionare-auto-2014" TargetMode="External"/><Relationship Id="rId2492" Type="http://schemas.openxmlformats.org/officeDocument/2006/relationships/hyperlink" Target="http://e-drpciv.ro/intrebare/736/perna_de_aer_airbag-ul_asigura" TargetMode="External"/><Relationship Id="rId2506" Type="http://schemas.openxmlformats.org/officeDocument/2006/relationships/hyperlink" Target="http://e-drpciv.ro/tag/www.drpciv" TargetMode="External"/><Relationship Id="rId257" Type="http://schemas.openxmlformats.org/officeDocument/2006/relationships/hyperlink" Target="http://e-drpciv.ro/tag/simulare-examen-auto" TargetMode="External"/><Relationship Id="rId464" Type="http://schemas.openxmlformats.org/officeDocument/2006/relationships/image" Target="media/image20.jpeg"/><Relationship Id="rId1010" Type="http://schemas.openxmlformats.org/officeDocument/2006/relationships/hyperlink" Target="http://e-drpciv.ro/intrebare/508/temperatura_lichidului_de_racire_care_asigura_performanta_maxima_si_uzura_minima_a_motorului_este_cuprinsa_in_intervalul" TargetMode="External"/><Relationship Id="rId1094" Type="http://schemas.openxmlformats.org/officeDocument/2006/relationships/hyperlink" Target="http://e-drpciv.ro/tag/permis-auto-categoria-TR" TargetMode="External"/><Relationship Id="rId1108" Type="http://schemas.openxmlformats.org/officeDocument/2006/relationships/hyperlink" Target="http://e-drpciv.ro/intrebare/575/un_vehicul_va_fi_imobilizat_daca" TargetMode="External"/><Relationship Id="rId1315" Type="http://schemas.openxmlformats.org/officeDocument/2006/relationships/hyperlink" Target="http://e-drpciv.ro/tag/permis-auto" TargetMode="External"/><Relationship Id="rId1967" Type="http://schemas.openxmlformats.org/officeDocument/2006/relationships/image" Target="media/image191.jpeg"/><Relationship Id="rId2145" Type="http://schemas.openxmlformats.org/officeDocument/2006/relationships/hyperlink" Target="http://e-drpciv.ro/intrebare/1028/cum_trebuie_sa_procedati_cand_ajungeti_in_spatele_unui_tramvai_oprit_intr-o_statie_fara_refugiu_pentru_pietoni" TargetMode="External"/><Relationship Id="rId2713" Type="http://schemas.openxmlformats.org/officeDocument/2006/relationships/hyperlink" Target="http://e-drpciv.ro/intrebare/3712/ce_semnifica_indicatorul_din_imagine" TargetMode="External"/><Relationship Id="rId117" Type="http://schemas.openxmlformats.org/officeDocument/2006/relationships/hyperlink" Target="http://e-drpciv.ro/tag/teste-auto" TargetMode="External"/><Relationship Id="rId671" Type="http://schemas.openxmlformats.org/officeDocument/2006/relationships/hyperlink" Target="http://e-drpciv.ro/tag/chestionare-drpciv" TargetMode="External"/><Relationship Id="rId769" Type="http://schemas.openxmlformats.org/officeDocument/2006/relationships/hyperlink" Target="http://e-drpciv.ro/intrebare/474/care_dintre_cele_trei_vehicule_nu_au_prioritate_de_trecere" TargetMode="External"/><Relationship Id="rId976" Type="http://schemas.openxmlformats.org/officeDocument/2006/relationships/hyperlink" Target="http://e-drpciv.ro/intrebare/574/ce_interdictie_au_conducatorii_de_autovehicule_atunci_cand_circula_pe_drumuri_acoperite_de_zapada_gheata_sau_polei" TargetMode="External"/><Relationship Id="rId1399" Type="http://schemas.openxmlformats.org/officeDocument/2006/relationships/hyperlink" Target="http://e-drpciv.ro/intrebare/222/intr-un_pansament_pe_plaga_se_aplica" TargetMode="External"/><Relationship Id="rId2352" Type="http://schemas.openxmlformats.org/officeDocument/2006/relationships/hyperlink" Target="http://e-drpciv.ro/tag/drpciv" TargetMode="External"/><Relationship Id="rId2657" Type="http://schemas.openxmlformats.org/officeDocument/2006/relationships/hyperlink" Target="http://e-drpciv.ro/tag/permis-auto-categoria-B" TargetMode="External"/><Relationship Id="rId324" Type="http://schemas.openxmlformats.org/officeDocument/2006/relationships/image" Target="media/image10.jpeg"/><Relationship Id="rId531" Type="http://schemas.openxmlformats.org/officeDocument/2006/relationships/hyperlink" Target="http://e-drpciv.ro/intrebare/773/principala_cauza_a_exploziei_pneului_in_timpul_mersului_este" TargetMode="External"/><Relationship Id="rId629" Type="http://schemas.openxmlformats.org/officeDocument/2006/relationships/image" Target="media/image35.jpeg"/><Relationship Id="rId1161" Type="http://schemas.openxmlformats.org/officeDocument/2006/relationships/hyperlink" Target="http://e-drpciv.ro/intrebare/703/care_dintre_cele_trei_vehicule_va_trece_ultimul_prin_intersectie" TargetMode="External"/><Relationship Id="rId1259" Type="http://schemas.openxmlformats.org/officeDocument/2006/relationships/hyperlink" Target="http://e-drpciv.ro/tag/teste-auto-chestionare" TargetMode="External"/><Relationship Id="rId1466" Type="http://schemas.openxmlformats.org/officeDocument/2006/relationships/hyperlink" Target="http://e-drpciv.ro/poze2/416.jpg" TargetMode="External"/><Relationship Id="rId2005" Type="http://schemas.openxmlformats.org/officeDocument/2006/relationships/image" Target="media/image214.jpeg"/><Relationship Id="rId2212" Type="http://schemas.openxmlformats.org/officeDocument/2006/relationships/hyperlink" Target="http://e-drpciv.ro/tag/drpciv.ro" TargetMode="External"/><Relationship Id="rId836" Type="http://schemas.openxmlformats.org/officeDocument/2006/relationships/image" Target="media/image57.jpeg"/><Relationship Id="rId1021" Type="http://schemas.openxmlformats.org/officeDocument/2006/relationships/hyperlink" Target="http://e-drpciv.ro/tag/teste-auto" TargetMode="External"/><Relationship Id="rId1119" Type="http://schemas.openxmlformats.org/officeDocument/2006/relationships/hyperlink" Target="http://e-drpciv.ro/intrebare/347/puteti_depasi_tramvaiul_oprit_in_statie" TargetMode="External"/><Relationship Id="rId1673" Type="http://schemas.openxmlformats.org/officeDocument/2006/relationships/hyperlink" Target="http://e-drpciv.ro/tag/examen-auto-categoria-B" TargetMode="External"/><Relationship Id="rId1880" Type="http://schemas.openxmlformats.org/officeDocument/2006/relationships/hyperlink" Target="http://e-drpciv.ro/intrebare/120/la_semnalul_politistului_avand_bratul_stang_intins_orizontal_orientat_cu_fata_catre_autovehiculul_care_se_apropie_conducatorul_auto_trebuie" TargetMode="External"/><Relationship Id="rId1978" Type="http://schemas.openxmlformats.org/officeDocument/2006/relationships/hyperlink" Target="http://e-drpciv.ro/tag/intrebari-drpciv" TargetMode="External"/><Relationship Id="rId2517" Type="http://schemas.openxmlformats.org/officeDocument/2006/relationships/image" Target="media/image312.jpeg"/><Relationship Id="rId2724" Type="http://schemas.openxmlformats.org/officeDocument/2006/relationships/hyperlink" Target="http://e-drpciv.ro/tag/auto-chestionare" TargetMode="External"/><Relationship Id="rId903" Type="http://schemas.openxmlformats.org/officeDocument/2006/relationships/hyperlink" Target="http://e-drpciv.ro/tag/examen-auto" TargetMode="External"/><Relationship Id="rId1326" Type="http://schemas.openxmlformats.org/officeDocument/2006/relationships/hyperlink" Target="http://e-drpciv.ro/intrebare/823/cum_trebuie_sa_procedati_atunci_cand_un_autobuz_scolar_opreste_cu_luminile_de_avarie_aprinse" TargetMode="External"/><Relationship Id="rId1533" Type="http://schemas.openxmlformats.org/officeDocument/2006/relationships/hyperlink" Target="http://e-drpciv.ro/intrebare/441/conducatorul_autoturismului_rosu_s-a_angajat_corect_in_depasirea_autocamionului" TargetMode="External"/><Relationship Id="rId1740" Type="http://schemas.openxmlformats.org/officeDocument/2006/relationships/hyperlink" Target="http://e-drpciv.ro/intrebare/873/depasirea_vehiculelor_pe_drumurile_publice_este_interzisa" TargetMode="External"/><Relationship Id="rId32" Type="http://schemas.openxmlformats.org/officeDocument/2006/relationships/hyperlink" Target="http://e-drpciv.ro/tag/permis-categoria-B1" TargetMode="External"/><Relationship Id="rId1600" Type="http://schemas.openxmlformats.org/officeDocument/2006/relationships/hyperlink" Target="http://e-drpciv.ro/intrebare/354/ce_autovehicule_pot_opri_in_randul_doi_langa_alte_vehicule_stationate_pe_partea_dreapta_a_carosabilului" TargetMode="External"/><Relationship Id="rId1838" Type="http://schemas.openxmlformats.org/officeDocument/2006/relationships/hyperlink" Target="http://e-drpciv.ro/tag/examen-sala" TargetMode="External"/><Relationship Id="rId181" Type="http://schemas.openxmlformats.org/officeDocument/2006/relationships/hyperlink" Target="http://e-drpciv.ro/tag/www-drpciv-chestionare" TargetMode="External"/><Relationship Id="rId1905" Type="http://schemas.openxmlformats.org/officeDocument/2006/relationships/hyperlink" Target="http://e-drpciv.ro/tag/teste-drpciv" TargetMode="External"/><Relationship Id="rId279" Type="http://schemas.openxmlformats.org/officeDocument/2006/relationships/image" Target="media/image3.jpeg"/><Relationship Id="rId486" Type="http://schemas.openxmlformats.org/officeDocument/2006/relationships/hyperlink" Target="http://e-drpciv.ro/tag/simulare-examen-auto" TargetMode="External"/><Relationship Id="rId693" Type="http://schemas.openxmlformats.org/officeDocument/2006/relationships/image" Target="media/image39.jpeg"/><Relationship Id="rId2167" Type="http://schemas.openxmlformats.org/officeDocument/2006/relationships/hyperlink" Target="http://e-drpciv.ro/tag/drpciv" TargetMode="External"/><Relationship Id="rId2374" Type="http://schemas.openxmlformats.org/officeDocument/2006/relationships/hyperlink" Target="http://e-drpciv.ro/poze2/884.jpg" TargetMode="External"/><Relationship Id="rId2581" Type="http://schemas.openxmlformats.org/officeDocument/2006/relationships/hyperlink" Target="http://e-drpciv.ro/intrebare/285/conducatorul_unui_autovehicul_angajat_intr-un_accident_din_care_a_rezultat_moartea_sau_ranirea_unei_persoane_poate_parasi_locul_faptei_fara_incuviintarea_politiei" TargetMode="External"/><Relationship Id="rId139" Type="http://schemas.openxmlformats.org/officeDocument/2006/relationships/hyperlink" Target="http://e-drpciv.ro/intrebare/101/in_care_dintre_urmatoarele_situatii_sunteti_obligat_sa_circulati_cu_o_viteza_care_sa_nu_depaseasca_30_kmh_in_localitati" TargetMode="External"/><Relationship Id="rId346" Type="http://schemas.openxmlformats.org/officeDocument/2006/relationships/hyperlink" Target="http://e-drpciv.ro/intrebare/296/in_care_dintre_urmatoarele_situatii_sunteti_obligat_sa_circulati_cu_viteza_redusa" TargetMode="External"/><Relationship Id="rId553" Type="http://schemas.openxmlformats.org/officeDocument/2006/relationships/hyperlink" Target="http://e-drpciv.ro/tag/teste-auto" TargetMode="External"/><Relationship Id="rId760" Type="http://schemas.openxmlformats.org/officeDocument/2006/relationships/hyperlink" Target="http://e-drpciv.ro/tag/intrebari-categoria-TR" TargetMode="External"/><Relationship Id="rId998" Type="http://schemas.openxmlformats.org/officeDocument/2006/relationships/hyperlink" Target="http://e-drpciv.ro/poze2/740.jpg" TargetMode="External"/><Relationship Id="rId1183" Type="http://schemas.openxmlformats.org/officeDocument/2006/relationships/hyperlink" Target="http://e-drpciv.ro/intrebare/363/care_este_semnificatia_indicatorului" TargetMode="External"/><Relationship Id="rId1390" Type="http://schemas.openxmlformats.org/officeDocument/2006/relationships/hyperlink" Target="http://e-drpciv.ro/poze2/439.jpg" TargetMode="External"/><Relationship Id="rId2027" Type="http://schemas.openxmlformats.org/officeDocument/2006/relationships/hyperlink" Target="http://e-drpciv.ro/tag/chestionare-auto" TargetMode="External"/><Relationship Id="rId2234" Type="http://schemas.openxmlformats.org/officeDocument/2006/relationships/hyperlink" Target="http://e-drpciv.ro/tag/examen-permis" TargetMode="External"/><Relationship Id="rId2441" Type="http://schemas.openxmlformats.org/officeDocument/2006/relationships/hyperlink" Target="http://e-drpciv.ro/tag/chestionare-drpciv" TargetMode="External"/><Relationship Id="rId2679" Type="http://schemas.openxmlformats.org/officeDocument/2006/relationships/image" Target="media/image341.jpeg"/><Relationship Id="rId206" Type="http://schemas.openxmlformats.org/officeDocument/2006/relationships/hyperlink" Target="http://e-drpciv.ro/intrebare/24/aveti_obligatia_de_a_opri_imediat_autovehiculul_la_semnalele_adresate_de" TargetMode="External"/><Relationship Id="rId413" Type="http://schemas.openxmlformats.org/officeDocument/2006/relationships/hyperlink" Target="http://e-drpciv.ro/tag/chestionare-drpciv" TargetMode="External"/><Relationship Id="rId858" Type="http://schemas.openxmlformats.org/officeDocument/2006/relationships/hyperlink" Target="http://e-drpciv.ro/poze2/982.jpg" TargetMode="External"/><Relationship Id="rId1043" Type="http://schemas.openxmlformats.org/officeDocument/2006/relationships/hyperlink" Target="http://e-drpciv.ro/tag/examen-auto" TargetMode="External"/><Relationship Id="rId1488" Type="http://schemas.openxmlformats.org/officeDocument/2006/relationships/hyperlink" Target="http://e-drpciv.ro/intrebare/160/indicatorul_interzice" TargetMode="External"/><Relationship Id="rId1695" Type="http://schemas.openxmlformats.org/officeDocument/2006/relationships/hyperlink" Target="http://e-drpciv.ro/tag/teste-auto" TargetMode="External"/><Relationship Id="rId2539" Type="http://schemas.openxmlformats.org/officeDocument/2006/relationships/hyperlink" Target="http://e-drpciv.ro/poze2/787.jpg" TargetMode="External"/><Relationship Id="rId620" Type="http://schemas.openxmlformats.org/officeDocument/2006/relationships/hyperlink" Target="http://e-drpciv.ro/intrebare/916/in_ce_situatie_se_retine_permisul_de_conducere" TargetMode="External"/><Relationship Id="rId718" Type="http://schemas.openxmlformats.org/officeDocument/2006/relationships/hyperlink" Target="http://e-drpciv.ro/tag/examen-permis" TargetMode="External"/><Relationship Id="rId925" Type="http://schemas.openxmlformats.org/officeDocument/2006/relationships/hyperlink" Target="http://e-drpciv.ro/tag/raspunsuri-drpciv" TargetMode="External"/><Relationship Id="rId1250" Type="http://schemas.openxmlformats.org/officeDocument/2006/relationships/image" Target="media/image102.jpeg"/><Relationship Id="rId1348" Type="http://schemas.openxmlformats.org/officeDocument/2006/relationships/hyperlink" Target="http://e-drpciv.ro/intrebare/362/unde_se_intalneste_acest_indicator" TargetMode="External"/><Relationship Id="rId1555" Type="http://schemas.openxmlformats.org/officeDocument/2006/relationships/hyperlink" Target="http://e-drpciv.ro/tag/simulare-examen-auto" TargetMode="External"/><Relationship Id="rId1762" Type="http://schemas.openxmlformats.org/officeDocument/2006/relationships/image" Target="media/image157.jpeg"/><Relationship Id="rId2301" Type="http://schemas.openxmlformats.org/officeDocument/2006/relationships/hyperlink" Target="http://e-drpciv.ro/tag/examen-drpciv" TargetMode="External"/><Relationship Id="rId2606" Type="http://schemas.openxmlformats.org/officeDocument/2006/relationships/hyperlink" Target="http://e-drpciv.ro/tag/examen-auto" TargetMode="External"/><Relationship Id="rId1110" Type="http://schemas.openxmlformats.org/officeDocument/2006/relationships/hyperlink" Target="http://e-drpciv.ro/tag/permis-auto" TargetMode="External"/><Relationship Id="rId1208" Type="http://schemas.openxmlformats.org/officeDocument/2006/relationships/hyperlink" Target="http://e-drpciv.ro/intrebare/446/ce_obligatii_va_revin_la_trecerile_pentru_pietoni" TargetMode="External"/><Relationship Id="rId1415" Type="http://schemas.openxmlformats.org/officeDocument/2006/relationships/hyperlink" Target="http://e-drpciv.ro/tag/intrebari-cat-B1" TargetMode="External"/><Relationship Id="rId54" Type="http://schemas.openxmlformats.org/officeDocument/2006/relationships/hyperlink" Target="http://e-drpciv.ro/tag/drpciv.ro" TargetMode="External"/><Relationship Id="rId1622" Type="http://schemas.openxmlformats.org/officeDocument/2006/relationships/hyperlink" Target="http://e-drpciv.ro/tag/examen-sala" TargetMode="External"/><Relationship Id="rId1927" Type="http://schemas.openxmlformats.org/officeDocument/2006/relationships/hyperlink" Target="http://e-drpciv.ro/poze2/692.jpg" TargetMode="External"/><Relationship Id="rId2091" Type="http://schemas.openxmlformats.org/officeDocument/2006/relationships/hyperlink" Target="http://e-drpciv.ro/tag/examen-auto" TargetMode="External"/><Relationship Id="rId2189" Type="http://schemas.openxmlformats.org/officeDocument/2006/relationships/hyperlink" Target="http://e-drpciv.ro/tag/examen-auto-cat-B1" TargetMode="External"/><Relationship Id="rId270" Type="http://schemas.openxmlformats.org/officeDocument/2006/relationships/hyperlink" Target="http://e-drpciv.ro/intrebare/1054/care_dintre_faptele_de_mai_jos_atrag_suspendarea_exercitarii_dreptului_de_conduce_pe_o_perioada_de_90_de_zile" TargetMode="External"/><Relationship Id="rId2396" Type="http://schemas.openxmlformats.org/officeDocument/2006/relationships/hyperlink" Target="http://e-drpciv.ro/intrebare/973/stopul_respirator_in_cazul_persoanelor_accidentate_poate_fi_determinat_de" TargetMode="External"/><Relationship Id="rId130" Type="http://schemas.openxmlformats.org/officeDocument/2006/relationships/hyperlink" Target="http://e-drpciv.ro/intrebare/262/care_dintre_faptele_de_mai_jos_se_considera_infractiune_si_se_pedepseste_ca_atare" TargetMode="External"/><Relationship Id="rId368" Type="http://schemas.openxmlformats.org/officeDocument/2006/relationships/hyperlink" Target="http://e-drpciv.ro/tag/intrebari-cat-b" TargetMode="External"/><Relationship Id="rId575" Type="http://schemas.openxmlformats.org/officeDocument/2006/relationships/image" Target="media/image30.jpeg"/><Relationship Id="rId782" Type="http://schemas.openxmlformats.org/officeDocument/2006/relationships/hyperlink" Target="http://e-drpciv.ro/tag/auto-chestionare" TargetMode="External"/><Relationship Id="rId2049" Type="http://schemas.openxmlformats.org/officeDocument/2006/relationships/hyperlink" Target="http://e-drpciv.ro/tag/permis-categoria-B" TargetMode="External"/><Relationship Id="rId2256" Type="http://schemas.openxmlformats.org/officeDocument/2006/relationships/hyperlink" Target="http://e-drpciv.ro/tag/examen-auto-categoria-b" TargetMode="External"/><Relationship Id="rId2463" Type="http://schemas.openxmlformats.org/officeDocument/2006/relationships/hyperlink" Target="http://e-drpciv.ro/tag/chestionare-auto-2014" TargetMode="External"/><Relationship Id="rId2670" Type="http://schemas.openxmlformats.org/officeDocument/2006/relationships/hyperlink" Target="http://e-drpciv.ro/poze2/252.jpg" TargetMode="External"/><Relationship Id="rId228" Type="http://schemas.openxmlformats.org/officeDocument/2006/relationships/hyperlink" Target="http://e-drpciv.ro/tag/examen-sala" TargetMode="External"/><Relationship Id="rId435" Type="http://schemas.openxmlformats.org/officeDocument/2006/relationships/hyperlink" Target="http://e-drpciv.ro/tag/permis-categoria-B1" TargetMode="External"/><Relationship Id="rId642" Type="http://schemas.openxmlformats.org/officeDocument/2006/relationships/hyperlink" Target="http://e-drpciv.ro/tag/intrebari-cat-TR" TargetMode="External"/><Relationship Id="rId1065" Type="http://schemas.openxmlformats.org/officeDocument/2006/relationships/hyperlink" Target="http://e-drpciv.ro/tag/www.drpciv" TargetMode="External"/><Relationship Id="rId1272" Type="http://schemas.openxmlformats.org/officeDocument/2006/relationships/hyperlink" Target="http://e-drpciv.ro/tag/examen-permis-auto" TargetMode="External"/><Relationship Id="rId2116" Type="http://schemas.openxmlformats.org/officeDocument/2006/relationships/hyperlink" Target="http://e-drpciv.ro/tag/chestionare-auto" TargetMode="External"/><Relationship Id="rId2323" Type="http://schemas.openxmlformats.org/officeDocument/2006/relationships/hyperlink" Target="http://e-drpciv.ro/tag/chestionare-auto" TargetMode="External"/><Relationship Id="rId2530" Type="http://schemas.openxmlformats.org/officeDocument/2006/relationships/image" Target="media/image325.jpeg"/><Relationship Id="rId502" Type="http://schemas.openxmlformats.org/officeDocument/2006/relationships/hyperlink" Target="http://e-drpciv.ro/tag/teste-auto" TargetMode="External"/><Relationship Id="rId947" Type="http://schemas.openxmlformats.org/officeDocument/2006/relationships/hyperlink" Target="http://e-drpciv.ro/intrebare/576/vi_se_interzice_circulatia_cu_autoturismul_pe_drumurile_publice_cand" TargetMode="External"/><Relationship Id="rId1132" Type="http://schemas.openxmlformats.org/officeDocument/2006/relationships/hyperlink" Target="http://e-drpciv.ro/tag/teste-auto-chestionare" TargetMode="External"/><Relationship Id="rId1577" Type="http://schemas.openxmlformats.org/officeDocument/2006/relationships/hyperlink" Target="http://e-drpciv.ro/tag/examen-sala" TargetMode="External"/><Relationship Id="rId1784" Type="http://schemas.openxmlformats.org/officeDocument/2006/relationships/hyperlink" Target="http://e-drpciv.ro/tag/examen-drpciv" TargetMode="External"/><Relationship Id="rId1991" Type="http://schemas.openxmlformats.org/officeDocument/2006/relationships/image" Target="media/image201.jpeg"/><Relationship Id="rId2628" Type="http://schemas.openxmlformats.org/officeDocument/2006/relationships/hyperlink" Target="http://e-drpciv.ro/intrebari/page/74" TargetMode="External"/><Relationship Id="rId76" Type="http://schemas.openxmlformats.org/officeDocument/2006/relationships/hyperlink" Target="http://e-drpciv.ro/tag/examen-auto" TargetMode="External"/><Relationship Id="rId807" Type="http://schemas.openxmlformats.org/officeDocument/2006/relationships/hyperlink" Target="http://e-drpciv.ro/tag/chestionare-auto" TargetMode="External"/><Relationship Id="rId1437" Type="http://schemas.openxmlformats.org/officeDocument/2006/relationships/image" Target="media/image120.jpeg"/><Relationship Id="rId1644" Type="http://schemas.openxmlformats.org/officeDocument/2006/relationships/hyperlink" Target="http://e-drpciv.ro/tag/examen-permis-auto" TargetMode="External"/><Relationship Id="rId1851" Type="http://schemas.openxmlformats.org/officeDocument/2006/relationships/hyperlink" Target="http://e-drpciv.ro/intrebare/800/bratele_intinse_orizontal_ale_politistului_care_dirijeaza_circulatia_semnifica" TargetMode="External"/><Relationship Id="rId1504" Type="http://schemas.openxmlformats.org/officeDocument/2006/relationships/hyperlink" Target="http://e-drpciv.ro/tag/drpciv.ro" TargetMode="External"/><Relationship Id="rId1711" Type="http://schemas.openxmlformats.org/officeDocument/2006/relationships/hyperlink" Target="http://e-drpciv.ro/intrebare/234/luminile_de_avarie_se_folosesc_in_urmatoarea_situatie" TargetMode="External"/><Relationship Id="rId1949" Type="http://schemas.openxmlformats.org/officeDocument/2006/relationships/image" Target="media/image188.jpeg"/><Relationship Id="rId292" Type="http://schemas.openxmlformats.org/officeDocument/2006/relationships/hyperlink" Target="http://e-drpciv.ro/tag/auto-chestionare" TargetMode="External"/><Relationship Id="rId1809" Type="http://schemas.openxmlformats.org/officeDocument/2006/relationships/hyperlink" Target="http://e-drpciv.ro/tag/www.drpciv" TargetMode="External"/><Relationship Id="rId597" Type="http://schemas.openxmlformats.org/officeDocument/2006/relationships/hyperlink" Target="http://e-drpciv.ro/intrebare/707/conducatorul_unui_vehicul_implicat_intr-un_accident_de_circulatie_din_care_au_rezultat_numai_pagube_materiale_este_obligat_sa_se_supuna_recoltarii_probelor_biologice_daca_aerul_expirat_testat_cu_un_aparat_autorizat_arata_o_concentratie" TargetMode="External"/><Relationship Id="rId2180" Type="http://schemas.openxmlformats.org/officeDocument/2006/relationships/hyperlink" Target="http://e-drpciv.ro/intrebare/848/este_permisa_stationarea_vehiculelor_in_zona_de_actiune_a_indicatorului_drum_ingustat" TargetMode="External"/><Relationship Id="rId2278" Type="http://schemas.openxmlformats.org/officeDocument/2006/relationships/hyperlink" Target="http://e-drpciv.ro/intrebare/415/este_permisa_intoarcerea_pe_autostrada" TargetMode="External"/><Relationship Id="rId2485" Type="http://schemas.openxmlformats.org/officeDocument/2006/relationships/hyperlink" Target="http://e-drpciv.ro/tag/chestionare-auto-2014" TargetMode="External"/><Relationship Id="rId152" Type="http://schemas.openxmlformats.org/officeDocument/2006/relationships/hyperlink" Target="http://e-drpciv.ro/tag/chestionare-drpciv" TargetMode="External"/><Relationship Id="rId457" Type="http://schemas.openxmlformats.org/officeDocument/2006/relationships/hyperlink" Target="http://e-drpciv.ro/tag/examen-auto-categoria-B1" TargetMode="External"/><Relationship Id="rId1087" Type="http://schemas.openxmlformats.org/officeDocument/2006/relationships/hyperlink" Target="http://e-drpciv.ro/tag/drpciv.ro" TargetMode="External"/><Relationship Id="rId1294" Type="http://schemas.openxmlformats.org/officeDocument/2006/relationships/hyperlink" Target="http://e-drpciv.ro/tag/teste-auto-chestionare" TargetMode="External"/><Relationship Id="rId2040" Type="http://schemas.openxmlformats.org/officeDocument/2006/relationships/hyperlink" Target="http://e-drpciv.ro/intrebare/907/cum_veti_proceda_in_intersectie_daca_circulati_pe_drumul_prioritar" TargetMode="External"/><Relationship Id="rId2138" Type="http://schemas.openxmlformats.org/officeDocument/2006/relationships/hyperlink" Target="http://e-drpciv.ro/tag/intrebari-drpciv" TargetMode="External"/><Relationship Id="rId2692" Type="http://schemas.openxmlformats.org/officeDocument/2006/relationships/image" Target="media/image354.jpeg"/><Relationship Id="rId664" Type="http://schemas.openxmlformats.org/officeDocument/2006/relationships/hyperlink" Target="http://e-drpciv.ro/tag/drpciv" TargetMode="External"/><Relationship Id="rId871" Type="http://schemas.openxmlformats.org/officeDocument/2006/relationships/hyperlink" Target="http://e-drpciv.ro/intrebare/339/intentionati_sa_remorcati_un_autoturism_cu_servodirectie_ramas_in_pana_de_motor_ce_trebuie_sa_aveti_in_vedere" TargetMode="External"/><Relationship Id="rId969" Type="http://schemas.openxmlformats.org/officeDocument/2006/relationships/hyperlink" Target="http://e-drpciv.ro/tag/drpciv-chestionare" TargetMode="External"/><Relationship Id="rId1599" Type="http://schemas.openxmlformats.org/officeDocument/2006/relationships/hyperlink" Target="http://e-drpciv.ro/tag/examen-auto-cat-TR" TargetMode="External"/><Relationship Id="rId2345" Type="http://schemas.openxmlformats.org/officeDocument/2006/relationships/image" Target="media/image277.jpeg"/><Relationship Id="rId2552" Type="http://schemas.openxmlformats.org/officeDocument/2006/relationships/hyperlink" Target="http://e-drpciv.ro/intrebare/619/ce_semnificatie_are_indicatorul_alaturat" TargetMode="External"/><Relationship Id="rId317" Type="http://schemas.openxmlformats.org/officeDocument/2006/relationships/hyperlink" Target="http://e-drpciv.ro/poze2/647.jpg" TargetMode="External"/><Relationship Id="rId524" Type="http://schemas.openxmlformats.org/officeDocument/2006/relationships/hyperlink" Target="http://e-drpciv.ro/tag/chestionare-drpciv" TargetMode="External"/><Relationship Id="rId731" Type="http://schemas.openxmlformats.org/officeDocument/2006/relationships/image" Target="media/image50.jpeg"/><Relationship Id="rId1154" Type="http://schemas.openxmlformats.org/officeDocument/2006/relationships/hyperlink" Target="http://e-drpciv.ro/tag/examen-auto-cat-TR" TargetMode="External"/><Relationship Id="rId1361" Type="http://schemas.openxmlformats.org/officeDocument/2006/relationships/hyperlink" Target="http://e-drpciv.ro/tag/intrebari-cat-b1" TargetMode="External"/><Relationship Id="rId1459" Type="http://schemas.openxmlformats.org/officeDocument/2006/relationships/hyperlink" Target="http://e-drpciv.ro/tag/permis-auto" TargetMode="External"/><Relationship Id="rId2205" Type="http://schemas.openxmlformats.org/officeDocument/2006/relationships/hyperlink" Target="http://e-drpciv.ro/tag/examen-drpciv" TargetMode="External"/><Relationship Id="rId2412" Type="http://schemas.openxmlformats.org/officeDocument/2006/relationships/image" Target="media/image293.jpeg"/><Relationship Id="rId98" Type="http://schemas.openxmlformats.org/officeDocument/2006/relationships/hyperlink" Target="http://e-drpciv.ro/intrebare/448/ce_se_poate_atasa_unui_autovehicul_din_categoria_b" TargetMode="External"/><Relationship Id="rId829" Type="http://schemas.openxmlformats.org/officeDocument/2006/relationships/hyperlink" Target="http://e-drpciv.ro/intrebare/556/cum_trebuie_sa_procedati_atunci_cand_autovehiculul_derapeaza_cu_spatele_catre_dreapta" TargetMode="External"/><Relationship Id="rId1014" Type="http://schemas.openxmlformats.org/officeDocument/2006/relationships/hyperlink" Target="http://e-drpciv.ro/tag/teste-auto" TargetMode="External"/><Relationship Id="rId1221" Type="http://schemas.openxmlformats.org/officeDocument/2006/relationships/hyperlink" Target="http://e-drpciv.ro/tag/teste-auto-chestionare" TargetMode="External"/><Relationship Id="rId1666" Type="http://schemas.openxmlformats.org/officeDocument/2006/relationships/hyperlink" Target="http://e-drpciv.ro/tag/intrebari-cat-B1" TargetMode="External"/><Relationship Id="rId1873" Type="http://schemas.openxmlformats.org/officeDocument/2006/relationships/hyperlink" Target="http://e-drpciv.ro/intrebare/91/cum_procedeaza_conducatorul_auto_cand_iese_cu_autovehiculul_dintr-o_curte_sau_dintr-un_garaj_pe_un_drum_public" TargetMode="External"/><Relationship Id="rId2717" Type="http://schemas.openxmlformats.org/officeDocument/2006/relationships/image" Target="media/image363.jpeg"/><Relationship Id="rId1319" Type="http://schemas.openxmlformats.org/officeDocument/2006/relationships/hyperlink" Target="http://e-drpciv.ro/tag/examen-permis" TargetMode="External"/><Relationship Id="rId1526" Type="http://schemas.openxmlformats.org/officeDocument/2006/relationships/hyperlink" Target="http://e-drpciv.ro/tag/examen-drpciv" TargetMode="External"/><Relationship Id="rId1733" Type="http://schemas.openxmlformats.org/officeDocument/2006/relationships/image" Target="media/image155.jpeg"/><Relationship Id="rId1940" Type="http://schemas.openxmlformats.org/officeDocument/2006/relationships/hyperlink" Target="http://e-drpciv.ro/tag/permis-auto-categoria-b" TargetMode="External"/><Relationship Id="rId25" Type="http://schemas.openxmlformats.org/officeDocument/2006/relationships/hyperlink" Target="http://e-drpciv.ro/tag/simulare-examen-auto" TargetMode="External"/><Relationship Id="rId1800" Type="http://schemas.openxmlformats.org/officeDocument/2006/relationships/hyperlink" Target="http://e-drpciv.ro/poze2/2876.jpg" TargetMode="External"/><Relationship Id="rId174" Type="http://schemas.openxmlformats.org/officeDocument/2006/relationships/hyperlink" Target="http://e-drpciv.ro/intrebare/188/oprirea_este_interzisa" TargetMode="External"/><Relationship Id="rId381" Type="http://schemas.openxmlformats.org/officeDocument/2006/relationships/hyperlink" Target="http://e-drpciv.ro/tag/chestionare-auto" TargetMode="External"/><Relationship Id="rId2062" Type="http://schemas.openxmlformats.org/officeDocument/2006/relationships/hyperlink" Target="http://e-drpciv.ro/intrebare/902/la_ce_trebuie_sa_va_asteptati_atunci_cand_in_fata_dvs_a_oprit_in_statie_un_autobuz_destinat_transportului_de_calatori" TargetMode="External"/><Relationship Id="rId241" Type="http://schemas.openxmlformats.org/officeDocument/2006/relationships/hyperlink" Target="http://e-drpciv.ro/tag/examen-drpciv" TargetMode="External"/><Relationship Id="rId479" Type="http://schemas.openxmlformats.org/officeDocument/2006/relationships/hyperlink" Target="http://e-drpciv.ro/intrebare/66/pe_strazile_cu_sens_unic_este_interzis" TargetMode="External"/><Relationship Id="rId686" Type="http://schemas.openxmlformats.org/officeDocument/2006/relationships/hyperlink" Target="http://e-drpciv.ro/intrebare/554/in_care_dintre_situatiile_de_mai_jos_este_interzisa_oprirea_vehiculelor_pe_drumurile_publice" TargetMode="External"/><Relationship Id="rId893" Type="http://schemas.openxmlformats.org/officeDocument/2006/relationships/hyperlink" Target="http://e-drpciv.ro/tag/chestionare-auto" TargetMode="External"/><Relationship Id="rId2367" Type="http://schemas.openxmlformats.org/officeDocument/2006/relationships/hyperlink" Target="http://e-drpciv.ro/tag/examen-permis-auto" TargetMode="External"/><Relationship Id="rId2574" Type="http://schemas.openxmlformats.org/officeDocument/2006/relationships/hyperlink" Target="http://e-drpciv.ro/intrebare/1045/in_ce_ordine_vor_trece_prin_intersectie_cele_trei_autoturisme" TargetMode="External"/><Relationship Id="rId339" Type="http://schemas.openxmlformats.org/officeDocument/2006/relationships/hyperlink" Target="http://e-drpciv.ro/tag/examen-auto-cat-tr" TargetMode="External"/><Relationship Id="rId546" Type="http://schemas.openxmlformats.org/officeDocument/2006/relationships/hyperlink" Target="http://e-drpciv.ro/intrebare/359/in_care_dintre_situatii_pot_fi_retrase_placutele_cu_numarul_de_inmatriculare_ale_unui_autovehicul" TargetMode="External"/><Relationship Id="rId753" Type="http://schemas.openxmlformats.org/officeDocument/2006/relationships/hyperlink" Target="http://e-drpciv.ro/intrebare/180/conducatorii_de_autovehicule_pot_folosi_mijloace_proprii_de_detectare_a_dispozitivelor_de_masurare_a_vitezei" TargetMode="External"/><Relationship Id="rId1176" Type="http://schemas.openxmlformats.org/officeDocument/2006/relationships/hyperlink" Target="http://e-drpciv.ro/tag/intrebari-cat-B" TargetMode="External"/><Relationship Id="rId1383" Type="http://schemas.openxmlformats.org/officeDocument/2006/relationships/image" Target="media/image115.jpeg"/><Relationship Id="rId2227" Type="http://schemas.openxmlformats.org/officeDocument/2006/relationships/hyperlink" Target="http://e-drpciv.ro/intrebare/2484/blocarea_unei_roti_in_timpul_mersului_poate_fi_determinata_de_una_dintre_defectiunile" TargetMode="External"/><Relationship Id="rId2434" Type="http://schemas.openxmlformats.org/officeDocument/2006/relationships/hyperlink" Target="http://e-drpciv.ro/poze2/102.jpg" TargetMode="External"/><Relationship Id="rId101" Type="http://schemas.openxmlformats.org/officeDocument/2006/relationships/hyperlink" Target="http://e-drpciv.ro/poze2/1015.jpg" TargetMode="External"/><Relationship Id="rId406" Type="http://schemas.openxmlformats.org/officeDocument/2006/relationships/hyperlink" Target="http://e-drpciv.ro/intrebare/324/caile_respiratorii_pot_fi_deblocate" TargetMode="External"/><Relationship Id="rId960" Type="http://schemas.openxmlformats.org/officeDocument/2006/relationships/hyperlink" Target="http://e-drpciv.ro/intrebare/830/ce_obligatii_revin_conducatorilor_de_vehicule_la_trecerea_autovehiculelor_cu_regim_de_circulatie_prioritara_care_au_in_functiune_mijloacele_speciale_de_avertizare_luminoasa_de_culoare_albastra_si_pe_cele_de_avertizare_sonora" TargetMode="External"/><Relationship Id="rId1036" Type="http://schemas.openxmlformats.org/officeDocument/2006/relationships/hyperlink" Target="http://e-drpciv.ro/tag/examen-drpciv" TargetMode="External"/><Relationship Id="rId1243" Type="http://schemas.openxmlformats.org/officeDocument/2006/relationships/hyperlink" Target="http://e-drpciv.ro/tag/teste-auto" TargetMode="External"/><Relationship Id="rId1590" Type="http://schemas.openxmlformats.org/officeDocument/2006/relationships/hyperlink" Target="http://e-drpciv.ro/tag/examen-permis-auto" TargetMode="External"/><Relationship Id="rId1688" Type="http://schemas.openxmlformats.org/officeDocument/2006/relationships/hyperlink" Target="http://e-drpciv.ro/intrebare/100/pe_un_drum_cu_prioritate_conducatorul_de_autovehicul_intalneste_in_intersectie_marcajul_de_trecere_pentru_pietoni_este_obligat_sa_acorde_prioritate" TargetMode="External"/><Relationship Id="rId1895" Type="http://schemas.openxmlformats.org/officeDocument/2006/relationships/image" Target="media/image183.jpeg"/><Relationship Id="rId2641" Type="http://schemas.openxmlformats.org/officeDocument/2006/relationships/hyperlink" Target="http://e-drpciv.ro/tag/examen-drpciv" TargetMode="External"/><Relationship Id="rId613" Type="http://schemas.openxmlformats.org/officeDocument/2006/relationships/image" Target="media/image33.jpeg"/><Relationship Id="rId820" Type="http://schemas.openxmlformats.org/officeDocument/2006/relationships/hyperlink" Target="http://e-drpciv.ro/intrebare/942/cum_este_corect_sa_procedati_daca_va_aflati_la_volanul_autoturismului_rosu" TargetMode="External"/><Relationship Id="rId918" Type="http://schemas.openxmlformats.org/officeDocument/2006/relationships/hyperlink" Target="http://e-drpciv.ro/poze2/701.jpg" TargetMode="External"/><Relationship Id="rId1450" Type="http://schemas.openxmlformats.org/officeDocument/2006/relationships/hyperlink" Target="http://e-drpciv.ro/intrebare/849/ce_trebuie_sa_aveti_in_vedere_la_urcarea_intr-un_autoturism" TargetMode="External"/><Relationship Id="rId1548" Type="http://schemas.openxmlformats.org/officeDocument/2006/relationships/image" Target="media/image130.jpeg"/><Relationship Id="rId1755" Type="http://schemas.openxmlformats.org/officeDocument/2006/relationships/hyperlink" Target="http://e-drpciv.ro/tag/examen-sala" TargetMode="External"/><Relationship Id="rId2501" Type="http://schemas.openxmlformats.org/officeDocument/2006/relationships/hyperlink" Target="http://e-drpciv.ro/intrebare/45/cum_procedati_in_situatia_in_care_semnalul_rosu_al_semaforului_este_in_functiune_iar_politistul_va_adreseaza_semnalul_de_a_trece" TargetMode="External"/><Relationship Id="rId1103" Type="http://schemas.openxmlformats.org/officeDocument/2006/relationships/hyperlink" Target="http://e-drpciv.ro/tag/chestionare-drpciv" TargetMode="External"/><Relationship Id="rId1310" Type="http://schemas.openxmlformats.org/officeDocument/2006/relationships/image" Target="media/image110.jpeg"/><Relationship Id="rId1408" Type="http://schemas.openxmlformats.org/officeDocument/2006/relationships/hyperlink" Target="http://e-drpciv.ro/intrebare/776/precizati_daca_presiunea_din_pneuri_are_efect_asupra_consumului_de_carburant" TargetMode="External"/><Relationship Id="rId1962" Type="http://schemas.openxmlformats.org/officeDocument/2006/relationships/image" Target="media/image190.jpeg"/><Relationship Id="rId47" Type="http://schemas.openxmlformats.org/officeDocument/2006/relationships/hyperlink" Target="http://e-drpciv.ro/intrebare/431/se_interzice_circulatia_pe_drumurile_publice_a_autovehiculelor_daca" TargetMode="External"/><Relationship Id="rId1615" Type="http://schemas.openxmlformats.org/officeDocument/2006/relationships/hyperlink" Target="http://e-drpciv.ro/intrebare/473/este_corecta_depasirea_autocamionului_din_imagine" TargetMode="External"/><Relationship Id="rId1822" Type="http://schemas.openxmlformats.org/officeDocument/2006/relationships/hyperlink" Target="http://e-drpciv.ro/tag/chestionare-auto-2014" TargetMode="External"/><Relationship Id="rId196" Type="http://schemas.openxmlformats.org/officeDocument/2006/relationships/hyperlink" Target="http://e-drpciv.ro/tag/examen-permis" TargetMode="External"/><Relationship Id="rId2084" Type="http://schemas.openxmlformats.org/officeDocument/2006/relationships/hyperlink" Target="http://e-drpciv.ro/tag/examen-drpciv" TargetMode="External"/><Relationship Id="rId2291" Type="http://schemas.openxmlformats.org/officeDocument/2006/relationships/hyperlink" Target="http://e-drpciv.ro/poze2/271.jpg" TargetMode="External"/><Relationship Id="rId263" Type="http://schemas.openxmlformats.org/officeDocument/2006/relationships/hyperlink" Target="http://e-drpciv.ro/tag/examen-auto" TargetMode="External"/><Relationship Id="rId470" Type="http://schemas.openxmlformats.org/officeDocument/2006/relationships/hyperlink" Target="http://e-drpciv.ro/tag/examen-drpciv" TargetMode="External"/><Relationship Id="rId2151" Type="http://schemas.openxmlformats.org/officeDocument/2006/relationships/hyperlink" Target="http://e-drpciv.ro/intrebare/181/ce_obligatii_va_revin_la_executarea_manevrei_de_trecere_a_vehiculului_de_pe_o_banda_pe_alta" TargetMode="External"/><Relationship Id="rId2389" Type="http://schemas.openxmlformats.org/officeDocument/2006/relationships/hyperlink" Target="http://e-drpciv.ro/tag/teste-drpciv" TargetMode="External"/><Relationship Id="rId2596" Type="http://schemas.openxmlformats.org/officeDocument/2006/relationships/hyperlink" Target="http://e-drpciv.ro/intrebare/313/cum_veti_proceda_la_intalnirea_indicatorului_oprire" TargetMode="External"/><Relationship Id="rId123" Type="http://schemas.openxmlformats.org/officeDocument/2006/relationships/hyperlink" Target="http://e-drpciv.ro/intrebare/493/cand_se_folosesc_luminile_de_avarie" TargetMode="External"/><Relationship Id="rId330" Type="http://schemas.openxmlformats.org/officeDocument/2006/relationships/hyperlink" Target="http://e-drpciv.ro/tag/permis-categoria-b1" TargetMode="External"/><Relationship Id="rId568" Type="http://schemas.openxmlformats.org/officeDocument/2006/relationships/hyperlink" Target="http://e-drpciv.ro/intrebare/549/care_dintre_vehicule_au_prioritate_de_trecere_prin_intersectia_prezentata" TargetMode="External"/><Relationship Id="rId775" Type="http://schemas.openxmlformats.org/officeDocument/2006/relationships/hyperlink" Target="http://e-drpciv.ro/intrebare/654/oprirea_este_interzisa" TargetMode="External"/><Relationship Id="rId982" Type="http://schemas.openxmlformats.org/officeDocument/2006/relationships/hyperlink" Target="http://e-drpciv.ro/poze2/162.jpg" TargetMode="External"/><Relationship Id="rId1198" Type="http://schemas.openxmlformats.org/officeDocument/2006/relationships/hyperlink" Target="http://e-drpciv.ro/intrebare/986/in_care_dintre_urmatoarele_situatii_sunteti_obligat_sa_circulati_cu_o_viteza_care_sa_nu_depaseasca_30_kmh_in_localitati" TargetMode="External"/><Relationship Id="rId2011" Type="http://schemas.openxmlformats.org/officeDocument/2006/relationships/hyperlink" Target="http://e-drpciv.ro/intrebare/669/ce_obligatii_are_conducatorul_unui_autovehicul_daca_pe_drumul_pe_care_circula_observa_evenimente_de_natura_a_pune_in_pericol_siguranta_circulatiei" TargetMode="External"/><Relationship Id="rId2249" Type="http://schemas.openxmlformats.org/officeDocument/2006/relationships/hyperlink" Target="http://e-drpciv.ro/poze2/635.jpg" TargetMode="External"/><Relationship Id="rId2456" Type="http://schemas.openxmlformats.org/officeDocument/2006/relationships/image" Target="media/image300.jpeg"/><Relationship Id="rId2663" Type="http://schemas.openxmlformats.org/officeDocument/2006/relationships/hyperlink" Target="http://e-drpciv.ro/tag/www.drpciv" TargetMode="External"/><Relationship Id="rId428" Type="http://schemas.openxmlformats.org/officeDocument/2006/relationships/hyperlink" Target="http://e-drpciv.ro/tag/examen-auto" TargetMode="External"/><Relationship Id="rId635" Type="http://schemas.openxmlformats.org/officeDocument/2006/relationships/hyperlink" Target="http://e-drpciv.ro/tag/examen-auto" TargetMode="External"/><Relationship Id="rId842" Type="http://schemas.openxmlformats.org/officeDocument/2006/relationships/hyperlink" Target="http://e-drpciv.ro/intrebare/871/autovehiculul_din_fata_dvs_traverseaza_intersectia_cum_veti_proceda" TargetMode="External"/><Relationship Id="rId1058" Type="http://schemas.openxmlformats.org/officeDocument/2006/relationships/hyperlink" Target="http://e-drpciv.ro/tag/drpciv-chestionare" TargetMode="External"/><Relationship Id="rId1265" Type="http://schemas.openxmlformats.org/officeDocument/2006/relationships/image" Target="media/image105.jpeg"/><Relationship Id="rId1472" Type="http://schemas.openxmlformats.org/officeDocument/2006/relationships/hyperlink" Target="http://e-drpciv.ro/tag/teste-auto" TargetMode="External"/><Relationship Id="rId2109" Type="http://schemas.openxmlformats.org/officeDocument/2006/relationships/hyperlink" Target="http://e-drpciv.ro/intrebare/1019/intr-o_intersectie_intalniti_semnalul_de_culoare_verde_al_semaforului_precum_si_indicatorul_oprire_cum_veti_proceda" TargetMode="External"/><Relationship Id="rId2316" Type="http://schemas.openxmlformats.org/officeDocument/2006/relationships/hyperlink" Target="http://e-drpciv.ro/intrebare/346/in_aceasta_situatie_intentionati_sa_virati_pe_prima_strada_la_dreapta_ce_obligatii_aveti" TargetMode="External"/><Relationship Id="rId2523" Type="http://schemas.openxmlformats.org/officeDocument/2006/relationships/image" Target="media/image318.jpeg"/><Relationship Id="rId2730" Type="http://schemas.openxmlformats.org/officeDocument/2006/relationships/theme" Target="theme/theme1.xml"/><Relationship Id="rId702" Type="http://schemas.openxmlformats.org/officeDocument/2006/relationships/hyperlink" Target="http://e-drpciv.ro/intrebare/643/cum_este_sanctionat_conducatorul_unui_vehicul_care_a_cumulat_15_puncte_de_penalizare" TargetMode="External"/><Relationship Id="rId1125" Type="http://schemas.openxmlformats.org/officeDocument/2006/relationships/hyperlink" Target="http://e-drpciv.ro/tag/teste-auto" TargetMode="External"/><Relationship Id="rId1332" Type="http://schemas.openxmlformats.org/officeDocument/2006/relationships/hyperlink" Target="http://e-drpciv.ro/intrebare/392/permisul_de_conducere_categoria_b_este_valabil_si_pentru_conducerea_unui_autovehicul_destinat_transportului_de_persoane_avand_mai_mult_de_8_locuri_pe_scaune_in_afara_locului_conducatorului" TargetMode="External"/><Relationship Id="rId1777" Type="http://schemas.openxmlformats.org/officeDocument/2006/relationships/hyperlink" Target="http://e-drpciv.ro/intrebare/52/in_care_dintre_urmatoarele_situatii_conducatorilor_de_vehicule_le_este_interzis_sa_execute_virajul_spre_stanga_la_lumina_de_culoare_verde_a_semaforului_electric" TargetMode="External"/><Relationship Id="rId1984" Type="http://schemas.openxmlformats.org/officeDocument/2006/relationships/image" Target="media/image195.jpeg"/><Relationship Id="rId69" Type="http://schemas.openxmlformats.org/officeDocument/2006/relationships/hyperlink" Target="http://e-drpciv.ro/tag/teste-auto" TargetMode="External"/><Relationship Id="rId1637" Type="http://schemas.openxmlformats.org/officeDocument/2006/relationships/hyperlink" Target="http://e-drpciv.ro/intrebare/127/semnificatia_unui_indicator_rutier_instalat_deasupra_unei_benzi_de_circulatie_este_valabila" TargetMode="External"/><Relationship Id="rId1844" Type="http://schemas.openxmlformats.org/officeDocument/2006/relationships/hyperlink" Target="http://e-drpciv.ro/tag/drpciv-chestionare" TargetMode="External"/><Relationship Id="rId1704" Type="http://schemas.openxmlformats.org/officeDocument/2006/relationships/image" Target="media/image152.jpeg"/><Relationship Id="rId285" Type="http://schemas.openxmlformats.org/officeDocument/2006/relationships/hyperlink" Target="http://e-drpciv.ro/tag/intrebari-cat-tr" TargetMode="External"/><Relationship Id="rId1911" Type="http://schemas.openxmlformats.org/officeDocument/2006/relationships/image" Target="media/image185.jpeg"/><Relationship Id="rId492" Type="http://schemas.openxmlformats.org/officeDocument/2006/relationships/image" Target="media/image22.jpeg"/><Relationship Id="rId797" Type="http://schemas.openxmlformats.org/officeDocument/2006/relationships/hyperlink" Target="http://e-drpciv.ro/tag/permis-auto" TargetMode="External"/><Relationship Id="rId2173" Type="http://schemas.openxmlformats.org/officeDocument/2006/relationships/hyperlink" Target="http://e-drpciv.ro/tag/examen-permis-auto" TargetMode="External"/><Relationship Id="rId2380" Type="http://schemas.openxmlformats.org/officeDocument/2006/relationships/image" Target="media/image284.jpeg"/><Relationship Id="rId2478" Type="http://schemas.openxmlformats.org/officeDocument/2006/relationships/hyperlink" Target="http://e-drpciv.ro/tag/examen-drpciv" TargetMode="External"/><Relationship Id="rId145" Type="http://schemas.openxmlformats.org/officeDocument/2006/relationships/hyperlink" Target="http://e-drpciv.ro/intrebare/387/in_care_dintre_situatii_este_interzisa_oprirea" TargetMode="External"/><Relationship Id="rId352" Type="http://schemas.openxmlformats.org/officeDocument/2006/relationships/hyperlink" Target="http://e-drpciv.ro/tag/raspunsuri-drpciv" TargetMode="External"/><Relationship Id="rId1287" Type="http://schemas.openxmlformats.org/officeDocument/2006/relationships/hyperlink" Target="http://e-drpciv.ro/poze2/365.jpg" TargetMode="External"/><Relationship Id="rId2033" Type="http://schemas.openxmlformats.org/officeDocument/2006/relationships/hyperlink" Target="http://e-drpciv.ro/poze2/754.jpg" TargetMode="External"/><Relationship Id="rId2240" Type="http://schemas.openxmlformats.org/officeDocument/2006/relationships/hyperlink" Target="http://e-drpciv.ro/tag/permis-auto" TargetMode="External"/><Relationship Id="rId2685" Type="http://schemas.openxmlformats.org/officeDocument/2006/relationships/image" Target="media/image347.jpeg"/><Relationship Id="rId212" Type="http://schemas.openxmlformats.org/officeDocument/2006/relationships/hyperlink" Target="http://e-drpciv.ro/intrebare/390/in_care_dintre_situatiile_de_mai_jos_se_anuleaza_permisul_de_conducere" TargetMode="External"/><Relationship Id="rId657" Type="http://schemas.openxmlformats.org/officeDocument/2006/relationships/hyperlink" Target="http://e-drpciv.ro/intrebare/445/la_plecarea_de_pe_loc_cu_autovehiculul_va_revin_urmatoarele_obligatii" TargetMode="External"/><Relationship Id="rId864" Type="http://schemas.openxmlformats.org/officeDocument/2006/relationships/image" Target="media/image62.jpeg"/><Relationship Id="rId1494" Type="http://schemas.openxmlformats.org/officeDocument/2006/relationships/hyperlink" Target="http://e-drpciv.ro/tag/examen-auto" TargetMode="External"/><Relationship Id="rId1799" Type="http://schemas.openxmlformats.org/officeDocument/2006/relationships/hyperlink" Target="http://e-drpciv.ro/tag/simulare-examen-auto" TargetMode="External"/><Relationship Id="rId2100" Type="http://schemas.openxmlformats.org/officeDocument/2006/relationships/hyperlink" Target="http://e-drpciv.ro/tag/permis-auto-categoria-tr" TargetMode="External"/><Relationship Id="rId2338" Type="http://schemas.openxmlformats.org/officeDocument/2006/relationships/image" Target="media/image271.jpeg"/><Relationship Id="rId2545" Type="http://schemas.openxmlformats.org/officeDocument/2006/relationships/hyperlink" Target="http://e-drpciv.ro/tag/examen-auto" TargetMode="External"/><Relationship Id="rId517" Type="http://schemas.openxmlformats.org/officeDocument/2006/relationships/hyperlink" Target="http://e-drpciv.ro/tag/simulare-examen-auto" TargetMode="External"/><Relationship Id="rId724" Type="http://schemas.openxmlformats.org/officeDocument/2006/relationships/hyperlink" Target="http://e-drpciv.ro/tag/permis-auto-cat-tr" TargetMode="External"/><Relationship Id="rId931" Type="http://schemas.openxmlformats.org/officeDocument/2006/relationships/hyperlink" Target="http://e-drpciv.ro/tag/www-drpciv-chestionare" TargetMode="External"/><Relationship Id="rId1147" Type="http://schemas.openxmlformats.org/officeDocument/2006/relationships/hyperlink" Target="http://e-drpciv.ro/tag/simulare-examen-auto" TargetMode="External"/><Relationship Id="rId1354" Type="http://schemas.openxmlformats.org/officeDocument/2006/relationships/hyperlink" Target="http://e-drpciv.ro/tag/auto-chestionare" TargetMode="External"/><Relationship Id="rId1561" Type="http://schemas.openxmlformats.org/officeDocument/2006/relationships/image" Target="media/image131.jpeg"/><Relationship Id="rId2405" Type="http://schemas.openxmlformats.org/officeDocument/2006/relationships/hyperlink" Target="http://e-drpciv.ro/intrebare/890/ce_obligatii_aveti_daca_sunteti_oprit_regulamentar_de_catre_un_politist_rutier" TargetMode="External"/><Relationship Id="rId2612" Type="http://schemas.openxmlformats.org/officeDocument/2006/relationships/hyperlink" Target="http://e-drpciv.ro/tag/chestionare-auto" TargetMode="External"/><Relationship Id="rId60" Type="http://schemas.openxmlformats.org/officeDocument/2006/relationships/hyperlink" Target="http://e-drpciv.ro/tag/permis-auto" TargetMode="External"/><Relationship Id="rId1007" Type="http://schemas.openxmlformats.org/officeDocument/2006/relationships/image" Target="media/image81.jpeg"/><Relationship Id="rId1214" Type="http://schemas.openxmlformats.org/officeDocument/2006/relationships/hyperlink" Target="http://e-drpciv.ro/poze2/918.jpg" TargetMode="External"/><Relationship Id="rId1421" Type="http://schemas.openxmlformats.org/officeDocument/2006/relationships/hyperlink" Target="http://e-drpciv.ro/tag/simulare-examen-auto" TargetMode="External"/><Relationship Id="rId1659" Type="http://schemas.openxmlformats.org/officeDocument/2006/relationships/hyperlink" Target="http://e-drpciv.ro/poze2/638.jpg" TargetMode="External"/><Relationship Id="rId1866" Type="http://schemas.openxmlformats.org/officeDocument/2006/relationships/hyperlink" Target="http://e-drpciv.ro/tag/permis-auto-cat-TR" TargetMode="External"/><Relationship Id="rId1519" Type="http://schemas.openxmlformats.org/officeDocument/2006/relationships/hyperlink" Target="http://e-drpciv.ro/tag/auto-chestionare" TargetMode="External"/><Relationship Id="rId1726" Type="http://schemas.openxmlformats.org/officeDocument/2006/relationships/hyperlink" Target="http://e-drpciv.ro/intrebare/267/ce_informatie_ofera_indicatorul" TargetMode="External"/><Relationship Id="rId1933" Type="http://schemas.openxmlformats.org/officeDocument/2006/relationships/hyperlink" Target="http://e-drpciv.ro/tag/examen-auto" TargetMode="External"/><Relationship Id="rId18" Type="http://schemas.openxmlformats.org/officeDocument/2006/relationships/hyperlink" Target="http://e-drpciv.ro/intrebare/371/in_care_dintre_situatii_este_permisa_depasirea" TargetMode="External"/><Relationship Id="rId2195" Type="http://schemas.openxmlformats.org/officeDocument/2006/relationships/hyperlink" Target="http://e-drpciv.ro/tag/examen-auto" TargetMode="External"/><Relationship Id="rId167" Type="http://schemas.openxmlformats.org/officeDocument/2006/relationships/hyperlink" Target="http://e-drpciv.ro/tag/permis-auto" TargetMode="External"/><Relationship Id="rId374" Type="http://schemas.openxmlformats.org/officeDocument/2006/relationships/hyperlink" Target="http://e-drpciv.ro/intrebare/524/care_este_traseul_de_urmat_pentru_autoturismul_din_imagine" TargetMode="External"/><Relationship Id="rId581" Type="http://schemas.openxmlformats.org/officeDocument/2006/relationships/hyperlink" Target="http://e-drpciv.ro/tag/chestionare-auto" TargetMode="External"/><Relationship Id="rId2055" Type="http://schemas.openxmlformats.org/officeDocument/2006/relationships/hyperlink" Target="http://e-drpciv.ro/tag/examen-permis" TargetMode="External"/><Relationship Id="rId2262" Type="http://schemas.openxmlformats.org/officeDocument/2006/relationships/hyperlink" Target="http://e-drpciv.ro/tag/examen-permis-auto" TargetMode="External"/><Relationship Id="rId234" Type="http://schemas.openxmlformats.org/officeDocument/2006/relationships/hyperlink" Target="http://e-drpciv.ro/tag/drpciv.ro" TargetMode="External"/><Relationship Id="rId679" Type="http://schemas.openxmlformats.org/officeDocument/2006/relationships/hyperlink" Target="http://e-drpciv.ro/tag/auto-chestionare" TargetMode="External"/><Relationship Id="rId886" Type="http://schemas.openxmlformats.org/officeDocument/2006/relationships/hyperlink" Target="http://e-drpciv.ro/poze2/497.jpg" TargetMode="External"/><Relationship Id="rId2567" Type="http://schemas.openxmlformats.org/officeDocument/2006/relationships/hyperlink" Target="http://e-drpciv.ro/tag/teste-auto" TargetMode="External"/><Relationship Id="rId2" Type="http://schemas.openxmlformats.org/officeDocument/2006/relationships/styles" Target="styles.xml"/><Relationship Id="rId441" Type="http://schemas.openxmlformats.org/officeDocument/2006/relationships/hyperlink" Target="http://e-drpciv.ro/tag/examen-auto" TargetMode="External"/><Relationship Id="rId539" Type="http://schemas.openxmlformats.org/officeDocument/2006/relationships/hyperlink" Target="http://e-drpciv.ro/intrebare/990/scoaterea_pe_partea_laterala_a_bastonului_de_catre_politistul_care_insoteste_o_coloana_oficiala_obliga_conducatorul" TargetMode="External"/><Relationship Id="rId746" Type="http://schemas.openxmlformats.org/officeDocument/2006/relationships/hyperlink" Target="http://e-drpciv.ro/tag/teste-auto" TargetMode="External"/><Relationship Id="rId1071" Type="http://schemas.openxmlformats.org/officeDocument/2006/relationships/hyperlink" Target="http://e-drpciv.ro/intrebare/3693/cand_se_aplica_suspendarea_exercitarii_dreptului_de_a_conduce" TargetMode="External"/><Relationship Id="rId1169" Type="http://schemas.openxmlformats.org/officeDocument/2006/relationships/hyperlink" Target="http://e-drpciv.ro/intrebare/694/autoturismul_din_imagine_a_parcat_regulamentar" TargetMode="External"/><Relationship Id="rId1376" Type="http://schemas.openxmlformats.org/officeDocument/2006/relationships/hyperlink" Target="http://e-drpciv.ro/intrebare/115/mersul_inapoi_este_interzis" TargetMode="External"/><Relationship Id="rId1583" Type="http://schemas.openxmlformats.org/officeDocument/2006/relationships/hyperlink" Target="http://e-drpciv.ro/tag/examen-permis-auto" TargetMode="External"/><Relationship Id="rId2122" Type="http://schemas.openxmlformats.org/officeDocument/2006/relationships/hyperlink" Target="http://e-drpciv.ro/intrebare/389/care_dintre_participantii_la_traficul_rutier_au_obligatia_de_a_respecta_regulile_de_circulatie_pe_drumurile_publice_din_interiorul_localitatilor" TargetMode="External"/><Relationship Id="rId2427" Type="http://schemas.openxmlformats.org/officeDocument/2006/relationships/image" Target="media/image296.jpeg"/><Relationship Id="rId301" Type="http://schemas.openxmlformats.org/officeDocument/2006/relationships/hyperlink" Target="http://e-drpciv.ro/tag/examen-permis" TargetMode="External"/><Relationship Id="rId953" Type="http://schemas.openxmlformats.org/officeDocument/2006/relationships/image" Target="media/image73.jpeg"/><Relationship Id="rId1029" Type="http://schemas.openxmlformats.org/officeDocument/2006/relationships/hyperlink" Target="http://e-drpciv.ro/intrebare/828/care_dintre_autoturisme_s-a_incadrat_corect_pentru_a_schimba_directia_de_mers" TargetMode="External"/><Relationship Id="rId1236" Type="http://schemas.openxmlformats.org/officeDocument/2006/relationships/hyperlink" Target="http://e-drpciv.ro/intrebare/410/de_ce_trebuie_reparat_neconditionat_un_esapament_defect" TargetMode="External"/><Relationship Id="rId1790" Type="http://schemas.openxmlformats.org/officeDocument/2006/relationships/image" Target="media/image173.jpeg"/><Relationship Id="rId1888" Type="http://schemas.openxmlformats.org/officeDocument/2006/relationships/hyperlink" Target="http://e-drpciv.ro/tag/chestionare-auto" TargetMode="External"/><Relationship Id="rId2634" Type="http://schemas.openxmlformats.org/officeDocument/2006/relationships/hyperlink" Target="http://e-drpciv.ro/intrebare/533/ce_indica_aceasta_pozitie_a_politistului_rutier" TargetMode="External"/><Relationship Id="rId82" Type="http://schemas.openxmlformats.org/officeDocument/2006/relationships/hyperlink" Target="http://e-drpciv.ro/intrebare/844/conducatorii_de_autovehicule_au_urmatoarele_obligatii_inainte_de_a_pleca_la_drum" TargetMode="External"/><Relationship Id="rId606" Type="http://schemas.openxmlformats.org/officeDocument/2006/relationships/hyperlink" Target="http://e-drpciv.ro/intrebare/142/cand_este_interzisa_schimbarea_directiei_de_mers_la_dreapta_desi_este_in_functiune_semnalul_verde" TargetMode="External"/><Relationship Id="rId813" Type="http://schemas.openxmlformats.org/officeDocument/2006/relationships/hyperlink" Target="http://e-drpciv.ro/tag/www.drpciv" TargetMode="External"/><Relationship Id="rId1443" Type="http://schemas.openxmlformats.org/officeDocument/2006/relationships/hyperlink" Target="http://e-drpciv.ro/intrebare/953/care_dintre_cele_trei_autoturisme_este_parcat_regulamentar" TargetMode="External"/><Relationship Id="rId1650" Type="http://schemas.openxmlformats.org/officeDocument/2006/relationships/image" Target="media/image144.jpeg"/><Relationship Id="rId1748" Type="http://schemas.openxmlformats.org/officeDocument/2006/relationships/hyperlink" Target="http://e-drpciv.ro/tag/permis-auto" TargetMode="External"/><Relationship Id="rId2701" Type="http://schemas.openxmlformats.org/officeDocument/2006/relationships/hyperlink" Target="http://e-drpciv.ro/tag/examen-auto" TargetMode="External"/><Relationship Id="rId1303" Type="http://schemas.openxmlformats.org/officeDocument/2006/relationships/hyperlink" Target="http://e-drpciv.ro/tag/intrebari-drpciv" TargetMode="External"/><Relationship Id="rId1510" Type="http://schemas.openxmlformats.org/officeDocument/2006/relationships/hyperlink" Target="http://e-drpciv.ro/tag/drpciv.ro" TargetMode="External"/><Relationship Id="rId1955" Type="http://schemas.openxmlformats.org/officeDocument/2006/relationships/hyperlink" Target="http://e-drpciv.ro/tag/teste-drpciv" TargetMode="External"/><Relationship Id="rId1608" Type="http://schemas.openxmlformats.org/officeDocument/2006/relationships/hyperlink" Target="http://e-drpciv.ro/tag/auto-chestionare" TargetMode="External"/><Relationship Id="rId1815" Type="http://schemas.openxmlformats.org/officeDocument/2006/relationships/hyperlink" Target="http://e-drpciv.ro/intrebare/932/in_ce_ordine_vor_trece_autovehiculele_prin_intersectie" TargetMode="External"/><Relationship Id="rId189" Type="http://schemas.openxmlformats.org/officeDocument/2006/relationships/hyperlink" Target="http://e-drpciv.ro/intrebare/979/conducatorii_auto_aflati_la_o_trecere_la_nivel_cu_o_cale_ferata_industriala_trebuie" TargetMode="External"/><Relationship Id="rId396" Type="http://schemas.openxmlformats.org/officeDocument/2006/relationships/hyperlink" Target="http://e-drpciv.ro/intrebare/63/puteti_opri_sau_stationa_regulamentar_cu_toate_luminile_stinse_pe_un_drum_iluminat_daca_vehiculul_pe_care_il_conduceti_este_vizibil_de_la_o_distanta_de_cel_putin" TargetMode="External"/><Relationship Id="rId2077" Type="http://schemas.openxmlformats.org/officeDocument/2006/relationships/hyperlink" Target="http://e-drpciv.ro/tag/intrebari-categoria-b1" TargetMode="External"/><Relationship Id="rId2284" Type="http://schemas.openxmlformats.org/officeDocument/2006/relationships/hyperlink" Target="http://e-drpciv.ro/tag/examen-permis-auto" TargetMode="External"/><Relationship Id="rId2491" Type="http://schemas.openxmlformats.org/officeDocument/2006/relationships/hyperlink" Target="http://e-drpciv.ro/tag/chestionare-auto-b1" TargetMode="External"/><Relationship Id="rId256" Type="http://schemas.openxmlformats.org/officeDocument/2006/relationships/hyperlink" Target="http://e-drpciv.ro/tag/teste-auto-chestionare" TargetMode="External"/><Relationship Id="rId463" Type="http://schemas.openxmlformats.org/officeDocument/2006/relationships/hyperlink" Target="http://e-drpciv.ro/poze2/915.jpg" TargetMode="External"/><Relationship Id="rId670" Type="http://schemas.openxmlformats.org/officeDocument/2006/relationships/hyperlink" Target="http://e-drpciv.ro/tag/chestionare-auto-b" TargetMode="External"/><Relationship Id="rId1093" Type="http://schemas.openxmlformats.org/officeDocument/2006/relationships/hyperlink" Target="http://e-drpciv.ro/tag/examen-sala" TargetMode="External"/><Relationship Id="rId2144" Type="http://schemas.openxmlformats.org/officeDocument/2006/relationships/hyperlink" Target="http://e-drpciv.ro/tag/permis-auto-categoria-B" TargetMode="External"/><Relationship Id="rId2351" Type="http://schemas.openxmlformats.org/officeDocument/2006/relationships/hyperlink" Target="http://e-drpciv.ro/intrebare/281/pe_o_autostrada_cu_trei_benzi_s-a_blocat_circulatia_pe_unde_vor_circula_vehiculele_de_interventie" TargetMode="External"/><Relationship Id="rId2589" Type="http://schemas.openxmlformats.org/officeDocument/2006/relationships/hyperlink" Target="http://e-drpciv.ro/tag/chestionare-auto" TargetMode="External"/><Relationship Id="rId116" Type="http://schemas.openxmlformats.org/officeDocument/2006/relationships/hyperlink" Target="http://e-drpciv.ro/tag/examen-auto-categoria-B1" TargetMode="External"/><Relationship Id="rId323" Type="http://schemas.openxmlformats.org/officeDocument/2006/relationships/hyperlink" Target="http://e-drpciv.ro/poze2/870.jpg" TargetMode="External"/><Relationship Id="rId530" Type="http://schemas.openxmlformats.org/officeDocument/2006/relationships/image" Target="media/image25.jpeg"/><Relationship Id="rId768" Type="http://schemas.openxmlformats.org/officeDocument/2006/relationships/image" Target="media/image54.jpeg"/><Relationship Id="rId975" Type="http://schemas.openxmlformats.org/officeDocument/2006/relationships/hyperlink" Target="http://e-drpciv.ro/tag/intrebari-cat-b" TargetMode="External"/><Relationship Id="rId1160" Type="http://schemas.openxmlformats.org/officeDocument/2006/relationships/image" Target="media/image92.jpeg"/><Relationship Id="rId1398" Type="http://schemas.openxmlformats.org/officeDocument/2006/relationships/hyperlink" Target="http://e-drpciv.ro/intrebare/235/cu_ce_viteza_maxima_pot_circula_in_afara_localitatilor_autovehiculele_din_categoriile_a_si_b" TargetMode="External"/><Relationship Id="rId2004" Type="http://schemas.openxmlformats.org/officeDocument/2006/relationships/image" Target="media/image213.jpeg"/><Relationship Id="rId2211" Type="http://schemas.openxmlformats.org/officeDocument/2006/relationships/hyperlink" Target="http://e-drpciv.ro/intrebare/663/ce_indica_semnalul_politistului" TargetMode="External"/><Relationship Id="rId2449" Type="http://schemas.openxmlformats.org/officeDocument/2006/relationships/hyperlink" Target="http://e-drpciv.ro/tag/simulare-examen-auto" TargetMode="External"/><Relationship Id="rId2656" Type="http://schemas.openxmlformats.org/officeDocument/2006/relationships/hyperlink" Target="http://e-drpciv.ro/intrebare/193/este_obligatorie_dotarea_autovehiculelor_cu_trusa_medicala_de_prim_ajutor" TargetMode="External"/><Relationship Id="rId628" Type="http://schemas.openxmlformats.org/officeDocument/2006/relationships/hyperlink" Target="http://e-drpciv.ro/poze2/309.jpg" TargetMode="External"/><Relationship Id="rId835" Type="http://schemas.openxmlformats.org/officeDocument/2006/relationships/hyperlink" Target="http://e-drpciv.ro/poze2/413.jpg" TargetMode="External"/><Relationship Id="rId1258" Type="http://schemas.openxmlformats.org/officeDocument/2006/relationships/hyperlink" Target="http://e-drpciv.ro/intrebare/149/sfarsitul_zonei_in_care_oprirea_a_fost_interzisa_este_anuntata_de" TargetMode="External"/><Relationship Id="rId1465" Type="http://schemas.openxmlformats.org/officeDocument/2006/relationships/hyperlink" Target="http://e-drpciv.ro/tag/chestionare-auto" TargetMode="External"/><Relationship Id="rId1672" Type="http://schemas.openxmlformats.org/officeDocument/2006/relationships/hyperlink" Target="http://e-drpciv.ro/intrebare/716/care_este_rolul_uleiului_pentru_motor" TargetMode="External"/><Relationship Id="rId2309" Type="http://schemas.openxmlformats.org/officeDocument/2006/relationships/hyperlink" Target="http://e-drpciv.ro/tag/intrebari-categoria-TR" TargetMode="External"/><Relationship Id="rId2516" Type="http://schemas.openxmlformats.org/officeDocument/2006/relationships/image" Target="media/image311.jpeg"/><Relationship Id="rId2723" Type="http://schemas.openxmlformats.org/officeDocument/2006/relationships/hyperlink" Target="http://e-drpciv.ro/intrebare/3742/indicatorul_alaturat_te_atentioneaza_ca" TargetMode="External"/><Relationship Id="rId1020" Type="http://schemas.openxmlformats.org/officeDocument/2006/relationships/hyperlink" Target="http://e-drpciv.ro/tag/examen-permis" TargetMode="External"/><Relationship Id="rId1118" Type="http://schemas.openxmlformats.org/officeDocument/2006/relationships/image" Target="media/image87.jpeg"/><Relationship Id="rId1325" Type="http://schemas.openxmlformats.org/officeDocument/2006/relationships/hyperlink" Target="http://e-drpciv.ro/tag/examen-auto" TargetMode="External"/><Relationship Id="rId1532" Type="http://schemas.openxmlformats.org/officeDocument/2006/relationships/image" Target="media/image128.jpeg"/><Relationship Id="rId1977" Type="http://schemas.openxmlformats.org/officeDocument/2006/relationships/hyperlink" Target="http://e-drpciv.ro/intrebare/688/ce_tip_de_coliziuni_au_cea_mai_mare_forta_de_distrugere" TargetMode="External"/><Relationship Id="rId902" Type="http://schemas.openxmlformats.org/officeDocument/2006/relationships/hyperlink" Target="http://e-drpciv.ro/tag/drpciv-chestionare" TargetMode="External"/><Relationship Id="rId1837" Type="http://schemas.openxmlformats.org/officeDocument/2006/relationships/hyperlink" Target="http://e-drpciv.ro/intrebare/385/cum_veti_proceda_corect_daca_aflandu-va_in_interiorul_unei_intersectii_cu_circulatie_in_sens_giratoriu_observati_ca_pe_un_drum_lateral_circula_o_coloana_cu_regim_de_circulatie_prioritara" TargetMode="External"/><Relationship Id="rId31" Type="http://schemas.openxmlformats.org/officeDocument/2006/relationships/hyperlink" Target="http://e-drpciv.ro/tag/drpciv" TargetMode="External"/><Relationship Id="rId2099" Type="http://schemas.openxmlformats.org/officeDocument/2006/relationships/hyperlink" Target="http://e-drpciv.ro/tag/examen-permis-auto" TargetMode="External"/><Relationship Id="rId180" Type="http://schemas.openxmlformats.org/officeDocument/2006/relationships/hyperlink" Target="http://e-drpciv.ro/intrebare/526/mersul_inapoi_este_interzis" TargetMode="External"/><Relationship Id="rId278" Type="http://schemas.openxmlformats.org/officeDocument/2006/relationships/hyperlink" Target="http://e-drpciv.ro/poze2/1037.jpg" TargetMode="External"/><Relationship Id="rId1904" Type="http://schemas.openxmlformats.org/officeDocument/2006/relationships/hyperlink" Target="http://e-drpciv.ro/intrebare/760/ce_semnificatie_are_marcajul_rutier_alaturat" TargetMode="External"/><Relationship Id="rId485" Type="http://schemas.openxmlformats.org/officeDocument/2006/relationships/hyperlink" Target="http://e-drpciv.ro/intrebare/550/aveti_obligatia_de_a_opri_imediat_autovehiculul_la_semnalele_adresate_de" TargetMode="External"/><Relationship Id="rId692" Type="http://schemas.openxmlformats.org/officeDocument/2006/relationships/hyperlink" Target="http://e-drpciv.ro/tag/examen-permis" TargetMode="External"/><Relationship Id="rId2166" Type="http://schemas.openxmlformats.org/officeDocument/2006/relationships/hyperlink" Target="http://e-drpciv.ro/intrebare/759/ce_semnificatie_are_indicatorul_din_imagine" TargetMode="External"/><Relationship Id="rId2373" Type="http://schemas.openxmlformats.org/officeDocument/2006/relationships/hyperlink" Target="http://e-drpciv.ro/tag/teste-auto-chestionare" TargetMode="External"/><Relationship Id="rId2580" Type="http://schemas.openxmlformats.org/officeDocument/2006/relationships/hyperlink" Target="http://e-drpciv.ro/intrebare/174/rotirea_vioaie_a_bratului_politistului_semnifica" TargetMode="External"/><Relationship Id="rId138" Type="http://schemas.openxmlformats.org/officeDocument/2006/relationships/hyperlink" Target="http://e-drpciv.ro/tag/drpciv.ro" TargetMode="External"/><Relationship Id="rId345" Type="http://schemas.openxmlformats.org/officeDocument/2006/relationships/hyperlink" Target="http://e-drpciv.ro/tag/permis-auto" TargetMode="External"/><Relationship Id="rId552" Type="http://schemas.openxmlformats.org/officeDocument/2006/relationships/hyperlink" Target="http://e-drpciv.ro/intrebare/1003/semaforul_de_avertizare_constituit_dintr-un_corp_de_iluminat_de_culoare_galbena_intermitenta_va_obliga" TargetMode="External"/><Relationship Id="rId997" Type="http://schemas.openxmlformats.org/officeDocument/2006/relationships/hyperlink" Target="http://e-drpciv.ro/tag/permis-auto" TargetMode="External"/><Relationship Id="rId1182" Type="http://schemas.openxmlformats.org/officeDocument/2006/relationships/image" Target="media/image94.jpeg"/><Relationship Id="rId2026" Type="http://schemas.openxmlformats.org/officeDocument/2006/relationships/hyperlink" Target="http://e-drpciv.ro/tag/intrebari-drpciv" TargetMode="External"/><Relationship Id="rId2233" Type="http://schemas.openxmlformats.org/officeDocument/2006/relationships/hyperlink" Target="http://e-drpciv.ro/tag/teste-drpciv" TargetMode="External"/><Relationship Id="rId2440" Type="http://schemas.openxmlformats.org/officeDocument/2006/relationships/hyperlink" Target="http://e-drpciv.ro/tag/permis-auto-categoria-b1" TargetMode="External"/><Relationship Id="rId2678" Type="http://schemas.openxmlformats.org/officeDocument/2006/relationships/hyperlink" Target="http://e-drpciv.ro/intrebare/319/va_deplasati_pe_drum_intr-o_coloana_cum_va_comportati" TargetMode="External"/><Relationship Id="rId205" Type="http://schemas.openxmlformats.org/officeDocument/2006/relationships/hyperlink" Target="http://e-drpciv.ro/tag/permis-categoria-b1" TargetMode="External"/><Relationship Id="rId412" Type="http://schemas.openxmlformats.org/officeDocument/2006/relationships/hyperlink" Target="http://e-drpciv.ro/tag/permis-auto-cat-b1" TargetMode="External"/><Relationship Id="rId857" Type="http://schemas.openxmlformats.org/officeDocument/2006/relationships/hyperlink" Target="http://e-drpciv.ro/tag/raspunsuri-drpciv" TargetMode="External"/><Relationship Id="rId1042" Type="http://schemas.openxmlformats.org/officeDocument/2006/relationships/hyperlink" Target="http://e-drpciv.ro/tag/intrebari-cat-b" TargetMode="External"/><Relationship Id="rId1487" Type="http://schemas.openxmlformats.org/officeDocument/2006/relationships/image" Target="media/image123.jpeg"/><Relationship Id="rId1694" Type="http://schemas.openxmlformats.org/officeDocument/2006/relationships/hyperlink" Target="http://e-drpciv.ro/tag/intrebari-categoria-b1" TargetMode="External"/><Relationship Id="rId2300" Type="http://schemas.openxmlformats.org/officeDocument/2006/relationships/hyperlink" Target="http://e-drpciv.ro/tag/chestionare-auto" TargetMode="External"/><Relationship Id="rId2538" Type="http://schemas.openxmlformats.org/officeDocument/2006/relationships/hyperlink" Target="http://e-drpciv.ro/tag/examen-auto" TargetMode="External"/><Relationship Id="rId717" Type="http://schemas.openxmlformats.org/officeDocument/2006/relationships/hyperlink" Target="http://e-drpciv.ro/tag/permis-auto" TargetMode="External"/><Relationship Id="rId924" Type="http://schemas.openxmlformats.org/officeDocument/2006/relationships/hyperlink" Target="http://e-drpciv.ro/tag/chestionare-auto" TargetMode="External"/><Relationship Id="rId1347" Type="http://schemas.openxmlformats.org/officeDocument/2006/relationships/image" Target="media/image112.jpeg"/><Relationship Id="rId1554" Type="http://schemas.openxmlformats.org/officeDocument/2006/relationships/hyperlink" Target="http://e-drpciv.ro/intrebare/357/ce_consecinte_poate_avea_transportul_bagajelor_pe_acoperisul_autoturismului" TargetMode="External"/><Relationship Id="rId1761" Type="http://schemas.openxmlformats.org/officeDocument/2006/relationships/hyperlink" Target="http://e-drpciv.ro/intrebare/72/cum_veti_proceda_pentru_a_traversa_intersectia_daca_intalniti_indicatorul_cedeaza_trecerea" TargetMode="External"/><Relationship Id="rId1999" Type="http://schemas.openxmlformats.org/officeDocument/2006/relationships/image" Target="media/image209.jpeg"/><Relationship Id="rId2605" Type="http://schemas.openxmlformats.org/officeDocument/2006/relationships/hyperlink" Target="http://e-drpciv.ro/intrebare/69/cum_veti_proceda_daca_la_intrarea_intr-o_intersectie_semaforul_este_pe_semnalul_de_culoare_verde_dar_aceasta_este_blocata_din_cauza_aglomeratiei" TargetMode="External"/><Relationship Id="rId53" Type="http://schemas.openxmlformats.org/officeDocument/2006/relationships/hyperlink" Target="http://e-drpciv.ro/intrebare/401/sunteti_obligat_sa_nu_depasiti_viteza_de_50_kmh_in_afara_localitatilor_in_urmatoarele_situatii" TargetMode="External"/><Relationship Id="rId1207" Type="http://schemas.openxmlformats.org/officeDocument/2006/relationships/hyperlink" Target="http://e-drpciv.ro/tag/intrebari-drpciv" TargetMode="External"/><Relationship Id="rId1414" Type="http://schemas.openxmlformats.org/officeDocument/2006/relationships/hyperlink" Target="http://e-drpciv.ro/intrebare/353/ce_obligatii_aveti_la_semnalele_agentilor_cailor_ferate_plasati_la_trecerea_la_nivel_cu_o_cale_ferata" TargetMode="External"/><Relationship Id="rId1621" Type="http://schemas.openxmlformats.org/officeDocument/2006/relationships/hyperlink" Target="http://e-drpciv.ro/tag/chestionare-auto-tr" TargetMode="External"/><Relationship Id="rId1859" Type="http://schemas.openxmlformats.org/officeDocument/2006/relationships/hyperlink" Target="http://e-drpciv.ro/intrebare/62/ce_semnifica_indicatorul_din_imagine" TargetMode="External"/><Relationship Id="rId1719" Type="http://schemas.openxmlformats.org/officeDocument/2006/relationships/hyperlink" Target="http://e-drpciv.ro/poze2/268.jpg" TargetMode="External"/><Relationship Id="rId1926" Type="http://schemas.openxmlformats.org/officeDocument/2006/relationships/hyperlink" Target="http://e-drpciv.ro/tag/chestionare-auto-2014" TargetMode="External"/><Relationship Id="rId2090" Type="http://schemas.openxmlformats.org/officeDocument/2006/relationships/hyperlink" Target="http://e-drpciv.ro/intrebare/2860/care_este_semnificatia_indicatorului_si_a_panoului_aditional_alaturate" TargetMode="External"/><Relationship Id="rId2188" Type="http://schemas.openxmlformats.org/officeDocument/2006/relationships/hyperlink" Target="http://e-drpciv.ro/intrebare/311/este_permisa_depasirea_in_situatia_data" TargetMode="External"/><Relationship Id="rId2395" Type="http://schemas.openxmlformats.org/officeDocument/2006/relationships/hyperlink" Target="http://e-drpciv.ro/tag/intrebari-cat-tr" TargetMode="External"/><Relationship Id="rId367" Type="http://schemas.openxmlformats.org/officeDocument/2006/relationships/hyperlink" Target="http://e-drpciv.ro/intrebare/621/se_interzice_intoarcerea_vehiculului" TargetMode="External"/><Relationship Id="rId574" Type="http://schemas.openxmlformats.org/officeDocument/2006/relationships/hyperlink" Target="http://e-drpciv.ro/poze2/395.jpg" TargetMode="External"/><Relationship Id="rId2048" Type="http://schemas.openxmlformats.org/officeDocument/2006/relationships/hyperlink" Target="http://e-drpciv.ro/intrebare/316/cum_veti_proceda_corect_atunci_cand_efectuati_un_viraj_spre_stanga_sau_spre_dreapta_si_intersectati_un_biciclist_care_circula_pe_o_pista_pentru_biciclete_semnalizata_ca_atare" TargetMode="External"/><Relationship Id="rId2255" Type="http://schemas.openxmlformats.org/officeDocument/2006/relationships/hyperlink" Target="http://e-drpciv.ro/tag/auto-chestionare" TargetMode="External"/><Relationship Id="rId227" Type="http://schemas.openxmlformats.org/officeDocument/2006/relationships/hyperlink" Target="http://e-drpciv.ro/intrebare/978/ce_masuri_trebuie_sa_luati_atunci_cand_circulati_in_conditii_atmosferice_ce_impiedica_mult_vizibilitatea" TargetMode="External"/><Relationship Id="rId781" Type="http://schemas.openxmlformats.org/officeDocument/2006/relationships/hyperlink" Target="http://e-drpciv.ro/intrebare/840/in_care_dintre_situatii_oprirea_este_interzisa" TargetMode="External"/><Relationship Id="rId879" Type="http://schemas.openxmlformats.org/officeDocument/2006/relationships/hyperlink" Target="http://e-drpciv.ro/tag/examen-permis-auto" TargetMode="External"/><Relationship Id="rId2462" Type="http://schemas.openxmlformats.org/officeDocument/2006/relationships/hyperlink" Target="http://e-drpciv.ro/intrebare/156/marcajul_longitudinal_continuu_aplicat_pe_axul_drumului_permite_incalcarea_lui" TargetMode="External"/><Relationship Id="rId434" Type="http://schemas.openxmlformats.org/officeDocument/2006/relationships/hyperlink" Target="http://e-drpciv.ro/tag/examen-permis-auto" TargetMode="External"/><Relationship Id="rId641" Type="http://schemas.openxmlformats.org/officeDocument/2006/relationships/hyperlink" Target="http://e-drpciv.ro/intrebare/617/pentru_a_conduce_ecologic_un_autovehicul_se_recomanda" TargetMode="External"/><Relationship Id="rId739" Type="http://schemas.openxmlformats.org/officeDocument/2006/relationships/hyperlink" Target="http://e-drpciv.ro/tag/examen-auto-cat-B1" TargetMode="External"/><Relationship Id="rId1064" Type="http://schemas.openxmlformats.org/officeDocument/2006/relationships/hyperlink" Target="http://e-drpciv.ro/tag/examen-auto" TargetMode="External"/><Relationship Id="rId1271" Type="http://schemas.openxmlformats.org/officeDocument/2006/relationships/hyperlink" Target="http://e-drpciv.ro/intrebare/471/care_este_traseul_recomandat_pentru_a_vira_la_stanga" TargetMode="External"/><Relationship Id="rId1369" Type="http://schemas.openxmlformats.org/officeDocument/2006/relationships/hyperlink" Target="http://e-drpciv.ro/tag/permis-auto-cat-B" TargetMode="External"/><Relationship Id="rId1576" Type="http://schemas.openxmlformats.org/officeDocument/2006/relationships/hyperlink" Target="http://e-drpciv.ro/intrebare/75/conducatorul_unui_autovehicul_poate_executa_o_depasire_la_intalnirea_indicatorului_limitare_de_viteza" TargetMode="External"/><Relationship Id="rId2115" Type="http://schemas.openxmlformats.org/officeDocument/2006/relationships/hyperlink" Target="http://e-drpciv.ro/intrebare/411/in_cazul_unui_accident_de_circulatie_cu_victime_si_cu_deformarea_accentuata_a_caroseriei_sau_a_blocarii_usilor_ocupantii_vehiculelor_pot_fi_imobilizati_cum_se_actioneaza_in_astfel_de_situatii" TargetMode="External"/><Relationship Id="rId2322" Type="http://schemas.openxmlformats.org/officeDocument/2006/relationships/hyperlink" Target="http://e-drpciv.ro/tag/examen-permis" TargetMode="External"/><Relationship Id="rId501" Type="http://schemas.openxmlformats.org/officeDocument/2006/relationships/hyperlink" Target="http://e-drpciv.ro/tag/examen-auto-cat-tr" TargetMode="External"/><Relationship Id="rId946" Type="http://schemas.openxmlformats.org/officeDocument/2006/relationships/hyperlink" Target="http://e-drpciv.ro/intrebare/98/unui_autovehicul_nu-i_este_permis_sa_circule_atunci_cand" TargetMode="External"/><Relationship Id="rId1131" Type="http://schemas.openxmlformats.org/officeDocument/2006/relationships/hyperlink" Target="http://e-drpciv.ro/tag/drpciv.ro" TargetMode="External"/><Relationship Id="rId1229" Type="http://schemas.openxmlformats.org/officeDocument/2006/relationships/image" Target="media/image97.jpeg"/><Relationship Id="rId1783" Type="http://schemas.openxmlformats.org/officeDocument/2006/relationships/hyperlink" Target="http://e-drpciv.ro/intrebare/912/in_situatia_data_va_este_interzis" TargetMode="External"/><Relationship Id="rId1990" Type="http://schemas.openxmlformats.org/officeDocument/2006/relationships/image" Target="media/image200.jpeg"/><Relationship Id="rId2627" Type="http://schemas.openxmlformats.org/officeDocument/2006/relationships/hyperlink" Target="http://e-drpciv.ro/intrebare/3697/ce_interzice_indicatorul_alaturat" TargetMode="External"/><Relationship Id="rId75" Type="http://schemas.openxmlformats.org/officeDocument/2006/relationships/hyperlink" Target="http://e-drpciv.ro/tag/auto-chestionare" TargetMode="External"/><Relationship Id="rId806" Type="http://schemas.openxmlformats.org/officeDocument/2006/relationships/hyperlink" Target="http://e-drpciv.ro/intrebare/720/intoarcerea_autovehiculului_este_interzisa" TargetMode="External"/><Relationship Id="rId1436" Type="http://schemas.openxmlformats.org/officeDocument/2006/relationships/hyperlink" Target="http://e-drpciv.ro/poze2/661.jpg" TargetMode="External"/><Relationship Id="rId1643" Type="http://schemas.openxmlformats.org/officeDocument/2006/relationships/hyperlink" Target="http://e-drpciv.ro/intrebare/97/ce_regula_de_prioritate_se_aplica_intr-o_intersectie_nedirijata_din_afara_localitatii" TargetMode="External"/><Relationship Id="rId1850" Type="http://schemas.openxmlformats.org/officeDocument/2006/relationships/hyperlink" Target="http://e-drpciv.ro/tag/examen-drpciv" TargetMode="External"/><Relationship Id="rId1503" Type="http://schemas.openxmlformats.org/officeDocument/2006/relationships/hyperlink" Target="http://e-drpciv.ro/intrebare/169/semnalul_de_culoare_galbena_al_semaforului" TargetMode="External"/><Relationship Id="rId1710" Type="http://schemas.openxmlformats.org/officeDocument/2006/relationships/hyperlink" Target="http://e-drpciv.ro/tag/teste-drpciv" TargetMode="External"/><Relationship Id="rId1948" Type="http://schemas.openxmlformats.org/officeDocument/2006/relationships/hyperlink" Target="http://e-drpciv.ro/poze2/2485.jpg" TargetMode="External"/><Relationship Id="rId291" Type="http://schemas.openxmlformats.org/officeDocument/2006/relationships/hyperlink" Target="http://e-drpciv.ro/intrebare/1029/in_ce_ordine_vor_circula_autovehiculele_prin_intersectia_prezentata_daca_semafoarele_nu_functioneaza" TargetMode="External"/><Relationship Id="rId1808" Type="http://schemas.openxmlformats.org/officeDocument/2006/relationships/hyperlink" Target="http://e-drpciv.ro/tag/simulare-examen-auto" TargetMode="External"/><Relationship Id="rId151" Type="http://schemas.openxmlformats.org/officeDocument/2006/relationships/hyperlink" Target="http://e-drpciv.ro/tag/teste-auto-chestionare" TargetMode="External"/><Relationship Id="rId389" Type="http://schemas.openxmlformats.org/officeDocument/2006/relationships/hyperlink" Target="http://e-drpciv.ro/intrebare/2/marcajul_aplicat_pe_marginea_din_dreapta_a_partii_carosabile_format_dintr-o_linie_in_zig-zag_semnifica" TargetMode="External"/><Relationship Id="rId596" Type="http://schemas.openxmlformats.org/officeDocument/2006/relationships/hyperlink" Target="http://e-drpciv.ro/intrebare/21/in_care_dintre_situatiile_prezentate_este_interzisa_depasirea_vehiculelor_pe_drumurile_publice" TargetMode="External"/><Relationship Id="rId2277" Type="http://schemas.openxmlformats.org/officeDocument/2006/relationships/hyperlink" Target="http://e-drpciv.ro/intrebare/261/ce_obligatii_are_conducatorul_de_autovehicule_cand_circula_pe_un_drum_public" TargetMode="External"/><Relationship Id="rId2484" Type="http://schemas.openxmlformats.org/officeDocument/2006/relationships/hyperlink" Target="http://e-drpciv.ro/intrebare/3728/este_permis_virajul_la_stanga_in_acest_loc" TargetMode="External"/><Relationship Id="rId2691" Type="http://schemas.openxmlformats.org/officeDocument/2006/relationships/image" Target="media/image353.jpeg"/><Relationship Id="rId249" Type="http://schemas.openxmlformats.org/officeDocument/2006/relationships/hyperlink" Target="http://e-drpciv.ro/intrebare/851/oprirea_este_interzisa" TargetMode="External"/><Relationship Id="rId456" Type="http://schemas.openxmlformats.org/officeDocument/2006/relationships/hyperlink" Target="http://e-drpciv.ro/tag/examen-sala" TargetMode="External"/><Relationship Id="rId663" Type="http://schemas.openxmlformats.org/officeDocument/2006/relationships/hyperlink" Target="http://e-drpciv.ro/intrebare/832/se_interzice_stationarea_voluntara" TargetMode="External"/><Relationship Id="rId870" Type="http://schemas.openxmlformats.org/officeDocument/2006/relationships/hyperlink" Target="http://e-drpciv.ro/tag/chestionare-auto" TargetMode="External"/><Relationship Id="rId1086" Type="http://schemas.openxmlformats.org/officeDocument/2006/relationships/hyperlink" Target="http://e-drpciv.ro/intrebare/3756/viteza_se_va_reduce_obligatoriu_si_vehiculul_va_fi_oprit" TargetMode="External"/><Relationship Id="rId1293" Type="http://schemas.openxmlformats.org/officeDocument/2006/relationships/hyperlink" Target="http://e-drpciv.ro/tag/examen-permis" TargetMode="External"/><Relationship Id="rId2137" Type="http://schemas.openxmlformats.org/officeDocument/2006/relationships/hyperlink" Target="http://e-drpciv.ro/tag/examen-auto" TargetMode="External"/><Relationship Id="rId2344" Type="http://schemas.openxmlformats.org/officeDocument/2006/relationships/image" Target="media/image276.jpeg"/><Relationship Id="rId2551" Type="http://schemas.openxmlformats.org/officeDocument/2006/relationships/image" Target="media/image328.jpeg"/><Relationship Id="rId109" Type="http://schemas.openxmlformats.org/officeDocument/2006/relationships/hyperlink" Target="http://e-drpciv.ro/intrebare/447/ce_obligatii_aveti_cand_sesizati_ca_urmeaza_sa_fiti_depasit_de_un_alt_autovehicul" TargetMode="External"/><Relationship Id="rId316" Type="http://schemas.openxmlformats.org/officeDocument/2006/relationships/hyperlink" Target="http://e-drpciv.ro/intrebare/834/oprirea_voluntara_a_unui_vehicul_este_interzisa" TargetMode="External"/><Relationship Id="rId523" Type="http://schemas.openxmlformats.org/officeDocument/2006/relationships/hyperlink" Target="http://e-drpciv.ro/intrebare/150/aveti_obligatia_de_a_opri_imediat_autovehiculul_la_semnalele_adresate_de" TargetMode="External"/><Relationship Id="rId968" Type="http://schemas.openxmlformats.org/officeDocument/2006/relationships/hyperlink" Target="http://e-drpciv.ro/intrebare/264/cum_se_recunoaste_o_fractura_deschisa_la_membre" TargetMode="External"/><Relationship Id="rId1153" Type="http://schemas.openxmlformats.org/officeDocument/2006/relationships/hyperlink" Target="http://e-drpciv.ro/intrebare/769/trecerea_cu_autovehiculul_la_semnalul_luminos_de_culoare_rosie_se_sanctioneaza_astfel" TargetMode="External"/><Relationship Id="rId1598" Type="http://schemas.openxmlformats.org/officeDocument/2006/relationships/hyperlink" Target="http://e-drpciv.ro/tag/examen-permis" TargetMode="External"/><Relationship Id="rId2204" Type="http://schemas.openxmlformats.org/officeDocument/2006/relationships/hyperlink" Target="http://e-drpciv.ro/tag/chestionare-auto-B" TargetMode="External"/><Relationship Id="rId2649" Type="http://schemas.openxmlformats.org/officeDocument/2006/relationships/hyperlink" Target="http://e-drpciv.ro/tag/raspunsuri-drpciv" TargetMode="External"/><Relationship Id="rId97" Type="http://schemas.openxmlformats.org/officeDocument/2006/relationships/hyperlink" Target="http://e-drpciv.ro/intrebare/317/cand_se_restituie_permisul_de_conducere_retinut_de_catre_politie_in_vederea_suspendarii_exercitarii_dreptului_de_a_conduce" TargetMode="External"/><Relationship Id="rId730" Type="http://schemas.openxmlformats.org/officeDocument/2006/relationships/hyperlink" Target="http://e-drpciv.ro/poze2/717.jpg" TargetMode="External"/><Relationship Id="rId828" Type="http://schemas.openxmlformats.org/officeDocument/2006/relationships/hyperlink" Target="http://e-drpciv.ro/tag/simulare-examen-auto" TargetMode="External"/><Relationship Id="rId1013" Type="http://schemas.openxmlformats.org/officeDocument/2006/relationships/hyperlink" Target="http://e-drpciv.ro/intrebare/479/ce_obligatii_are_conducatorul_auto_atunci_cand_un_politist_ii_solicita_documentele" TargetMode="External"/><Relationship Id="rId1360" Type="http://schemas.openxmlformats.org/officeDocument/2006/relationships/hyperlink" Target="http://e-drpciv.ro/tag/examen-permis-auto" TargetMode="External"/><Relationship Id="rId1458" Type="http://schemas.openxmlformats.org/officeDocument/2006/relationships/hyperlink" Target="http://e-drpciv.ro/tag/examen-auto" TargetMode="External"/><Relationship Id="rId1665" Type="http://schemas.openxmlformats.org/officeDocument/2006/relationships/hyperlink" Target="http://e-drpciv.ro/tag/chestionare-auto" TargetMode="External"/><Relationship Id="rId1872" Type="http://schemas.openxmlformats.org/officeDocument/2006/relationships/hyperlink" Target="http://e-drpciv.ro/tag/teste-auto-chestionare" TargetMode="External"/><Relationship Id="rId2411" Type="http://schemas.openxmlformats.org/officeDocument/2006/relationships/hyperlink" Target="http://e-drpciv.ro/poze2/532.jpg" TargetMode="External"/><Relationship Id="rId2509" Type="http://schemas.openxmlformats.org/officeDocument/2006/relationships/image" Target="media/image304.jpeg"/><Relationship Id="rId2716" Type="http://schemas.openxmlformats.org/officeDocument/2006/relationships/hyperlink" Target="http://e-drpciv.ro/poze2/3701.jpg" TargetMode="External"/><Relationship Id="rId1220" Type="http://schemas.openxmlformats.org/officeDocument/2006/relationships/hyperlink" Target="http://e-drpciv.ro/tag/examen-auto-categoria-b" TargetMode="External"/><Relationship Id="rId1318" Type="http://schemas.openxmlformats.org/officeDocument/2006/relationships/hyperlink" Target="http://e-drpciv.ro/tag/intrebari-cat-B" TargetMode="External"/><Relationship Id="rId1525" Type="http://schemas.openxmlformats.org/officeDocument/2006/relationships/hyperlink" Target="http://e-drpciv.ro/intrebare/927/intentionati_sa_consultati_o_harta_rutiera_cum_este_recomandat_sa_procedati" TargetMode="External"/><Relationship Id="rId1732" Type="http://schemas.openxmlformats.org/officeDocument/2006/relationships/hyperlink" Target="http://e-drpciv.ro/poze2/857.jpg" TargetMode="External"/><Relationship Id="rId24" Type="http://schemas.openxmlformats.org/officeDocument/2006/relationships/hyperlink" Target="http://e-drpciv.ro/intrebare/515/in_care_dintre_situatii_sunteti_obligat_sa_reduceti_viteza" TargetMode="External"/><Relationship Id="rId2299" Type="http://schemas.openxmlformats.org/officeDocument/2006/relationships/hyperlink" Target="http://e-drpciv.ro/intrebare/463/daca_autovehiculul_pe_care_il_conduceti_ramane_imobilizat_pe_calea_ferata_aveti_urmatoarea_obligatie" TargetMode="External"/><Relationship Id="rId173" Type="http://schemas.openxmlformats.org/officeDocument/2006/relationships/hyperlink" Target="http://e-drpciv.ro/tag/simulare-examen-auto" TargetMode="External"/><Relationship Id="rId380" Type="http://schemas.openxmlformats.org/officeDocument/2006/relationships/hyperlink" Target="http://e-drpciv.ro/intrebare/369/este_interzisa_depasirea" TargetMode="External"/><Relationship Id="rId2061" Type="http://schemas.openxmlformats.org/officeDocument/2006/relationships/hyperlink" Target="http://e-drpciv.ro/tag/examen-permis" TargetMode="External"/><Relationship Id="rId240" Type="http://schemas.openxmlformats.org/officeDocument/2006/relationships/hyperlink" Target="http://e-drpciv.ro/intrebare/863/indicatorul_interzice_accesul" TargetMode="External"/><Relationship Id="rId478" Type="http://schemas.openxmlformats.org/officeDocument/2006/relationships/hyperlink" Target="http://e-drpciv.ro/tag/chestionare-auto-2014" TargetMode="External"/><Relationship Id="rId685" Type="http://schemas.openxmlformats.org/officeDocument/2006/relationships/hyperlink" Target="http://e-drpciv.ro/tag/permis-auto" TargetMode="External"/><Relationship Id="rId892" Type="http://schemas.openxmlformats.org/officeDocument/2006/relationships/hyperlink" Target="http://e-drpciv.ro/tag/permis-auto-categoria-B1" TargetMode="External"/><Relationship Id="rId2159" Type="http://schemas.openxmlformats.org/officeDocument/2006/relationships/hyperlink" Target="http://e-drpciv.ro/poze2/748.jpg" TargetMode="External"/><Relationship Id="rId2366" Type="http://schemas.openxmlformats.org/officeDocument/2006/relationships/hyperlink" Target="http://e-drpciv.ro/tag/drpciv-chestionare" TargetMode="External"/><Relationship Id="rId2573" Type="http://schemas.openxmlformats.org/officeDocument/2006/relationships/image" Target="media/image330.jpeg"/><Relationship Id="rId100" Type="http://schemas.openxmlformats.org/officeDocument/2006/relationships/hyperlink" Target="http://e-drpciv.ro/tag/intrebari-drpciv" TargetMode="External"/><Relationship Id="rId338" Type="http://schemas.openxmlformats.org/officeDocument/2006/relationships/hyperlink" Target="http://e-drpciv.ro/tag/drpciv" TargetMode="External"/><Relationship Id="rId545" Type="http://schemas.openxmlformats.org/officeDocument/2006/relationships/hyperlink" Target="http://e-drpciv.ro/intrebare/880/ce_trebuie_sa_aveti_in_vedere_atunci_cand_intentionati_sa_depasiti_atat_biciclisti_cat_si_grupuri_de_pietoni_care_se_deplaseaza_pe_carosabil" TargetMode="External"/><Relationship Id="rId752" Type="http://schemas.openxmlformats.org/officeDocument/2006/relationships/hyperlink" Target="http://e-drpciv.ro/tag/chestionare-auto-2014" TargetMode="External"/><Relationship Id="rId1175" Type="http://schemas.openxmlformats.org/officeDocument/2006/relationships/hyperlink" Target="http://e-drpciv.ro/intrebare/3726/intoarcerea_autovehiculului_este_interzisa" TargetMode="External"/><Relationship Id="rId1382" Type="http://schemas.openxmlformats.org/officeDocument/2006/relationships/hyperlink" Target="http://e-drpciv.ro/poze2/308.jpg" TargetMode="External"/><Relationship Id="rId2019" Type="http://schemas.openxmlformats.org/officeDocument/2006/relationships/hyperlink" Target="http://e-drpciv.ro/tag/permis-cat-B" TargetMode="External"/><Relationship Id="rId2226" Type="http://schemas.openxmlformats.org/officeDocument/2006/relationships/hyperlink" Target="http://e-drpciv.ro/intrebare/972/ce_obligatii_aveti_daca_pe_drumul_pe_care_circulati_observati_evenimente_de_natura_a_pune_in_pericol_siguranta_circulatiei" TargetMode="External"/><Relationship Id="rId2433" Type="http://schemas.openxmlformats.org/officeDocument/2006/relationships/hyperlink" Target="http://e-drpciv.ro/tag/simulare-examen-auto" TargetMode="External"/><Relationship Id="rId2640" Type="http://schemas.openxmlformats.org/officeDocument/2006/relationships/hyperlink" Target="http://e-drpciv.ro/tag/examen-auto-cat-B1" TargetMode="External"/><Relationship Id="rId405" Type="http://schemas.openxmlformats.org/officeDocument/2006/relationships/hyperlink" Target="http://e-drpciv.ro/tag/examen-permis-auto" TargetMode="External"/><Relationship Id="rId612" Type="http://schemas.openxmlformats.org/officeDocument/2006/relationships/hyperlink" Target="http://e-drpciv.ro/poze2/544.jpg" TargetMode="External"/><Relationship Id="rId1035" Type="http://schemas.openxmlformats.org/officeDocument/2006/relationships/hyperlink" Target="http://e-drpciv.ro/intrebare/594/ce_inseamna_sa_conduceti_preventiv_pe_timp_nefavorabil" TargetMode="External"/><Relationship Id="rId1242" Type="http://schemas.openxmlformats.org/officeDocument/2006/relationships/hyperlink" Target="http://e-drpciv.ro/intrebare/140/cum_trebuie_sa_se_incadreze_conducatorul_de_autovehicul_daca_intentioneaza_sa_schimbe_directia_de_mers_spre_stanga_intr-o_intersectie_prin_care_circula_si_tramvaie_iar_spatiul_dintre_sina_din_dreapta_si_bordura_trotuarului_permite_deplasarea_vehiculelor_doar_pe_un_singur_rand" TargetMode="External"/><Relationship Id="rId1687" Type="http://schemas.openxmlformats.org/officeDocument/2006/relationships/hyperlink" Target="http://e-drpciv.ro/tag/permis-categoria-B1" TargetMode="External"/><Relationship Id="rId1894" Type="http://schemas.openxmlformats.org/officeDocument/2006/relationships/hyperlink" Target="http://e-drpciv.ro/poze2/231.jpg" TargetMode="External"/><Relationship Id="rId2500" Type="http://schemas.openxmlformats.org/officeDocument/2006/relationships/hyperlink" Target="http://e-drpciv.ro/tag/examen-auto" TargetMode="External"/><Relationship Id="rId917" Type="http://schemas.openxmlformats.org/officeDocument/2006/relationships/hyperlink" Target="http://e-drpciv.ro/tag/auto-chestionare" TargetMode="External"/><Relationship Id="rId1102" Type="http://schemas.openxmlformats.org/officeDocument/2006/relationships/hyperlink" Target="http://e-drpciv.ro/intrebare/3713/care_dintre_cele_doua_indicatoare_interzice_oprirea" TargetMode="External"/><Relationship Id="rId1547" Type="http://schemas.openxmlformats.org/officeDocument/2006/relationships/hyperlink" Target="http://e-drpciv.ro/poze2/997.jpg" TargetMode="External"/><Relationship Id="rId1754" Type="http://schemas.openxmlformats.org/officeDocument/2006/relationships/hyperlink" Target="http://e-drpciv.ro/intrebare/605/indicatorul_semnifica" TargetMode="External"/><Relationship Id="rId1961" Type="http://schemas.openxmlformats.org/officeDocument/2006/relationships/hyperlink" Target="http://e-drpciv.ro/poze2/344.jpg" TargetMode="External"/><Relationship Id="rId46" Type="http://schemas.openxmlformats.org/officeDocument/2006/relationships/hyperlink" Target="http://e-drpciv.ro/tag/examen-permis-auto" TargetMode="External"/><Relationship Id="rId1407" Type="http://schemas.openxmlformats.org/officeDocument/2006/relationships/image" Target="media/image117.jpeg"/><Relationship Id="rId1614" Type="http://schemas.openxmlformats.org/officeDocument/2006/relationships/image" Target="media/image141.jpeg"/><Relationship Id="rId1821" Type="http://schemas.openxmlformats.org/officeDocument/2006/relationships/hyperlink" Target="http://e-drpciv.ro/tag/permis-categoria-B" TargetMode="External"/><Relationship Id="rId195" Type="http://schemas.openxmlformats.org/officeDocument/2006/relationships/hyperlink" Target="http://e-drpciv.ro/tag/examen-auto-cat-B1" TargetMode="External"/><Relationship Id="rId1919" Type="http://schemas.openxmlformats.org/officeDocument/2006/relationships/hyperlink" Target="http://e-drpciv.ro/tag/chestionare-auto-2014" TargetMode="External"/><Relationship Id="rId2083" Type="http://schemas.openxmlformats.org/officeDocument/2006/relationships/hyperlink" Target="http://e-drpciv.ro/tag/permis-auto" TargetMode="External"/><Relationship Id="rId2290" Type="http://schemas.openxmlformats.org/officeDocument/2006/relationships/hyperlink" Target="http://e-drpciv.ro/tag/drpciv" TargetMode="External"/><Relationship Id="rId2388" Type="http://schemas.openxmlformats.org/officeDocument/2006/relationships/hyperlink" Target="http://e-drpciv.ro/tag/teste-auto-chestionare" TargetMode="External"/><Relationship Id="rId2595" Type="http://schemas.openxmlformats.org/officeDocument/2006/relationships/image" Target="media/image331.jpeg"/><Relationship Id="rId262" Type="http://schemas.openxmlformats.org/officeDocument/2006/relationships/hyperlink" Target="http://e-drpciv.ro/tag/auto-chestionare" TargetMode="External"/><Relationship Id="rId567" Type="http://schemas.openxmlformats.org/officeDocument/2006/relationships/image" Target="media/image29.jpeg"/><Relationship Id="rId1197" Type="http://schemas.openxmlformats.org/officeDocument/2006/relationships/hyperlink" Target="http://e-drpciv.ro/tag/teste-auto" TargetMode="External"/><Relationship Id="rId2150" Type="http://schemas.openxmlformats.org/officeDocument/2006/relationships/hyperlink" Target="http://e-drpciv.ro/tag/chestionare-auto-2014" TargetMode="External"/><Relationship Id="rId2248" Type="http://schemas.openxmlformats.org/officeDocument/2006/relationships/hyperlink" Target="http://e-drpciv.ro/tag/permis-auto-cat-TR" TargetMode="External"/><Relationship Id="rId122" Type="http://schemas.openxmlformats.org/officeDocument/2006/relationships/hyperlink" Target="http://e-drpciv.ro/intrebare/403/pentru_a_conduce_ecologic_un_autovehiculul_este_necesar" TargetMode="External"/><Relationship Id="rId774" Type="http://schemas.openxmlformats.org/officeDocument/2006/relationships/hyperlink" Target="http://e-drpciv.ro/tag/teste-auto" TargetMode="External"/><Relationship Id="rId981" Type="http://schemas.openxmlformats.org/officeDocument/2006/relationships/hyperlink" Target="http://e-drpciv.ro/tag/auto-chestionare" TargetMode="External"/><Relationship Id="rId1057" Type="http://schemas.openxmlformats.org/officeDocument/2006/relationships/hyperlink" Target="http://e-drpciv.ro/intrebare/374/conducatorilor_de_vehicule_le_este_interzis_in_timpul_mersului" TargetMode="External"/><Relationship Id="rId2010" Type="http://schemas.openxmlformats.org/officeDocument/2006/relationships/image" Target="media/image219.jpeg"/><Relationship Id="rId2455" Type="http://schemas.openxmlformats.org/officeDocument/2006/relationships/hyperlink" Target="http://e-drpciv.ro/poze2/3686.jpg" TargetMode="External"/><Relationship Id="rId2662" Type="http://schemas.openxmlformats.org/officeDocument/2006/relationships/hyperlink" Target="http://e-drpciv.ro/intrebare/44/instalatiile_de_semnalizare_si_iluminare_ale_unui_autovehicul_trebuie" TargetMode="External"/><Relationship Id="rId427" Type="http://schemas.openxmlformats.org/officeDocument/2006/relationships/hyperlink" Target="http://e-drpciv.ro/intrebare/488/puteti_executa_depasirea_in_aceasta_situatie" TargetMode="External"/><Relationship Id="rId634" Type="http://schemas.openxmlformats.org/officeDocument/2006/relationships/hyperlink" Target="http://e-drpciv.ro/tag/chestionare-auto-2014" TargetMode="External"/><Relationship Id="rId841" Type="http://schemas.openxmlformats.org/officeDocument/2006/relationships/image" Target="media/image58.jpeg"/><Relationship Id="rId1264" Type="http://schemas.openxmlformats.org/officeDocument/2006/relationships/hyperlink" Target="http://e-drpciv.ro/poze2/1048.jpg" TargetMode="External"/><Relationship Id="rId1471" Type="http://schemas.openxmlformats.org/officeDocument/2006/relationships/hyperlink" Target="http://e-drpciv.ro/intrebare/218/tensiunea_nervoasa_si_oboseala_conducatorului_auto_pot_fi_reduse_daca" TargetMode="External"/><Relationship Id="rId1569" Type="http://schemas.openxmlformats.org/officeDocument/2006/relationships/image" Target="media/image132.jpeg"/><Relationship Id="rId2108" Type="http://schemas.openxmlformats.org/officeDocument/2006/relationships/hyperlink" Target="http://e-drpciv.ro/tag/drpciv-chestionare" TargetMode="External"/><Relationship Id="rId2315" Type="http://schemas.openxmlformats.org/officeDocument/2006/relationships/image" Target="media/image261.jpeg"/><Relationship Id="rId2522" Type="http://schemas.openxmlformats.org/officeDocument/2006/relationships/image" Target="media/image317.jpeg"/><Relationship Id="rId701" Type="http://schemas.openxmlformats.org/officeDocument/2006/relationships/image" Target="media/image47.jpeg"/><Relationship Id="rId939" Type="http://schemas.openxmlformats.org/officeDocument/2006/relationships/hyperlink" Target="http://e-drpciv.ro/tag/examen-permis" TargetMode="External"/><Relationship Id="rId1124" Type="http://schemas.openxmlformats.org/officeDocument/2006/relationships/hyperlink" Target="http://e-drpciv.ro/intrebare/500/este_permisa_oprirea_in_situatia_data" TargetMode="External"/><Relationship Id="rId1331" Type="http://schemas.openxmlformats.org/officeDocument/2006/relationships/hyperlink" Target="http://e-drpciv.ro/tag/intrebari-categoria-B1" TargetMode="External"/><Relationship Id="rId1776" Type="http://schemas.openxmlformats.org/officeDocument/2006/relationships/image" Target="media/image171.jpeg"/><Relationship Id="rId1983" Type="http://schemas.openxmlformats.org/officeDocument/2006/relationships/image" Target="media/image194.jpeg"/><Relationship Id="rId68" Type="http://schemas.openxmlformats.org/officeDocument/2006/relationships/hyperlink" Target="http://e-drpciv.ro/intrebare/653/care_dintre_faptele_de_mai_jos_constituie_infractiune_si_se_pedepseste_ca_atare" TargetMode="External"/><Relationship Id="rId1429" Type="http://schemas.openxmlformats.org/officeDocument/2006/relationships/image" Target="media/image119.jpeg"/><Relationship Id="rId1636" Type="http://schemas.openxmlformats.org/officeDocument/2006/relationships/hyperlink" Target="http://e-drpciv.ro/tag/teste-auto-chestionare" TargetMode="External"/><Relationship Id="rId1843" Type="http://schemas.openxmlformats.org/officeDocument/2006/relationships/hyperlink" Target="http://e-drpciv.ro/intrebare/19/lumina_galbena_intermitenta_instalata_in_zona_trecerilor_pentru_pietoni_va_obliga_la" TargetMode="External"/><Relationship Id="rId1703" Type="http://schemas.openxmlformats.org/officeDocument/2006/relationships/hyperlink" Target="http://e-drpciv.ro/poze2/3689.jpg" TargetMode="External"/><Relationship Id="rId1910" Type="http://schemas.openxmlformats.org/officeDocument/2006/relationships/hyperlink" Target="http://e-drpciv.ro/poze2/3714.jpg" TargetMode="External"/><Relationship Id="rId284" Type="http://schemas.openxmlformats.org/officeDocument/2006/relationships/hyperlink" Target="http://e-drpciv.ro/tag/examen-auto" TargetMode="External"/><Relationship Id="rId491" Type="http://schemas.openxmlformats.org/officeDocument/2006/relationships/hyperlink" Target="http://e-drpciv.ro/poze2/728.jpg" TargetMode="External"/><Relationship Id="rId2172" Type="http://schemas.openxmlformats.org/officeDocument/2006/relationships/hyperlink" Target="http://e-drpciv.ro/tag/teste-auto" TargetMode="External"/><Relationship Id="rId144" Type="http://schemas.openxmlformats.org/officeDocument/2006/relationships/hyperlink" Target="http://e-drpciv.ro/tag/chestionare-auto-2014" TargetMode="External"/><Relationship Id="rId589" Type="http://schemas.openxmlformats.org/officeDocument/2006/relationships/hyperlink" Target="http://e-drpciv.ro/tag/examen-permis-auto" TargetMode="External"/><Relationship Id="rId796" Type="http://schemas.openxmlformats.org/officeDocument/2006/relationships/hyperlink" Target="http://e-drpciv.ro/tag/examen-auto-cat-B1" TargetMode="External"/><Relationship Id="rId2477" Type="http://schemas.openxmlformats.org/officeDocument/2006/relationships/hyperlink" Target="http://e-drpciv.ro/tag/examen-permis-auto" TargetMode="External"/><Relationship Id="rId2684" Type="http://schemas.openxmlformats.org/officeDocument/2006/relationships/image" Target="media/image346.jpeg"/><Relationship Id="rId351" Type="http://schemas.openxmlformats.org/officeDocument/2006/relationships/hyperlink" Target="http://e-drpciv.ro/intrebare/887/care_sunt_vitezele_maxime_admise_pentru_categoria_de_autovehicule_b1" TargetMode="External"/><Relationship Id="rId449" Type="http://schemas.openxmlformats.org/officeDocument/2006/relationships/hyperlink" Target="http://e-drpciv.ro/intrebare/502/care_dintre_cele_trei_vehicule_va_trece_ultimul_prin_intersectie" TargetMode="External"/><Relationship Id="rId656" Type="http://schemas.openxmlformats.org/officeDocument/2006/relationships/hyperlink" Target="http://e-drpciv.ro/tag/permis-categoria-TR" TargetMode="External"/><Relationship Id="rId863" Type="http://schemas.openxmlformats.org/officeDocument/2006/relationships/hyperlink" Target="http://e-drpciv.ro/poze2/51.jpg" TargetMode="External"/><Relationship Id="rId1079" Type="http://schemas.openxmlformats.org/officeDocument/2006/relationships/hyperlink" Target="http://e-drpciv.ro/tag/permis-categoria-B" TargetMode="External"/><Relationship Id="rId1286" Type="http://schemas.openxmlformats.org/officeDocument/2006/relationships/hyperlink" Target="http://e-drpciv.ro/tag/www.drpciv" TargetMode="External"/><Relationship Id="rId1493" Type="http://schemas.openxmlformats.org/officeDocument/2006/relationships/hyperlink" Target="http://e-drpciv.ro/intrebare/730/este_permisa_folosirea_luminilor_de_ceata_noaptea_daca_cerul_este_senin" TargetMode="External"/><Relationship Id="rId2032" Type="http://schemas.openxmlformats.org/officeDocument/2006/relationships/hyperlink" Target="http://e-drpciv.ro/tag/examen-permis" TargetMode="External"/><Relationship Id="rId2337" Type="http://schemas.openxmlformats.org/officeDocument/2006/relationships/image" Target="media/image270.jpeg"/><Relationship Id="rId2544" Type="http://schemas.openxmlformats.org/officeDocument/2006/relationships/hyperlink" Target="http://e-drpciv.ro/intrebare/3738/nu_poti_circula_cu_autovehiculul_pe_drumurile_publice_atunci_cand" TargetMode="External"/><Relationship Id="rId211" Type="http://schemas.openxmlformats.org/officeDocument/2006/relationships/hyperlink" Target="http://e-drpciv.ro/tag/examen-permis-auto" TargetMode="External"/><Relationship Id="rId309" Type="http://schemas.openxmlformats.org/officeDocument/2006/relationships/hyperlink" Target="http://e-drpciv.ro/intrebare/814/intr-o_zona_rezidentiala_semnalizata_ca_atare" TargetMode="External"/><Relationship Id="rId516" Type="http://schemas.openxmlformats.org/officeDocument/2006/relationships/hyperlink" Target="http://e-drpciv.ro/tag/teste-drpciv" TargetMode="External"/><Relationship Id="rId1146" Type="http://schemas.openxmlformats.org/officeDocument/2006/relationships/hyperlink" Target="http://e-drpciv.ro/intrebare/786/ce_obligatii_aveti_la_semnalul_membrilor_patrulelor_scolare_de_circulatie_la_trecerile_pentru_pietoni_din_apropierea_unitatilor_de_invatamant" TargetMode="External"/><Relationship Id="rId1798" Type="http://schemas.openxmlformats.org/officeDocument/2006/relationships/hyperlink" Target="http://e-drpciv.ro/tag/drpciv.ro" TargetMode="External"/><Relationship Id="rId723" Type="http://schemas.openxmlformats.org/officeDocument/2006/relationships/hyperlink" Target="http://e-drpciv.ro/tag/simulare-examen-auto" TargetMode="External"/><Relationship Id="rId930" Type="http://schemas.openxmlformats.org/officeDocument/2006/relationships/hyperlink" Target="http://e-drpciv.ro/tag/examen-permis-auto" TargetMode="External"/><Relationship Id="rId1006" Type="http://schemas.openxmlformats.org/officeDocument/2006/relationships/hyperlink" Target="http://e-drpciv.ro/poze2/85.jpg" TargetMode="External"/><Relationship Id="rId1353" Type="http://schemas.openxmlformats.org/officeDocument/2006/relationships/hyperlink" Target="http://e-drpciv.ro/intrebare/778/victima_care_a_pierdut_mult_sange_trebuie_sa_fie_asezata" TargetMode="External"/><Relationship Id="rId1560" Type="http://schemas.openxmlformats.org/officeDocument/2006/relationships/hyperlink" Target="http://e-drpciv.ro/poze2/383.jpg" TargetMode="External"/><Relationship Id="rId1658" Type="http://schemas.openxmlformats.org/officeDocument/2006/relationships/hyperlink" Target="http://e-drpciv.ro/tag/examen-permis" TargetMode="External"/><Relationship Id="rId1865" Type="http://schemas.openxmlformats.org/officeDocument/2006/relationships/hyperlink" Target="http://e-drpciv.ro/tag/drpciv-chestionare" TargetMode="External"/><Relationship Id="rId2404" Type="http://schemas.openxmlformats.org/officeDocument/2006/relationships/image" Target="media/image292.jpeg"/><Relationship Id="rId2611" Type="http://schemas.openxmlformats.org/officeDocument/2006/relationships/hyperlink" Target="http://e-drpciv.ro/intrebare/779/indicatorul_va_obliga" TargetMode="External"/><Relationship Id="rId2709" Type="http://schemas.openxmlformats.org/officeDocument/2006/relationships/hyperlink" Target="http://e-drpciv.ro/tag/permis-auto" TargetMode="External"/><Relationship Id="rId1213" Type="http://schemas.openxmlformats.org/officeDocument/2006/relationships/hyperlink" Target="http://e-drpciv.ro/tag/permis-auto" TargetMode="External"/><Relationship Id="rId1420" Type="http://schemas.openxmlformats.org/officeDocument/2006/relationships/hyperlink" Target="http://e-drpciv.ro/tag/examen-drpciv" TargetMode="External"/><Relationship Id="rId1518" Type="http://schemas.openxmlformats.org/officeDocument/2006/relationships/hyperlink" Target="http://e-drpciv.ro/tag/examen-permis" TargetMode="External"/><Relationship Id="rId1725" Type="http://schemas.openxmlformats.org/officeDocument/2006/relationships/image" Target="media/image154.jpeg"/><Relationship Id="rId1932" Type="http://schemas.openxmlformats.org/officeDocument/2006/relationships/hyperlink" Target="http://e-drpciv.ro/tag/chestionare-drpciv" TargetMode="External"/><Relationship Id="rId17" Type="http://schemas.openxmlformats.org/officeDocument/2006/relationships/hyperlink" Target="http://e-drpciv.ro/tag/chestionare-auto-2014" TargetMode="External"/><Relationship Id="rId2194" Type="http://schemas.openxmlformats.org/officeDocument/2006/relationships/hyperlink" Target="http://e-drpciv.ro/intrebare/745/care_dintre_faptele_de_mai_jos_comise_intr-un_interval_de_12_luni_de_la_restituirea_permisului_de_conducere_atrag_sanctiunea_contraventionala_de_suspendare_a_exercitarii_dreptului_de_a_conduce_autovehicule_pentru_60_de_zile" TargetMode="External"/><Relationship Id="rId166" Type="http://schemas.openxmlformats.org/officeDocument/2006/relationships/hyperlink" Target="http://e-drpciv.ro/tag/teste-drpciv" TargetMode="External"/><Relationship Id="rId373" Type="http://schemas.openxmlformats.org/officeDocument/2006/relationships/image" Target="media/image14.jpeg"/><Relationship Id="rId580" Type="http://schemas.openxmlformats.org/officeDocument/2006/relationships/hyperlink" Target="http://e-drpciv.ro/tag/permis-auto-cat-tr" TargetMode="External"/><Relationship Id="rId2054" Type="http://schemas.openxmlformats.org/officeDocument/2006/relationships/hyperlink" Target="http://e-drpciv.ro/tag/teste-drpciv" TargetMode="External"/><Relationship Id="rId2261" Type="http://schemas.openxmlformats.org/officeDocument/2006/relationships/hyperlink" Target="http://e-drpciv.ro/tag/examen-auto-cat-TR" TargetMode="External"/><Relationship Id="rId2499" Type="http://schemas.openxmlformats.org/officeDocument/2006/relationships/hyperlink" Target="http://e-drpciv.ro/tag/intrebari-cat-b1" TargetMode="External"/><Relationship Id="rId1" Type="http://schemas.openxmlformats.org/officeDocument/2006/relationships/numbering" Target="numbering.xml"/><Relationship Id="rId233" Type="http://schemas.openxmlformats.org/officeDocument/2006/relationships/hyperlink" Target="http://e-drpciv.ro/tag/examen-auto-cat-B1" TargetMode="External"/><Relationship Id="rId440" Type="http://schemas.openxmlformats.org/officeDocument/2006/relationships/hyperlink" Target="http://e-drpciv.ro/tag/drpciv" TargetMode="External"/><Relationship Id="rId678" Type="http://schemas.openxmlformats.org/officeDocument/2006/relationships/hyperlink" Target="http://e-drpciv.ro/tag/examen-auto-cat-B1" TargetMode="External"/><Relationship Id="rId885" Type="http://schemas.openxmlformats.org/officeDocument/2006/relationships/hyperlink" Target="http://e-drpciv.ro/tag/examen-permis-auto" TargetMode="External"/><Relationship Id="rId1070" Type="http://schemas.openxmlformats.org/officeDocument/2006/relationships/hyperlink" Target="http://e-drpciv.ro/tag/simulare-examen-auto" TargetMode="External"/><Relationship Id="rId2121" Type="http://schemas.openxmlformats.org/officeDocument/2006/relationships/hyperlink" Target="http://e-drpciv.ro/intrebare/757/este_permisa_oprirea_voluntara_a_autovehiculului_in_tuneluri" TargetMode="External"/><Relationship Id="rId2359" Type="http://schemas.openxmlformats.org/officeDocument/2006/relationships/hyperlink" Target="http://e-drpciv.ro/intrebare/307/ce_obligatii_aveti_la_intalnirea_indicatorului" TargetMode="External"/><Relationship Id="rId2566" Type="http://schemas.openxmlformats.org/officeDocument/2006/relationships/hyperlink" Target="http://e-drpciv.ro/intrebare/865/indicatorul_semnifica" TargetMode="External"/><Relationship Id="rId300" Type="http://schemas.openxmlformats.org/officeDocument/2006/relationships/hyperlink" Target="http://e-drpciv.ro/tag/intrebari-cat-B1" TargetMode="External"/><Relationship Id="rId538" Type="http://schemas.openxmlformats.org/officeDocument/2006/relationships/image" Target="media/image26.jpeg"/><Relationship Id="rId745" Type="http://schemas.openxmlformats.org/officeDocument/2006/relationships/hyperlink" Target="http://e-drpciv.ro/intrebare/811/in_ce_situatii_sunteti_obligat_sa_acordati_prioritate_de_trecere" TargetMode="External"/><Relationship Id="rId952" Type="http://schemas.openxmlformats.org/officeDocument/2006/relationships/image" Target="media/image72.jpeg"/><Relationship Id="rId1168" Type="http://schemas.openxmlformats.org/officeDocument/2006/relationships/image" Target="media/image93.jpeg"/><Relationship Id="rId1375" Type="http://schemas.openxmlformats.org/officeDocument/2006/relationships/hyperlink" Target="http://e-drpciv.ro/tag/permis-categoria-TR" TargetMode="External"/><Relationship Id="rId1582" Type="http://schemas.openxmlformats.org/officeDocument/2006/relationships/hyperlink" Target="http://e-drpciv.ro/tag/drpciv" TargetMode="External"/><Relationship Id="rId2219" Type="http://schemas.openxmlformats.org/officeDocument/2006/relationships/image" Target="media/image246.jpeg"/><Relationship Id="rId2426" Type="http://schemas.openxmlformats.org/officeDocument/2006/relationships/hyperlink" Target="http://e-drpciv.ro/poze2/90.jpg" TargetMode="External"/><Relationship Id="rId2633" Type="http://schemas.openxmlformats.org/officeDocument/2006/relationships/image" Target="media/image335.jpeg"/><Relationship Id="rId81" Type="http://schemas.openxmlformats.org/officeDocument/2006/relationships/hyperlink" Target="http://e-drpciv.ro/intrebare/419/in_care_dintre_urmatoarele_situatii_sunteti_obligat_sa_circulati_cu_o_viteza_care_sa_nu_depaseasca_30_kmh_in_localitati" TargetMode="External"/><Relationship Id="rId605" Type="http://schemas.openxmlformats.org/officeDocument/2006/relationships/hyperlink" Target="http://e-drpciv.ro/tag/examen-auto-cat-B1" TargetMode="External"/><Relationship Id="rId812" Type="http://schemas.openxmlformats.org/officeDocument/2006/relationships/hyperlink" Target="http://e-drpciv.ro/intrebare/1033/puteti_schimba_pozitia_autovehiculului_daca_sunteti_implicat_intr-un_accident_de_circulatie" TargetMode="External"/><Relationship Id="rId1028" Type="http://schemas.openxmlformats.org/officeDocument/2006/relationships/image" Target="media/image83.jpeg"/><Relationship Id="rId1235" Type="http://schemas.openxmlformats.org/officeDocument/2006/relationships/hyperlink" Target="http://e-drpciv.ro/tag/chestionare-auto-2014" TargetMode="External"/><Relationship Id="rId1442" Type="http://schemas.openxmlformats.org/officeDocument/2006/relationships/image" Target="media/image121.jpeg"/><Relationship Id="rId1887" Type="http://schemas.openxmlformats.org/officeDocument/2006/relationships/hyperlink" Target="http://e-drpciv.ro/tag/chestionare-drpciv" TargetMode="External"/><Relationship Id="rId1302" Type="http://schemas.openxmlformats.org/officeDocument/2006/relationships/hyperlink" Target="http://e-drpciv.ro/tag/intrebari-categoria-tr" TargetMode="External"/><Relationship Id="rId1747" Type="http://schemas.openxmlformats.org/officeDocument/2006/relationships/hyperlink" Target="http://e-drpciv.ro/tag/drpciv-chestionare" TargetMode="External"/><Relationship Id="rId1954" Type="http://schemas.openxmlformats.org/officeDocument/2006/relationships/hyperlink" Target="http://e-drpciv.ro/tag/chestionare-auto-2014" TargetMode="External"/><Relationship Id="rId2700" Type="http://schemas.openxmlformats.org/officeDocument/2006/relationships/hyperlink" Target="http://e-drpciv.ro/intrebare/614/apropiindu-va_de_o_trecere_la_nivel_cu_calea_ferata_observati_ca_se_coboara_bariera_cum_procedati" TargetMode="External"/><Relationship Id="rId39" Type="http://schemas.openxmlformats.org/officeDocument/2006/relationships/hyperlink" Target="http://e-drpciv.ro/intrebare/352/cu_ce_viteza_sunteti_obligat_sa_circulati_pe_drumurile_publice_din_afara_localitatilor_cand_partea_carosabila_este_acoperita_cu_piatra_cubica_umeda" TargetMode="External"/><Relationship Id="rId1607" Type="http://schemas.openxmlformats.org/officeDocument/2006/relationships/hyperlink" Target="http://e-drpciv.ro/intrebare/1016/cum_trebuie_scoase_dintr-un_autovehicul_persoanele_ranite" TargetMode="External"/><Relationship Id="rId1814" Type="http://schemas.openxmlformats.org/officeDocument/2006/relationships/image" Target="media/image176.jpeg"/><Relationship Id="rId188" Type="http://schemas.openxmlformats.org/officeDocument/2006/relationships/hyperlink" Target="http://e-drpciv.ro/tag/examen-permis" TargetMode="External"/><Relationship Id="rId395" Type="http://schemas.openxmlformats.org/officeDocument/2006/relationships/hyperlink" Target="http://e-drpciv.ro/intrebare/384/daca_semaforul_in_functiune_se_afla_instalat_de_cealalta_parte_a_intersectiei_conducatorul_de_autovehicul" TargetMode="External"/><Relationship Id="rId2076" Type="http://schemas.openxmlformats.org/officeDocument/2006/relationships/hyperlink" Target="http://e-drpciv.ro/intrebare/14/ce_semnifica_indicatorul" TargetMode="External"/><Relationship Id="rId2283" Type="http://schemas.openxmlformats.org/officeDocument/2006/relationships/hyperlink" Target="http://e-drpciv.ro/intrebare/946/din_punct_de_vedere_al_conduitei_preventive_la_ce_va_puteti_astepta_in_aceasta_situatie" TargetMode="External"/><Relationship Id="rId2490" Type="http://schemas.openxmlformats.org/officeDocument/2006/relationships/hyperlink" Target="http://e-drpciv.ro/tag/simulare-examen-auto" TargetMode="External"/><Relationship Id="rId2588" Type="http://schemas.openxmlformats.org/officeDocument/2006/relationships/hyperlink" Target="http://e-drpciv.ro/intrebare/695/cu_ce_viteza_veti_efectua_virajul_spre_stanga_intr-o_intersectie_nedirijata" TargetMode="External"/><Relationship Id="rId255" Type="http://schemas.openxmlformats.org/officeDocument/2006/relationships/hyperlink" Target="http://e-drpciv.ro/intrebare/675/luminile_de_pozitie_se_folosesc_pe_timp_de_zi_atunci_cand_autovehiculul_este_oprit" TargetMode="External"/><Relationship Id="rId462" Type="http://schemas.openxmlformats.org/officeDocument/2006/relationships/hyperlink" Target="http://e-drpciv.ro/tag/permis-categoria-tr" TargetMode="External"/><Relationship Id="rId1092" Type="http://schemas.openxmlformats.org/officeDocument/2006/relationships/hyperlink" Target="http://e-drpciv.ro/intrebare/286/in_ce_situatie_se_interzice_circulatia_autovehiculelor_pe_drumurile_publice" TargetMode="External"/><Relationship Id="rId1397" Type="http://schemas.openxmlformats.org/officeDocument/2006/relationships/hyperlink" Target="http://e-drpciv.ro/tag/raspunsuri-drpciv" TargetMode="External"/><Relationship Id="rId2143" Type="http://schemas.openxmlformats.org/officeDocument/2006/relationships/hyperlink" Target="http://e-drpciv.ro/tag/teste-auto-chestionare" TargetMode="External"/><Relationship Id="rId2350" Type="http://schemas.openxmlformats.org/officeDocument/2006/relationships/hyperlink" Target="http://e-drpciv.ro/intrebare/939/la_semnalul_dat_de_personalul_autorizat_din_zona_lucrarilor_pe_drumurile_publice_prin_rotirea_vioaie_a_bratului_aveti_obligatia" TargetMode="External"/><Relationship Id="rId115" Type="http://schemas.openxmlformats.org/officeDocument/2006/relationships/hyperlink" Target="http://e-drpciv.ro/intrebare/537/care_dintre_urmatorii_factori_reprezinta_baza_conduitei_preventive" TargetMode="External"/><Relationship Id="rId322" Type="http://schemas.openxmlformats.org/officeDocument/2006/relationships/hyperlink" Target="http://e-drpciv.ro/tag/chestionare-drpciv" TargetMode="External"/><Relationship Id="rId767" Type="http://schemas.openxmlformats.org/officeDocument/2006/relationships/hyperlink" Target="http://e-drpciv.ro/poze2/474.jpg" TargetMode="External"/><Relationship Id="rId974" Type="http://schemas.openxmlformats.org/officeDocument/2006/relationships/hyperlink" Target="http://e-drpciv.ro/tag/intrebari-drpciv" TargetMode="External"/><Relationship Id="rId2003" Type="http://schemas.openxmlformats.org/officeDocument/2006/relationships/image" Target="media/image212.jpeg"/><Relationship Id="rId2210" Type="http://schemas.openxmlformats.org/officeDocument/2006/relationships/image" Target="media/image242.jpeg"/><Relationship Id="rId2448" Type="http://schemas.openxmlformats.org/officeDocument/2006/relationships/hyperlink" Target="http://e-drpciv.ro/tag/chestionare-auto" TargetMode="External"/><Relationship Id="rId2655" Type="http://schemas.openxmlformats.org/officeDocument/2006/relationships/hyperlink" Target="http://e-drpciv.ro/tag/teste-drpciv" TargetMode="External"/><Relationship Id="rId627" Type="http://schemas.openxmlformats.org/officeDocument/2006/relationships/hyperlink" Target="http://e-drpciv.ro/tag/examen-sala" TargetMode="External"/><Relationship Id="rId834" Type="http://schemas.openxmlformats.org/officeDocument/2006/relationships/hyperlink" Target="http://e-drpciv.ro/tag/examen-permis-auto" TargetMode="External"/><Relationship Id="rId1257" Type="http://schemas.openxmlformats.org/officeDocument/2006/relationships/image" Target="media/image104.jpeg"/><Relationship Id="rId1464" Type="http://schemas.openxmlformats.org/officeDocument/2006/relationships/hyperlink" Target="http://e-drpciv.ro/tag/examen-auto-cat-tr" TargetMode="External"/><Relationship Id="rId1671" Type="http://schemas.openxmlformats.org/officeDocument/2006/relationships/hyperlink" Target="http://e-drpciv.ro/tag/intrebari-categoria-b1" TargetMode="External"/><Relationship Id="rId2308" Type="http://schemas.openxmlformats.org/officeDocument/2006/relationships/hyperlink" Target="http://e-drpciv.ro/intrebare/937/cum_procedati_in_cazul_in_care_observati_in_timp_util_o_persoana_in_varsta_care_traverseaza_neregulamentar_drumul_public_in_fata_dvs" TargetMode="External"/><Relationship Id="rId2515" Type="http://schemas.openxmlformats.org/officeDocument/2006/relationships/image" Target="media/image310.jpeg"/><Relationship Id="rId2722" Type="http://schemas.openxmlformats.org/officeDocument/2006/relationships/image" Target="media/image364.jpeg"/><Relationship Id="rId901" Type="http://schemas.openxmlformats.org/officeDocument/2006/relationships/hyperlink" Target="http://e-drpciv.ro/intrebare/551/cu_ce_viteza_veti_circula_in_conditii_de_ceata_ploi_torentiale_ninsori_abundente_daca_vizibilitatea_este_redusa_sub_100_m" TargetMode="External"/><Relationship Id="rId1117" Type="http://schemas.openxmlformats.org/officeDocument/2006/relationships/hyperlink" Target="http://e-drpciv.ro/poze2/347.jpg" TargetMode="External"/><Relationship Id="rId1324" Type="http://schemas.openxmlformats.org/officeDocument/2006/relationships/hyperlink" Target="http://e-drpciv.ro/tag/permis-auto-categoria-B1" TargetMode="External"/><Relationship Id="rId1531" Type="http://schemas.openxmlformats.org/officeDocument/2006/relationships/hyperlink" Target="http://e-drpciv.ro/poze2/441.jpg" TargetMode="External"/><Relationship Id="rId1769" Type="http://schemas.openxmlformats.org/officeDocument/2006/relationships/image" Target="media/image164.jpeg"/><Relationship Id="rId1976" Type="http://schemas.openxmlformats.org/officeDocument/2006/relationships/hyperlink" Target="http://e-drpciv.ro/tag/permis-auto-cat-TR" TargetMode="External"/><Relationship Id="rId30" Type="http://schemas.openxmlformats.org/officeDocument/2006/relationships/hyperlink" Target="http://e-drpciv.ro/intrebare/187/cand_este_permisa_depasirea_prin_stanga_a_tramvaielor_aflate_in_mers" TargetMode="External"/><Relationship Id="rId1629" Type="http://schemas.openxmlformats.org/officeDocument/2006/relationships/hyperlink" Target="http://e-drpciv.ro/poze2/210.jpg" TargetMode="External"/><Relationship Id="rId1836" Type="http://schemas.openxmlformats.org/officeDocument/2006/relationships/hyperlink" Target="http://e-drpciv.ro/tag/permis-categoria-b" TargetMode="External"/><Relationship Id="rId1903" Type="http://schemas.openxmlformats.org/officeDocument/2006/relationships/image" Target="media/image184.jpeg"/><Relationship Id="rId2098" Type="http://schemas.openxmlformats.org/officeDocument/2006/relationships/hyperlink" Target="http://e-drpciv.ro/intrebare/349/in_ce_ordine_vor_circula_autoturismele_prin_intersectiile_prezentate" TargetMode="External"/><Relationship Id="rId277" Type="http://schemas.openxmlformats.org/officeDocument/2006/relationships/hyperlink" Target="http://e-drpciv.ro/tag/examen-auto-cat-tr" TargetMode="External"/><Relationship Id="rId484" Type="http://schemas.openxmlformats.org/officeDocument/2006/relationships/hyperlink" Target="http://e-drpciv.ro/tag/drpciv.ro" TargetMode="External"/><Relationship Id="rId2165" Type="http://schemas.openxmlformats.org/officeDocument/2006/relationships/image" Target="media/image240.jpeg"/><Relationship Id="rId137" Type="http://schemas.openxmlformats.org/officeDocument/2006/relationships/hyperlink" Target="http://e-drpciv.ro/tag/examen-permis-auto" TargetMode="External"/><Relationship Id="rId344" Type="http://schemas.openxmlformats.org/officeDocument/2006/relationships/hyperlink" Target="http://e-drpciv.ro/tag/intrebari-categoria-TR" TargetMode="External"/><Relationship Id="rId691" Type="http://schemas.openxmlformats.org/officeDocument/2006/relationships/hyperlink" Target="http://e-drpciv.ro/tag/intrebari-categoria-b1" TargetMode="External"/><Relationship Id="rId789" Type="http://schemas.openxmlformats.org/officeDocument/2006/relationships/hyperlink" Target="http://e-drpciv.ro/intrebare/108/intr-o_zona_rezidentiala_puteti_circula_cu" TargetMode="External"/><Relationship Id="rId996" Type="http://schemas.openxmlformats.org/officeDocument/2006/relationships/hyperlink" Target="http://e-drpciv.ro/tag/intrebari-categoria-TR" TargetMode="External"/><Relationship Id="rId2025" Type="http://schemas.openxmlformats.org/officeDocument/2006/relationships/hyperlink" Target="http://e-drpciv.ro/intrebare/86/semnalul_rosu_al_semaforului" TargetMode="External"/><Relationship Id="rId2372" Type="http://schemas.openxmlformats.org/officeDocument/2006/relationships/hyperlink" Target="http://e-drpciv.ro/tag/permis-auto-cat-b1" TargetMode="External"/><Relationship Id="rId2677" Type="http://schemas.openxmlformats.org/officeDocument/2006/relationships/hyperlink" Target="http://e-drpciv.ro/intrebare/985/cum_veti_proceda_corect_in_intersectia_care_urmeaza_daca_intalniti_indicatorul_oprire" TargetMode="External"/><Relationship Id="rId551" Type="http://schemas.openxmlformats.org/officeDocument/2006/relationships/hyperlink" Target="http://e-drpciv.ro/tag/auto-chestionare" TargetMode="External"/><Relationship Id="rId649" Type="http://schemas.openxmlformats.org/officeDocument/2006/relationships/hyperlink" Target="http://e-drpciv.ro/tag/examen-sala" TargetMode="External"/><Relationship Id="rId856" Type="http://schemas.openxmlformats.org/officeDocument/2006/relationships/hyperlink" Target="http://e-drpciv.ro/tag/permis-categoria-B1" TargetMode="External"/><Relationship Id="rId1181" Type="http://schemas.openxmlformats.org/officeDocument/2006/relationships/hyperlink" Target="http://e-drpciv.ro/poze2/363.jpg" TargetMode="External"/><Relationship Id="rId1279" Type="http://schemas.openxmlformats.org/officeDocument/2006/relationships/hyperlink" Target="http://e-drpciv.ro/intrebare/531/care_sunt_organele_mobile_ale_mecanismului_motor" TargetMode="External"/><Relationship Id="rId1486" Type="http://schemas.openxmlformats.org/officeDocument/2006/relationships/hyperlink" Target="http://e-drpciv.ro/poze2/160.jpg" TargetMode="External"/><Relationship Id="rId2232" Type="http://schemas.openxmlformats.org/officeDocument/2006/relationships/hyperlink" Target="http://e-drpciv.ro/intrebare/2859/indicatorul_urmator_va_informeaza_despre" TargetMode="External"/><Relationship Id="rId2537" Type="http://schemas.openxmlformats.org/officeDocument/2006/relationships/hyperlink" Target="http://e-drpciv.ro/tag/teste-auto" TargetMode="External"/><Relationship Id="rId204" Type="http://schemas.openxmlformats.org/officeDocument/2006/relationships/hyperlink" Target="http://e-drpciv.ro/tag/chestionare-auto-2014" TargetMode="External"/><Relationship Id="rId411" Type="http://schemas.openxmlformats.org/officeDocument/2006/relationships/hyperlink" Target="http://e-drpciv.ro/intrebare/959/cum_procedati_daca_va_aflati_la_volanul_autoturismului" TargetMode="External"/><Relationship Id="rId509" Type="http://schemas.openxmlformats.org/officeDocument/2006/relationships/hyperlink" Target="http://e-drpciv.ro/intrebare/323/puteti_circula_cu_autovehiculul_intr-o_zona_pietonala_daca" TargetMode="External"/><Relationship Id="rId1041" Type="http://schemas.openxmlformats.org/officeDocument/2006/relationships/hyperlink" Target="http://e-drpciv.ro/intrebare/87/cand_se_folosesc_luminile_de_avarie" TargetMode="External"/><Relationship Id="rId1139" Type="http://schemas.openxmlformats.org/officeDocument/2006/relationships/hyperlink" Target="http://e-drpciv.ro/tag/intrebari-cat-B1" TargetMode="External"/><Relationship Id="rId1346" Type="http://schemas.openxmlformats.org/officeDocument/2006/relationships/hyperlink" Target="http://e-drpciv.ro/poze2/362.jpg" TargetMode="External"/><Relationship Id="rId1693" Type="http://schemas.openxmlformats.org/officeDocument/2006/relationships/hyperlink" Target="http://e-drpciv.ro/intrebare/934/ce_semnifica_indicatorul" TargetMode="External"/><Relationship Id="rId1998" Type="http://schemas.openxmlformats.org/officeDocument/2006/relationships/image" Target="media/image208.jpeg"/><Relationship Id="rId716" Type="http://schemas.openxmlformats.org/officeDocument/2006/relationships/hyperlink" Target="http://e-drpciv.ro/intrebare/651/cum_procedati_cand_circulati_pe_un_drum_public_si_intalniti_indicatorul_prioritate_fata_de_circulatia_din_sens_invers" TargetMode="External"/><Relationship Id="rId923" Type="http://schemas.openxmlformats.org/officeDocument/2006/relationships/hyperlink" Target="http://e-drpciv.ro/intrebare/481/cum_se_defineste_corect_autovehiculul_din_categoria_b" TargetMode="External"/><Relationship Id="rId1553" Type="http://schemas.openxmlformats.org/officeDocument/2006/relationships/hyperlink" Target="http://e-drpciv.ro/tag/chestionare-auto-2014" TargetMode="External"/><Relationship Id="rId1760" Type="http://schemas.openxmlformats.org/officeDocument/2006/relationships/hyperlink" Target="http://e-drpciv.ro/intrebare/3729/ce_poate_cauza_transmiterea_unor_vibratii_la_volan" TargetMode="External"/><Relationship Id="rId1858" Type="http://schemas.openxmlformats.org/officeDocument/2006/relationships/image" Target="media/image179.jpeg"/><Relationship Id="rId2604" Type="http://schemas.openxmlformats.org/officeDocument/2006/relationships/hyperlink" Target="http://e-drpciv.ro/tag/permis-categoria-TR" TargetMode="External"/><Relationship Id="rId52" Type="http://schemas.openxmlformats.org/officeDocument/2006/relationships/hyperlink" Target="http://e-drpciv.ro/tag/examen-auto-cat-b" TargetMode="External"/><Relationship Id="rId1206" Type="http://schemas.openxmlformats.org/officeDocument/2006/relationships/hyperlink" Target="http://e-drpciv.ro/tag/chestionare-auto-tr" TargetMode="External"/><Relationship Id="rId1413" Type="http://schemas.openxmlformats.org/officeDocument/2006/relationships/hyperlink" Target="http://e-drpciv.ro/tag/teste-auto-chestionare" TargetMode="External"/><Relationship Id="rId1620" Type="http://schemas.openxmlformats.org/officeDocument/2006/relationships/hyperlink" Target="http://e-drpciv.ro/intrebare/270/care_dintre_autoturisme_stationeaza_gresit" TargetMode="External"/><Relationship Id="rId1718" Type="http://schemas.openxmlformats.org/officeDocument/2006/relationships/hyperlink" Target="http://e-drpciv.ro/tag/permis-cat-b" TargetMode="External"/><Relationship Id="rId1925" Type="http://schemas.openxmlformats.org/officeDocument/2006/relationships/hyperlink" Target="http://e-drpciv.ro/tag/permis-auto-cat-TR" TargetMode="External"/><Relationship Id="rId299" Type="http://schemas.openxmlformats.org/officeDocument/2006/relationships/hyperlink" Target="http://e-drpciv.ro/intrebare/134/intr-o_zona_pietonala_semnalizata_ca_atare_sunteti_obligat_sa_circulati_cu_o_viteza_de" TargetMode="External"/><Relationship Id="rId2187" Type="http://schemas.openxmlformats.org/officeDocument/2006/relationships/image" Target="media/image241.jpeg"/><Relationship Id="rId2394" Type="http://schemas.openxmlformats.org/officeDocument/2006/relationships/hyperlink" Target="http://e-drpciv.ro/tag/permis-auto" TargetMode="External"/><Relationship Id="rId159" Type="http://schemas.openxmlformats.org/officeDocument/2006/relationships/hyperlink" Target="http://e-drpciv.ro/intrebare/477/oprirea_vehiculelor_este_interzisa" TargetMode="External"/><Relationship Id="rId366" Type="http://schemas.openxmlformats.org/officeDocument/2006/relationships/hyperlink" Target="http://e-drpciv.ro/tag/permis-auto" TargetMode="External"/><Relationship Id="rId573" Type="http://schemas.openxmlformats.org/officeDocument/2006/relationships/hyperlink" Target="http://e-drpciv.ro/tag/permis-auto" TargetMode="External"/><Relationship Id="rId780" Type="http://schemas.openxmlformats.org/officeDocument/2006/relationships/hyperlink" Target="http://e-drpciv.ro/tag/chestionare-auto" TargetMode="External"/><Relationship Id="rId2047" Type="http://schemas.openxmlformats.org/officeDocument/2006/relationships/hyperlink" Target="http://e-drpciv.ro/tag/chestionare-drpciv" TargetMode="External"/><Relationship Id="rId2254" Type="http://schemas.openxmlformats.org/officeDocument/2006/relationships/hyperlink" Target="http://e-drpciv.ro/intrebare/376/pana_la_transportarea_victimei_la_spital_pozitia_de_asteptare_poate_fi" TargetMode="External"/><Relationship Id="rId2461" Type="http://schemas.openxmlformats.org/officeDocument/2006/relationships/hyperlink" Target="http://e-drpciv.ro/intrebare/792/purtarea_centurii_de_siguranta_este_obligatorie_in_timpul_circulatiei_pe_drumurile_din_localitati" TargetMode="External"/><Relationship Id="rId2699" Type="http://schemas.openxmlformats.org/officeDocument/2006/relationships/hyperlink" Target="http://e-drpciv.ro/intrebare/3757/ce_trebuie_sa_aveti_in_vedere_in_cazul_in_care_va_apropiati_de_o_scoala_si_observati_ca_elevii_parasesc_cladirea" TargetMode="External"/><Relationship Id="rId226" Type="http://schemas.openxmlformats.org/officeDocument/2006/relationships/hyperlink" Target="http://e-drpciv.ro/tag/drpciv.ro" TargetMode="External"/><Relationship Id="rId433" Type="http://schemas.openxmlformats.org/officeDocument/2006/relationships/hyperlink" Target="http://e-drpciv.ro/intrebare/159/neacordarea_prioritatii_inseamna" TargetMode="External"/><Relationship Id="rId878" Type="http://schemas.openxmlformats.org/officeDocument/2006/relationships/hyperlink" Target="http://e-drpciv.ro/tag/drpciv" TargetMode="External"/><Relationship Id="rId1063" Type="http://schemas.openxmlformats.org/officeDocument/2006/relationships/hyperlink" Target="http://e-drpciv.ro/intrebare/2416/ce_obligatii_ai_intr-o_intersectie" TargetMode="External"/><Relationship Id="rId1270" Type="http://schemas.openxmlformats.org/officeDocument/2006/relationships/image" Target="media/image106.jpeg"/><Relationship Id="rId2114" Type="http://schemas.openxmlformats.org/officeDocument/2006/relationships/hyperlink" Target="http://e-drpciv.ro/tag/www.drpciv" TargetMode="External"/><Relationship Id="rId2559" Type="http://schemas.openxmlformats.org/officeDocument/2006/relationships/hyperlink" Target="http://e-drpciv.ro/tag/drpciv" TargetMode="External"/><Relationship Id="rId640" Type="http://schemas.openxmlformats.org/officeDocument/2006/relationships/hyperlink" Target="http://e-drpciv.ro/tag/simulare-examen-auto" TargetMode="External"/><Relationship Id="rId738" Type="http://schemas.openxmlformats.org/officeDocument/2006/relationships/hyperlink" Target="http://e-drpciv.ro/tag/www.drpciv" TargetMode="External"/><Relationship Id="rId945" Type="http://schemas.openxmlformats.org/officeDocument/2006/relationships/hyperlink" Target="http://e-drpciv.ro/tag/examen-auto" TargetMode="External"/><Relationship Id="rId1368" Type="http://schemas.openxmlformats.org/officeDocument/2006/relationships/hyperlink" Target="http://e-drpciv.ro/intrebare/300/cum_asigurati_un_autoturism_cu_schimbator_de_viteza_pentru_ca_acesta_sa_nu_se_deplaseze_din_panta" TargetMode="External"/><Relationship Id="rId1575" Type="http://schemas.openxmlformats.org/officeDocument/2006/relationships/hyperlink" Target="http://e-drpciv.ro/tag/examen-auto-categoria-TR" TargetMode="External"/><Relationship Id="rId1782" Type="http://schemas.openxmlformats.org/officeDocument/2006/relationships/image" Target="media/image172.jpeg"/><Relationship Id="rId2321" Type="http://schemas.openxmlformats.org/officeDocument/2006/relationships/hyperlink" Target="http://e-drpciv.ro/intrebare/3744/ce_semnifica_indicatorul" TargetMode="External"/><Relationship Id="rId2419" Type="http://schemas.openxmlformats.org/officeDocument/2006/relationships/hyperlink" Target="http://e-drpciv.ro/tag/raspunsuri-drpciv" TargetMode="External"/><Relationship Id="rId2626" Type="http://schemas.openxmlformats.org/officeDocument/2006/relationships/image" Target="media/image334.jpeg"/><Relationship Id="rId74" Type="http://schemas.openxmlformats.org/officeDocument/2006/relationships/hyperlink" Target="http://e-drpciv.ro/intrebare/812/in_ce_situatii_se_interzice_circulatia_pe_drumurile_publice_a_autovehiculelor" TargetMode="External"/><Relationship Id="rId500" Type="http://schemas.openxmlformats.org/officeDocument/2006/relationships/hyperlink" Target="http://e-drpciv.ro/intrebare/314/care_dintre_cele_trei_vehicule_trece_primul_prin_intersectie" TargetMode="External"/><Relationship Id="rId805" Type="http://schemas.openxmlformats.org/officeDocument/2006/relationships/hyperlink" Target="http://e-drpciv.ro/tag/intrebari-drpciv" TargetMode="External"/><Relationship Id="rId1130" Type="http://schemas.openxmlformats.org/officeDocument/2006/relationships/hyperlink" Target="http://e-drpciv.ro/intrebare/1031/cum_poate_fi_mentinuta_luminozitatea_farurilor_in_conditii_meteorologice_nefavorabile" TargetMode="External"/><Relationship Id="rId1228" Type="http://schemas.openxmlformats.org/officeDocument/2006/relationships/hyperlink" Target="http://e-drpciv.ro/poze2/332.jpg" TargetMode="External"/><Relationship Id="rId1435" Type="http://schemas.openxmlformats.org/officeDocument/2006/relationships/hyperlink" Target="http://e-drpciv.ro/tag/simulare-examen-auto" TargetMode="External"/><Relationship Id="rId1642" Type="http://schemas.openxmlformats.org/officeDocument/2006/relationships/hyperlink" Target="http://e-drpciv.ro/tag/examen-sala" TargetMode="External"/><Relationship Id="rId1947" Type="http://schemas.openxmlformats.org/officeDocument/2006/relationships/hyperlink" Target="http://e-drpciv.ro/tag/chestionare-auto-TR" TargetMode="External"/><Relationship Id="rId1502" Type="http://schemas.openxmlformats.org/officeDocument/2006/relationships/hyperlink" Target="http://e-drpciv.ro/tag/simulare-examen-auto" TargetMode="External"/><Relationship Id="rId1807" Type="http://schemas.openxmlformats.org/officeDocument/2006/relationships/hyperlink" Target="http://e-drpciv.ro/intrebare/131/indicatorul_va_avertizeaza_ca" TargetMode="External"/><Relationship Id="rId290" Type="http://schemas.openxmlformats.org/officeDocument/2006/relationships/image" Target="media/image4.jpeg"/><Relationship Id="rId388" Type="http://schemas.openxmlformats.org/officeDocument/2006/relationships/hyperlink" Target="http://e-drpciv.ro/tag/simulare-examen-auto" TargetMode="External"/><Relationship Id="rId2069" Type="http://schemas.openxmlformats.org/officeDocument/2006/relationships/image" Target="media/image231.jpeg"/><Relationship Id="rId150" Type="http://schemas.openxmlformats.org/officeDocument/2006/relationships/hyperlink" Target="http://e-drpciv.ro/intrebare/583/oprirea_este_interzisa" TargetMode="External"/><Relationship Id="rId595" Type="http://schemas.openxmlformats.org/officeDocument/2006/relationships/hyperlink" Target="http://e-drpciv.ro/intrebare/1018/in_acest_caz" TargetMode="External"/><Relationship Id="rId2276" Type="http://schemas.openxmlformats.org/officeDocument/2006/relationships/hyperlink" Target="http://e-drpciv.ro/intrebare/565/indicatorul_va_avertizeaza_ca_urmeaza" TargetMode="External"/><Relationship Id="rId2483" Type="http://schemas.openxmlformats.org/officeDocument/2006/relationships/image" Target="media/image302.jpeg"/><Relationship Id="rId2690" Type="http://schemas.openxmlformats.org/officeDocument/2006/relationships/image" Target="media/image352.jpeg"/><Relationship Id="rId248" Type="http://schemas.openxmlformats.org/officeDocument/2006/relationships/hyperlink" Target="http://e-drpciv.ro/tag/examen-permis" TargetMode="External"/><Relationship Id="rId455" Type="http://schemas.openxmlformats.org/officeDocument/2006/relationships/hyperlink" Target="http://e-drpciv.ro/intrebare/889/ce_obligatii_aveti_in_calitate_de_conducator_auto" TargetMode="External"/><Relationship Id="rId662" Type="http://schemas.openxmlformats.org/officeDocument/2006/relationships/hyperlink" Target="http://e-drpciv.ro/tag/teste-drpciv" TargetMode="External"/><Relationship Id="rId1085" Type="http://schemas.openxmlformats.org/officeDocument/2006/relationships/hyperlink" Target="http://e-drpciv.ro/tag/auto-chestionare" TargetMode="External"/><Relationship Id="rId1292" Type="http://schemas.openxmlformats.org/officeDocument/2006/relationships/hyperlink" Target="http://e-drpciv.ro/intrebare/665/de_la_ce_distanta_trebuie_sa_foloseasca_un_conducator_de_autovehicul_mijloacele_de_avertizare_sonora_pentru_a_preveni_pietonii_si_pe_ceilalti_conducatori_de_vehicule" TargetMode="External"/><Relationship Id="rId2136" Type="http://schemas.openxmlformats.org/officeDocument/2006/relationships/hyperlink" Target="http://e-drpciv.ro/intrebare/908/care_este_ordinea_de_trecere_prin_intersectie_a_autoturismelor" TargetMode="External"/><Relationship Id="rId2343" Type="http://schemas.openxmlformats.org/officeDocument/2006/relationships/image" Target="media/image275.jpeg"/><Relationship Id="rId2550" Type="http://schemas.openxmlformats.org/officeDocument/2006/relationships/hyperlink" Target="http://e-drpciv.ro/poze2/619.jpg" TargetMode="External"/><Relationship Id="rId108" Type="http://schemas.openxmlformats.org/officeDocument/2006/relationships/hyperlink" Target="http://e-drpciv.ro/tag/chestionare-drpciv" TargetMode="External"/><Relationship Id="rId315" Type="http://schemas.openxmlformats.org/officeDocument/2006/relationships/hyperlink" Target="http://e-drpciv.ro/intrebare/687/in_care_dintre_urmatoarele_situatii_este_interzisa_oprirea" TargetMode="External"/><Relationship Id="rId522" Type="http://schemas.openxmlformats.org/officeDocument/2006/relationships/hyperlink" Target="http://e-drpciv.ro/tag/chestionare-auto" TargetMode="External"/><Relationship Id="rId967" Type="http://schemas.openxmlformats.org/officeDocument/2006/relationships/hyperlink" Target="http://e-drpciv.ro/tag/simulare-examen-auto" TargetMode="External"/><Relationship Id="rId1152" Type="http://schemas.openxmlformats.org/officeDocument/2006/relationships/hyperlink" Target="http://e-drpciv.ro/intrebare/727/la_un_accidentat_cu_corpi_straini_in_interiorul_plagilor_procedura_corecta_este" TargetMode="External"/><Relationship Id="rId1597" Type="http://schemas.openxmlformats.org/officeDocument/2006/relationships/hyperlink" Target="http://e-drpciv.ro/intrebare/950/aveti_posibilitatea_de_a_circula_pe_drumurile_publice_cu_autovehiculul_avariat" TargetMode="External"/><Relationship Id="rId2203" Type="http://schemas.openxmlformats.org/officeDocument/2006/relationships/hyperlink" Target="http://e-drpciv.ro/intrebare/3716/dupa_o_pana_de_cauciuc_ai_fost_nevoit_sa_montezi_roata_de_rezerva_ce_trebuie_sa_ai_in_vedere_la_continuarea_drumului" TargetMode="External"/><Relationship Id="rId2410" Type="http://schemas.openxmlformats.org/officeDocument/2006/relationships/hyperlink" Target="http://e-drpciv.ro/tag/raspunsuri-drpciv" TargetMode="External"/><Relationship Id="rId2648" Type="http://schemas.openxmlformats.org/officeDocument/2006/relationships/hyperlink" Target="http://e-drpciv.ro/tag/permis-auto" TargetMode="External"/><Relationship Id="rId96" Type="http://schemas.openxmlformats.org/officeDocument/2006/relationships/hyperlink" Target="http://e-drpciv.ro/tag/teste-drpciv" TargetMode="External"/><Relationship Id="rId827" Type="http://schemas.openxmlformats.org/officeDocument/2006/relationships/hyperlink" Target="http://e-drpciv.ro/tag/auto-chestionare" TargetMode="External"/><Relationship Id="rId1012" Type="http://schemas.openxmlformats.org/officeDocument/2006/relationships/hyperlink" Target="http://e-drpciv.ro/tag/raspunsuri-drpciv" TargetMode="External"/><Relationship Id="rId1457" Type="http://schemas.openxmlformats.org/officeDocument/2006/relationships/hyperlink" Target="http://e-drpciv.ro/intrebare/1038/va_apropiati_de_un_drum_forestier_ce_intra_in_sosea_din_partea_dreapta_si_de_pe_care_iese_un_alt_autovehicul_cine_trebuie_sa_astepte" TargetMode="External"/><Relationship Id="rId1664" Type="http://schemas.openxmlformats.org/officeDocument/2006/relationships/hyperlink" Target="http://e-drpciv.ro/intrebare/426/cum_trebuie_asezata_intr-un_mijloc_de_transport_o_persoana_ranita_care_prezinta_leziuni_ale_coloanei_vertebrale" TargetMode="External"/><Relationship Id="rId1871" Type="http://schemas.openxmlformats.org/officeDocument/2006/relationships/hyperlink" Target="http://e-drpciv.ro/tag/www-drpciv-chestionare" TargetMode="External"/><Relationship Id="rId2508" Type="http://schemas.openxmlformats.org/officeDocument/2006/relationships/hyperlink" Target="http://e-drpciv.ro/intrebare/233/ce_semnificatie_are_lumina_de_culoare_rosie_a_semaforului_atat_pentru_conducatorii_de_vehicule_cat_si_pentru_pietoni" TargetMode="External"/><Relationship Id="rId2715" Type="http://schemas.openxmlformats.org/officeDocument/2006/relationships/hyperlink" Target="http://e-drpciv.ro/tag/teste-drpciv" TargetMode="External"/><Relationship Id="rId1317" Type="http://schemas.openxmlformats.org/officeDocument/2006/relationships/hyperlink" Target="http://e-drpciv.ro/intrebare/975/spre_ce_parte_a_drumului_public_are_tendinta_de_a_derapa_autovehiculul_in_cazul_efectuarii_unui_viraj_la_stanga_cu_o_viteza_mare" TargetMode="External"/><Relationship Id="rId1524" Type="http://schemas.openxmlformats.org/officeDocument/2006/relationships/image" Target="media/image127.jpeg"/><Relationship Id="rId1731" Type="http://schemas.openxmlformats.org/officeDocument/2006/relationships/hyperlink" Target="http://e-drpciv.ro/tag/permis-auto-categoria-tr" TargetMode="External"/><Relationship Id="rId1969" Type="http://schemas.openxmlformats.org/officeDocument/2006/relationships/hyperlink" Target="http://e-drpciv.ro/tag/examen-auto-categoria-b1" TargetMode="External"/><Relationship Id="rId23" Type="http://schemas.openxmlformats.org/officeDocument/2006/relationships/hyperlink" Target="http://e-drpciv.ro/tag/simulare-examen-auto" TargetMode="External"/><Relationship Id="rId1829" Type="http://schemas.openxmlformats.org/officeDocument/2006/relationships/hyperlink" Target="http://e-drpciv.ro/intrebare/438/in_cazul_persoanelor_accidentate_care_prezinta_fracturi_de_coloana_este_recomandabil_sa_se_foloseasca" TargetMode="External"/><Relationship Id="rId2298" Type="http://schemas.openxmlformats.org/officeDocument/2006/relationships/hyperlink" Target="http://e-drpciv.ro/tag/permis-cat-tr" TargetMode="External"/><Relationship Id="rId172" Type="http://schemas.openxmlformats.org/officeDocument/2006/relationships/hyperlink" Target="http://e-drpciv.ro/tag/permis-cat-B" TargetMode="External"/><Relationship Id="rId477" Type="http://schemas.openxmlformats.org/officeDocument/2006/relationships/hyperlink" Target="http://e-drpciv.ro/tag/examen-sala" TargetMode="External"/><Relationship Id="rId684" Type="http://schemas.openxmlformats.org/officeDocument/2006/relationships/hyperlink" Target="http://e-drpciv.ro/tag/examen-sala" TargetMode="External"/><Relationship Id="rId2060" Type="http://schemas.openxmlformats.org/officeDocument/2006/relationships/hyperlink" Target="http://e-drpciv.ro/tag/www.drpciv" TargetMode="External"/><Relationship Id="rId2158" Type="http://schemas.openxmlformats.org/officeDocument/2006/relationships/hyperlink" Target="http://e-drpciv.ro/tag/permis-auto-categoria-TR" TargetMode="External"/><Relationship Id="rId2365" Type="http://schemas.openxmlformats.org/officeDocument/2006/relationships/hyperlink" Target="http://e-drpciv.ro/intrebare/163/ce_se_intelege_prin_distanta_de_100_m_pentru_semnalizarea_schimbarii_directiei_de_mers_in_afara_localitatii" TargetMode="External"/><Relationship Id="rId337" Type="http://schemas.openxmlformats.org/officeDocument/2006/relationships/hyperlink" Target="http://e-drpciv.ro/intrebare/611/in_ce_situatie_este_interzisa_intoarcerea" TargetMode="External"/><Relationship Id="rId891" Type="http://schemas.openxmlformats.org/officeDocument/2006/relationships/hyperlink" Target="http://e-drpciv.ro/intrebare/936/este_permisa_oprirea_in_dreptul_statiei_de_tramvai_prevazuta_cu_refugiu_pentru_pietoni" TargetMode="External"/><Relationship Id="rId989" Type="http://schemas.openxmlformats.org/officeDocument/2006/relationships/hyperlink" Target="http://e-drpciv.ro/tag/examen-auto-categoria-B1" TargetMode="External"/><Relationship Id="rId2018" Type="http://schemas.openxmlformats.org/officeDocument/2006/relationships/hyperlink" Target="http://e-drpciv.ro/tag/examen-sala" TargetMode="External"/><Relationship Id="rId2572" Type="http://schemas.openxmlformats.org/officeDocument/2006/relationships/hyperlink" Target="http://e-drpciv.ro/poze2/1045.jpg" TargetMode="External"/><Relationship Id="rId544" Type="http://schemas.openxmlformats.org/officeDocument/2006/relationships/hyperlink" Target="http://e-drpciv.ro/intrebare/969/care_dintre_autovehicule_va_trece_al_doilea_prin_intersectia_prezentata" TargetMode="External"/><Relationship Id="rId751" Type="http://schemas.openxmlformats.org/officeDocument/2006/relationships/hyperlink" Target="http://e-drpciv.ro/tag/examen-permis-auto" TargetMode="External"/><Relationship Id="rId849" Type="http://schemas.openxmlformats.org/officeDocument/2006/relationships/hyperlink" Target="http://e-drpciv.ro/intrebare/111/sunteti_obligat_sa_folositi_luminile_de_intalnire_in_timpul_zilei" TargetMode="External"/><Relationship Id="rId1174" Type="http://schemas.openxmlformats.org/officeDocument/2006/relationships/hyperlink" Target="http://e-drpciv.ro/tag/examen-permis" TargetMode="External"/><Relationship Id="rId1381" Type="http://schemas.openxmlformats.org/officeDocument/2006/relationships/hyperlink" Target="http://e-drpciv.ro/tag/intrebari-drpciv" TargetMode="External"/><Relationship Id="rId1479" Type="http://schemas.openxmlformats.org/officeDocument/2006/relationships/hyperlink" Target="http://e-drpciv.ro/tag/examen-permis-auto" TargetMode="External"/><Relationship Id="rId1686" Type="http://schemas.openxmlformats.org/officeDocument/2006/relationships/hyperlink" Target="http://e-drpciv.ro/tag/auto-chestionare" TargetMode="External"/><Relationship Id="rId2225" Type="http://schemas.openxmlformats.org/officeDocument/2006/relationships/image" Target="media/image252.jpeg"/><Relationship Id="rId2432" Type="http://schemas.openxmlformats.org/officeDocument/2006/relationships/hyperlink" Target="http://e-drpciv.ro/tag/permis-cat-b" TargetMode="External"/><Relationship Id="rId404" Type="http://schemas.openxmlformats.org/officeDocument/2006/relationships/hyperlink" Target="http://e-drpciv.ro/tag/permis-categoria-B" TargetMode="External"/><Relationship Id="rId611" Type="http://schemas.openxmlformats.org/officeDocument/2006/relationships/hyperlink" Target="http://e-drpciv.ro/tag/teste-auto-chestionare" TargetMode="External"/><Relationship Id="rId1034" Type="http://schemas.openxmlformats.org/officeDocument/2006/relationships/hyperlink" Target="http://e-drpciv.ro/tag/chestionare-auto-B1" TargetMode="External"/><Relationship Id="rId1241" Type="http://schemas.openxmlformats.org/officeDocument/2006/relationships/hyperlink" Target="http://e-drpciv.ro/tag/teste-auto" TargetMode="External"/><Relationship Id="rId1339" Type="http://schemas.openxmlformats.org/officeDocument/2006/relationships/hyperlink" Target="http://e-drpciv.ro/tag/permis-auto-cat-B" TargetMode="External"/><Relationship Id="rId1893" Type="http://schemas.openxmlformats.org/officeDocument/2006/relationships/hyperlink" Target="http://e-drpciv.ro/tag/intrebari-cat-B1" TargetMode="External"/><Relationship Id="rId709" Type="http://schemas.openxmlformats.org/officeDocument/2006/relationships/hyperlink" Target="http://e-drpciv.ro/tag/drpciv" TargetMode="External"/><Relationship Id="rId916" Type="http://schemas.openxmlformats.org/officeDocument/2006/relationships/hyperlink" Target="http://e-drpciv.ro/tag/permis-auto-categoria-TR" TargetMode="External"/><Relationship Id="rId1101" Type="http://schemas.openxmlformats.org/officeDocument/2006/relationships/hyperlink" Target="http://e-drpciv.ro/intrebare/325/ce_factor_influenteaza_cel_mai_mult_durata_de_serviciu_a_pneurilor" TargetMode="External"/><Relationship Id="rId1546" Type="http://schemas.openxmlformats.org/officeDocument/2006/relationships/hyperlink" Target="http://e-drpciv.ro/tag/examen-auto-cat-b" TargetMode="External"/><Relationship Id="rId1753" Type="http://schemas.openxmlformats.org/officeDocument/2006/relationships/image" Target="media/image156.jpeg"/><Relationship Id="rId1960" Type="http://schemas.openxmlformats.org/officeDocument/2006/relationships/hyperlink" Target="http://e-drpciv.ro/tag/permis-auto-categoria-B" TargetMode="External"/><Relationship Id="rId45" Type="http://schemas.openxmlformats.org/officeDocument/2006/relationships/hyperlink" Target="http://e-drpciv.ro/tag/permis-auto-categoria-B" TargetMode="External"/><Relationship Id="rId1406" Type="http://schemas.openxmlformats.org/officeDocument/2006/relationships/hyperlink" Target="http://e-drpciv.ro/poze2/776.jpg" TargetMode="External"/><Relationship Id="rId1613" Type="http://schemas.openxmlformats.org/officeDocument/2006/relationships/hyperlink" Target="http://e-drpciv.ro/poze2/473.jpg" TargetMode="External"/><Relationship Id="rId1820" Type="http://schemas.openxmlformats.org/officeDocument/2006/relationships/hyperlink" Target="http://e-drpciv.ro/intrebare/251/care_autoturisme_s-au_incadrat_corect_pentru_a_traversa_intersectia_prezentata" TargetMode="External"/><Relationship Id="rId194" Type="http://schemas.openxmlformats.org/officeDocument/2006/relationships/hyperlink" Target="http://e-drpciv.ro/intrebare/48/in_care_dintre_urmatoarele_situatii_sunteti_obligat_sa_circulati_cu_o_viteza_care_sa_nu_depaseasca_30_kmh_in_localitati" TargetMode="External"/><Relationship Id="rId1918" Type="http://schemas.openxmlformats.org/officeDocument/2006/relationships/hyperlink" Target="http://e-drpciv.ro/intrebare/837/exercitarea_dreptului_de_a_conduce_se_suspenda_pe_o_perioada_de_30_de_zile_pentru" TargetMode="External"/><Relationship Id="rId2082" Type="http://schemas.openxmlformats.org/officeDocument/2006/relationships/hyperlink" Target="http://e-drpciv.ro/intrebare/3748/in_ce_situatii_viteza_de_deplasare_se_va_reduce_pana_la_limita_legala" TargetMode="External"/><Relationship Id="rId261" Type="http://schemas.openxmlformats.org/officeDocument/2006/relationships/hyperlink" Target="http://e-drpciv.ro/intrebare/991/punctele_de_penalizare_se_aplica_pentru" TargetMode="External"/><Relationship Id="rId499" Type="http://schemas.openxmlformats.org/officeDocument/2006/relationships/image" Target="media/image23.jpeg"/><Relationship Id="rId2387" Type="http://schemas.openxmlformats.org/officeDocument/2006/relationships/hyperlink" Target="http://e-drpciv.ro/intrebare/478/un_conducator_auto_imprudent_s-a_angajat_in_depasirea_coloanei_in_care_va_aflati_iar_din_sens_opus_se_apropie_la_mica_distanta_un_autocamion_care_il_semnalizeaza_cu_luminile_cum_trebuie_sa_procedati_pentru_evitarea_producerii_unui_accident" TargetMode="External"/><Relationship Id="rId2594" Type="http://schemas.openxmlformats.org/officeDocument/2006/relationships/hyperlink" Target="http://e-drpciv.ro/poze2/313.jpg" TargetMode="External"/><Relationship Id="rId359" Type="http://schemas.openxmlformats.org/officeDocument/2006/relationships/hyperlink" Target="http://e-drpciv.ro/poze2/269.jpg" TargetMode="External"/><Relationship Id="rId566" Type="http://schemas.openxmlformats.org/officeDocument/2006/relationships/hyperlink" Target="http://e-drpciv.ro/poze2/549.jpg" TargetMode="External"/><Relationship Id="rId773" Type="http://schemas.openxmlformats.org/officeDocument/2006/relationships/hyperlink" Target="http://e-drpciv.ro/tag/raspunsuri-drpciv" TargetMode="External"/><Relationship Id="rId1196" Type="http://schemas.openxmlformats.org/officeDocument/2006/relationships/hyperlink" Target="http://e-drpciv.ro/tag/examen-auto" TargetMode="External"/><Relationship Id="rId2247" Type="http://schemas.openxmlformats.org/officeDocument/2006/relationships/hyperlink" Target="http://e-drpciv.ro/tag/examen-sala" TargetMode="External"/><Relationship Id="rId2454" Type="http://schemas.openxmlformats.org/officeDocument/2006/relationships/hyperlink" Target="http://e-drpciv.ro/tag/permis-auto" TargetMode="External"/><Relationship Id="rId121" Type="http://schemas.openxmlformats.org/officeDocument/2006/relationships/hyperlink" Target="http://e-drpciv.ro/tag/simulare-examen-auto" TargetMode="External"/><Relationship Id="rId219" Type="http://schemas.openxmlformats.org/officeDocument/2006/relationships/hyperlink" Target="http://e-drpciv.ro/tag/permis-auto-cat-tr" TargetMode="External"/><Relationship Id="rId426" Type="http://schemas.openxmlformats.org/officeDocument/2006/relationships/image" Target="media/image17.jpeg"/><Relationship Id="rId633" Type="http://schemas.openxmlformats.org/officeDocument/2006/relationships/hyperlink" Target="http://e-drpciv.ro/intrebare/1065/ce_trebuie_sa_faceti_pentru_evitarea_complicatiilor_in_cazul_unei_fracturi" TargetMode="External"/><Relationship Id="rId980" Type="http://schemas.openxmlformats.org/officeDocument/2006/relationships/hyperlink" Target="http://e-drpciv.ro/tag/permis-categoria-B1" TargetMode="External"/><Relationship Id="rId1056" Type="http://schemas.openxmlformats.org/officeDocument/2006/relationships/hyperlink" Target="http://e-drpciv.ro/intrebare/130/conducatorul_de_vehicul_are_obligatia_de_a_ceda_trecerea_la_schimbarea_directiei_de_mers_spre_stanga_in_timp_ce_semnalul_verde_este_in_functiune" TargetMode="External"/><Relationship Id="rId1263" Type="http://schemas.openxmlformats.org/officeDocument/2006/relationships/hyperlink" Target="http://e-drpciv.ro/tag/intrebari-cat-tr" TargetMode="External"/><Relationship Id="rId2107" Type="http://schemas.openxmlformats.org/officeDocument/2006/relationships/hyperlink" Target="http://e-drpciv.ro/tag/intrebari-categoria-B1" TargetMode="External"/><Relationship Id="rId2314" Type="http://schemas.openxmlformats.org/officeDocument/2006/relationships/hyperlink" Target="http://e-drpciv.ro/poze2/346.jpg" TargetMode="External"/><Relationship Id="rId2661" Type="http://schemas.openxmlformats.org/officeDocument/2006/relationships/hyperlink" Target="http://e-drpciv.ro/tag/examen-auto-cat-B" TargetMode="External"/><Relationship Id="rId840" Type="http://schemas.openxmlformats.org/officeDocument/2006/relationships/hyperlink" Target="http://e-drpciv.ro/poze2/871.jpg" TargetMode="External"/><Relationship Id="rId938" Type="http://schemas.openxmlformats.org/officeDocument/2006/relationships/hyperlink" Target="http://e-drpciv.ro/tag/intrebari-categoria-B" TargetMode="External"/><Relationship Id="rId1470" Type="http://schemas.openxmlformats.org/officeDocument/2006/relationships/hyperlink" Target="http://e-drpciv.ro/tag/chestionare-auto" TargetMode="External"/><Relationship Id="rId1568" Type="http://schemas.openxmlformats.org/officeDocument/2006/relationships/hyperlink" Target="http://e-drpciv.ro/poze2/966.jpg" TargetMode="External"/><Relationship Id="rId1775" Type="http://schemas.openxmlformats.org/officeDocument/2006/relationships/image" Target="media/image170.jpeg"/><Relationship Id="rId2521" Type="http://schemas.openxmlformats.org/officeDocument/2006/relationships/image" Target="media/image316.jpeg"/><Relationship Id="rId2619" Type="http://schemas.openxmlformats.org/officeDocument/2006/relationships/hyperlink" Target="http://e-drpciv.ro/tag/auto-chestionare" TargetMode="External"/><Relationship Id="rId67" Type="http://schemas.openxmlformats.org/officeDocument/2006/relationships/hyperlink" Target="http://e-drpciv.ro/tag/simulare-examen-auto" TargetMode="External"/><Relationship Id="rId700" Type="http://schemas.openxmlformats.org/officeDocument/2006/relationships/image" Target="media/image46.jpeg"/><Relationship Id="rId1123" Type="http://schemas.openxmlformats.org/officeDocument/2006/relationships/image" Target="media/image88.jpeg"/><Relationship Id="rId1330" Type="http://schemas.openxmlformats.org/officeDocument/2006/relationships/hyperlink" Target="http://e-drpciv.ro/tag/teste-drpciv" TargetMode="External"/><Relationship Id="rId1428" Type="http://schemas.openxmlformats.org/officeDocument/2006/relationships/hyperlink" Target="http://e-drpciv.ro/poze2/566.jpg" TargetMode="External"/><Relationship Id="rId1635" Type="http://schemas.openxmlformats.org/officeDocument/2006/relationships/hyperlink" Target="http://e-drpciv.ro/tag/examen-sala" TargetMode="External"/><Relationship Id="rId1982" Type="http://schemas.openxmlformats.org/officeDocument/2006/relationships/image" Target="media/image193.jpeg"/><Relationship Id="rId1842" Type="http://schemas.openxmlformats.org/officeDocument/2006/relationships/hyperlink" Target="http://e-drpciv.ro/tag/permis-auto" TargetMode="External"/><Relationship Id="rId1702" Type="http://schemas.openxmlformats.org/officeDocument/2006/relationships/hyperlink" Target="http://e-drpciv.ro/tag/drpciv" TargetMode="External"/><Relationship Id="rId283" Type="http://schemas.openxmlformats.org/officeDocument/2006/relationships/hyperlink" Target="http://e-drpciv.ro/intrebare/725/exercitarea_dreptului_de_a_conduce_se_suspenda_pe_o_perioada_de_60_de_zile_pentru" TargetMode="External"/><Relationship Id="rId490" Type="http://schemas.openxmlformats.org/officeDocument/2006/relationships/hyperlink" Target="http://e-drpciv.ro/tag/auto-chestionare" TargetMode="External"/><Relationship Id="rId2171" Type="http://schemas.openxmlformats.org/officeDocument/2006/relationships/hyperlink" Target="http://e-drpciv.ro/intrebare/2490/ce_rol_are_ambreajul" TargetMode="External"/><Relationship Id="rId143" Type="http://schemas.openxmlformats.org/officeDocument/2006/relationships/hyperlink" Target="http://e-drpciv.ro/tag/permis-categoria-tr" TargetMode="External"/><Relationship Id="rId350" Type="http://schemas.openxmlformats.org/officeDocument/2006/relationships/image" Target="media/image11.jpeg"/><Relationship Id="rId588" Type="http://schemas.openxmlformats.org/officeDocument/2006/relationships/hyperlink" Target="http://e-drpciv.ro/tag/chestionare-auto" TargetMode="External"/><Relationship Id="rId795" Type="http://schemas.openxmlformats.org/officeDocument/2006/relationships/hyperlink" Target="http://e-drpciv.ro/intrebare/104/tramvaiul_poate_fi_depasit_pe_partea_stanga" TargetMode="External"/><Relationship Id="rId2031" Type="http://schemas.openxmlformats.org/officeDocument/2006/relationships/hyperlink" Target="http://e-drpciv.ro/tag/www.drpciv" TargetMode="External"/><Relationship Id="rId2269" Type="http://schemas.openxmlformats.org/officeDocument/2006/relationships/hyperlink" Target="http://e-drpciv.ro/tag/simulare-examen-auto" TargetMode="External"/><Relationship Id="rId2476" Type="http://schemas.openxmlformats.org/officeDocument/2006/relationships/hyperlink" Target="http://e-drpciv.ro/intrebare/247/la_aparitia_defectiunilor_tehnice_ale_mecanismului_de_directie_se_procedeaza_astfel" TargetMode="External"/><Relationship Id="rId2683" Type="http://schemas.openxmlformats.org/officeDocument/2006/relationships/image" Target="media/image345.jpeg"/><Relationship Id="rId9" Type="http://schemas.openxmlformats.org/officeDocument/2006/relationships/hyperlink" Target="http://e-drpciv.ro/intrebare/791/pentru_care_dintre_situatiile_de_mai_jos_se_dispune_retinerea_permisului_de_conducere" TargetMode="External"/><Relationship Id="rId210" Type="http://schemas.openxmlformats.org/officeDocument/2006/relationships/hyperlink" Target="http://e-drpciv.ro/tag/permis-auto" TargetMode="External"/><Relationship Id="rId448" Type="http://schemas.openxmlformats.org/officeDocument/2006/relationships/image" Target="media/image18.jpeg"/><Relationship Id="rId655" Type="http://schemas.openxmlformats.org/officeDocument/2006/relationships/hyperlink" Target="http://e-drpciv.ro/tag/drpciv-chestionare" TargetMode="External"/><Relationship Id="rId862" Type="http://schemas.openxmlformats.org/officeDocument/2006/relationships/hyperlink" Target="http://e-drpciv.ro/tag/examen-auto" TargetMode="External"/><Relationship Id="rId1078" Type="http://schemas.openxmlformats.org/officeDocument/2006/relationships/hyperlink" Target="http://e-drpciv.ro/tag/simulare-examen-auto" TargetMode="External"/><Relationship Id="rId1285" Type="http://schemas.openxmlformats.org/officeDocument/2006/relationships/hyperlink" Target="http://e-drpciv.ro/tag/examen-permis" TargetMode="External"/><Relationship Id="rId1492" Type="http://schemas.openxmlformats.org/officeDocument/2006/relationships/image" Target="media/image124.jpeg"/><Relationship Id="rId2129" Type="http://schemas.openxmlformats.org/officeDocument/2006/relationships/hyperlink" Target="http://e-drpciv.ro/tag/www-drpciv-chestionare" TargetMode="External"/><Relationship Id="rId2336" Type="http://schemas.openxmlformats.org/officeDocument/2006/relationships/hyperlink" Target="http://e-drpciv.ro/intrebare/168/semnalul_politistului_rutier_aflat_intr-un_autovehicul_al_politiei_efectuat_cu_bratul_cu_sau_fara_baston_reflectorizant_scos_pe_partea_laterala_dreapta_a_vehiculului_semnifica" TargetMode="External"/><Relationship Id="rId2543" Type="http://schemas.openxmlformats.org/officeDocument/2006/relationships/hyperlink" Target="http://e-drpciv.ro/tag/www.drpciv" TargetMode="External"/><Relationship Id="rId308" Type="http://schemas.openxmlformats.org/officeDocument/2006/relationships/hyperlink" Target="http://e-drpciv.ro/intrebare/12/aveti_obligatia_de_a_opri_imediat_autovehiculul_la_semnalele_adresate_de" TargetMode="External"/><Relationship Id="rId515" Type="http://schemas.openxmlformats.org/officeDocument/2006/relationships/hyperlink" Target="http://e-drpciv.ro/intrebare/732/oprirea_voluntara_a_vehiculelor_este_interzisa" TargetMode="External"/><Relationship Id="rId722" Type="http://schemas.openxmlformats.org/officeDocument/2006/relationships/hyperlink" Target="http://e-drpciv.ro/intrebare/1043/o_hemoragie_produsa_la_unul_dintre_membrele_unei_persoane_ranite_se_va_opri_prin" TargetMode="External"/><Relationship Id="rId1145" Type="http://schemas.openxmlformats.org/officeDocument/2006/relationships/hyperlink" Target="http://e-drpciv.ro/tag/chestionare-auto-2014" TargetMode="External"/><Relationship Id="rId1352" Type="http://schemas.openxmlformats.org/officeDocument/2006/relationships/image" Target="media/image113.jpeg"/><Relationship Id="rId1797" Type="http://schemas.openxmlformats.org/officeDocument/2006/relationships/hyperlink" Target="http://e-drpciv.ro/intrebare/1013/interzicerea_trecerii_la_nivel_cu_calea_ferata_curenta_prevazuta_cu_instalatii_de_semnalizare_automata_fara_bariere_se_realizeaza_prin" TargetMode="External"/><Relationship Id="rId2403" Type="http://schemas.openxmlformats.org/officeDocument/2006/relationships/image" Target="media/image291.jpeg"/><Relationship Id="rId89" Type="http://schemas.openxmlformats.org/officeDocument/2006/relationships/hyperlink" Target="http://e-drpciv.ro/tag/examen-permis" TargetMode="External"/><Relationship Id="rId1005" Type="http://schemas.openxmlformats.org/officeDocument/2006/relationships/hyperlink" Target="http://e-drpciv.ro/tag/examen-sala" TargetMode="External"/><Relationship Id="rId1212" Type="http://schemas.openxmlformats.org/officeDocument/2006/relationships/hyperlink" Target="http://e-drpciv.ro/tag/chestionare-auto-B" TargetMode="External"/><Relationship Id="rId1657" Type="http://schemas.openxmlformats.org/officeDocument/2006/relationships/hyperlink" Target="http://e-drpciv.ro/tag/intrebari-drpciv" TargetMode="External"/><Relationship Id="rId1864" Type="http://schemas.openxmlformats.org/officeDocument/2006/relationships/hyperlink" Target="http://e-drpciv.ro/intrebare/836/incredintarea_cu_stiinta_a_unui_autovehicul_pentru_a_fi_condus_pe_drumul_public_unei_persoane_care_nu_poseda_permis_de_conducere_se_pedepseste" TargetMode="External"/><Relationship Id="rId2610" Type="http://schemas.openxmlformats.org/officeDocument/2006/relationships/image" Target="media/image332.jpeg"/><Relationship Id="rId2708" Type="http://schemas.openxmlformats.org/officeDocument/2006/relationships/hyperlink" Target="http://e-drpciv.ro/intrebare/3704/cum_trebuie_sa_procedezi_atunci_cand_cobori_cu_autoturismul_o_panta_lunga_si_accentuata_avand_atasata_o_remorca_fara_frana_proprie" TargetMode="External"/><Relationship Id="rId1517" Type="http://schemas.openxmlformats.org/officeDocument/2006/relationships/hyperlink" Target="http://e-drpciv.ro/intrebare/2855/panoul_aditional_semnifica" TargetMode="External"/><Relationship Id="rId1724" Type="http://schemas.openxmlformats.org/officeDocument/2006/relationships/hyperlink" Target="http://e-drpciv.ro/poze2/267.jpg" TargetMode="External"/><Relationship Id="rId16" Type="http://schemas.openxmlformats.org/officeDocument/2006/relationships/hyperlink" Target="http://e-drpciv.ro/tag/examen-auto-cat-b1" TargetMode="External"/><Relationship Id="rId1931" Type="http://schemas.openxmlformats.org/officeDocument/2006/relationships/hyperlink" Target="http://e-drpciv.ro/intrebare/733/care_dintre_urmatoarele_tipuri_de_carosabil_este_cel_mai_periculos_in_conditii_de_ploaie" TargetMode="External"/><Relationship Id="rId2193" Type="http://schemas.openxmlformats.org/officeDocument/2006/relationships/hyperlink" Target="http://e-drpciv.ro/tag/examen-permis" TargetMode="External"/><Relationship Id="rId2498" Type="http://schemas.openxmlformats.org/officeDocument/2006/relationships/hyperlink" Target="http://e-drpciv.ro/intrebare/875/puteti_trece_cu_autovehiculul_peste_o_linie_continua_daca" TargetMode="External"/><Relationship Id="rId165" Type="http://schemas.openxmlformats.org/officeDocument/2006/relationships/hyperlink" Target="http://e-drpciv.ro/intrebare/1041/in_care_dintre_situatiile_de_mai_jos_este_interzisa_oprirea_vehiculelor_pe_drumurile_publice" TargetMode="External"/><Relationship Id="rId372" Type="http://schemas.openxmlformats.org/officeDocument/2006/relationships/hyperlink" Target="http://e-drpciv.ro/poze2/524.jpg" TargetMode="External"/><Relationship Id="rId677" Type="http://schemas.openxmlformats.org/officeDocument/2006/relationships/hyperlink" Target="http://e-drpciv.ro/intrebare/255/biciclistii_si_conducatorii_de_vehicule_cu_tractiune_animala_sunt_obligati_sa_acorde_intotdeauna_prioritate" TargetMode="External"/><Relationship Id="rId2053" Type="http://schemas.openxmlformats.org/officeDocument/2006/relationships/hyperlink" Target="http://e-drpciv.ro/intrebare/1017/care_este_ordinea_de_trecere_prin_intersectie" TargetMode="External"/><Relationship Id="rId2260" Type="http://schemas.openxmlformats.org/officeDocument/2006/relationships/hyperlink" Target="http://e-drpciv.ro/intrebare/2412/care_este_rolul_catalizatorului" TargetMode="External"/><Relationship Id="rId2358" Type="http://schemas.openxmlformats.org/officeDocument/2006/relationships/image" Target="media/image282.jpeg"/><Relationship Id="rId232" Type="http://schemas.openxmlformats.org/officeDocument/2006/relationships/hyperlink" Target="http://e-drpciv.ro/intrebare/475/precizati_in_care_dintre_situatiile_de_mai_jos_este_interzisa_depasirea" TargetMode="External"/><Relationship Id="rId884" Type="http://schemas.openxmlformats.org/officeDocument/2006/relationships/hyperlink" Target="http://e-drpciv.ro/tag/permis-auto-categoria-TR" TargetMode="External"/><Relationship Id="rId2120" Type="http://schemas.openxmlformats.org/officeDocument/2006/relationships/hyperlink" Target="http://e-drpciv.ro/intrebare/1063/ce_obligatii_aveti_daca_va_aflati_la_volanul_autoturismului_albastru" TargetMode="External"/><Relationship Id="rId2565" Type="http://schemas.openxmlformats.org/officeDocument/2006/relationships/image" Target="media/image329.jpeg"/><Relationship Id="rId537" Type="http://schemas.openxmlformats.org/officeDocument/2006/relationships/hyperlink" Target="http://e-drpciv.ro/poze2/990.jpg" TargetMode="External"/><Relationship Id="rId744" Type="http://schemas.openxmlformats.org/officeDocument/2006/relationships/hyperlink" Target="http://e-drpciv.ro/tag/permis-auto" TargetMode="External"/><Relationship Id="rId951" Type="http://schemas.openxmlformats.org/officeDocument/2006/relationships/hyperlink" Target="http://e-drpciv.ro/intrebare/586/care_este_principalul_factor_de_risc_pe_care_trebuie_sa-l_aveti_in_vedere_la_conducerea_autovehiculului_prin_tunele_rutiere" TargetMode="External"/><Relationship Id="rId1167" Type="http://schemas.openxmlformats.org/officeDocument/2006/relationships/hyperlink" Target="http://e-drpciv.ro/poze2/694.jpg" TargetMode="External"/><Relationship Id="rId1374" Type="http://schemas.openxmlformats.org/officeDocument/2006/relationships/hyperlink" Target="http://e-drpciv.ro/tag/chestionare-auto-2014" TargetMode="External"/><Relationship Id="rId1581" Type="http://schemas.openxmlformats.org/officeDocument/2006/relationships/hyperlink" Target="http://e-drpciv.ro/intrebare/414/pe_ce_banda_de_circulatie_va_incadrati_pentru_a_vira_la_stanga_intr-o_intersectie_semnalizata_cu_astfel_de_marcaje" TargetMode="External"/><Relationship Id="rId1679" Type="http://schemas.openxmlformats.org/officeDocument/2006/relationships/hyperlink" Target="http://e-drpciv.ro/tag/permis-auto" TargetMode="External"/><Relationship Id="rId2218" Type="http://schemas.openxmlformats.org/officeDocument/2006/relationships/image" Target="media/image245.jpeg"/><Relationship Id="rId2425" Type="http://schemas.openxmlformats.org/officeDocument/2006/relationships/hyperlink" Target="http://e-drpciv.ro/tag/examen-sala" TargetMode="External"/><Relationship Id="rId2632" Type="http://schemas.openxmlformats.org/officeDocument/2006/relationships/hyperlink" Target="http://e-drpciv.ro/poze2/533.jpg" TargetMode="External"/><Relationship Id="rId80" Type="http://schemas.openxmlformats.org/officeDocument/2006/relationships/hyperlink" Target="http://e-drpciv.ro/intrebare/237/in_care_dintre_situatii_este_interzisa_depasirea_unui_moped" TargetMode="External"/><Relationship Id="rId604" Type="http://schemas.openxmlformats.org/officeDocument/2006/relationships/hyperlink" Target="http://e-drpciv.ro/tag/examen-permis" TargetMode="External"/><Relationship Id="rId811" Type="http://schemas.openxmlformats.org/officeDocument/2006/relationships/hyperlink" Target="http://e-drpciv.ro/tag/chestionare-auto-2014" TargetMode="External"/><Relationship Id="rId1027" Type="http://schemas.openxmlformats.org/officeDocument/2006/relationships/hyperlink" Target="http://e-drpciv.ro/poze2/828.jpg" TargetMode="External"/><Relationship Id="rId1234" Type="http://schemas.openxmlformats.org/officeDocument/2006/relationships/hyperlink" Target="http://e-drpciv.ro/tag/examen-drpciv" TargetMode="External"/><Relationship Id="rId1441" Type="http://schemas.openxmlformats.org/officeDocument/2006/relationships/hyperlink" Target="http://e-drpciv.ro/poze2/953.jpg" TargetMode="External"/><Relationship Id="rId1886" Type="http://schemas.openxmlformats.org/officeDocument/2006/relationships/hyperlink" Target="http://e-drpciv.ro/intrebare/200/sunteti_obligat_sa_opriti_autovehiculul_pe_care_il_conduceti" TargetMode="External"/><Relationship Id="rId909" Type="http://schemas.openxmlformats.org/officeDocument/2006/relationships/hyperlink" Target="http://e-drpciv.ro/intrebare/151/limita_inferioara_de_viteza_pe_care_administratorul_drumului_public_o_poate_stabili_pe_anumite_sectoare_din_interiorul_localitatilor_nu_poate_fi_mai_mica_de" TargetMode="External"/><Relationship Id="rId1301" Type="http://schemas.openxmlformats.org/officeDocument/2006/relationships/hyperlink" Target="http://e-drpciv.ro/intrebare/810/intoarcerea_unui_autovehicul_pe_un_drum_presupune_inainte_de_efectuarea_manevrei" TargetMode="External"/><Relationship Id="rId1539" Type="http://schemas.openxmlformats.org/officeDocument/2006/relationships/hyperlink" Target="http://e-drpciv.ro/intrebare/764/ce_obligatii_aveti_atunci_cand_urmeaza_sa_parasiti_autostrada" TargetMode="External"/><Relationship Id="rId1746" Type="http://schemas.openxmlformats.org/officeDocument/2006/relationships/hyperlink" Target="http://e-drpciv.ro/intrebare/58/ce_se_intelege_prin_distanta_de_cel_putin_50_m_de_la_care_conducatorul_de_autovehicul_este_obligat_sa_semnalizeze_intentia_de_a_depasi_in_localitate" TargetMode="External"/><Relationship Id="rId1953" Type="http://schemas.openxmlformats.org/officeDocument/2006/relationships/hyperlink" Target="http://e-drpciv.ro/intrebare/459/ce_obligatii_ii_revin_conducatorului_de_vehicul_in_momentul_apropierii_de_o_intersectie_daca_semnalul_verde_se_schimba_cu_cel_galben" TargetMode="External"/><Relationship Id="rId38" Type="http://schemas.openxmlformats.org/officeDocument/2006/relationships/hyperlink" Target="http://e-drpciv.ro/tag/teste-auto-chestionare" TargetMode="External"/><Relationship Id="rId1606" Type="http://schemas.openxmlformats.org/officeDocument/2006/relationships/image" Target="media/image140.jpeg"/><Relationship Id="rId1813" Type="http://schemas.openxmlformats.org/officeDocument/2006/relationships/hyperlink" Target="http://e-drpciv.ro/poze2/932.jpg" TargetMode="External"/><Relationship Id="rId187" Type="http://schemas.openxmlformats.org/officeDocument/2006/relationships/hyperlink" Target="http://e-drpciv.ro/tag/chestionare-auto" TargetMode="External"/><Relationship Id="rId394" Type="http://schemas.openxmlformats.org/officeDocument/2006/relationships/hyperlink" Target="http://e-drpciv.ro/tag/www-drpciv-chestionare" TargetMode="External"/><Relationship Id="rId2075" Type="http://schemas.openxmlformats.org/officeDocument/2006/relationships/image" Target="media/image232.jpeg"/><Relationship Id="rId2282" Type="http://schemas.openxmlformats.org/officeDocument/2006/relationships/image" Target="media/image258.jpeg"/><Relationship Id="rId254" Type="http://schemas.openxmlformats.org/officeDocument/2006/relationships/hyperlink" Target="http://e-drpciv.ro/tag/examen-permis-auto" TargetMode="External"/><Relationship Id="rId699" Type="http://schemas.openxmlformats.org/officeDocument/2006/relationships/image" Target="media/image45.jpeg"/><Relationship Id="rId1091" Type="http://schemas.openxmlformats.org/officeDocument/2006/relationships/hyperlink" Target="http://e-drpciv.ro/tag/auto-chestionare" TargetMode="External"/><Relationship Id="rId2587" Type="http://schemas.openxmlformats.org/officeDocument/2006/relationships/hyperlink" Target="http://e-drpciv.ro/tag/examen-permis" TargetMode="External"/><Relationship Id="rId114" Type="http://schemas.openxmlformats.org/officeDocument/2006/relationships/hyperlink" Target="http://e-drpciv.ro/tag/examen-permis-auto" TargetMode="External"/><Relationship Id="rId461" Type="http://schemas.openxmlformats.org/officeDocument/2006/relationships/hyperlink" Target="http://e-drpciv.ro/tag/examen-sala" TargetMode="External"/><Relationship Id="rId559" Type="http://schemas.openxmlformats.org/officeDocument/2006/relationships/hyperlink" Target="http://e-drpciv.ro/tag/examen-permis-auto" TargetMode="External"/><Relationship Id="rId766" Type="http://schemas.openxmlformats.org/officeDocument/2006/relationships/hyperlink" Target="http://e-drpciv.ro/tag/chestionare-drpciv" TargetMode="External"/><Relationship Id="rId1189" Type="http://schemas.openxmlformats.org/officeDocument/2006/relationships/hyperlink" Target="http://e-drpciv.ro/intrebare/803/substantele_antiseptice_se_folosesc_pentru" TargetMode="External"/><Relationship Id="rId1396" Type="http://schemas.openxmlformats.org/officeDocument/2006/relationships/hyperlink" Target="http://e-drpciv.ro/tag/examen-permis" TargetMode="External"/><Relationship Id="rId2142" Type="http://schemas.openxmlformats.org/officeDocument/2006/relationships/hyperlink" Target="http://e-drpciv.ro/intrebare/236/la_intalnirea_unui_vehicul_cu_un_ansamblu_de_vehicule_pe_un_drum_public_ingust_unde_trecerea_din_sensuri_opuse_este_imposibila_sau_periculoasa_va_manevra_cu_spatele" TargetMode="External"/><Relationship Id="rId2447" Type="http://schemas.openxmlformats.org/officeDocument/2006/relationships/hyperlink" Target="http://e-drpciv.ro/intrebare/511/dupa_o_ploaie_torentiala_este_necesar_sa_se_pastreze_o_distanta_considerabil_mai_mare_fata_de_vehiculul_care_circula_in_fata" TargetMode="External"/><Relationship Id="rId321" Type="http://schemas.openxmlformats.org/officeDocument/2006/relationships/hyperlink" Target="http://e-drpciv.ro/tag/chestionare-auto" TargetMode="External"/><Relationship Id="rId419" Type="http://schemas.openxmlformats.org/officeDocument/2006/relationships/hyperlink" Target="http://e-drpciv.ro/tag/examen-permis" TargetMode="External"/><Relationship Id="rId626" Type="http://schemas.openxmlformats.org/officeDocument/2006/relationships/hyperlink" Target="http://e-drpciv.ro/tag/permis-auto" TargetMode="External"/><Relationship Id="rId973" Type="http://schemas.openxmlformats.org/officeDocument/2006/relationships/hyperlink" Target="http://e-drpciv.ro/intrebare/1053/in_ce_ordine_vor_circula_autovehiculele_prin_intersectia_prezentata" TargetMode="External"/><Relationship Id="rId1049" Type="http://schemas.openxmlformats.org/officeDocument/2006/relationships/hyperlink" Target="http://e-drpciv.ro/intrebare/606/in_situatia_data_aveti_prioritate_fata_de_vehiculele_care_circula_din_sens_opus" TargetMode="External"/><Relationship Id="rId1256" Type="http://schemas.openxmlformats.org/officeDocument/2006/relationships/hyperlink" Target="http://e-drpciv.ro/poze2/149.jpg" TargetMode="External"/><Relationship Id="rId2002" Type="http://schemas.openxmlformats.org/officeDocument/2006/relationships/hyperlink" Target="http://e-drpciv.ro/intrebare/220/proprietarul_unui_autovehicul_este_obligat" TargetMode="External"/><Relationship Id="rId2307" Type="http://schemas.openxmlformats.org/officeDocument/2006/relationships/hyperlink" Target="http://e-drpciv.ro/tag/examen-auto-cat-B1" TargetMode="External"/><Relationship Id="rId2654" Type="http://schemas.openxmlformats.org/officeDocument/2006/relationships/hyperlink" Target="http://e-drpciv.ro/tag/simulare-examen-auto" TargetMode="External"/><Relationship Id="rId833" Type="http://schemas.openxmlformats.org/officeDocument/2006/relationships/hyperlink" Target="http://e-drpciv.ro/tag/intrebari-cat-B1" TargetMode="External"/><Relationship Id="rId1116" Type="http://schemas.openxmlformats.org/officeDocument/2006/relationships/hyperlink" Target="http://e-drpciv.ro/tag/drpciv.ro" TargetMode="External"/><Relationship Id="rId1463" Type="http://schemas.openxmlformats.org/officeDocument/2006/relationships/hyperlink" Target="http://e-drpciv.ro/intrebare/283/campul_vizual_al_conducatorului_auto_se_reduce_atunci_cand" TargetMode="External"/><Relationship Id="rId1670" Type="http://schemas.openxmlformats.org/officeDocument/2006/relationships/hyperlink" Target="http://e-drpciv.ro/tag/chestionare-drpciv" TargetMode="External"/><Relationship Id="rId1768" Type="http://schemas.openxmlformats.org/officeDocument/2006/relationships/image" Target="media/image163.jpeg"/><Relationship Id="rId2514" Type="http://schemas.openxmlformats.org/officeDocument/2006/relationships/image" Target="media/image309.jpeg"/><Relationship Id="rId2721" Type="http://schemas.openxmlformats.org/officeDocument/2006/relationships/hyperlink" Target="http://e-drpciv.ro/poze2/3742.jpg" TargetMode="External"/><Relationship Id="rId900" Type="http://schemas.openxmlformats.org/officeDocument/2006/relationships/image" Target="media/image65.jpeg"/><Relationship Id="rId1323" Type="http://schemas.openxmlformats.org/officeDocument/2006/relationships/hyperlink" Target="http://e-drpciv.ro/intrebare/514/imobilizarea_unui_brat_fracturat_se_face" TargetMode="External"/><Relationship Id="rId1530" Type="http://schemas.openxmlformats.org/officeDocument/2006/relationships/hyperlink" Target="http://e-drpciv.ro/tag/teste-auto" TargetMode="External"/><Relationship Id="rId1628" Type="http://schemas.openxmlformats.org/officeDocument/2006/relationships/hyperlink" Target="http://e-drpciv.ro/tag/examen-drpciv" TargetMode="External"/><Relationship Id="rId1975" Type="http://schemas.openxmlformats.org/officeDocument/2006/relationships/hyperlink" Target="http://e-drpciv.ro/tag/chestionare-auto" TargetMode="External"/><Relationship Id="rId1835" Type="http://schemas.openxmlformats.org/officeDocument/2006/relationships/hyperlink" Target="http://e-drpciv.ro/tag/simulare-examen-auto" TargetMode="External"/><Relationship Id="rId1902" Type="http://schemas.openxmlformats.org/officeDocument/2006/relationships/hyperlink" Target="http://e-drpciv.ro/poze2/760.jpg" TargetMode="External"/><Relationship Id="rId2097" Type="http://schemas.openxmlformats.org/officeDocument/2006/relationships/image" Target="media/image234.jpeg"/><Relationship Id="rId276" Type="http://schemas.openxmlformats.org/officeDocument/2006/relationships/hyperlink" Target="http://e-drpciv.ro/tag/examen-auto" TargetMode="External"/><Relationship Id="rId483" Type="http://schemas.openxmlformats.org/officeDocument/2006/relationships/hyperlink" Target="http://e-drpciv.ro/tag/intrebari-cat-b" TargetMode="External"/><Relationship Id="rId690" Type="http://schemas.openxmlformats.org/officeDocument/2006/relationships/hyperlink" Target="http://e-drpciv.ro/intrebare/644/politistul_rutier_are_dreptul_de_a_confisca" TargetMode="External"/><Relationship Id="rId2164" Type="http://schemas.openxmlformats.org/officeDocument/2006/relationships/hyperlink" Target="http://e-drpciv.ro/poze2/759.jpg" TargetMode="External"/><Relationship Id="rId2371" Type="http://schemas.openxmlformats.org/officeDocument/2006/relationships/hyperlink" Target="http://e-drpciv.ro/intrebare/214/ce_obligatii_are_conducatorul_auto_care_intentioneaza_sa_repuna_in_miscare_autovehiculul_aflat_intre_alte_vehicule_stationate" TargetMode="External"/><Relationship Id="rId136" Type="http://schemas.openxmlformats.org/officeDocument/2006/relationships/hyperlink" Target="http://e-drpciv.ro/intrebare/388/oprirea_este_interzisa" TargetMode="External"/><Relationship Id="rId343" Type="http://schemas.openxmlformats.org/officeDocument/2006/relationships/hyperlink" Target="http://e-drpciv.ro/intrebare/885/cum_se_recomanda_sa_procedati_pentru_a_conduce_ecologic_un_autovehicul" TargetMode="External"/><Relationship Id="rId550" Type="http://schemas.openxmlformats.org/officeDocument/2006/relationships/hyperlink" Target="http://e-drpciv.ro/tag/examen-sala" TargetMode="External"/><Relationship Id="rId788" Type="http://schemas.openxmlformats.org/officeDocument/2006/relationships/hyperlink" Target="http://e-drpciv.ro/tag/simulare-examen-auto" TargetMode="External"/><Relationship Id="rId995" Type="http://schemas.openxmlformats.org/officeDocument/2006/relationships/hyperlink" Target="http://e-drpciv.ro/intrebare/608/care_este_traseul_optim_pentru_a_intoarce_in_intersectia_prezentata" TargetMode="External"/><Relationship Id="rId1180" Type="http://schemas.openxmlformats.org/officeDocument/2006/relationships/hyperlink" Target="http://e-drpciv.ro/tag/examen-auto" TargetMode="External"/><Relationship Id="rId2024" Type="http://schemas.openxmlformats.org/officeDocument/2006/relationships/hyperlink" Target="http://e-drpciv.ro/tag/examen-drpciv" TargetMode="External"/><Relationship Id="rId2231" Type="http://schemas.openxmlformats.org/officeDocument/2006/relationships/image" Target="media/image253.jpeg"/><Relationship Id="rId2469" Type="http://schemas.openxmlformats.org/officeDocument/2006/relationships/image" Target="media/image301.jpeg"/><Relationship Id="rId2676" Type="http://schemas.openxmlformats.org/officeDocument/2006/relationships/image" Target="media/image340.jpeg"/><Relationship Id="rId203" Type="http://schemas.openxmlformats.org/officeDocument/2006/relationships/hyperlink" Target="http://e-drpciv.ro/intrebare/204/schimbarea_repetata_a_luminii_de_drum_cu_lumina_de_intalnire_se_foloseste_pe_timp_de_noapte" TargetMode="External"/><Relationship Id="rId648" Type="http://schemas.openxmlformats.org/officeDocument/2006/relationships/hyperlink" Target="http://e-drpciv.ro/intrebare/246/ce_culoare_pot_avea_lampile_cu_lumina_intermitenta_din_spatele_autovehiculului" TargetMode="External"/><Relationship Id="rId855" Type="http://schemas.openxmlformats.org/officeDocument/2006/relationships/hyperlink" Target="http://e-drpciv.ro/intrebare/569/care_dintre_autovehicule_va_intra_primul_in_intersectie" TargetMode="External"/><Relationship Id="rId1040" Type="http://schemas.openxmlformats.org/officeDocument/2006/relationships/hyperlink" Target="http://e-drpciv.ro/tag/simulare-examen-auto" TargetMode="External"/><Relationship Id="rId1278" Type="http://schemas.openxmlformats.org/officeDocument/2006/relationships/hyperlink" Target="http://e-drpciv.ro/tag/auto-chestionare" TargetMode="External"/><Relationship Id="rId1485" Type="http://schemas.openxmlformats.org/officeDocument/2006/relationships/hyperlink" Target="http://e-drpciv.ro/tag/examen-sala" TargetMode="External"/><Relationship Id="rId1692" Type="http://schemas.openxmlformats.org/officeDocument/2006/relationships/image" Target="media/image150.jpeg"/><Relationship Id="rId2329" Type="http://schemas.openxmlformats.org/officeDocument/2006/relationships/image" Target="media/image263.jpeg"/><Relationship Id="rId2536" Type="http://schemas.openxmlformats.org/officeDocument/2006/relationships/hyperlink" Target="http://e-drpciv.ro/intrebare/798/resuscitarea_cardio-respiratorie_trebuie_efectuata" TargetMode="External"/><Relationship Id="rId410" Type="http://schemas.openxmlformats.org/officeDocument/2006/relationships/image" Target="media/image15.jpeg"/><Relationship Id="rId508" Type="http://schemas.openxmlformats.org/officeDocument/2006/relationships/hyperlink" Target="http://e-drpciv.ro/tag/examen-drpciv" TargetMode="External"/><Relationship Id="rId715" Type="http://schemas.openxmlformats.org/officeDocument/2006/relationships/hyperlink" Target="http://e-drpciv.ro/tag/chestionare-drpciv" TargetMode="External"/><Relationship Id="rId922" Type="http://schemas.openxmlformats.org/officeDocument/2006/relationships/hyperlink" Target="http://e-drpciv.ro/tag/intrebari-categoria-b" TargetMode="External"/><Relationship Id="rId1138" Type="http://schemas.openxmlformats.org/officeDocument/2006/relationships/hyperlink" Target="http://e-drpciv.ro/intrebare/1001/cum_se_pedepseste_conducerea_pe_drumurile_publice_a_unui_autovehicul_din_categoria_c_de_catre_o_persoana_al_carei_permis_este_valabil_pentru_categoria_b" TargetMode="External"/><Relationship Id="rId1345" Type="http://schemas.openxmlformats.org/officeDocument/2006/relationships/hyperlink" Target="http://e-drpciv.ro/tag/examen-auto-categoria-TR" TargetMode="External"/><Relationship Id="rId1552" Type="http://schemas.openxmlformats.org/officeDocument/2006/relationships/hyperlink" Target="http://e-drpciv.ro/tag/intrebari-categoria-B" TargetMode="External"/><Relationship Id="rId1997" Type="http://schemas.openxmlformats.org/officeDocument/2006/relationships/image" Target="media/image207.jpeg"/><Relationship Id="rId2603" Type="http://schemas.openxmlformats.org/officeDocument/2006/relationships/hyperlink" Target="http://e-drpciv.ro/tag/examen-sala" TargetMode="External"/><Relationship Id="rId1205" Type="http://schemas.openxmlformats.org/officeDocument/2006/relationships/hyperlink" Target="http://e-drpciv.ro/intrebare/970/care_dintre_cele_trei_vehicule_va_trece_ultimul_prin_intersectia_din_imagine" TargetMode="External"/><Relationship Id="rId1857" Type="http://schemas.openxmlformats.org/officeDocument/2006/relationships/hyperlink" Target="http://e-drpciv.ro/poze2/62.jpg" TargetMode="External"/><Relationship Id="rId51" Type="http://schemas.openxmlformats.org/officeDocument/2006/relationships/hyperlink" Target="http://e-drpciv.ro/tag/drpciv.ro" TargetMode="External"/><Relationship Id="rId1412" Type="http://schemas.openxmlformats.org/officeDocument/2006/relationships/hyperlink" Target="http://e-drpciv.ro/tag/examen-permis" TargetMode="External"/><Relationship Id="rId1717" Type="http://schemas.openxmlformats.org/officeDocument/2006/relationships/hyperlink" Target="http://e-drpciv.ro/tag/permis-auto" TargetMode="External"/><Relationship Id="rId1924" Type="http://schemas.openxmlformats.org/officeDocument/2006/relationships/hyperlink" Target="http://e-drpciv.ro/intrebare/430/ce_obligatii_aveti_atunci_cand_intrati_pe_autostrada_folosind_banda_de_accelerare" TargetMode="External"/><Relationship Id="rId298" Type="http://schemas.openxmlformats.org/officeDocument/2006/relationships/hyperlink" Target="http://e-drpciv.ro/tag/www.drpciv" TargetMode="External"/><Relationship Id="rId158" Type="http://schemas.openxmlformats.org/officeDocument/2006/relationships/hyperlink" Target="http://e-drpciv.ro/tag/permis-auto-categoria-TR" TargetMode="External"/><Relationship Id="rId2186" Type="http://schemas.openxmlformats.org/officeDocument/2006/relationships/hyperlink" Target="http://e-drpciv.ro/poze2/311.jpg" TargetMode="External"/><Relationship Id="rId2393" Type="http://schemas.openxmlformats.org/officeDocument/2006/relationships/hyperlink" Target="http://e-drpciv.ro/intrebare/925/care_dintre_faptele_de_mai_jos_comise_intr-un_interval_de_un_an_de_la_restituirea_permisului_de_conducere_atrag_majorarea_perioadei_suspendarii_dreptului_de_a_conduce" TargetMode="External"/><Relationship Id="rId2698" Type="http://schemas.openxmlformats.org/officeDocument/2006/relationships/image" Target="media/image360.jpeg"/><Relationship Id="rId365" Type="http://schemas.openxmlformats.org/officeDocument/2006/relationships/hyperlink" Target="http://e-drpciv.ro/tag/examen-auto-cat-b1" TargetMode="External"/><Relationship Id="rId572" Type="http://schemas.openxmlformats.org/officeDocument/2006/relationships/hyperlink" Target="http://e-drpciv.ro/tag/examen-permis" TargetMode="External"/><Relationship Id="rId2046" Type="http://schemas.openxmlformats.org/officeDocument/2006/relationships/hyperlink" Target="http://e-drpciv.ro/tag/permis-categoria-b1" TargetMode="External"/><Relationship Id="rId2253" Type="http://schemas.openxmlformats.org/officeDocument/2006/relationships/hyperlink" Target="http://e-drpciv.ro/tag/intrebari-categoria-b" TargetMode="External"/><Relationship Id="rId2460" Type="http://schemas.openxmlformats.org/officeDocument/2006/relationships/hyperlink" Target="http://e-drpciv.ro/intrebare/666/cum_este_definita_depasirea" TargetMode="External"/><Relationship Id="rId225" Type="http://schemas.openxmlformats.org/officeDocument/2006/relationships/hyperlink" Target="http://e-drpciv.ro/tag/examen-auto-cat-b1" TargetMode="External"/><Relationship Id="rId432" Type="http://schemas.openxmlformats.org/officeDocument/2006/relationships/hyperlink" Target="http://e-drpciv.ro/tag/auto-chestionare" TargetMode="External"/><Relationship Id="rId877" Type="http://schemas.openxmlformats.org/officeDocument/2006/relationships/hyperlink" Target="http://e-drpciv.ro/intrebare/37/daca_ramaneti_in_pana_intr-un_tunel" TargetMode="External"/><Relationship Id="rId1062" Type="http://schemas.openxmlformats.org/officeDocument/2006/relationships/hyperlink" Target="http://e-drpciv.ro/tag/examen-permis" TargetMode="External"/><Relationship Id="rId2113" Type="http://schemas.openxmlformats.org/officeDocument/2006/relationships/hyperlink" Target="http://e-drpciv.ro/tag/chestionare-auto-2014" TargetMode="External"/><Relationship Id="rId2320" Type="http://schemas.openxmlformats.org/officeDocument/2006/relationships/hyperlink" Target="http://e-drpciv.ro/poze2/3744.jpg" TargetMode="External"/><Relationship Id="rId2558" Type="http://schemas.openxmlformats.org/officeDocument/2006/relationships/hyperlink" Target="http://e-drpciv.ro/intrebare/696/circulati_in_spatele_unui_vehicul_cu_tractiune_animala_si_constatati_ca_acesta_doreste_sa_schimbe_directia_de_mers_cum_procedati" TargetMode="External"/><Relationship Id="rId737" Type="http://schemas.openxmlformats.org/officeDocument/2006/relationships/hyperlink" Target="http://e-drpciv.ro/intrebare/418/care_dintre_vehicule_va_trece_primul_prin_intersectie" TargetMode="External"/><Relationship Id="rId944" Type="http://schemas.openxmlformats.org/officeDocument/2006/relationships/hyperlink" Target="http://e-drpciv.ro/tag/auto-chestionare" TargetMode="External"/><Relationship Id="rId1367" Type="http://schemas.openxmlformats.org/officeDocument/2006/relationships/hyperlink" Target="http://e-drpciv.ro/tag/permis-auto-categoria-B1" TargetMode="External"/><Relationship Id="rId1574" Type="http://schemas.openxmlformats.org/officeDocument/2006/relationships/hyperlink" Target="http://e-drpciv.ro/tag/chestionare-drpciv" TargetMode="External"/><Relationship Id="rId1781" Type="http://schemas.openxmlformats.org/officeDocument/2006/relationships/hyperlink" Target="http://e-drpciv.ro/poze2/912.jpg" TargetMode="External"/><Relationship Id="rId2418" Type="http://schemas.openxmlformats.org/officeDocument/2006/relationships/hyperlink" Target="http://e-drpciv.ro/intrebare/1026/puteti_depasi_in_aceasta_situatie_daca_va_aflati_la_volanul_autoturismului" TargetMode="External"/><Relationship Id="rId2625" Type="http://schemas.openxmlformats.org/officeDocument/2006/relationships/hyperlink" Target="http://e-drpciv.ro/poze2/3697.jpg" TargetMode="External"/><Relationship Id="rId73" Type="http://schemas.openxmlformats.org/officeDocument/2006/relationships/hyperlink" Target="http://e-drpciv.ro/tag/examen-auto" TargetMode="External"/><Relationship Id="rId804" Type="http://schemas.openxmlformats.org/officeDocument/2006/relationships/hyperlink" Target="http://e-drpciv.ro/tag/examen-sala" TargetMode="External"/><Relationship Id="rId1227" Type="http://schemas.openxmlformats.org/officeDocument/2006/relationships/hyperlink" Target="http://e-drpciv.ro/tag/simulare-examen-auto" TargetMode="External"/><Relationship Id="rId1434" Type="http://schemas.openxmlformats.org/officeDocument/2006/relationships/hyperlink" Target="http://e-drpciv.ro/tag/permis-auto" TargetMode="External"/><Relationship Id="rId1641" Type="http://schemas.openxmlformats.org/officeDocument/2006/relationships/hyperlink" Target="http://e-drpciv.ro/tag/permis-auto-cat-b1" TargetMode="External"/><Relationship Id="rId1879" Type="http://schemas.openxmlformats.org/officeDocument/2006/relationships/image" Target="media/image181.jpeg"/><Relationship Id="rId1501" Type="http://schemas.openxmlformats.org/officeDocument/2006/relationships/hyperlink" Target="http://e-drpciv.ro/tag/drpciv-chestionare" TargetMode="External"/><Relationship Id="rId1739" Type="http://schemas.openxmlformats.org/officeDocument/2006/relationships/hyperlink" Target="http://e-drpciv.ro/tag/chestionare-auto-2014" TargetMode="External"/><Relationship Id="rId1946" Type="http://schemas.openxmlformats.org/officeDocument/2006/relationships/hyperlink" Target="http://e-drpciv.ro/tag/chestionare-drpciv" TargetMode="External"/><Relationship Id="rId1806" Type="http://schemas.openxmlformats.org/officeDocument/2006/relationships/image" Target="media/image175.jpeg"/><Relationship Id="rId387" Type="http://schemas.openxmlformats.org/officeDocument/2006/relationships/hyperlink" Target="http://e-drpciv.ro/tag/intrebari-categoria-B" TargetMode="External"/><Relationship Id="rId594" Type="http://schemas.openxmlformats.org/officeDocument/2006/relationships/image" Target="media/image32.jpeg"/><Relationship Id="rId2068" Type="http://schemas.openxmlformats.org/officeDocument/2006/relationships/image" Target="media/image230.jpeg"/><Relationship Id="rId2275" Type="http://schemas.openxmlformats.org/officeDocument/2006/relationships/image" Target="media/image257.jpeg"/><Relationship Id="rId247" Type="http://schemas.openxmlformats.org/officeDocument/2006/relationships/hyperlink" Target="http://e-drpciv.ro/tag/intrebari-cat-tr" TargetMode="External"/><Relationship Id="rId899" Type="http://schemas.openxmlformats.org/officeDocument/2006/relationships/hyperlink" Target="http://e-drpciv.ro/intrebare/645/imobilizarea_unei_fracturi_fara_atele_se_face_cu" TargetMode="External"/><Relationship Id="rId1084" Type="http://schemas.openxmlformats.org/officeDocument/2006/relationships/hyperlink" Target="http://e-drpciv.ro/tag/simulare-examen-auto" TargetMode="External"/><Relationship Id="rId2482" Type="http://schemas.openxmlformats.org/officeDocument/2006/relationships/hyperlink" Target="http://e-drpciv.ro/poze2/3728.jpg" TargetMode="External"/><Relationship Id="rId107" Type="http://schemas.openxmlformats.org/officeDocument/2006/relationships/hyperlink" Target="http://e-drpciv.ro/tag/auto-chestionare" TargetMode="External"/><Relationship Id="rId454" Type="http://schemas.openxmlformats.org/officeDocument/2006/relationships/hyperlink" Target="http://e-drpciv.ro/tag/permis-auto" TargetMode="External"/><Relationship Id="rId661" Type="http://schemas.openxmlformats.org/officeDocument/2006/relationships/hyperlink" Target="http://e-drpciv.ro/tag/intrebari-cat-B1" TargetMode="External"/><Relationship Id="rId759" Type="http://schemas.openxmlformats.org/officeDocument/2006/relationships/hyperlink" Target="http://e-drpciv.ro/tag/examen-sala" TargetMode="External"/><Relationship Id="rId966" Type="http://schemas.openxmlformats.org/officeDocument/2006/relationships/hyperlink" Target="http://e-drpciv.ro/tag/permis-categoria-B1" TargetMode="External"/><Relationship Id="rId1291" Type="http://schemas.openxmlformats.org/officeDocument/2006/relationships/hyperlink" Target="http://e-drpciv.ro/tag/auto-chestionare" TargetMode="External"/><Relationship Id="rId1389" Type="http://schemas.openxmlformats.org/officeDocument/2006/relationships/hyperlink" Target="http://e-drpciv.ro/tag/permis-categoria-B" TargetMode="External"/><Relationship Id="rId1596" Type="http://schemas.openxmlformats.org/officeDocument/2006/relationships/hyperlink" Target="http://e-drpciv.ro/tag/simulare-examen-auto" TargetMode="External"/><Relationship Id="rId2135" Type="http://schemas.openxmlformats.org/officeDocument/2006/relationships/image" Target="media/image237.jpeg"/><Relationship Id="rId2342" Type="http://schemas.openxmlformats.org/officeDocument/2006/relationships/hyperlink" Target="http://e-drpciv.ro/intrebare/175/cum_procedeaza_conducatorul_autovehiculului_in_situatia_in_care_vehiculul_din_fata_sa_schimba_directia_de_mers_spre_stanga_iar_pe_partea_dreapta_nu_este_loc_suficient_pentru_depasire" TargetMode="External"/><Relationship Id="rId2647" Type="http://schemas.openxmlformats.org/officeDocument/2006/relationships/hyperlink" Target="http://e-drpciv.ro/intrebare/242/cand_aveti_voie_sa_fiti_agresiv_in_timpul_conducerii_pe_drumurile_publice" TargetMode="External"/><Relationship Id="rId314" Type="http://schemas.openxmlformats.org/officeDocument/2006/relationships/hyperlink" Target="http://e-drpciv.ro/intrebare/930/in_care_dintre_urmatoarele_cazuri_pe_langa_amenda_contraventionala_se_retine_si_permisul_de_conducere" TargetMode="External"/><Relationship Id="rId521" Type="http://schemas.openxmlformats.org/officeDocument/2006/relationships/hyperlink" Target="http://e-drpciv.ro/tag/chestionare-drpciv" TargetMode="External"/><Relationship Id="rId619" Type="http://schemas.openxmlformats.org/officeDocument/2006/relationships/hyperlink" Target="http://e-drpciv.ro/tag/teste-auto" TargetMode="External"/><Relationship Id="rId1151" Type="http://schemas.openxmlformats.org/officeDocument/2006/relationships/hyperlink" Target="http://e-drpciv.ro/intrebare/548/pentru_a_circula_pe_un_drum_cu_polei_se_recomanda_sa_echipati_autoturismul_cu" TargetMode="External"/><Relationship Id="rId1249" Type="http://schemas.openxmlformats.org/officeDocument/2006/relationships/image" Target="media/image101.jpeg"/><Relationship Id="rId2202" Type="http://schemas.openxmlformats.org/officeDocument/2006/relationships/hyperlink" Target="http://e-drpciv.ro/tag/chestionare-drpciv" TargetMode="External"/><Relationship Id="rId95" Type="http://schemas.openxmlformats.org/officeDocument/2006/relationships/hyperlink" Target="http://e-drpciv.ro/tag/examen-permis-auto" TargetMode="External"/><Relationship Id="rId826" Type="http://schemas.openxmlformats.org/officeDocument/2006/relationships/hyperlink" Target="http://e-drpciv.ro/intrebare/777/in_ce_situatii_este_interzisa_depasirea_unei_biciclete" TargetMode="External"/><Relationship Id="rId1011" Type="http://schemas.openxmlformats.org/officeDocument/2006/relationships/hyperlink" Target="http://e-drpciv.ro/tag/examen-auto" TargetMode="External"/><Relationship Id="rId1109" Type="http://schemas.openxmlformats.org/officeDocument/2006/relationships/hyperlink" Target="http://e-drpciv.ro/tag/drpciv.ro" TargetMode="External"/><Relationship Id="rId1456" Type="http://schemas.openxmlformats.org/officeDocument/2006/relationships/hyperlink" Target="http://e-drpciv.ro/tag/intrebari-categoria-B1" TargetMode="External"/><Relationship Id="rId1663" Type="http://schemas.openxmlformats.org/officeDocument/2006/relationships/hyperlink" Target="http://e-drpciv.ro/tag/permis-auto-categoria-b1" TargetMode="External"/><Relationship Id="rId1870" Type="http://schemas.openxmlformats.org/officeDocument/2006/relationships/hyperlink" Target="http://e-drpciv.ro/intrebare/394/care_sunt_criteriile_de_apreciere_a_eficacitatii_franelor" TargetMode="External"/><Relationship Id="rId1968" Type="http://schemas.openxmlformats.org/officeDocument/2006/relationships/hyperlink" Target="http://e-drpciv.ro/intrebare/809/ce_semnifica_aceasta_pozitie_a_politistului_rutier" TargetMode="External"/><Relationship Id="rId2507" Type="http://schemas.openxmlformats.org/officeDocument/2006/relationships/hyperlink" Target="http://e-drpciv.ro/intrebare/121/intr-o_intersectie_nedirijata_conducatorul_unui_vehicul_este_obligat_sa_acorde_prioritate_unui_autovehicul_destinat_stingerii_incendiilor_care_circula_din_stanga_avand_in_functiune_semnalizarea_speciala_luminoasa_si_sonora" TargetMode="External"/><Relationship Id="rId2714" Type="http://schemas.openxmlformats.org/officeDocument/2006/relationships/hyperlink" Target="http://e-drpciv.ro/tag/examen-auto-cat-B1" TargetMode="External"/><Relationship Id="rId1316" Type="http://schemas.openxmlformats.org/officeDocument/2006/relationships/hyperlink" Target="http://e-drpciv.ro/tag/drpciv-chestionare" TargetMode="External"/><Relationship Id="rId1523" Type="http://schemas.openxmlformats.org/officeDocument/2006/relationships/hyperlink" Target="http://e-drpciv.ro/poze2/927.jpg" TargetMode="External"/><Relationship Id="rId1730" Type="http://schemas.openxmlformats.org/officeDocument/2006/relationships/hyperlink" Target="http://e-drpciv.ro/tag/auto-chestion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3745</TotalTime>
  <Pages>79</Pages>
  <Words>-32766</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dc:creator>
  <cp:keywords/>
  <dc:description/>
  <cp:lastModifiedBy>Alina</cp:lastModifiedBy>
  <cp:revision>9</cp:revision>
  <dcterms:created xsi:type="dcterms:W3CDTF">2014-04-23T08:09:00Z</dcterms:created>
  <dcterms:modified xsi:type="dcterms:W3CDTF">2020-08-07T07:41:00Z</dcterms:modified>
</cp:coreProperties>
</file>